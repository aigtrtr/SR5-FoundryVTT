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pe1wlas0qln" w:id="0"/>
      <w:bookmarkEnd w:id="0"/>
      <w:r w:rsidDel="00000000" w:rsidR="00000000" w:rsidRPr="00000000">
        <w:rPr>
          <w:rFonts w:ascii="Arial Unicode MS" w:cs="Arial Unicode MS" w:eastAsia="Arial Unicode MS" w:hAnsi="Arial Unicode MS"/>
          <w:rtl w:val="0"/>
        </w:rPr>
        <w:t xml:space="preserve">무한성광류trpg</w:t>
        <w:br w:type="textWrapping"/>
      </w:r>
    </w:p>
    <w:p w:rsidR="00000000" w:rsidDel="00000000" w:rsidP="00000000" w:rsidRDefault="00000000" w:rsidRPr="00000000" w14:paraId="00000002">
      <w:pPr>
        <w:pStyle w:val="Heading1"/>
        <w:shd w:fill="ffffff" w:val="clear"/>
        <w:spacing w:line="480" w:lineRule="auto"/>
        <w:rPr/>
      </w:pPr>
      <w:bookmarkStart w:colFirst="0" w:colLast="0" w:name="_6ymxn3x0nutc" w:id="1"/>
      <w:bookmarkEnd w:id="1"/>
      <w:r w:rsidDel="00000000" w:rsidR="00000000" w:rsidRPr="00000000">
        <w:rPr>
          <w:rFonts w:ascii="Arial Unicode MS" w:cs="Arial Unicode MS" w:eastAsia="Arial Unicode MS" w:hAnsi="Arial Unicode MS"/>
          <w:rtl w:val="0"/>
        </w:rPr>
        <w:t xml:space="preserve">목차</w:t>
      </w:r>
    </w:p>
    <w:p w:rsidR="00000000" w:rsidDel="00000000" w:rsidP="00000000" w:rsidRDefault="00000000" w:rsidRPr="00000000" w14:paraId="00000003">
      <w:pPr>
        <w:rPr>
          <w:sz w:val="23"/>
          <w:szCs w:val="23"/>
        </w:rPr>
      </w:pPr>
      <w:r w:rsidDel="00000000" w:rsidR="00000000" w:rsidRPr="00000000">
        <w:rPr>
          <w:rFonts w:ascii="Arial Unicode MS" w:cs="Arial Unicode MS" w:eastAsia="Arial Unicode MS" w:hAnsi="Arial Unicode MS"/>
          <w:sz w:val="23"/>
          <w:szCs w:val="23"/>
          <w:rtl w:val="0"/>
        </w:rPr>
        <w:t xml:space="preserve">1 규칙 섹션</w:t>
      </w:r>
    </w:p>
    <w:p w:rsidR="00000000" w:rsidDel="00000000" w:rsidP="00000000" w:rsidRDefault="00000000" w:rsidRPr="00000000" w14:paraId="00000004">
      <w:pPr>
        <w:rPr>
          <w:sz w:val="23"/>
          <w:szCs w:val="23"/>
        </w:rPr>
      </w:pPr>
      <w:r w:rsidDel="00000000" w:rsidR="00000000" w:rsidRPr="00000000">
        <w:rPr>
          <w:rFonts w:ascii="Arial Unicode MS" w:cs="Arial Unicode MS" w:eastAsia="Arial Unicode MS" w:hAnsi="Arial Unicode MS"/>
          <w:sz w:val="23"/>
          <w:szCs w:val="23"/>
          <w:rtl w:val="0"/>
        </w:rPr>
        <w:t xml:space="preserve">1.1 서문</w:t>
      </w:r>
    </w:p>
    <w:p w:rsidR="00000000" w:rsidDel="00000000" w:rsidP="00000000" w:rsidRDefault="00000000" w:rsidRPr="00000000" w14:paraId="00000005">
      <w:pPr>
        <w:rPr>
          <w:sz w:val="23"/>
          <w:szCs w:val="23"/>
        </w:rPr>
      </w:pPr>
      <w:r w:rsidDel="00000000" w:rsidR="00000000" w:rsidRPr="00000000">
        <w:rPr>
          <w:rFonts w:ascii="Arial Unicode MS" w:cs="Arial Unicode MS" w:eastAsia="Arial Unicode MS" w:hAnsi="Arial Unicode MS"/>
          <w:sz w:val="23"/>
          <w:szCs w:val="23"/>
          <w:rtl w:val="0"/>
        </w:rPr>
        <w:t xml:space="preserve">1.2 소개</w:t>
      </w:r>
    </w:p>
    <w:p w:rsidR="00000000" w:rsidDel="00000000" w:rsidP="00000000" w:rsidRDefault="00000000" w:rsidRPr="00000000" w14:paraId="00000006">
      <w:pPr>
        <w:rPr>
          <w:sz w:val="23"/>
          <w:szCs w:val="23"/>
        </w:rPr>
      </w:pPr>
      <w:r w:rsidDel="00000000" w:rsidR="00000000" w:rsidRPr="00000000">
        <w:rPr>
          <w:rFonts w:ascii="Arial Unicode MS" w:cs="Arial Unicode MS" w:eastAsia="Arial Unicode MS" w:hAnsi="Arial Unicode MS"/>
          <w:sz w:val="23"/>
          <w:szCs w:val="23"/>
          <w:rtl w:val="0"/>
        </w:rPr>
        <w:t xml:space="preserve">1.3 게임에 참가할 캐릭터 시트 만들기</w:t>
      </w:r>
    </w:p>
    <w:p w:rsidR="00000000" w:rsidDel="00000000" w:rsidP="00000000" w:rsidRDefault="00000000" w:rsidRPr="00000000" w14:paraId="00000007">
      <w:pPr>
        <w:rPr>
          <w:sz w:val="23"/>
          <w:szCs w:val="23"/>
        </w:rPr>
      </w:pPr>
      <w:r w:rsidDel="00000000" w:rsidR="00000000" w:rsidRPr="00000000">
        <w:rPr>
          <w:rFonts w:ascii="Arial Unicode MS" w:cs="Arial Unicode MS" w:eastAsia="Arial Unicode MS" w:hAnsi="Arial Unicode MS"/>
          <w:sz w:val="23"/>
          <w:szCs w:val="23"/>
          <w:rtl w:val="0"/>
        </w:rPr>
        <w:t xml:space="preserve">1.3.1 단계별로 캐릭터 만들기</w:t>
      </w:r>
    </w:p>
    <w:p w:rsidR="00000000" w:rsidDel="00000000" w:rsidP="00000000" w:rsidRDefault="00000000" w:rsidRPr="00000000" w14:paraId="00000008">
      <w:pPr>
        <w:rPr>
          <w:sz w:val="23"/>
          <w:szCs w:val="23"/>
        </w:rPr>
      </w:pPr>
      <w:r w:rsidDel="00000000" w:rsidR="00000000" w:rsidRPr="00000000">
        <w:rPr>
          <w:rFonts w:ascii="Arial Unicode MS" w:cs="Arial Unicode MS" w:eastAsia="Arial Unicode MS" w:hAnsi="Arial Unicode MS"/>
          <w:sz w:val="23"/>
          <w:szCs w:val="23"/>
          <w:rtl w:val="0"/>
        </w:rPr>
        <w:t xml:space="preserve">1.3.2 특성치 개요</w:t>
      </w:r>
    </w:p>
    <w:p w:rsidR="00000000" w:rsidDel="00000000" w:rsidP="00000000" w:rsidRDefault="00000000" w:rsidRPr="00000000" w14:paraId="00000009">
      <w:pPr>
        <w:rPr>
          <w:sz w:val="23"/>
          <w:szCs w:val="23"/>
        </w:rPr>
      </w:pPr>
      <w:r w:rsidDel="00000000" w:rsidR="00000000" w:rsidRPr="00000000">
        <w:rPr>
          <w:rFonts w:ascii="Arial Unicode MS" w:cs="Arial Unicode MS" w:eastAsia="Arial Unicode MS" w:hAnsi="Arial Unicode MS"/>
          <w:sz w:val="23"/>
          <w:szCs w:val="23"/>
          <w:rtl w:val="0"/>
        </w:rPr>
        <w:t xml:space="preserve">1.3.2.1 특성치 개요</w:t>
      </w:r>
    </w:p>
    <w:p w:rsidR="00000000" w:rsidDel="00000000" w:rsidP="00000000" w:rsidRDefault="00000000" w:rsidRPr="00000000" w14:paraId="0000000A">
      <w:pPr>
        <w:rPr>
          <w:sz w:val="23"/>
          <w:szCs w:val="23"/>
        </w:rPr>
      </w:pPr>
      <w:r w:rsidDel="00000000" w:rsidR="00000000" w:rsidRPr="00000000">
        <w:rPr>
          <w:rFonts w:ascii="Arial Unicode MS" w:cs="Arial Unicode MS" w:eastAsia="Arial Unicode MS" w:hAnsi="Arial Unicode MS"/>
          <w:sz w:val="23"/>
          <w:szCs w:val="23"/>
          <w:rtl w:val="0"/>
        </w:rPr>
        <w:t xml:space="preserve">1.3.2.2 전설 특성치</w:t>
      </w:r>
    </w:p>
    <w:p w:rsidR="00000000" w:rsidDel="00000000" w:rsidP="00000000" w:rsidRDefault="00000000" w:rsidRPr="00000000" w14:paraId="0000000B">
      <w:pPr>
        <w:rPr>
          <w:sz w:val="23"/>
          <w:szCs w:val="23"/>
        </w:rPr>
      </w:pPr>
      <w:r w:rsidDel="00000000" w:rsidR="00000000" w:rsidRPr="00000000">
        <w:rPr>
          <w:rFonts w:ascii="Arial Unicode MS" w:cs="Arial Unicode MS" w:eastAsia="Arial Unicode MS" w:hAnsi="Arial Unicode MS"/>
          <w:sz w:val="23"/>
          <w:szCs w:val="23"/>
          <w:rtl w:val="0"/>
        </w:rPr>
        <w:t xml:space="preserve">1.3.2.3 특성치의 증감</w:t>
      </w:r>
    </w:p>
    <w:p w:rsidR="00000000" w:rsidDel="00000000" w:rsidP="00000000" w:rsidRDefault="00000000" w:rsidRPr="00000000" w14:paraId="0000000C">
      <w:pPr>
        <w:rPr>
          <w:sz w:val="23"/>
          <w:szCs w:val="23"/>
        </w:rPr>
      </w:pPr>
      <w:r w:rsidDel="00000000" w:rsidR="00000000" w:rsidRPr="00000000">
        <w:rPr>
          <w:rFonts w:ascii="Arial Unicode MS" w:cs="Arial Unicode MS" w:eastAsia="Arial Unicode MS" w:hAnsi="Arial Unicode MS"/>
          <w:sz w:val="23"/>
          <w:szCs w:val="23"/>
          <w:rtl w:val="0"/>
        </w:rPr>
        <w:t xml:space="preserve">1.3.3 기능 개요</w:t>
      </w:r>
    </w:p>
    <w:p w:rsidR="00000000" w:rsidDel="00000000" w:rsidP="00000000" w:rsidRDefault="00000000" w:rsidRPr="00000000" w14:paraId="0000000D">
      <w:pPr>
        <w:rPr>
          <w:sz w:val="23"/>
          <w:szCs w:val="23"/>
        </w:rPr>
      </w:pPr>
      <w:r w:rsidDel="00000000" w:rsidR="00000000" w:rsidRPr="00000000">
        <w:rPr>
          <w:rFonts w:ascii="Arial Unicode MS" w:cs="Arial Unicode MS" w:eastAsia="Arial Unicode MS" w:hAnsi="Arial Unicode MS"/>
          <w:sz w:val="23"/>
          <w:szCs w:val="23"/>
          <w:rtl w:val="0"/>
        </w:rPr>
        <w:t xml:space="preserve">1.3.3.1 기능 개요</w:t>
      </w:r>
    </w:p>
    <w:p w:rsidR="00000000" w:rsidDel="00000000" w:rsidP="00000000" w:rsidRDefault="00000000" w:rsidRPr="00000000" w14:paraId="0000000E">
      <w:pPr>
        <w:rPr>
          <w:sz w:val="23"/>
          <w:szCs w:val="23"/>
        </w:rPr>
      </w:pPr>
      <w:r w:rsidDel="00000000" w:rsidR="00000000" w:rsidRPr="00000000">
        <w:rPr>
          <w:rFonts w:ascii="Arial Unicode MS" w:cs="Arial Unicode MS" w:eastAsia="Arial Unicode MS" w:hAnsi="Arial Unicode MS"/>
          <w:sz w:val="23"/>
          <w:szCs w:val="23"/>
          <w:rtl w:val="0"/>
        </w:rPr>
        <w:t xml:space="preserve">1.3.3.2 신체 기능</w:t>
      </w:r>
    </w:p>
    <w:p w:rsidR="00000000" w:rsidDel="00000000" w:rsidP="00000000" w:rsidRDefault="00000000" w:rsidRPr="00000000" w14:paraId="0000000F">
      <w:pPr>
        <w:rPr>
          <w:sz w:val="23"/>
          <w:szCs w:val="23"/>
        </w:rPr>
      </w:pPr>
      <w:r w:rsidDel="00000000" w:rsidR="00000000" w:rsidRPr="00000000">
        <w:rPr>
          <w:rFonts w:ascii="Arial Unicode MS" w:cs="Arial Unicode MS" w:eastAsia="Arial Unicode MS" w:hAnsi="Arial Unicode MS"/>
          <w:sz w:val="23"/>
          <w:szCs w:val="23"/>
          <w:rtl w:val="0"/>
        </w:rPr>
        <w:t xml:space="preserve">1.3.3.3 정신 기능</w:t>
      </w:r>
    </w:p>
    <w:p w:rsidR="00000000" w:rsidDel="00000000" w:rsidP="00000000" w:rsidRDefault="00000000" w:rsidRPr="00000000" w14:paraId="00000010">
      <w:pPr>
        <w:rPr>
          <w:sz w:val="23"/>
          <w:szCs w:val="23"/>
        </w:rPr>
      </w:pPr>
      <w:r w:rsidDel="00000000" w:rsidR="00000000" w:rsidRPr="00000000">
        <w:rPr>
          <w:rFonts w:ascii="Arial Unicode MS" w:cs="Arial Unicode MS" w:eastAsia="Arial Unicode MS" w:hAnsi="Arial Unicode MS"/>
          <w:sz w:val="23"/>
          <w:szCs w:val="23"/>
          <w:rtl w:val="0"/>
        </w:rPr>
        <w:t xml:space="preserve">1.3.3.4 교류 기능</w:t>
      </w:r>
    </w:p>
    <w:p w:rsidR="00000000" w:rsidDel="00000000" w:rsidP="00000000" w:rsidRDefault="00000000" w:rsidRPr="00000000" w14:paraId="00000011">
      <w:pPr>
        <w:rPr>
          <w:sz w:val="23"/>
          <w:szCs w:val="23"/>
        </w:rPr>
      </w:pPr>
      <w:r w:rsidDel="00000000" w:rsidR="00000000" w:rsidRPr="00000000">
        <w:rPr>
          <w:rFonts w:ascii="Arial Unicode MS" w:cs="Arial Unicode MS" w:eastAsia="Arial Unicode MS" w:hAnsi="Arial Unicode MS"/>
          <w:sz w:val="23"/>
          <w:szCs w:val="23"/>
          <w:rtl w:val="0"/>
        </w:rPr>
        <w:t xml:space="preserve">1.3.4 전공 개요</w:t>
      </w:r>
    </w:p>
    <w:p w:rsidR="00000000" w:rsidDel="00000000" w:rsidP="00000000" w:rsidRDefault="00000000" w:rsidRPr="00000000" w14:paraId="00000012">
      <w:pPr>
        <w:rPr>
          <w:sz w:val="23"/>
          <w:szCs w:val="23"/>
        </w:rPr>
      </w:pPr>
      <w:r w:rsidDel="00000000" w:rsidR="00000000" w:rsidRPr="00000000">
        <w:rPr>
          <w:rFonts w:ascii="Arial Unicode MS" w:cs="Arial Unicode MS" w:eastAsia="Arial Unicode MS" w:hAnsi="Arial Unicode MS"/>
          <w:sz w:val="23"/>
          <w:szCs w:val="23"/>
          <w:rtl w:val="0"/>
        </w:rPr>
        <w:t xml:space="preserve">1.3.4.1 전공 개요</w:t>
      </w:r>
    </w:p>
    <w:p w:rsidR="00000000" w:rsidDel="00000000" w:rsidP="00000000" w:rsidRDefault="00000000" w:rsidRPr="00000000" w14:paraId="00000013">
      <w:pPr>
        <w:rPr>
          <w:sz w:val="23"/>
          <w:szCs w:val="23"/>
        </w:rPr>
      </w:pPr>
      <w:r w:rsidDel="00000000" w:rsidR="00000000" w:rsidRPr="00000000">
        <w:rPr>
          <w:rFonts w:ascii="Arial Unicode MS" w:cs="Arial Unicode MS" w:eastAsia="Arial Unicode MS" w:hAnsi="Arial Unicode MS"/>
          <w:sz w:val="23"/>
          <w:szCs w:val="23"/>
          <w:rtl w:val="0"/>
        </w:rPr>
        <w:t xml:space="preserve">1.3.4.2 캐릭터 제작 전공 </w:t>
      </w:r>
    </w:p>
    <w:p w:rsidR="00000000" w:rsidDel="00000000" w:rsidP="00000000" w:rsidRDefault="00000000" w:rsidRPr="00000000" w14:paraId="00000014">
      <w:pPr>
        <w:rPr>
          <w:sz w:val="23"/>
          <w:szCs w:val="23"/>
        </w:rPr>
      </w:pPr>
      <w:r w:rsidDel="00000000" w:rsidR="00000000" w:rsidRPr="00000000">
        <w:rPr>
          <w:rFonts w:ascii="Arial Unicode MS" w:cs="Arial Unicode MS" w:eastAsia="Arial Unicode MS" w:hAnsi="Arial Unicode MS"/>
          <w:sz w:val="23"/>
          <w:szCs w:val="23"/>
          <w:rtl w:val="0"/>
        </w:rPr>
        <w:t xml:space="preserve">1.3.4.3 정신 전공 </w:t>
      </w:r>
    </w:p>
    <w:p w:rsidR="00000000" w:rsidDel="00000000" w:rsidP="00000000" w:rsidRDefault="00000000" w:rsidRPr="00000000" w14:paraId="00000015">
      <w:pPr>
        <w:rPr>
          <w:sz w:val="23"/>
          <w:szCs w:val="23"/>
        </w:rPr>
      </w:pPr>
      <w:r w:rsidDel="00000000" w:rsidR="00000000" w:rsidRPr="00000000">
        <w:rPr>
          <w:rFonts w:ascii="Arial Unicode MS" w:cs="Arial Unicode MS" w:eastAsia="Arial Unicode MS" w:hAnsi="Arial Unicode MS"/>
          <w:sz w:val="23"/>
          <w:szCs w:val="23"/>
          <w:rtl w:val="0"/>
        </w:rPr>
        <w:t xml:space="preserve">1.3.4.4 신체 전공</w:t>
      </w:r>
    </w:p>
    <w:p w:rsidR="00000000" w:rsidDel="00000000" w:rsidP="00000000" w:rsidRDefault="00000000" w:rsidRPr="00000000" w14:paraId="00000016">
      <w:pPr>
        <w:rPr>
          <w:sz w:val="23"/>
          <w:szCs w:val="23"/>
        </w:rPr>
      </w:pPr>
      <w:r w:rsidDel="00000000" w:rsidR="00000000" w:rsidRPr="00000000">
        <w:rPr>
          <w:rFonts w:ascii="Arial Unicode MS" w:cs="Arial Unicode MS" w:eastAsia="Arial Unicode MS" w:hAnsi="Arial Unicode MS"/>
          <w:sz w:val="23"/>
          <w:szCs w:val="23"/>
          <w:rtl w:val="0"/>
        </w:rPr>
        <w:t xml:space="preserve">1.3.4.5 교류 전공</w:t>
      </w:r>
    </w:p>
    <w:p w:rsidR="00000000" w:rsidDel="00000000" w:rsidP="00000000" w:rsidRDefault="00000000" w:rsidRPr="00000000" w14:paraId="00000017">
      <w:pPr>
        <w:rPr>
          <w:sz w:val="23"/>
          <w:szCs w:val="23"/>
        </w:rPr>
      </w:pPr>
      <w:r w:rsidDel="00000000" w:rsidR="00000000" w:rsidRPr="00000000">
        <w:rPr>
          <w:rFonts w:ascii="Arial Unicode MS" w:cs="Arial Unicode MS" w:eastAsia="Arial Unicode MS" w:hAnsi="Arial Unicode MS"/>
          <w:sz w:val="23"/>
          <w:szCs w:val="23"/>
          <w:rtl w:val="0"/>
        </w:rPr>
        <w:t xml:space="preserve">1.3.4.6 전투 전공</w:t>
      </w:r>
    </w:p>
    <w:p w:rsidR="00000000" w:rsidDel="00000000" w:rsidP="00000000" w:rsidRDefault="00000000" w:rsidRPr="00000000" w14:paraId="00000018">
      <w:pPr>
        <w:rPr>
          <w:sz w:val="23"/>
          <w:szCs w:val="23"/>
        </w:rPr>
      </w:pPr>
      <w:r w:rsidDel="00000000" w:rsidR="00000000" w:rsidRPr="00000000">
        <w:rPr>
          <w:rFonts w:ascii="Arial Unicode MS" w:cs="Arial Unicode MS" w:eastAsia="Arial Unicode MS" w:hAnsi="Arial Unicode MS"/>
          <w:sz w:val="23"/>
          <w:szCs w:val="23"/>
          <w:rtl w:val="0"/>
        </w:rPr>
        <w:t xml:space="preserve">1.3.4.6.1 백병 전공</w:t>
      </w:r>
    </w:p>
    <w:p w:rsidR="00000000" w:rsidDel="00000000" w:rsidP="00000000" w:rsidRDefault="00000000" w:rsidRPr="00000000" w14:paraId="00000019">
      <w:pPr>
        <w:rPr>
          <w:sz w:val="23"/>
          <w:szCs w:val="23"/>
        </w:rPr>
      </w:pPr>
      <w:r w:rsidDel="00000000" w:rsidR="00000000" w:rsidRPr="00000000">
        <w:rPr>
          <w:rFonts w:ascii="Arial Unicode MS" w:cs="Arial Unicode MS" w:eastAsia="Arial Unicode MS" w:hAnsi="Arial Unicode MS"/>
          <w:sz w:val="23"/>
          <w:szCs w:val="23"/>
          <w:rtl w:val="0"/>
        </w:rPr>
        <w:t xml:space="preserve">1.3.4.6.2 총기 전공</w:t>
      </w:r>
    </w:p>
    <w:p w:rsidR="00000000" w:rsidDel="00000000" w:rsidP="00000000" w:rsidRDefault="00000000" w:rsidRPr="00000000" w14:paraId="0000001A">
      <w:pPr>
        <w:rPr>
          <w:sz w:val="23"/>
          <w:szCs w:val="23"/>
        </w:rPr>
      </w:pPr>
      <w:r w:rsidDel="00000000" w:rsidR="00000000" w:rsidRPr="00000000">
        <w:rPr>
          <w:rFonts w:ascii="Arial Unicode MS" w:cs="Arial Unicode MS" w:eastAsia="Arial Unicode MS" w:hAnsi="Arial Unicode MS"/>
          <w:sz w:val="23"/>
          <w:szCs w:val="23"/>
          <w:rtl w:val="0"/>
        </w:rPr>
        <w:t xml:space="preserve">1.3.4.6.3 박투 전공</w:t>
      </w:r>
    </w:p>
    <w:p w:rsidR="00000000" w:rsidDel="00000000" w:rsidP="00000000" w:rsidRDefault="00000000" w:rsidRPr="00000000" w14:paraId="0000001B">
      <w:pPr>
        <w:rPr>
          <w:sz w:val="23"/>
          <w:szCs w:val="23"/>
        </w:rPr>
      </w:pPr>
      <w:r w:rsidDel="00000000" w:rsidR="00000000" w:rsidRPr="00000000">
        <w:rPr>
          <w:rFonts w:ascii="Arial Unicode MS" w:cs="Arial Unicode MS" w:eastAsia="Arial Unicode MS" w:hAnsi="Arial Unicode MS"/>
          <w:sz w:val="23"/>
          <w:szCs w:val="23"/>
          <w:rtl w:val="0"/>
        </w:rPr>
        <w:t xml:space="preserve">1.3.4.6.4 비총기 원격 전공</w:t>
      </w:r>
    </w:p>
    <w:p w:rsidR="00000000" w:rsidDel="00000000" w:rsidP="00000000" w:rsidRDefault="00000000" w:rsidRPr="00000000" w14:paraId="0000001C">
      <w:pPr>
        <w:rPr>
          <w:sz w:val="23"/>
          <w:szCs w:val="23"/>
        </w:rPr>
      </w:pPr>
      <w:r w:rsidDel="00000000" w:rsidR="00000000" w:rsidRPr="00000000">
        <w:rPr>
          <w:rFonts w:ascii="Arial Unicode MS" w:cs="Arial Unicode MS" w:eastAsia="Arial Unicode MS" w:hAnsi="Arial Unicode MS"/>
          <w:sz w:val="23"/>
          <w:szCs w:val="23"/>
          <w:rtl w:val="0"/>
        </w:rPr>
        <w:t xml:space="preserve">1.3.4.6.5 기타 기교 전공</w:t>
      </w:r>
    </w:p>
    <w:p w:rsidR="00000000" w:rsidDel="00000000" w:rsidP="00000000" w:rsidRDefault="00000000" w:rsidRPr="00000000" w14:paraId="0000001D">
      <w:pPr>
        <w:rPr>
          <w:sz w:val="23"/>
          <w:szCs w:val="23"/>
        </w:rPr>
      </w:pPr>
      <w:r w:rsidDel="00000000" w:rsidR="00000000" w:rsidRPr="00000000">
        <w:rPr>
          <w:rFonts w:ascii="Arial Unicode MS" w:cs="Arial Unicode MS" w:eastAsia="Arial Unicode MS" w:hAnsi="Arial Unicode MS"/>
          <w:sz w:val="23"/>
          <w:szCs w:val="23"/>
          <w:rtl w:val="0"/>
        </w:rPr>
        <w:t xml:space="preserve">1.3.4.6.6 윤회지경과 초마 전공 </w:t>
      </w:r>
    </w:p>
    <w:p w:rsidR="00000000" w:rsidDel="00000000" w:rsidP="00000000" w:rsidRDefault="00000000" w:rsidRPr="00000000" w14:paraId="0000001E">
      <w:pPr>
        <w:rPr>
          <w:sz w:val="23"/>
          <w:szCs w:val="23"/>
        </w:rPr>
      </w:pPr>
      <w:r w:rsidDel="00000000" w:rsidR="00000000" w:rsidRPr="00000000">
        <w:rPr>
          <w:rFonts w:ascii="Arial Unicode MS" w:cs="Arial Unicode MS" w:eastAsia="Arial Unicode MS" w:hAnsi="Arial Unicode MS"/>
          <w:sz w:val="23"/>
          <w:szCs w:val="23"/>
          <w:rtl w:val="0"/>
        </w:rPr>
        <w:t xml:space="preserve">1.3.4.7 결함</w:t>
      </w:r>
    </w:p>
    <w:p w:rsidR="00000000" w:rsidDel="00000000" w:rsidP="00000000" w:rsidRDefault="00000000" w:rsidRPr="00000000" w14:paraId="0000001F">
      <w:pPr>
        <w:rPr>
          <w:sz w:val="23"/>
          <w:szCs w:val="23"/>
        </w:rPr>
      </w:pPr>
      <w:r w:rsidDel="00000000" w:rsidR="00000000" w:rsidRPr="00000000">
        <w:rPr>
          <w:rFonts w:ascii="Arial Unicode MS" w:cs="Arial Unicode MS" w:eastAsia="Arial Unicode MS" w:hAnsi="Arial Unicode MS"/>
          <w:sz w:val="23"/>
          <w:szCs w:val="23"/>
          <w:rtl w:val="0"/>
        </w:rPr>
        <w:t xml:space="preserve">1.3.4.8 괴벽</w:t>
      </w:r>
    </w:p>
    <w:p w:rsidR="00000000" w:rsidDel="00000000" w:rsidP="00000000" w:rsidRDefault="00000000" w:rsidRPr="00000000" w14:paraId="00000020">
      <w:pPr>
        <w:rPr>
          <w:sz w:val="23"/>
          <w:szCs w:val="23"/>
        </w:rPr>
      </w:pPr>
      <w:r w:rsidDel="00000000" w:rsidR="00000000" w:rsidRPr="00000000">
        <w:rPr>
          <w:rFonts w:ascii="Arial Unicode MS" w:cs="Arial Unicode MS" w:eastAsia="Arial Unicode MS" w:hAnsi="Arial Unicode MS"/>
          <w:sz w:val="23"/>
          <w:szCs w:val="23"/>
          <w:rtl w:val="0"/>
        </w:rPr>
        <w:t xml:space="preserve">1.3.4.9 천부</w:t>
      </w:r>
    </w:p>
    <w:p w:rsidR="00000000" w:rsidDel="00000000" w:rsidP="00000000" w:rsidRDefault="00000000" w:rsidRPr="00000000" w14:paraId="00000021">
      <w:pPr>
        <w:rPr>
          <w:sz w:val="23"/>
          <w:szCs w:val="23"/>
        </w:rPr>
      </w:pPr>
      <w:r w:rsidDel="00000000" w:rsidR="00000000" w:rsidRPr="00000000">
        <w:rPr>
          <w:rFonts w:ascii="Arial Unicode MS" w:cs="Arial Unicode MS" w:eastAsia="Arial Unicode MS" w:hAnsi="Arial Unicode MS"/>
          <w:sz w:val="23"/>
          <w:szCs w:val="23"/>
          <w:rtl w:val="0"/>
        </w:rPr>
        <w:t xml:space="preserve">1.4 전투관련</w:t>
      </w:r>
    </w:p>
    <w:p w:rsidR="00000000" w:rsidDel="00000000" w:rsidP="00000000" w:rsidRDefault="00000000" w:rsidRPr="00000000" w14:paraId="00000022">
      <w:pPr>
        <w:rPr>
          <w:sz w:val="23"/>
          <w:szCs w:val="23"/>
        </w:rPr>
      </w:pPr>
      <w:r w:rsidDel="00000000" w:rsidR="00000000" w:rsidRPr="00000000">
        <w:rPr>
          <w:rFonts w:ascii="Arial Unicode MS" w:cs="Arial Unicode MS" w:eastAsia="Arial Unicode MS" w:hAnsi="Arial Unicode MS"/>
          <w:sz w:val="23"/>
          <w:szCs w:val="23"/>
          <w:rtl w:val="0"/>
        </w:rPr>
        <w:t xml:space="preserve">1.4.1 생명력, 수명과 의지력</w:t>
      </w:r>
    </w:p>
    <w:p w:rsidR="00000000" w:rsidDel="00000000" w:rsidP="00000000" w:rsidRDefault="00000000" w:rsidRPr="00000000" w14:paraId="00000023">
      <w:pPr>
        <w:rPr>
          <w:sz w:val="23"/>
          <w:szCs w:val="23"/>
        </w:rPr>
      </w:pPr>
      <w:r w:rsidDel="00000000" w:rsidR="00000000" w:rsidRPr="00000000">
        <w:rPr>
          <w:rFonts w:ascii="Arial Unicode MS" w:cs="Arial Unicode MS" w:eastAsia="Arial Unicode MS" w:hAnsi="Arial Unicode MS"/>
          <w:sz w:val="23"/>
          <w:szCs w:val="23"/>
          <w:rtl w:val="0"/>
        </w:rPr>
        <w:t xml:space="preserve">1.4.2 에너지 풀과 눈금</w:t>
      </w:r>
    </w:p>
    <w:p w:rsidR="00000000" w:rsidDel="00000000" w:rsidP="00000000" w:rsidRDefault="00000000" w:rsidRPr="00000000" w14:paraId="00000024">
      <w:pPr>
        <w:rPr>
          <w:sz w:val="23"/>
          <w:szCs w:val="23"/>
        </w:rPr>
      </w:pPr>
      <w:r w:rsidDel="00000000" w:rsidR="00000000" w:rsidRPr="00000000">
        <w:rPr>
          <w:rFonts w:ascii="Arial Unicode MS" w:cs="Arial Unicode MS" w:eastAsia="Arial Unicode MS" w:hAnsi="Arial Unicode MS"/>
          <w:sz w:val="23"/>
          <w:szCs w:val="23"/>
          <w:rtl w:val="0"/>
        </w:rPr>
        <w:t xml:space="preserve">1.4.3 장면, 행동과 속도 설명</w:t>
      </w:r>
    </w:p>
    <w:p w:rsidR="00000000" w:rsidDel="00000000" w:rsidP="00000000" w:rsidRDefault="00000000" w:rsidRPr="00000000" w14:paraId="00000025">
      <w:pPr>
        <w:rPr>
          <w:sz w:val="23"/>
          <w:szCs w:val="23"/>
        </w:rPr>
      </w:pPr>
      <w:r w:rsidDel="00000000" w:rsidR="00000000" w:rsidRPr="00000000">
        <w:rPr>
          <w:rFonts w:ascii="Arial Unicode MS" w:cs="Arial Unicode MS" w:eastAsia="Arial Unicode MS" w:hAnsi="Arial Unicode MS"/>
          <w:sz w:val="23"/>
          <w:szCs w:val="23"/>
          <w:rtl w:val="0"/>
        </w:rPr>
        <w:t xml:space="preserve">1.4.4 전투 규칙</w:t>
      </w:r>
    </w:p>
    <w:p w:rsidR="00000000" w:rsidDel="00000000" w:rsidP="00000000" w:rsidRDefault="00000000" w:rsidRPr="00000000" w14:paraId="00000026">
      <w:pPr>
        <w:rPr>
          <w:sz w:val="23"/>
          <w:szCs w:val="23"/>
        </w:rPr>
      </w:pPr>
      <w:r w:rsidDel="00000000" w:rsidR="00000000" w:rsidRPr="00000000">
        <w:rPr>
          <w:rFonts w:ascii="Arial Unicode MS" w:cs="Arial Unicode MS" w:eastAsia="Arial Unicode MS" w:hAnsi="Arial Unicode MS"/>
          <w:sz w:val="23"/>
          <w:szCs w:val="23"/>
          <w:rtl w:val="0"/>
        </w:rPr>
        <w:t xml:space="preserve">1.4.5 전투 보조 규칙</w:t>
      </w:r>
    </w:p>
    <w:p w:rsidR="00000000" w:rsidDel="00000000" w:rsidP="00000000" w:rsidRDefault="00000000" w:rsidRPr="00000000" w14:paraId="00000027">
      <w:pPr>
        <w:rPr>
          <w:sz w:val="23"/>
          <w:szCs w:val="23"/>
        </w:rPr>
      </w:pPr>
      <w:r w:rsidDel="00000000" w:rsidR="00000000" w:rsidRPr="00000000">
        <w:rPr>
          <w:rFonts w:ascii="Arial Unicode MS" w:cs="Arial Unicode MS" w:eastAsia="Arial Unicode MS" w:hAnsi="Arial Unicode MS"/>
          <w:sz w:val="23"/>
          <w:szCs w:val="23"/>
          <w:rtl w:val="0"/>
        </w:rPr>
        <w:t xml:space="preserve">1.4.6 탑승 차량 규칙</w:t>
      </w:r>
    </w:p>
    <w:p w:rsidR="00000000" w:rsidDel="00000000" w:rsidP="00000000" w:rsidRDefault="00000000" w:rsidRPr="00000000" w14:paraId="00000028">
      <w:pPr>
        <w:rPr>
          <w:sz w:val="23"/>
          <w:szCs w:val="23"/>
        </w:rPr>
      </w:pPr>
      <w:r w:rsidDel="00000000" w:rsidR="00000000" w:rsidRPr="00000000">
        <w:rPr>
          <w:rFonts w:ascii="Arial Unicode MS" w:cs="Arial Unicode MS" w:eastAsia="Arial Unicode MS" w:hAnsi="Arial Unicode MS"/>
          <w:sz w:val="23"/>
          <w:szCs w:val="23"/>
          <w:rtl w:val="0"/>
        </w:rPr>
        <w:t xml:space="preserve">1.4.7 기승 전투 규칙</w:t>
      </w:r>
    </w:p>
    <w:p w:rsidR="00000000" w:rsidDel="00000000" w:rsidP="00000000" w:rsidRDefault="00000000" w:rsidRPr="00000000" w14:paraId="00000029">
      <w:pPr>
        <w:rPr>
          <w:sz w:val="23"/>
          <w:szCs w:val="23"/>
        </w:rPr>
      </w:pPr>
      <w:r w:rsidDel="00000000" w:rsidR="00000000" w:rsidRPr="00000000">
        <w:rPr>
          <w:rFonts w:ascii="Arial Unicode MS" w:cs="Arial Unicode MS" w:eastAsia="Arial Unicode MS" w:hAnsi="Arial Unicode MS"/>
          <w:sz w:val="23"/>
          <w:szCs w:val="23"/>
          <w:rtl w:val="0"/>
        </w:rPr>
        <w:t xml:space="preserve">1.4.8 피해 유형과 방어 유형</w:t>
      </w:r>
    </w:p>
    <w:p w:rsidR="00000000" w:rsidDel="00000000" w:rsidP="00000000" w:rsidRDefault="00000000" w:rsidRPr="00000000" w14:paraId="0000002A">
      <w:pPr>
        <w:rPr>
          <w:sz w:val="23"/>
          <w:szCs w:val="23"/>
        </w:rPr>
      </w:pPr>
      <w:r w:rsidDel="00000000" w:rsidR="00000000" w:rsidRPr="00000000">
        <w:rPr>
          <w:rFonts w:ascii="Arial Unicode MS" w:cs="Arial Unicode MS" w:eastAsia="Arial Unicode MS" w:hAnsi="Arial Unicode MS"/>
          <w:sz w:val="23"/>
          <w:szCs w:val="23"/>
          <w:rtl w:val="0"/>
        </w:rPr>
        <w:t xml:space="preserve">1.4.9 불량 상태와 점수</w:t>
      </w:r>
    </w:p>
    <w:p w:rsidR="00000000" w:rsidDel="00000000" w:rsidP="00000000" w:rsidRDefault="00000000" w:rsidRPr="00000000" w14:paraId="0000002B">
      <w:pPr>
        <w:rPr>
          <w:sz w:val="23"/>
          <w:szCs w:val="23"/>
        </w:rPr>
      </w:pPr>
      <w:r w:rsidDel="00000000" w:rsidR="00000000" w:rsidRPr="00000000">
        <w:rPr>
          <w:rFonts w:ascii="Arial Unicode MS" w:cs="Arial Unicode MS" w:eastAsia="Arial Unicode MS" w:hAnsi="Arial Unicode MS"/>
          <w:sz w:val="23"/>
          <w:szCs w:val="23"/>
          <w:rtl w:val="0"/>
        </w:rPr>
        <w:t xml:space="preserve">1.4.10 능력 등급과 대항</w:t>
      </w:r>
    </w:p>
    <w:p w:rsidR="00000000" w:rsidDel="00000000" w:rsidP="00000000" w:rsidRDefault="00000000" w:rsidRPr="00000000" w14:paraId="0000002C">
      <w:pPr>
        <w:rPr>
          <w:sz w:val="23"/>
          <w:szCs w:val="23"/>
        </w:rPr>
      </w:pPr>
      <w:r w:rsidDel="00000000" w:rsidR="00000000" w:rsidRPr="00000000">
        <w:rPr>
          <w:rFonts w:ascii="Arial Unicode MS" w:cs="Arial Unicode MS" w:eastAsia="Arial Unicode MS" w:hAnsi="Arial Unicode MS"/>
          <w:sz w:val="23"/>
          <w:szCs w:val="23"/>
          <w:rtl w:val="0"/>
        </w:rPr>
        <w:t xml:space="preserve">1.4.11 탐지와 정위</w:t>
      </w:r>
    </w:p>
    <w:p w:rsidR="00000000" w:rsidDel="00000000" w:rsidP="00000000" w:rsidRDefault="00000000" w:rsidRPr="00000000" w14:paraId="0000002D">
      <w:pPr>
        <w:rPr>
          <w:sz w:val="23"/>
          <w:szCs w:val="23"/>
        </w:rPr>
      </w:pPr>
      <w:r w:rsidDel="00000000" w:rsidR="00000000" w:rsidRPr="00000000">
        <w:rPr>
          <w:rFonts w:ascii="Arial Unicode MS" w:cs="Arial Unicode MS" w:eastAsia="Arial Unicode MS" w:hAnsi="Arial Unicode MS"/>
          <w:sz w:val="23"/>
          <w:szCs w:val="23"/>
          <w:rtl w:val="0"/>
        </w:rPr>
        <w:t xml:space="preserve">1.4.12 시전과 기타 능력</w:t>
      </w:r>
    </w:p>
    <w:p w:rsidR="00000000" w:rsidDel="00000000" w:rsidP="00000000" w:rsidRDefault="00000000" w:rsidRPr="00000000" w14:paraId="0000002E">
      <w:pPr>
        <w:rPr>
          <w:sz w:val="23"/>
          <w:szCs w:val="23"/>
        </w:rPr>
      </w:pPr>
      <w:r w:rsidDel="00000000" w:rsidR="00000000" w:rsidRPr="00000000">
        <w:rPr>
          <w:rFonts w:ascii="Arial Unicode MS" w:cs="Arial Unicode MS" w:eastAsia="Arial Unicode MS" w:hAnsi="Arial Unicode MS"/>
          <w:sz w:val="23"/>
          <w:szCs w:val="23"/>
          <w:rtl w:val="0"/>
        </w:rPr>
        <w:t xml:space="preserve">1.4.12.1 시전 능력</w:t>
      </w:r>
    </w:p>
    <w:p w:rsidR="00000000" w:rsidDel="00000000" w:rsidP="00000000" w:rsidRDefault="00000000" w:rsidRPr="00000000" w14:paraId="0000002F">
      <w:pPr>
        <w:rPr>
          <w:sz w:val="23"/>
          <w:szCs w:val="23"/>
        </w:rPr>
      </w:pPr>
      <w:r w:rsidDel="00000000" w:rsidR="00000000" w:rsidRPr="00000000">
        <w:rPr>
          <w:rFonts w:ascii="Arial Unicode MS" w:cs="Arial Unicode MS" w:eastAsia="Arial Unicode MS" w:hAnsi="Arial Unicode MS"/>
          <w:sz w:val="23"/>
          <w:szCs w:val="23"/>
          <w:rtl w:val="0"/>
        </w:rPr>
        <w:t xml:space="preserve">1.4.12.2 기타 능력</w:t>
      </w:r>
    </w:p>
    <w:p w:rsidR="00000000" w:rsidDel="00000000" w:rsidP="00000000" w:rsidRDefault="00000000" w:rsidRPr="00000000" w14:paraId="00000030">
      <w:pPr>
        <w:rPr>
          <w:sz w:val="23"/>
          <w:szCs w:val="23"/>
        </w:rPr>
      </w:pPr>
      <w:r w:rsidDel="00000000" w:rsidR="00000000" w:rsidRPr="00000000">
        <w:rPr>
          <w:rFonts w:ascii="Arial Unicode MS" w:cs="Arial Unicode MS" w:eastAsia="Arial Unicode MS" w:hAnsi="Arial Unicode MS"/>
          <w:sz w:val="23"/>
          <w:szCs w:val="23"/>
          <w:rtl w:val="0"/>
        </w:rPr>
        <w:t xml:space="preserve">1.5 기타 규칙</w:t>
      </w:r>
    </w:p>
    <w:p w:rsidR="00000000" w:rsidDel="00000000" w:rsidP="00000000" w:rsidRDefault="00000000" w:rsidRPr="00000000" w14:paraId="00000031">
      <w:pPr>
        <w:rPr>
          <w:sz w:val="23"/>
          <w:szCs w:val="23"/>
        </w:rPr>
      </w:pPr>
      <w:r w:rsidDel="00000000" w:rsidR="00000000" w:rsidRPr="00000000">
        <w:rPr>
          <w:rFonts w:ascii="Arial Unicode MS" w:cs="Arial Unicode MS" w:eastAsia="Arial Unicode MS" w:hAnsi="Arial Unicode MS"/>
          <w:sz w:val="23"/>
          <w:szCs w:val="23"/>
          <w:rtl w:val="0"/>
        </w:rPr>
        <w:t xml:space="preserve">1.5.1 윤회지경</w:t>
      </w:r>
    </w:p>
    <w:p w:rsidR="00000000" w:rsidDel="00000000" w:rsidP="00000000" w:rsidRDefault="00000000" w:rsidRPr="00000000" w14:paraId="00000032">
      <w:pPr>
        <w:rPr>
          <w:sz w:val="23"/>
          <w:szCs w:val="23"/>
        </w:rPr>
      </w:pPr>
      <w:r w:rsidDel="00000000" w:rsidR="00000000" w:rsidRPr="00000000">
        <w:rPr>
          <w:rFonts w:ascii="Arial Unicode MS" w:cs="Arial Unicode MS" w:eastAsia="Arial Unicode MS" w:hAnsi="Arial Unicode MS"/>
          <w:sz w:val="23"/>
          <w:szCs w:val="23"/>
          <w:rtl w:val="0"/>
        </w:rPr>
        <w:t xml:space="preserve">1.5.2 본능 각성</w:t>
      </w:r>
    </w:p>
    <w:p w:rsidR="00000000" w:rsidDel="00000000" w:rsidP="00000000" w:rsidRDefault="00000000" w:rsidRPr="00000000" w14:paraId="00000033">
      <w:pPr>
        <w:rPr>
          <w:sz w:val="23"/>
          <w:szCs w:val="23"/>
        </w:rPr>
      </w:pPr>
      <w:r w:rsidDel="00000000" w:rsidR="00000000" w:rsidRPr="00000000">
        <w:rPr>
          <w:rFonts w:ascii="Arial Unicode MS" w:cs="Arial Unicode MS" w:eastAsia="Arial Unicode MS" w:hAnsi="Arial Unicode MS"/>
          <w:sz w:val="23"/>
          <w:szCs w:val="23"/>
          <w:rtl w:val="0"/>
        </w:rPr>
        <w:t xml:space="preserve">1.5.3 경험치와 지선</w:t>
      </w:r>
    </w:p>
    <w:p w:rsidR="00000000" w:rsidDel="00000000" w:rsidP="00000000" w:rsidRDefault="00000000" w:rsidRPr="00000000" w14:paraId="00000034">
      <w:pPr>
        <w:rPr>
          <w:sz w:val="23"/>
          <w:szCs w:val="23"/>
        </w:rPr>
      </w:pPr>
      <w:r w:rsidDel="00000000" w:rsidR="00000000" w:rsidRPr="00000000">
        <w:rPr>
          <w:rFonts w:ascii="Arial Unicode MS" w:cs="Arial Unicode MS" w:eastAsia="Arial Unicode MS" w:hAnsi="Arial Unicode MS"/>
          <w:sz w:val="23"/>
          <w:szCs w:val="23"/>
          <w:rtl w:val="0"/>
        </w:rPr>
        <w:t xml:space="preserve">1.5.4 환경 규칙</w:t>
      </w:r>
    </w:p>
    <w:p w:rsidR="00000000" w:rsidDel="00000000" w:rsidP="00000000" w:rsidRDefault="00000000" w:rsidRPr="00000000" w14:paraId="00000035">
      <w:pPr>
        <w:rPr>
          <w:sz w:val="23"/>
          <w:szCs w:val="23"/>
        </w:rPr>
      </w:pPr>
      <w:r w:rsidDel="00000000" w:rsidR="00000000" w:rsidRPr="00000000">
        <w:rPr>
          <w:rFonts w:ascii="Arial Unicode MS" w:cs="Arial Unicode MS" w:eastAsia="Arial Unicode MS" w:hAnsi="Arial Unicode MS"/>
          <w:sz w:val="23"/>
          <w:szCs w:val="23"/>
          <w:rtl w:val="0"/>
        </w:rPr>
        <w:t xml:space="preserve">1.5.5 생물 유형</w:t>
      </w:r>
    </w:p>
    <w:p w:rsidR="00000000" w:rsidDel="00000000" w:rsidP="00000000" w:rsidRDefault="00000000" w:rsidRPr="00000000" w14:paraId="00000036">
      <w:pPr>
        <w:rPr>
          <w:sz w:val="23"/>
          <w:szCs w:val="23"/>
        </w:rPr>
      </w:pPr>
      <w:r w:rsidDel="00000000" w:rsidR="00000000" w:rsidRPr="00000000">
        <w:rPr>
          <w:rFonts w:ascii="Arial Unicode MS" w:cs="Arial Unicode MS" w:eastAsia="Arial Unicode MS" w:hAnsi="Arial Unicode MS"/>
          <w:sz w:val="23"/>
          <w:szCs w:val="23"/>
          <w:rtl w:val="0"/>
        </w:rPr>
        <w:t xml:space="preserve">1.5.6 물품과 장비</w:t>
      </w:r>
    </w:p>
    <w:p w:rsidR="00000000" w:rsidDel="00000000" w:rsidP="00000000" w:rsidRDefault="00000000" w:rsidRPr="00000000" w14:paraId="00000037">
      <w:pPr>
        <w:rPr>
          <w:sz w:val="23"/>
          <w:szCs w:val="23"/>
        </w:rPr>
      </w:pPr>
      <w:r w:rsidDel="00000000" w:rsidR="00000000" w:rsidRPr="00000000">
        <w:rPr>
          <w:rFonts w:ascii="Arial Unicode MS" w:cs="Arial Unicode MS" w:eastAsia="Arial Unicode MS" w:hAnsi="Arial Unicode MS"/>
          <w:sz w:val="23"/>
          <w:szCs w:val="23"/>
          <w:rtl w:val="0"/>
        </w:rPr>
        <w:t xml:space="preserve">1.5.7 조물 규칙 </w:t>
      </w:r>
    </w:p>
    <w:p w:rsidR="00000000" w:rsidDel="00000000" w:rsidP="00000000" w:rsidRDefault="00000000" w:rsidRPr="00000000" w14:paraId="00000038">
      <w:pPr>
        <w:rPr>
          <w:sz w:val="23"/>
          <w:szCs w:val="23"/>
        </w:rPr>
      </w:pPr>
      <w:r w:rsidDel="00000000" w:rsidR="00000000" w:rsidRPr="00000000">
        <w:rPr>
          <w:rFonts w:ascii="Arial Unicode MS" w:cs="Arial Unicode MS" w:eastAsia="Arial Unicode MS" w:hAnsi="Arial Unicode MS"/>
          <w:sz w:val="23"/>
          <w:szCs w:val="23"/>
          <w:rtl w:val="0"/>
        </w:rPr>
        <w:t xml:space="preserve">1.5.8 생명체 제조</w:t>
      </w:r>
    </w:p>
    <w:p w:rsidR="00000000" w:rsidDel="00000000" w:rsidP="00000000" w:rsidRDefault="00000000" w:rsidRPr="00000000" w14:paraId="00000039">
      <w:pPr>
        <w:rPr>
          <w:sz w:val="23"/>
          <w:szCs w:val="23"/>
        </w:rPr>
      </w:pPr>
      <w:r w:rsidDel="00000000" w:rsidR="00000000" w:rsidRPr="00000000">
        <w:rPr>
          <w:rFonts w:ascii="Arial Unicode MS" w:cs="Arial Unicode MS" w:eastAsia="Arial Unicode MS" w:hAnsi="Arial Unicode MS"/>
          <w:sz w:val="23"/>
          <w:szCs w:val="23"/>
          <w:rtl w:val="0"/>
        </w:rPr>
        <w:t xml:space="preserve">1.5.9 정신 이상</w:t>
      </w:r>
    </w:p>
    <w:p w:rsidR="00000000" w:rsidDel="00000000" w:rsidP="00000000" w:rsidRDefault="00000000" w:rsidRPr="00000000" w14:paraId="0000003A">
      <w:pPr>
        <w:rPr>
          <w:sz w:val="23"/>
          <w:szCs w:val="23"/>
        </w:rPr>
      </w:pPr>
      <w:r w:rsidDel="00000000" w:rsidR="00000000" w:rsidRPr="00000000">
        <w:rPr>
          <w:rFonts w:ascii="Arial Unicode MS" w:cs="Arial Unicode MS" w:eastAsia="Arial Unicode MS" w:hAnsi="Arial Unicode MS"/>
          <w:sz w:val="23"/>
          <w:szCs w:val="23"/>
          <w:rtl w:val="0"/>
        </w:rPr>
        <w:t xml:space="preserve">1.5.10 독학 능력</w:t>
      </w:r>
    </w:p>
    <w:p w:rsidR="00000000" w:rsidDel="00000000" w:rsidP="00000000" w:rsidRDefault="00000000" w:rsidRPr="00000000" w14:paraId="0000003B">
      <w:pPr>
        <w:rPr>
          <w:sz w:val="23"/>
          <w:szCs w:val="23"/>
        </w:rPr>
      </w:pPr>
      <w:r w:rsidDel="00000000" w:rsidR="00000000" w:rsidRPr="00000000">
        <w:rPr>
          <w:rFonts w:ascii="Arial Unicode MS" w:cs="Arial Unicode MS" w:eastAsia="Arial Unicode MS" w:hAnsi="Arial Unicode MS"/>
          <w:sz w:val="23"/>
          <w:szCs w:val="23"/>
          <w:rtl w:val="0"/>
        </w:rPr>
        <w:t xml:space="preserve">1.5.11 중합 폭발 및 집속 폭발물</w:t>
      </w:r>
    </w:p>
    <w:p w:rsidR="00000000" w:rsidDel="00000000" w:rsidP="00000000" w:rsidRDefault="00000000" w:rsidRPr="00000000" w14:paraId="0000003C">
      <w:pPr>
        <w:rPr>
          <w:sz w:val="23"/>
          <w:szCs w:val="23"/>
        </w:rPr>
      </w:pPr>
      <w:r w:rsidDel="00000000" w:rsidR="00000000" w:rsidRPr="00000000">
        <w:rPr>
          <w:rFonts w:ascii="Arial Unicode MS" w:cs="Arial Unicode MS" w:eastAsia="Arial Unicode MS" w:hAnsi="Arial Unicode MS"/>
          <w:sz w:val="23"/>
          <w:szCs w:val="23"/>
          <w:rtl w:val="0"/>
        </w:rPr>
        <w:t xml:space="preserve">1.5.12 초범신성</w:t>
      </w:r>
    </w:p>
    <w:p w:rsidR="00000000" w:rsidDel="00000000" w:rsidP="00000000" w:rsidRDefault="00000000" w:rsidRPr="00000000" w14:paraId="0000003D">
      <w:pPr>
        <w:rPr>
          <w:sz w:val="23"/>
          <w:szCs w:val="23"/>
        </w:rPr>
      </w:pPr>
      <w:r w:rsidDel="00000000" w:rsidR="00000000" w:rsidRPr="00000000">
        <w:rPr>
          <w:rFonts w:ascii="Arial Unicode MS" w:cs="Arial Unicode MS" w:eastAsia="Arial Unicode MS" w:hAnsi="Arial Unicode MS"/>
          <w:sz w:val="23"/>
          <w:szCs w:val="23"/>
          <w:rtl w:val="0"/>
        </w:rPr>
        <w:t xml:space="preserve">1.5.13 본질, 가치와 교환</w:t>
      </w:r>
    </w:p>
    <w:p w:rsidR="00000000" w:rsidDel="00000000" w:rsidP="00000000" w:rsidRDefault="00000000" w:rsidRPr="00000000" w14:paraId="0000003E">
      <w:pPr>
        <w:rPr>
          <w:sz w:val="23"/>
          <w:szCs w:val="23"/>
        </w:rPr>
      </w:pPr>
      <w:r w:rsidDel="00000000" w:rsidR="00000000" w:rsidRPr="00000000">
        <w:rPr>
          <w:rFonts w:ascii="Arial Unicode MS" w:cs="Arial Unicode MS" w:eastAsia="Arial Unicode MS" w:hAnsi="Arial Unicode MS"/>
          <w:sz w:val="23"/>
          <w:szCs w:val="23"/>
          <w:rtl w:val="0"/>
        </w:rPr>
        <w:t xml:space="preserve">1.5.14 작성 규칙</w:t>
      </w:r>
    </w:p>
    <w:p w:rsidR="00000000" w:rsidDel="00000000" w:rsidP="00000000" w:rsidRDefault="00000000" w:rsidRPr="00000000" w14:paraId="0000003F">
      <w:pPr>
        <w:rPr>
          <w:sz w:val="23"/>
          <w:szCs w:val="23"/>
        </w:rPr>
      </w:pPr>
      <w:r w:rsidDel="00000000" w:rsidR="00000000" w:rsidRPr="00000000">
        <w:rPr>
          <w:rFonts w:ascii="Arial Unicode MS" w:cs="Arial Unicode MS" w:eastAsia="Arial Unicode MS" w:hAnsi="Arial Unicode MS"/>
          <w:sz w:val="23"/>
          <w:szCs w:val="23"/>
          <w:rtl w:val="0"/>
        </w:rPr>
        <w:t xml:space="preserve">1.6 용어 검색과 해설</w:t>
      </w:r>
    </w:p>
    <w:p w:rsidR="00000000" w:rsidDel="00000000" w:rsidP="00000000" w:rsidRDefault="00000000" w:rsidRPr="00000000" w14:paraId="00000040">
      <w:pPr>
        <w:rPr>
          <w:sz w:val="23"/>
          <w:szCs w:val="23"/>
        </w:rPr>
      </w:pPr>
      <w:r w:rsidDel="00000000" w:rsidR="00000000" w:rsidRPr="00000000">
        <w:rPr>
          <w:rFonts w:ascii="Arial Unicode MS" w:cs="Arial Unicode MS" w:eastAsia="Arial Unicode MS" w:hAnsi="Arial Unicode MS"/>
          <w:sz w:val="23"/>
          <w:szCs w:val="23"/>
          <w:rtl w:val="0"/>
        </w:rPr>
        <w:t xml:space="preserve">1.6.1 키워드 일람</w:t>
      </w:r>
    </w:p>
    <w:p w:rsidR="00000000" w:rsidDel="00000000" w:rsidP="00000000" w:rsidRDefault="00000000" w:rsidRPr="00000000" w14:paraId="00000041">
      <w:pPr>
        <w:rPr>
          <w:sz w:val="23"/>
          <w:szCs w:val="23"/>
        </w:rPr>
      </w:pPr>
      <w:r w:rsidDel="00000000" w:rsidR="00000000" w:rsidRPr="00000000">
        <w:rPr>
          <w:rFonts w:ascii="Arial Unicode MS" w:cs="Arial Unicode MS" w:eastAsia="Arial Unicode MS" w:hAnsi="Arial Unicode MS"/>
          <w:sz w:val="23"/>
          <w:szCs w:val="23"/>
          <w:rtl w:val="0"/>
        </w:rPr>
        <w:t xml:space="preserve">1.6.2 TRPG 속어</w:t>
      </w:r>
    </w:p>
    <w:p w:rsidR="00000000" w:rsidDel="00000000" w:rsidP="00000000" w:rsidRDefault="00000000" w:rsidRPr="00000000" w14:paraId="00000042">
      <w:pPr>
        <w:rPr>
          <w:sz w:val="23"/>
          <w:szCs w:val="23"/>
        </w:rPr>
      </w:pPr>
      <w:r w:rsidDel="00000000" w:rsidR="00000000" w:rsidRPr="00000000">
        <w:rPr>
          <w:rFonts w:ascii="Arial Unicode MS" w:cs="Arial Unicode MS" w:eastAsia="Arial Unicode MS" w:hAnsi="Arial Unicode MS"/>
          <w:sz w:val="23"/>
          <w:szCs w:val="23"/>
          <w:rtl w:val="0"/>
        </w:rPr>
        <w:t xml:space="preserve">1.7 경험 지침 </w:t>
      </w:r>
    </w:p>
    <w:p w:rsidR="00000000" w:rsidDel="00000000" w:rsidP="00000000" w:rsidRDefault="00000000" w:rsidRPr="00000000" w14:paraId="00000043">
      <w:pPr>
        <w:rPr>
          <w:sz w:val="23"/>
          <w:szCs w:val="23"/>
        </w:rPr>
      </w:pPr>
      <w:r w:rsidDel="00000000" w:rsidR="00000000" w:rsidRPr="00000000">
        <w:rPr>
          <w:rFonts w:ascii="Arial Unicode MS" w:cs="Arial Unicode MS" w:eastAsia="Arial Unicode MS" w:hAnsi="Arial Unicode MS"/>
          <w:sz w:val="23"/>
          <w:szCs w:val="23"/>
          <w:rtl w:val="0"/>
        </w:rPr>
        <w:t xml:space="preserve">1.7.1 자주 있는 비규칙성 질의응답</w:t>
      </w:r>
    </w:p>
    <w:p w:rsidR="00000000" w:rsidDel="00000000" w:rsidP="00000000" w:rsidRDefault="00000000" w:rsidRPr="00000000" w14:paraId="00000044">
      <w:pPr>
        <w:rPr>
          <w:sz w:val="23"/>
          <w:szCs w:val="23"/>
        </w:rPr>
      </w:pPr>
      <w:r w:rsidDel="00000000" w:rsidR="00000000" w:rsidRPr="00000000">
        <w:rPr>
          <w:rFonts w:ascii="Arial Unicode MS" w:cs="Arial Unicode MS" w:eastAsia="Arial Unicode MS" w:hAnsi="Arial Unicode MS"/>
          <w:sz w:val="23"/>
          <w:szCs w:val="23"/>
          <w:rtl w:val="0"/>
        </w:rPr>
        <w:t xml:space="preserve">1.7.2 폭스글로브의 오리지널 시나리오 작성 경험</w:t>
      </w:r>
    </w:p>
    <w:p w:rsidR="00000000" w:rsidDel="00000000" w:rsidP="00000000" w:rsidRDefault="00000000" w:rsidRPr="00000000" w14:paraId="00000045">
      <w:pPr>
        <w:rPr>
          <w:sz w:val="23"/>
          <w:szCs w:val="23"/>
        </w:rPr>
      </w:pPr>
      <w:r w:rsidDel="00000000" w:rsidR="00000000" w:rsidRPr="00000000">
        <w:rPr>
          <w:rFonts w:ascii="Arial Unicode MS" w:cs="Arial Unicode MS" w:eastAsia="Arial Unicode MS" w:hAnsi="Arial Unicode MS"/>
          <w:sz w:val="23"/>
          <w:szCs w:val="23"/>
          <w:rtl w:val="0"/>
        </w:rPr>
        <w:t xml:space="preserve">1.7.3 TRPG팀 창설 경험 공유</w:t>
      </w:r>
    </w:p>
    <w:p w:rsidR="00000000" w:rsidDel="00000000" w:rsidP="00000000" w:rsidRDefault="00000000" w:rsidRPr="00000000" w14:paraId="00000046">
      <w:pPr>
        <w:rPr>
          <w:sz w:val="23"/>
          <w:szCs w:val="23"/>
        </w:rPr>
      </w:pPr>
      <w:r w:rsidDel="00000000" w:rsidR="00000000" w:rsidRPr="00000000">
        <w:rPr>
          <w:rFonts w:ascii="Arial Unicode MS" w:cs="Arial Unicode MS" w:eastAsia="Arial Unicode MS" w:hAnsi="Arial Unicode MS"/>
          <w:sz w:val="23"/>
          <w:szCs w:val="23"/>
          <w:rtl w:val="0"/>
        </w:rPr>
        <w:t xml:space="preserve">1.7.4 셰바쿠의 TRPG팀 운영 경험</w:t>
      </w:r>
    </w:p>
    <w:p w:rsidR="00000000" w:rsidDel="00000000" w:rsidP="00000000" w:rsidRDefault="00000000" w:rsidRPr="00000000" w14:paraId="00000047">
      <w:pPr>
        <w:rPr>
          <w:sz w:val="23"/>
          <w:szCs w:val="23"/>
        </w:rPr>
      </w:pPr>
      <w:r w:rsidDel="00000000" w:rsidR="00000000" w:rsidRPr="00000000">
        <w:rPr>
          <w:rFonts w:ascii="Arial Unicode MS" w:cs="Arial Unicode MS" w:eastAsia="Arial Unicode MS" w:hAnsi="Arial Unicode MS"/>
          <w:sz w:val="23"/>
          <w:szCs w:val="23"/>
          <w:rtl w:val="0"/>
        </w:rPr>
        <w:t xml:space="preserve">1.7.5 자오리의 캐릭터 시트 발전 지침</w:t>
      </w:r>
    </w:p>
    <w:p w:rsidR="00000000" w:rsidDel="00000000" w:rsidP="00000000" w:rsidRDefault="00000000" w:rsidRPr="00000000" w14:paraId="00000048">
      <w:pPr>
        <w:rPr>
          <w:sz w:val="23"/>
          <w:szCs w:val="23"/>
        </w:rPr>
      </w:pPr>
      <w:r w:rsidDel="00000000" w:rsidR="00000000" w:rsidRPr="00000000">
        <w:rPr>
          <w:rFonts w:ascii="Arial Unicode MS" w:cs="Arial Unicode MS" w:eastAsia="Arial Unicode MS" w:hAnsi="Arial Unicode MS"/>
          <w:sz w:val="23"/>
          <w:szCs w:val="23"/>
          <w:rtl w:val="0"/>
        </w:rPr>
        <w:t xml:space="preserve">1.8 밈놀이</w:t>
      </w:r>
    </w:p>
    <w:p w:rsidR="00000000" w:rsidDel="00000000" w:rsidP="00000000" w:rsidRDefault="00000000" w:rsidRPr="00000000" w14:paraId="00000049">
      <w:pPr>
        <w:rPr>
          <w:sz w:val="23"/>
          <w:szCs w:val="23"/>
        </w:rPr>
      </w:pPr>
      <w:r w:rsidDel="00000000" w:rsidR="00000000" w:rsidRPr="00000000">
        <w:rPr>
          <w:rFonts w:ascii="Arial Unicode MS" w:cs="Arial Unicode MS" w:eastAsia="Arial Unicode MS" w:hAnsi="Arial Unicode MS"/>
          <w:sz w:val="23"/>
          <w:szCs w:val="23"/>
          <w:rtl w:val="0"/>
        </w:rPr>
        <w:t xml:space="preserve">1.8.1 로마</w:t>
      </w:r>
    </w:p>
    <w:p w:rsidR="00000000" w:rsidDel="00000000" w:rsidP="00000000" w:rsidRDefault="00000000" w:rsidRPr="00000000" w14:paraId="0000004A">
      <w:pPr>
        <w:rPr>
          <w:sz w:val="23"/>
          <w:szCs w:val="23"/>
        </w:rPr>
      </w:pPr>
      <w:r w:rsidDel="00000000" w:rsidR="00000000" w:rsidRPr="00000000">
        <w:rPr>
          <w:rFonts w:ascii="Arial Unicode MS" w:cs="Arial Unicode MS" w:eastAsia="Arial Unicode MS" w:hAnsi="Arial Unicode MS"/>
          <w:sz w:val="23"/>
          <w:szCs w:val="23"/>
          <w:rtl w:val="0"/>
        </w:rPr>
        <w:t xml:space="preserve">1.8.2 두추 </w:t>
      </w:r>
    </w:p>
    <w:p w:rsidR="00000000" w:rsidDel="00000000" w:rsidP="00000000" w:rsidRDefault="00000000" w:rsidRPr="00000000" w14:paraId="0000004B">
      <w:pPr>
        <w:rPr>
          <w:sz w:val="23"/>
          <w:szCs w:val="23"/>
        </w:rPr>
      </w:pPr>
      <w:r w:rsidDel="00000000" w:rsidR="00000000" w:rsidRPr="00000000">
        <w:rPr>
          <w:rFonts w:ascii="Arial Unicode MS" w:cs="Arial Unicode MS" w:eastAsia="Arial Unicode MS" w:hAnsi="Arial Unicode MS"/>
          <w:sz w:val="23"/>
          <w:szCs w:val="23"/>
          <w:rtl w:val="0"/>
        </w:rPr>
        <w:t xml:space="preserve">1.8.3 단을기</w:t>
      </w:r>
    </w:p>
    <w:p w:rsidR="00000000" w:rsidDel="00000000" w:rsidP="00000000" w:rsidRDefault="00000000" w:rsidRPr="00000000" w14:paraId="0000004C">
      <w:pPr>
        <w:rPr>
          <w:sz w:val="23"/>
          <w:szCs w:val="23"/>
        </w:rPr>
      </w:pPr>
      <w:r w:rsidDel="00000000" w:rsidR="00000000" w:rsidRPr="00000000">
        <w:rPr>
          <w:rFonts w:ascii="Arial Unicode MS" w:cs="Arial Unicode MS" w:eastAsia="Arial Unicode MS" w:hAnsi="Arial Unicode MS"/>
          <w:sz w:val="23"/>
          <w:szCs w:val="23"/>
          <w:rtl w:val="0"/>
        </w:rPr>
        <w:t xml:space="preserve">1.8.4 성광 </w:t>
      </w:r>
    </w:p>
    <w:p w:rsidR="00000000" w:rsidDel="00000000" w:rsidP="00000000" w:rsidRDefault="00000000" w:rsidRPr="00000000" w14:paraId="0000004D">
      <w:pPr>
        <w:rPr>
          <w:sz w:val="23"/>
          <w:szCs w:val="23"/>
        </w:rPr>
      </w:pPr>
      <w:r w:rsidDel="00000000" w:rsidR="00000000" w:rsidRPr="00000000">
        <w:rPr>
          <w:rFonts w:ascii="Arial Unicode MS" w:cs="Arial Unicode MS" w:eastAsia="Arial Unicode MS" w:hAnsi="Arial Unicode MS"/>
          <w:sz w:val="23"/>
          <w:szCs w:val="23"/>
          <w:rtl w:val="0"/>
        </w:rPr>
        <w:t xml:space="preserve">1.8.5 좌비호</w:t>
      </w:r>
    </w:p>
    <w:p w:rsidR="00000000" w:rsidDel="00000000" w:rsidP="00000000" w:rsidRDefault="00000000" w:rsidRPr="00000000" w14:paraId="0000004E">
      <w:pPr>
        <w:rPr>
          <w:sz w:val="23"/>
          <w:szCs w:val="23"/>
        </w:rPr>
      </w:pPr>
      <w:r w:rsidDel="00000000" w:rsidR="00000000" w:rsidRPr="00000000">
        <w:rPr>
          <w:rFonts w:ascii="Arial Unicode MS" w:cs="Arial Unicode MS" w:eastAsia="Arial Unicode MS" w:hAnsi="Arial Unicode MS"/>
          <w:sz w:val="23"/>
          <w:szCs w:val="23"/>
          <w:rtl w:val="0"/>
        </w:rPr>
        <w:t xml:space="preserve">1.9 명예의 전당</w:t>
      </w:r>
    </w:p>
    <w:p w:rsidR="00000000" w:rsidDel="00000000" w:rsidP="00000000" w:rsidRDefault="00000000" w:rsidRPr="00000000" w14:paraId="0000004F">
      <w:pPr>
        <w:rPr>
          <w:sz w:val="23"/>
          <w:szCs w:val="23"/>
        </w:rPr>
      </w:pPr>
      <w:r w:rsidDel="00000000" w:rsidR="00000000" w:rsidRPr="00000000">
        <w:rPr>
          <w:rFonts w:ascii="Arial Unicode MS" w:cs="Arial Unicode MS" w:eastAsia="Arial Unicode MS" w:hAnsi="Arial Unicode MS"/>
          <w:sz w:val="23"/>
          <w:szCs w:val="23"/>
          <w:rtl w:val="0"/>
        </w:rPr>
        <w:t xml:space="preserve">1.10 업데이트 목록</w:t>
      </w:r>
    </w:p>
    <w:p w:rsidR="00000000" w:rsidDel="00000000" w:rsidP="00000000" w:rsidRDefault="00000000" w:rsidRPr="00000000" w14:paraId="00000050">
      <w:pPr>
        <w:rPr>
          <w:sz w:val="23"/>
          <w:szCs w:val="23"/>
        </w:rPr>
      </w:pPr>
      <w:r w:rsidDel="00000000" w:rsidR="00000000" w:rsidRPr="00000000">
        <w:rPr>
          <w:rtl w:val="0"/>
        </w:rPr>
      </w:r>
    </w:p>
    <w:p w:rsidR="00000000" w:rsidDel="00000000" w:rsidP="00000000" w:rsidRDefault="00000000" w:rsidRPr="00000000" w14:paraId="00000051">
      <w:pPr>
        <w:rPr>
          <w:sz w:val="23"/>
          <w:szCs w:val="23"/>
        </w:rPr>
      </w:pPr>
      <w:r w:rsidDel="00000000" w:rsidR="00000000" w:rsidRPr="00000000">
        <w:rPr>
          <w:rFonts w:ascii="Arial Unicode MS" w:cs="Arial Unicode MS" w:eastAsia="Arial Unicode MS" w:hAnsi="Arial Unicode MS"/>
          <w:sz w:val="23"/>
          <w:szCs w:val="23"/>
          <w:rtl w:val="0"/>
        </w:rPr>
        <w:t xml:space="preserve">2 자원 섹션</w:t>
      </w:r>
    </w:p>
    <w:p w:rsidR="00000000" w:rsidDel="00000000" w:rsidP="00000000" w:rsidRDefault="00000000" w:rsidRPr="00000000" w14:paraId="00000052">
      <w:pPr>
        <w:rPr>
          <w:sz w:val="23"/>
          <w:szCs w:val="23"/>
        </w:rPr>
      </w:pPr>
      <w:r w:rsidDel="00000000" w:rsidR="00000000" w:rsidRPr="00000000">
        <w:rPr>
          <w:rFonts w:ascii="Arial Unicode MS" w:cs="Arial Unicode MS" w:eastAsia="Arial Unicode MS" w:hAnsi="Arial Unicode MS"/>
          <w:sz w:val="23"/>
          <w:szCs w:val="23"/>
          <w:rtl w:val="0"/>
        </w:rPr>
        <w:t xml:space="preserve">2.1 혈통</w:t>
      </w:r>
    </w:p>
    <w:p w:rsidR="00000000" w:rsidDel="00000000" w:rsidP="00000000" w:rsidRDefault="00000000" w:rsidRPr="00000000" w14:paraId="00000053">
      <w:pPr>
        <w:rPr>
          <w:sz w:val="23"/>
          <w:szCs w:val="23"/>
        </w:rPr>
      </w:pPr>
      <w:r w:rsidDel="00000000" w:rsidR="00000000" w:rsidRPr="00000000">
        <w:rPr>
          <w:rFonts w:ascii="Arial Unicode MS" w:cs="Arial Unicode MS" w:eastAsia="Arial Unicode MS" w:hAnsi="Arial Unicode MS"/>
          <w:sz w:val="23"/>
          <w:szCs w:val="23"/>
          <w:rtl w:val="0"/>
        </w:rPr>
        <w:t xml:space="preserve">2.2 개조</w:t>
      </w:r>
    </w:p>
    <w:p w:rsidR="00000000" w:rsidDel="00000000" w:rsidP="00000000" w:rsidRDefault="00000000" w:rsidRPr="00000000" w14:paraId="00000054">
      <w:pPr>
        <w:rPr>
          <w:sz w:val="23"/>
          <w:szCs w:val="23"/>
        </w:rPr>
      </w:pPr>
      <w:r w:rsidDel="00000000" w:rsidR="00000000" w:rsidRPr="00000000">
        <w:rPr>
          <w:rFonts w:ascii="Arial Unicode MS" w:cs="Arial Unicode MS" w:eastAsia="Arial Unicode MS" w:hAnsi="Arial Unicode MS"/>
          <w:sz w:val="23"/>
          <w:szCs w:val="23"/>
          <w:rtl w:val="0"/>
        </w:rPr>
        <w:t xml:space="preserve">2.3 동술</w:t>
      </w:r>
    </w:p>
    <w:p w:rsidR="00000000" w:rsidDel="00000000" w:rsidP="00000000" w:rsidRDefault="00000000" w:rsidRPr="00000000" w14:paraId="00000055">
      <w:pPr>
        <w:rPr>
          <w:sz w:val="23"/>
          <w:szCs w:val="23"/>
        </w:rPr>
      </w:pPr>
      <w:r w:rsidDel="00000000" w:rsidR="00000000" w:rsidRPr="00000000">
        <w:rPr>
          <w:rFonts w:ascii="Arial Unicode MS" w:cs="Arial Unicode MS" w:eastAsia="Arial Unicode MS" w:hAnsi="Arial Unicode MS"/>
          <w:sz w:val="23"/>
          <w:szCs w:val="23"/>
          <w:rtl w:val="0"/>
        </w:rPr>
        <w:t xml:space="preserve">2.4 칭호</w:t>
      </w:r>
    </w:p>
    <w:p w:rsidR="00000000" w:rsidDel="00000000" w:rsidP="00000000" w:rsidRDefault="00000000" w:rsidRPr="00000000" w14:paraId="00000056">
      <w:pPr>
        <w:rPr>
          <w:sz w:val="23"/>
          <w:szCs w:val="23"/>
        </w:rPr>
      </w:pPr>
      <w:r w:rsidDel="00000000" w:rsidR="00000000" w:rsidRPr="00000000">
        <w:rPr>
          <w:rFonts w:ascii="Arial Unicode MS" w:cs="Arial Unicode MS" w:eastAsia="Arial Unicode MS" w:hAnsi="Arial Unicode MS"/>
          <w:sz w:val="23"/>
          <w:szCs w:val="23"/>
          <w:rtl w:val="0"/>
        </w:rPr>
        <w:t xml:space="preserve">2.5 유파</w:t>
      </w:r>
    </w:p>
    <w:p w:rsidR="00000000" w:rsidDel="00000000" w:rsidP="00000000" w:rsidRDefault="00000000" w:rsidRPr="00000000" w14:paraId="00000057">
      <w:pPr>
        <w:rPr>
          <w:sz w:val="23"/>
          <w:szCs w:val="23"/>
        </w:rPr>
      </w:pPr>
      <w:r w:rsidDel="00000000" w:rsidR="00000000" w:rsidRPr="00000000">
        <w:rPr>
          <w:rFonts w:ascii="Arial Unicode MS" w:cs="Arial Unicode MS" w:eastAsia="Arial Unicode MS" w:hAnsi="Arial Unicode MS"/>
          <w:sz w:val="23"/>
          <w:szCs w:val="23"/>
          <w:rtl w:val="0"/>
        </w:rPr>
        <w:t xml:space="preserve">2.6 수련 체계</w:t>
      </w:r>
    </w:p>
    <w:p w:rsidR="00000000" w:rsidDel="00000000" w:rsidP="00000000" w:rsidRDefault="00000000" w:rsidRPr="00000000" w14:paraId="00000058">
      <w:pPr>
        <w:rPr>
          <w:sz w:val="23"/>
          <w:szCs w:val="23"/>
        </w:rPr>
      </w:pPr>
      <w:r w:rsidDel="00000000" w:rsidR="00000000" w:rsidRPr="00000000">
        <w:rPr>
          <w:rFonts w:ascii="Arial Unicode MS" w:cs="Arial Unicode MS" w:eastAsia="Arial Unicode MS" w:hAnsi="Arial Unicode MS"/>
          <w:sz w:val="23"/>
          <w:szCs w:val="23"/>
          <w:rtl w:val="0"/>
        </w:rPr>
        <w:t xml:space="preserve">2.7 서적</w:t>
      </w:r>
    </w:p>
    <w:p w:rsidR="00000000" w:rsidDel="00000000" w:rsidP="00000000" w:rsidRDefault="00000000" w:rsidRPr="00000000" w14:paraId="00000059">
      <w:pPr>
        <w:rPr>
          <w:sz w:val="23"/>
          <w:szCs w:val="23"/>
        </w:rPr>
      </w:pPr>
      <w:r w:rsidDel="00000000" w:rsidR="00000000" w:rsidRPr="00000000">
        <w:rPr>
          <w:rFonts w:ascii="Arial Unicode MS" w:cs="Arial Unicode MS" w:eastAsia="Arial Unicode MS" w:hAnsi="Arial Unicode MS"/>
          <w:sz w:val="23"/>
          <w:szCs w:val="23"/>
          <w:rtl w:val="0"/>
        </w:rPr>
        <w:t xml:space="preserve">2.8 에너지 풀</w:t>
      </w:r>
    </w:p>
    <w:p w:rsidR="00000000" w:rsidDel="00000000" w:rsidP="00000000" w:rsidRDefault="00000000" w:rsidRPr="00000000" w14:paraId="0000005A">
      <w:pPr>
        <w:rPr>
          <w:sz w:val="23"/>
          <w:szCs w:val="23"/>
        </w:rPr>
      </w:pPr>
      <w:r w:rsidDel="00000000" w:rsidR="00000000" w:rsidRPr="00000000">
        <w:rPr>
          <w:rFonts w:ascii="Arial Unicode MS" w:cs="Arial Unicode MS" w:eastAsia="Arial Unicode MS" w:hAnsi="Arial Unicode MS"/>
          <w:sz w:val="23"/>
          <w:szCs w:val="23"/>
          <w:rtl w:val="0"/>
        </w:rPr>
        <w:t xml:space="preserve">2.9 법술</w:t>
      </w:r>
    </w:p>
    <w:p w:rsidR="00000000" w:rsidDel="00000000" w:rsidP="00000000" w:rsidRDefault="00000000" w:rsidRPr="00000000" w14:paraId="0000005B">
      <w:pPr>
        <w:rPr>
          <w:sz w:val="23"/>
          <w:szCs w:val="23"/>
        </w:rPr>
      </w:pPr>
      <w:r w:rsidDel="00000000" w:rsidR="00000000" w:rsidRPr="00000000">
        <w:rPr>
          <w:rFonts w:ascii="Arial Unicode MS" w:cs="Arial Unicode MS" w:eastAsia="Arial Unicode MS" w:hAnsi="Arial Unicode MS"/>
          <w:sz w:val="23"/>
          <w:szCs w:val="23"/>
          <w:rtl w:val="0"/>
        </w:rPr>
        <w:t xml:space="preserve">2.10 기예</w:t>
      </w:r>
    </w:p>
    <w:p w:rsidR="00000000" w:rsidDel="00000000" w:rsidP="00000000" w:rsidRDefault="00000000" w:rsidRPr="00000000" w14:paraId="0000005C">
      <w:pPr>
        <w:rPr>
          <w:sz w:val="23"/>
          <w:szCs w:val="23"/>
        </w:rPr>
      </w:pPr>
      <w:r w:rsidDel="00000000" w:rsidR="00000000" w:rsidRPr="00000000">
        <w:rPr>
          <w:rFonts w:ascii="Arial Unicode MS" w:cs="Arial Unicode MS" w:eastAsia="Arial Unicode MS" w:hAnsi="Arial Unicode MS"/>
          <w:sz w:val="23"/>
          <w:szCs w:val="23"/>
          <w:rtl w:val="0"/>
        </w:rPr>
        <w:t xml:space="preserve">2.11 물품</w:t>
      </w:r>
    </w:p>
    <w:p w:rsidR="00000000" w:rsidDel="00000000" w:rsidP="00000000" w:rsidRDefault="00000000" w:rsidRPr="00000000" w14:paraId="0000005D">
      <w:pPr>
        <w:rPr>
          <w:sz w:val="23"/>
          <w:szCs w:val="23"/>
        </w:rPr>
      </w:pPr>
      <w:r w:rsidDel="00000000" w:rsidR="00000000" w:rsidRPr="00000000">
        <w:rPr>
          <w:rtl w:val="0"/>
        </w:rPr>
      </w:r>
    </w:p>
    <w:p w:rsidR="00000000" w:rsidDel="00000000" w:rsidP="00000000" w:rsidRDefault="00000000" w:rsidRPr="00000000" w14:paraId="0000005E">
      <w:pPr>
        <w:rPr>
          <w:sz w:val="23"/>
          <w:szCs w:val="23"/>
        </w:rPr>
      </w:pPr>
      <w:r w:rsidDel="00000000" w:rsidR="00000000" w:rsidRPr="00000000">
        <w:rPr>
          <w:rtl w:val="0"/>
        </w:rPr>
      </w:r>
    </w:p>
    <w:p w:rsidR="00000000" w:rsidDel="00000000" w:rsidP="00000000" w:rsidRDefault="00000000" w:rsidRPr="00000000" w14:paraId="0000005F">
      <w:pPr>
        <w:rPr>
          <w:sz w:val="23"/>
          <w:szCs w:val="23"/>
        </w:rPr>
      </w:pPr>
      <w:r w:rsidDel="00000000" w:rsidR="00000000" w:rsidRPr="00000000">
        <w:rPr>
          <w:rtl w:val="0"/>
        </w:rPr>
      </w:r>
    </w:p>
    <w:p w:rsidR="00000000" w:rsidDel="00000000" w:rsidP="00000000" w:rsidRDefault="00000000" w:rsidRPr="00000000" w14:paraId="00000060">
      <w:pPr>
        <w:rPr>
          <w:sz w:val="23"/>
          <w:szCs w:val="23"/>
        </w:rPr>
      </w:pPr>
      <w:r w:rsidDel="00000000" w:rsidR="00000000" w:rsidRPr="00000000">
        <w:rPr>
          <w:rtl w:val="0"/>
        </w:rPr>
      </w:r>
    </w:p>
    <w:p w:rsidR="00000000" w:rsidDel="00000000" w:rsidP="00000000" w:rsidRDefault="00000000" w:rsidRPr="00000000" w14:paraId="00000061">
      <w:pPr>
        <w:rPr>
          <w:sz w:val="23"/>
          <w:szCs w:val="23"/>
        </w:rPr>
      </w:pPr>
      <w:r w:rsidDel="00000000" w:rsidR="00000000" w:rsidRPr="00000000">
        <w:rPr>
          <w:rtl w:val="0"/>
        </w:rPr>
      </w:r>
    </w:p>
    <w:p w:rsidR="00000000" w:rsidDel="00000000" w:rsidP="00000000" w:rsidRDefault="00000000" w:rsidRPr="00000000" w14:paraId="00000062">
      <w:pPr>
        <w:rPr>
          <w:sz w:val="23"/>
          <w:szCs w:val="23"/>
        </w:rPr>
      </w:pPr>
      <w:r w:rsidDel="00000000" w:rsidR="00000000" w:rsidRPr="00000000">
        <w:rPr>
          <w:rtl w:val="0"/>
        </w:rPr>
      </w:r>
    </w:p>
    <w:p w:rsidR="00000000" w:rsidDel="00000000" w:rsidP="00000000" w:rsidRDefault="00000000" w:rsidRPr="00000000" w14:paraId="00000063">
      <w:pPr>
        <w:rPr>
          <w:sz w:val="23"/>
          <w:szCs w:val="23"/>
        </w:rPr>
      </w:pPr>
      <w:r w:rsidDel="00000000" w:rsidR="00000000" w:rsidRPr="00000000">
        <w:rPr>
          <w:rtl w:val="0"/>
        </w:rPr>
      </w:r>
    </w:p>
    <w:p w:rsidR="00000000" w:rsidDel="00000000" w:rsidP="00000000" w:rsidRDefault="00000000" w:rsidRPr="00000000" w14:paraId="00000064">
      <w:pPr>
        <w:rPr>
          <w:sz w:val="23"/>
          <w:szCs w:val="23"/>
        </w:rPr>
      </w:pPr>
      <w:r w:rsidDel="00000000" w:rsidR="00000000" w:rsidRPr="00000000">
        <w:rPr>
          <w:rtl w:val="0"/>
        </w:rPr>
      </w:r>
    </w:p>
    <w:p w:rsidR="00000000" w:rsidDel="00000000" w:rsidP="00000000" w:rsidRDefault="00000000" w:rsidRPr="00000000" w14:paraId="00000065">
      <w:pPr>
        <w:rPr>
          <w:sz w:val="23"/>
          <w:szCs w:val="23"/>
        </w:rPr>
      </w:pPr>
      <w:r w:rsidDel="00000000" w:rsidR="00000000" w:rsidRPr="00000000">
        <w:rPr>
          <w:rtl w:val="0"/>
        </w:rPr>
      </w:r>
    </w:p>
    <w:p w:rsidR="00000000" w:rsidDel="00000000" w:rsidP="00000000" w:rsidRDefault="00000000" w:rsidRPr="00000000" w14:paraId="00000066">
      <w:pPr>
        <w:rPr>
          <w:sz w:val="23"/>
          <w:szCs w:val="23"/>
        </w:rPr>
      </w:pPr>
      <w:r w:rsidDel="00000000" w:rsidR="00000000" w:rsidRPr="00000000">
        <w:rPr>
          <w:rtl w:val="0"/>
        </w:rPr>
      </w:r>
    </w:p>
    <w:p w:rsidR="00000000" w:rsidDel="00000000" w:rsidP="00000000" w:rsidRDefault="00000000" w:rsidRPr="00000000" w14:paraId="00000067">
      <w:pPr>
        <w:rPr>
          <w:sz w:val="23"/>
          <w:szCs w:val="23"/>
        </w:rPr>
      </w:pPr>
      <w:r w:rsidDel="00000000" w:rsidR="00000000" w:rsidRPr="00000000">
        <w:rPr>
          <w:rtl w:val="0"/>
        </w:rPr>
      </w:r>
    </w:p>
    <w:p w:rsidR="00000000" w:rsidDel="00000000" w:rsidP="00000000" w:rsidRDefault="00000000" w:rsidRPr="00000000" w14:paraId="00000068">
      <w:pPr>
        <w:rPr>
          <w:sz w:val="23"/>
          <w:szCs w:val="23"/>
        </w:rPr>
      </w:pPr>
      <w:r w:rsidDel="00000000" w:rsidR="00000000" w:rsidRPr="00000000">
        <w:rPr>
          <w:rtl w:val="0"/>
        </w:rPr>
      </w:r>
    </w:p>
    <w:p w:rsidR="00000000" w:rsidDel="00000000" w:rsidP="00000000" w:rsidRDefault="00000000" w:rsidRPr="00000000" w14:paraId="00000069">
      <w:pPr>
        <w:rPr>
          <w:sz w:val="23"/>
          <w:szCs w:val="23"/>
        </w:rPr>
      </w:pPr>
      <w:r w:rsidDel="00000000" w:rsidR="00000000" w:rsidRPr="00000000">
        <w:rPr>
          <w:rtl w:val="0"/>
        </w:rPr>
      </w:r>
    </w:p>
    <w:p w:rsidR="00000000" w:rsidDel="00000000" w:rsidP="00000000" w:rsidRDefault="00000000" w:rsidRPr="00000000" w14:paraId="0000006A">
      <w:pPr>
        <w:rPr>
          <w:sz w:val="23"/>
          <w:szCs w:val="23"/>
        </w:rPr>
      </w:pPr>
      <w:r w:rsidDel="00000000" w:rsidR="00000000" w:rsidRPr="00000000">
        <w:rPr>
          <w:rtl w:val="0"/>
        </w:rPr>
      </w:r>
    </w:p>
    <w:p w:rsidR="00000000" w:rsidDel="00000000" w:rsidP="00000000" w:rsidRDefault="00000000" w:rsidRPr="00000000" w14:paraId="0000006B">
      <w:pPr>
        <w:rPr>
          <w:sz w:val="23"/>
          <w:szCs w:val="23"/>
        </w:rPr>
      </w:pPr>
      <w:r w:rsidDel="00000000" w:rsidR="00000000" w:rsidRPr="00000000">
        <w:rPr>
          <w:rtl w:val="0"/>
        </w:rPr>
      </w:r>
    </w:p>
    <w:p w:rsidR="00000000" w:rsidDel="00000000" w:rsidP="00000000" w:rsidRDefault="00000000" w:rsidRPr="00000000" w14:paraId="0000006C">
      <w:pPr>
        <w:rPr>
          <w:sz w:val="23"/>
          <w:szCs w:val="23"/>
        </w:rPr>
      </w:pPr>
      <w:r w:rsidDel="00000000" w:rsidR="00000000" w:rsidRPr="00000000">
        <w:rPr>
          <w:rtl w:val="0"/>
        </w:rPr>
      </w:r>
    </w:p>
    <w:p w:rsidR="00000000" w:rsidDel="00000000" w:rsidP="00000000" w:rsidRDefault="00000000" w:rsidRPr="00000000" w14:paraId="0000006D">
      <w:pPr>
        <w:rPr>
          <w:sz w:val="23"/>
          <w:szCs w:val="23"/>
        </w:rPr>
      </w:pPr>
      <w:r w:rsidDel="00000000" w:rsidR="00000000" w:rsidRPr="00000000">
        <w:rPr>
          <w:rtl w:val="0"/>
        </w:rPr>
      </w:r>
    </w:p>
    <w:p w:rsidR="00000000" w:rsidDel="00000000" w:rsidP="00000000" w:rsidRDefault="00000000" w:rsidRPr="00000000" w14:paraId="0000006E">
      <w:pPr>
        <w:rPr>
          <w:sz w:val="23"/>
          <w:szCs w:val="23"/>
        </w:rPr>
      </w:pPr>
      <w:r w:rsidDel="00000000" w:rsidR="00000000" w:rsidRPr="00000000">
        <w:rPr>
          <w:rtl w:val="0"/>
        </w:rPr>
      </w:r>
    </w:p>
    <w:p w:rsidR="00000000" w:rsidDel="00000000" w:rsidP="00000000" w:rsidRDefault="00000000" w:rsidRPr="00000000" w14:paraId="0000006F">
      <w:pPr>
        <w:rPr>
          <w:sz w:val="23"/>
          <w:szCs w:val="23"/>
        </w:rPr>
      </w:pPr>
      <w:r w:rsidDel="00000000" w:rsidR="00000000" w:rsidRPr="00000000">
        <w:rPr>
          <w:rtl w:val="0"/>
        </w:rPr>
      </w:r>
    </w:p>
    <w:p w:rsidR="00000000" w:rsidDel="00000000" w:rsidP="00000000" w:rsidRDefault="00000000" w:rsidRPr="00000000" w14:paraId="00000070">
      <w:pPr>
        <w:rPr>
          <w:sz w:val="23"/>
          <w:szCs w:val="23"/>
        </w:rPr>
      </w:pPr>
      <w:r w:rsidDel="00000000" w:rsidR="00000000" w:rsidRPr="00000000">
        <w:rPr>
          <w:rtl w:val="0"/>
        </w:rPr>
      </w:r>
    </w:p>
    <w:p w:rsidR="00000000" w:rsidDel="00000000" w:rsidP="00000000" w:rsidRDefault="00000000" w:rsidRPr="00000000" w14:paraId="00000071">
      <w:pPr>
        <w:rPr>
          <w:sz w:val="23"/>
          <w:szCs w:val="23"/>
        </w:rPr>
      </w:pPr>
      <w:r w:rsidDel="00000000" w:rsidR="00000000" w:rsidRPr="00000000">
        <w:rPr>
          <w:rtl w:val="0"/>
        </w:rPr>
      </w:r>
    </w:p>
    <w:p w:rsidR="00000000" w:rsidDel="00000000" w:rsidP="00000000" w:rsidRDefault="00000000" w:rsidRPr="00000000" w14:paraId="00000072">
      <w:pPr>
        <w:rPr>
          <w:sz w:val="23"/>
          <w:szCs w:val="23"/>
        </w:rPr>
      </w:pPr>
      <w:r w:rsidDel="00000000" w:rsidR="00000000" w:rsidRPr="00000000">
        <w:rPr>
          <w:rtl w:val="0"/>
        </w:rPr>
      </w:r>
    </w:p>
    <w:p w:rsidR="00000000" w:rsidDel="00000000" w:rsidP="00000000" w:rsidRDefault="00000000" w:rsidRPr="00000000" w14:paraId="00000073">
      <w:pPr>
        <w:rPr>
          <w:sz w:val="23"/>
          <w:szCs w:val="23"/>
        </w:rPr>
      </w:pPr>
      <w:r w:rsidDel="00000000" w:rsidR="00000000" w:rsidRPr="00000000">
        <w:rPr>
          <w:rtl w:val="0"/>
        </w:rPr>
      </w:r>
    </w:p>
    <w:p w:rsidR="00000000" w:rsidDel="00000000" w:rsidP="00000000" w:rsidRDefault="00000000" w:rsidRPr="00000000" w14:paraId="00000074">
      <w:pPr>
        <w:rPr>
          <w:sz w:val="23"/>
          <w:szCs w:val="23"/>
        </w:rPr>
      </w:pPr>
      <w:r w:rsidDel="00000000" w:rsidR="00000000" w:rsidRPr="00000000">
        <w:rPr>
          <w:rtl w:val="0"/>
        </w:rPr>
      </w:r>
    </w:p>
    <w:p w:rsidR="00000000" w:rsidDel="00000000" w:rsidP="00000000" w:rsidRDefault="00000000" w:rsidRPr="00000000" w14:paraId="00000075">
      <w:pPr>
        <w:rPr>
          <w:sz w:val="23"/>
          <w:szCs w:val="23"/>
        </w:rPr>
      </w:pPr>
      <w:r w:rsidDel="00000000" w:rsidR="00000000" w:rsidRPr="00000000">
        <w:rPr>
          <w:rtl w:val="0"/>
        </w:rPr>
      </w:r>
    </w:p>
    <w:p w:rsidR="00000000" w:rsidDel="00000000" w:rsidP="00000000" w:rsidRDefault="00000000" w:rsidRPr="00000000" w14:paraId="00000076">
      <w:pPr>
        <w:rPr>
          <w:sz w:val="23"/>
          <w:szCs w:val="23"/>
        </w:rPr>
      </w:pPr>
      <w:r w:rsidDel="00000000" w:rsidR="00000000" w:rsidRPr="00000000">
        <w:rPr>
          <w:rtl w:val="0"/>
        </w:rPr>
      </w:r>
    </w:p>
    <w:p w:rsidR="00000000" w:rsidDel="00000000" w:rsidP="00000000" w:rsidRDefault="00000000" w:rsidRPr="00000000" w14:paraId="00000077">
      <w:pPr>
        <w:rPr>
          <w:sz w:val="23"/>
          <w:szCs w:val="23"/>
        </w:rPr>
      </w:pPr>
      <w:r w:rsidDel="00000000" w:rsidR="00000000" w:rsidRPr="00000000">
        <w:rPr>
          <w:rtl w:val="0"/>
        </w:rPr>
      </w:r>
    </w:p>
    <w:p w:rsidR="00000000" w:rsidDel="00000000" w:rsidP="00000000" w:rsidRDefault="00000000" w:rsidRPr="00000000" w14:paraId="00000078">
      <w:pPr>
        <w:rPr>
          <w:sz w:val="23"/>
          <w:szCs w:val="23"/>
        </w:rPr>
      </w:pPr>
      <w:r w:rsidDel="00000000" w:rsidR="00000000" w:rsidRPr="00000000">
        <w:rPr>
          <w:rtl w:val="0"/>
        </w:rPr>
      </w:r>
    </w:p>
    <w:p w:rsidR="00000000" w:rsidDel="00000000" w:rsidP="00000000" w:rsidRDefault="00000000" w:rsidRPr="00000000" w14:paraId="00000079">
      <w:pPr>
        <w:rPr>
          <w:sz w:val="23"/>
          <w:szCs w:val="23"/>
        </w:rPr>
      </w:pPr>
      <w:r w:rsidDel="00000000" w:rsidR="00000000" w:rsidRPr="00000000">
        <w:rPr>
          <w:rtl w:val="0"/>
        </w:rPr>
      </w:r>
    </w:p>
    <w:p w:rsidR="00000000" w:rsidDel="00000000" w:rsidP="00000000" w:rsidRDefault="00000000" w:rsidRPr="00000000" w14:paraId="0000007A">
      <w:pPr>
        <w:rPr>
          <w:sz w:val="23"/>
          <w:szCs w:val="23"/>
        </w:rPr>
      </w:pPr>
      <w:r w:rsidDel="00000000" w:rsidR="00000000" w:rsidRPr="00000000">
        <w:rPr>
          <w:rtl w:val="0"/>
        </w:rPr>
      </w:r>
    </w:p>
    <w:p w:rsidR="00000000" w:rsidDel="00000000" w:rsidP="00000000" w:rsidRDefault="00000000" w:rsidRPr="00000000" w14:paraId="0000007B">
      <w:pPr>
        <w:rPr>
          <w:sz w:val="23"/>
          <w:szCs w:val="23"/>
        </w:rPr>
      </w:pPr>
      <w:r w:rsidDel="00000000" w:rsidR="00000000" w:rsidRPr="00000000">
        <w:rPr>
          <w:rtl w:val="0"/>
        </w:rPr>
      </w:r>
    </w:p>
    <w:p w:rsidR="00000000" w:rsidDel="00000000" w:rsidP="00000000" w:rsidRDefault="00000000" w:rsidRPr="00000000" w14:paraId="0000007C">
      <w:pPr>
        <w:rPr>
          <w:sz w:val="23"/>
          <w:szCs w:val="23"/>
        </w:rPr>
      </w:pPr>
      <w:r w:rsidDel="00000000" w:rsidR="00000000" w:rsidRPr="00000000">
        <w:rPr>
          <w:rtl w:val="0"/>
        </w:rPr>
      </w:r>
    </w:p>
    <w:p w:rsidR="00000000" w:rsidDel="00000000" w:rsidP="00000000" w:rsidRDefault="00000000" w:rsidRPr="00000000" w14:paraId="0000007D">
      <w:pPr>
        <w:rPr>
          <w:sz w:val="23"/>
          <w:szCs w:val="23"/>
        </w:rPr>
      </w:pPr>
      <w:r w:rsidDel="00000000" w:rsidR="00000000" w:rsidRPr="00000000">
        <w:rPr>
          <w:rtl w:val="0"/>
        </w:rPr>
      </w:r>
    </w:p>
    <w:p w:rsidR="00000000" w:rsidDel="00000000" w:rsidP="00000000" w:rsidRDefault="00000000" w:rsidRPr="00000000" w14:paraId="0000007E">
      <w:pPr>
        <w:rPr>
          <w:sz w:val="23"/>
          <w:szCs w:val="23"/>
        </w:rPr>
      </w:pPr>
      <w:r w:rsidDel="00000000" w:rsidR="00000000" w:rsidRPr="00000000">
        <w:rPr>
          <w:rtl w:val="0"/>
        </w:rPr>
      </w:r>
    </w:p>
    <w:p w:rsidR="00000000" w:rsidDel="00000000" w:rsidP="00000000" w:rsidRDefault="00000000" w:rsidRPr="00000000" w14:paraId="0000007F">
      <w:pPr>
        <w:rPr>
          <w:sz w:val="23"/>
          <w:szCs w:val="23"/>
        </w:rPr>
      </w:pPr>
      <w:r w:rsidDel="00000000" w:rsidR="00000000" w:rsidRPr="00000000">
        <w:rPr>
          <w:rtl w:val="0"/>
        </w:rPr>
      </w:r>
    </w:p>
    <w:p w:rsidR="00000000" w:rsidDel="00000000" w:rsidP="00000000" w:rsidRDefault="00000000" w:rsidRPr="00000000" w14:paraId="00000080">
      <w:pPr>
        <w:rPr>
          <w:sz w:val="23"/>
          <w:szCs w:val="23"/>
        </w:rPr>
      </w:pPr>
      <w:r w:rsidDel="00000000" w:rsidR="00000000" w:rsidRPr="00000000">
        <w:rPr>
          <w:rtl w:val="0"/>
        </w:rPr>
      </w:r>
    </w:p>
    <w:p w:rsidR="00000000" w:rsidDel="00000000" w:rsidP="00000000" w:rsidRDefault="00000000" w:rsidRPr="00000000" w14:paraId="00000081">
      <w:pPr>
        <w:rPr>
          <w:sz w:val="23"/>
          <w:szCs w:val="23"/>
        </w:rPr>
      </w:pPr>
      <w:r w:rsidDel="00000000" w:rsidR="00000000" w:rsidRPr="00000000">
        <w:rPr>
          <w:rtl w:val="0"/>
        </w:rPr>
      </w:r>
    </w:p>
    <w:p w:rsidR="00000000" w:rsidDel="00000000" w:rsidP="00000000" w:rsidRDefault="00000000" w:rsidRPr="00000000" w14:paraId="00000082">
      <w:pPr>
        <w:rPr>
          <w:sz w:val="23"/>
          <w:szCs w:val="23"/>
        </w:rPr>
      </w:pPr>
      <w:r w:rsidDel="00000000" w:rsidR="00000000" w:rsidRPr="00000000">
        <w:rPr>
          <w:rtl w:val="0"/>
        </w:rPr>
      </w:r>
    </w:p>
    <w:p w:rsidR="00000000" w:rsidDel="00000000" w:rsidP="00000000" w:rsidRDefault="00000000" w:rsidRPr="00000000" w14:paraId="00000083">
      <w:pPr>
        <w:pStyle w:val="Heading1"/>
        <w:rPr/>
      </w:pPr>
      <w:bookmarkStart w:colFirst="0" w:colLast="0" w:name="_67lp49n0r0le" w:id="2"/>
      <w:bookmarkEnd w:id="2"/>
      <w:r w:rsidDel="00000000" w:rsidR="00000000" w:rsidRPr="00000000">
        <w:rPr>
          <w:rFonts w:ascii="Arial Unicode MS" w:cs="Arial Unicode MS" w:eastAsia="Arial Unicode MS" w:hAnsi="Arial Unicode MS"/>
          <w:rtl w:val="0"/>
        </w:rPr>
        <w:t xml:space="preserve">1 규칙 섹션</w:t>
      </w:r>
    </w:p>
    <w:p w:rsidR="00000000" w:rsidDel="00000000" w:rsidP="00000000" w:rsidRDefault="00000000" w:rsidRPr="00000000" w14:paraId="00000084">
      <w:pPr>
        <w:pStyle w:val="Heading1"/>
        <w:rPr/>
      </w:pPr>
      <w:bookmarkStart w:colFirst="0" w:colLast="0" w:name="_x3qcxxopqkgg" w:id="3"/>
      <w:bookmarkEnd w:id="3"/>
      <w:r w:rsidDel="00000000" w:rsidR="00000000" w:rsidRPr="00000000">
        <w:rPr>
          <w:rFonts w:ascii="Arial Unicode MS" w:cs="Arial Unicode MS" w:eastAsia="Arial Unicode MS" w:hAnsi="Arial Unicode MS"/>
          <w:rtl w:val="0"/>
        </w:rPr>
        <w:t xml:space="preserve">1.1 서문</w:t>
      </w:r>
    </w:p>
    <w:p w:rsidR="00000000" w:rsidDel="00000000" w:rsidP="00000000" w:rsidRDefault="00000000" w:rsidRPr="00000000" w14:paraId="00000085">
      <w:pPr>
        <w:rPr>
          <w:sz w:val="23"/>
          <w:szCs w:val="23"/>
        </w:rPr>
      </w:pPr>
      <w:r w:rsidDel="00000000" w:rsidR="00000000" w:rsidRPr="00000000">
        <w:rPr>
          <w:rFonts w:ascii="Arial Unicode MS" w:cs="Arial Unicode MS" w:eastAsia="Arial Unicode MS" w:hAnsi="Arial Unicode MS"/>
          <w:sz w:val="23"/>
          <w:szCs w:val="23"/>
          <w:rtl w:val="0"/>
        </w:rPr>
        <w:t xml:space="preserve">제가 대학교에 막 입학했을 때, 처음으로 TRPG를 접하게 되었습니다. 그때 플레이한 것은 DND(Dungeons &amp; Dragons)였는데, 그 이후로 이 신비로운 세계에 매료되어 한 번도 경험해보지 못한 게임 형식에 심취하게 되었고, 그 이후로 깊이 빠져들게 되었습니다.</w:t>
      </w:r>
    </w:p>
    <w:p w:rsidR="00000000" w:rsidDel="00000000" w:rsidP="00000000" w:rsidRDefault="00000000" w:rsidRPr="00000000" w14:paraId="00000086">
      <w:pPr>
        <w:rPr>
          <w:sz w:val="23"/>
          <w:szCs w:val="23"/>
        </w:rPr>
      </w:pPr>
      <w:r w:rsidDel="00000000" w:rsidR="00000000" w:rsidRPr="00000000">
        <w:rPr>
          <w:rtl w:val="0"/>
        </w:rPr>
      </w:r>
    </w:p>
    <w:p w:rsidR="00000000" w:rsidDel="00000000" w:rsidP="00000000" w:rsidRDefault="00000000" w:rsidRPr="00000000" w14:paraId="00000087">
      <w:pPr>
        <w:rPr>
          <w:sz w:val="23"/>
          <w:szCs w:val="23"/>
        </w:rPr>
      </w:pPr>
      <w:r w:rsidDel="00000000" w:rsidR="00000000" w:rsidRPr="00000000">
        <w:rPr>
          <w:rFonts w:ascii="Arial Unicode MS" w:cs="Arial Unicode MS" w:eastAsia="Arial Unicode MS" w:hAnsi="Arial Unicode MS"/>
          <w:sz w:val="23"/>
          <w:szCs w:val="23"/>
          <w:rtl w:val="0"/>
        </w:rPr>
        <w:t xml:space="preserve">시간이 지나면서, 저는 무한류의 시조 작품을 접하게 되었고, 이 소설은 제 주변의 TRPG 동호회에서 큰 인기를 끌었습니다. 우리는 소설 속의 묘사와 설정에 큰 흥미를 느꼈고, 우리만의 무한류 TRPG 규칙을 만들기로 결정했습니다. </w:t>
      </w:r>
    </w:p>
    <w:p w:rsidR="00000000" w:rsidDel="00000000" w:rsidP="00000000" w:rsidRDefault="00000000" w:rsidRPr="00000000" w14:paraId="00000088">
      <w:pPr>
        <w:rPr>
          <w:sz w:val="23"/>
          <w:szCs w:val="23"/>
        </w:rPr>
      </w:pPr>
      <w:r w:rsidDel="00000000" w:rsidR="00000000" w:rsidRPr="00000000">
        <w:rPr>
          <w:rtl w:val="0"/>
        </w:rPr>
      </w:r>
    </w:p>
    <w:p w:rsidR="00000000" w:rsidDel="00000000" w:rsidP="00000000" w:rsidRDefault="00000000" w:rsidRPr="00000000" w14:paraId="00000089">
      <w:pPr>
        <w:rPr>
          <w:sz w:val="23"/>
          <w:szCs w:val="23"/>
        </w:rPr>
      </w:pPr>
      <w:r w:rsidDel="00000000" w:rsidR="00000000" w:rsidRPr="00000000">
        <w:rPr>
          <w:rFonts w:ascii="Arial Unicode MS" w:cs="Arial Unicode MS" w:eastAsia="Arial Unicode MS" w:hAnsi="Arial Unicode MS"/>
          <w:sz w:val="23"/>
          <w:szCs w:val="23"/>
          <w:rtl w:val="0"/>
        </w:rPr>
        <w:t xml:space="preserve">그 후, 팀 내 일부 플레이어들은 이미 누군가가 이런 작업을 하고 있다는 사실을 발견했습니다. 그래서 실용주의를 따르는 우리는 인터넷에서 찾은 규칙을 사용하기 시작했지만, 늘 만족스럽지는 않았습니다.</w:t>
      </w:r>
    </w:p>
    <w:p w:rsidR="00000000" w:rsidDel="00000000" w:rsidP="00000000" w:rsidRDefault="00000000" w:rsidRPr="00000000" w14:paraId="0000008A">
      <w:pPr>
        <w:rPr>
          <w:sz w:val="23"/>
          <w:szCs w:val="23"/>
        </w:rPr>
      </w:pPr>
      <w:r w:rsidDel="00000000" w:rsidR="00000000" w:rsidRPr="00000000">
        <w:rPr>
          <w:rtl w:val="0"/>
        </w:rPr>
      </w:r>
    </w:p>
    <w:p w:rsidR="00000000" w:rsidDel="00000000" w:rsidP="00000000" w:rsidRDefault="00000000" w:rsidRPr="00000000" w14:paraId="0000008B">
      <w:pPr>
        <w:rPr>
          <w:sz w:val="23"/>
          <w:szCs w:val="23"/>
        </w:rPr>
      </w:pPr>
      <w:r w:rsidDel="00000000" w:rsidR="00000000" w:rsidRPr="00000000">
        <w:rPr>
          <w:rFonts w:ascii="Arial Unicode MS" w:cs="Arial Unicode MS" w:eastAsia="Arial Unicode MS" w:hAnsi="Arial Unicode MS"/>
          <w:sz w:val="23"/>
          <w:szCs w:val="23"/>
          <w:rtl w:val="0"/>
        </w:rPr>
        <w:t xml:space="preserve">2012년, 제 보드게임 카페가 문을 열었을 때, 한 가지 생각이 떠올랐습니다. 인터넷에 있는 모든 무한류 관련 규칙을 정리하고 수정하는 것이었죠. 생각한 대로 바로 실행에 옮겼고, 곧 완전히 새로운 개정판 규칙서가 탄생했습니다. </w:t>
      </w:r>
    </w:p>
    <w:p w:rsidR="00000000" w:rsidDel="00000000" w:rsidP="00000000" w:rsidRDefault="00000000" w:rsidRPr="00000000" w14:paraId="0000008C">
      <w:pPr>
        <w:rPr>
          <w:sz w:val="23"/>
          <w:szCs w:val="23"/>
        </w:rPr>
      </w:pPr>
      <w:r w:rsidDel="00000000" w:rsidR="00000000" w:rsidRPr="00000000">
        <w:rPr>
          <w:rtl w:val="0"/>
        </w:rPr>
      </w:r>
    </w:p>
    <w:p w:rsidR="00000000" w:rsidDel="00000000" w:rsidP="00000000" w:rsidRDefault="00000000" w:rsidRPr="00000000" w14:paraId="0000008D">
      <w:pPr>
        <w:rPr>
          <w:sz w:val="23"/>
          <w:szCs w:val="23"/>
        </w:rPr>
      </w:pPr>
      <w:r w:rsidDel="00000000" w:rsidR="00000000" w:rsidRPr="00000000">
        <w:rPr>
          <w:rFonts w:ascii="Arial Unicode MS" w:cs="Arial Unicode MS" w:eastAsia="Arial Unicode MS" w:hAnsi="Arial Unicode MS"/>
          <w:sz w:val="23"/>
          <w:szCs w:val="23"/>
          <w:rtl w:val="0"/>
        </w:rPr>
        <w:t xml:space="preserve">그 후, 이 규칙서는 10년 넘게 저와 함께했으며, 20개 이상의 버전으로 수정 및 업데이트되었고, 많은 인기를 누렸습니다. 하지만 새로운 개정 규칙과 새로운 자원이 추가되면서 점점 더 많은 문제가 발생했고, 저 또한 원래의 규칙에 대해 더 깊은 이해를 갖게 되었습니다.</w:t>
      </w:r>
    </w:p>
    <w:p w:rsidR="00000000" w:rsidDel="00000000" w:rsidP="00000000" w:rsidRDefault="00000000" w:rsidRPr="00000000" w14:paraId="0000008E">
      <w:pPr>
        <w:rPr>
          <w:sz w:val="23"/>
          <w:szCs w:val="23"/>
        </w:rPr>
      </w:pPr>
      <w:r w:rsidDel="00000000" w:rsidR="00000000" w:rsidRPr="00000000">
        <w:rPr>
          <w:rtl w:val="0"/>
        </w:rPr>
      </w:r>
    </w:p>
    <w:p w:rsidR="00000000" w:rsidDel="00000000" w:rsidP="00000000" w:rsidRDefault="00000000" w:rsidRPr="00000000" w14:paraId="0000008F">
      <w:pPr>
        <w:rPr>
          <w:sz w:val="23"/>
          <w:szCs w:val="23"/>
        </w:rPr>
      </w:pPr>
      <w:r w:rsidDel="00000000" w:rsidR="00000000" w:rsidRPr="00000000">
        <w:rPr>
          <w:rFonts w:ascii="Arial Unicode MS" w:cs="Arial Unicode MS" w:eastAsia="Arial Unicode MS" w:hAnsi="Arial Unicode MS"/>
          <w:sz w:val="23"/>
          <w:szCs w:val="23"/>
          <w:rtl w:val="0"/>
        </w:rPr>
        <w:t xml:space="preserve">그래서 2022년 설날, 저는 한 가지 결정을 내렸습니다. 바로 새로운 규칙서를 쓰기로 한 것이죠. 이 책은 제가 그동안 배운 경험을 총정리하고, 보존하고 긍정할 만한 가치가 있는 규칙들을 담을 것입니다. 어쨌든 지난 10년 동안 저는 방대한 양의 데이터와 자료를 수집했으니까요. </w:t>
      </w:r>
    </w:p>
    <w:p w:rsidR="00000000" w:rsidDel="00000000" w:rsidP="00000000" w:rsidRDefault="00000000" w:rsidRPr="00000000" w14:paraId="00000090">
      <w:pPr>
        <w:rPr>
          <w:sz w:val="23"/>
          <w:szCs w:val="23"/>
        </w:rPr>
      </w:pPr>
      <w:r w:rsidDel="00000000" w:rsidR="00000000" w:rsidRPr="00000000">
        <w:rPr>
          <w:rtl w:val="0"/>
        </w:rPr>
      </w:r>
    </w:p>
    <w:p w:rsidR="00000000" w:rsidDel="00000000" w:rsidP="00000000" w:rsidRDefault="00000000" w:rsidRPr="00000000" w14:paraId="00000091">
      <w:pPr>
        <w:rPr>
          <w:sz w:val="23"/>
          <w:szCs w:val="23"/>
        </w:rPr>
      </w:pPr>
      <w:r w:rsidDel="00000000" w:rsidR="00000000" w:rsidRPr="00000000">
        <w:rPr>
          <w:rFonts w:ascii="Arial Unicode MS" w:cs="Arial Unicode MS" w:eastAsia="Arial Unicode MS" w:hAnsi="Arial Unicode MS"/>
          <w:sz w:val="23"/>
          <w:szCs w:val="23"/>
          <w:rtl w:val="0"/>
        </w:rPr>
        <w:t xml:space="preserve">여러분의 지지에 진심으로 감사드립니다. </w:t>
      </w:r>
    </w:p>
    <w:p w:rsidR="00000000" w:rsidDel="00000000" w:rsidP="00000000" w:rsidRDefault="00000000" w:rsidRPr="00000000" w14:paraId="00000092">
      <w:pPr>
        <w:rPr>
          <w:sz w:val="23"/>
          <w:szCs w:val="23"/>
        </w:rPr>
      </w:pPr>
      <w:r w:rsidDel="00000000" w:rsidR="00000000" w:rsidRPr="00000000">
        <w:rPr>
          <w:rFonts w:ascii="Arial Unicode MS" w:cs="Arial Unicode MS" w:eastAsia="Arial Unicode MS" w:hAnsi="Arial Unicode MS"/>
          <w:sz w:val="23"/>
          <w:szCs w:val="23"/>
          <w:rtl w:val="0"/>
        </w:rPr>
        <w:t xml:space="preserve">이 책의 이름은 《무한류 TRPG 규칙서》로 정했습니다. 탁월한 자유도는 이 규칙의 최대 매력입니다. 당신은 이 규칙 안에서 내공과 마력을 겸비하고, 한 손으로는 백리어검을, 다른 손으로는 파이어볼을 던질 수 있습니다. 혹은 건담을 타고 노산승룡패를 쓰거나, 심지어 자신을 트랜스포머로 개조한 뒤 AT 필드를 펼치는 것도 어려운 일이 아닙니다.  </w:t>
      </w:r>
    </w:p>
    <w:p w:rsidR="00000000" w:rsidDel="00000000" w:rsidP="00000000" w:rsidRDefault="00000000" w:rsidRPr="00000000" w14:paraId="00000093">
      <w:pPr>
        <w:rPr>
          <w:sz w:val="23"/>
          <w:szCs w:val="23"/>
        </w:rPr>
      </w:pPr>
      <w:r w:rsidDel="00000000" w:rsidR="00000000" w:rsidRPr="00000000">
        <w:rPr>
          <w:rtl w:val="0"/>
        </w:rPr>
      </w:r>
    </w:p>
    <w:p w:rsidR="00000000" w:rsidDel="00000000" w:rsidP="00000000" w:rsidRDefault="00000000" w:rsidRPr="00000000" w14:paraId="00000094">
      <w:pPr>
        <w:rPr>
          <w:sz w:val="23"/>
          <w:szCs w:val="23"/>
        </w:rPr>
      </w:pPr>
      <w:r w:rsidDel="00000000" w:rsidR="00000000" w:rsidRPr="00000000">
        <w:rPr>
          <w:rFonts w:ascii="Arial Unicode MS" w:cs="Arial Unicode MS" w:eastAsia="Arial Unicode MS" w:hAnsi="Arial Unicode MS"/>
          <w:sz w:val="23"/>
          <w:szCs w:val="23"/>
          <w:rtl w:val="0"/>
        </w:rPr>
        <w:t xml:space="preserve">또한 이런 강력한 능력을 지닌 채로 자신에게 익숙한 게임, 영화, 애니메이션 세계에 등장할 수 있습니다. 그 안의 등장인물들과 싸우고, 친구가 되고, 더 나아가 관계를 발전시킬 수도 있죠! 당신에게 그런 능력만 있다면 말입니다. 게임 후반부에는 당신과 같은 조건을 가진 강자들과 겨룰 수도 있습니다.</w:t>
      </w:r>
    </w:p>
    <w:p w:rsidR="00000000" w:rsidDel="00000000" w:rsidP="00000000" w:rsidRDefault="00000000" w:rsidRPr="00000000" w14:paraId="00000095">
      <w:pPr>
        <w:rPr>
          <w:sz w:val="23"/>
          <w:szCs w:val="23"/>
        </w:rPr>
      </w:pPr>
      <w:r w:rsidDel="00000000" w:rsidR="00000000" w:rsidRPr="00000000">
        <w:rPr>
          <w:rtl w:val="0"/>
        </w:rPr>
      </w:r>
    </w:p>
    <w:p w:rsidR="00000000" w:rsidDel="00000000" w:rsidP="00000000" w:rsidRDefault="00000000" w:rsidRPr="00000000" w14:paraId="00000096">
      <w:pPr>
        <w:rPr>
          <w:sz w:val="23"/>
          <w:szCs w:val="23"/>
        </w:rPr>
      </w:pPr>
      <w:r w:rsidDel="00000000" w:rsidR="00000000" w:rsidRPr="00000000">
        <w:rPr>
          <w:rFonts w:ascii="Arial Unicode MS" w:cs="Arial Unicode MS" w:eastAsia="Arial Unicode MS" w:hAnsi="Arial Unicode MS"/>
          <w:sz w:val="23"/>
          <w:szCs w:val="23"/>
          <w:rtl w:val="0"/>
        </w:rPr>
        <w:t xml:space="preserve">이런 것들에 흥미가 있다면, 이 규칙을 한번 시도해보는 것은 어떨까요?</w:t>
      </w:r>
    </w:p>
    <w:p w:rsidR="00000000" w:rsidDel="00000000" w:rsidP="00000000" w:rsidRDefault="00000000" w:rsidRPr="00000000" w14:paraId="00000097">
      <w:pPr>
        <w:rPr>
          <w:sz w:val="23"/>
          <w:szCs w:val="23"/>
        </w:rPr>
      </w:pPr>
      <w:r w:rsidDel="00000000" w:rsidR="00000000" w:rsidRPr="00000000">
        <w:rPr>
          <w:rFonts w:ascii="Arial Unicode MS" w:cs="Arial Unicode MS" w:eastAsia="Arial Unicode MS" w:hAnsi="Arial Unicode MS"/>
          <w:sz w:val="23"/>
          <w:szCs w:val="23"/>
          <w:rtl w:val="0"/>
        </w:rPr>
        <w:t xml:space="preserve">이 규칙을 잘 즐기기 위해서는 모든 규칙을 외울 필요가 없습니다. 해야 할 일은 단 두 가지뿐입니다. 함께 </w:t>
      </w:r>
      <w:del w:author="김우민" w:id="0" w:date="2026-02-14T00:06:33Z">
        <w:r w:rsidDel="00000000" w:rsidR="00000000" w:rsidRPr="00000000">
          <w:rPr>
            <w:sz w:val="23"/>
            <w:szCs w:val="23"/>
            <w:rtl w:val="0"/>
          </w:rPr>
          <w:delText xml:space="preserve">이 게임을</w:delText>
        </w:r>
      </w:del>
      <w:r w:rsidDel="00000000" w:rsidR="00000000" w:rsidRPr="00000000">
        <w:rPr>
          <w:rFonts w:ascii="Arial Unicode MS" w:cs="Arial Unicode MS" w:eastAsia="Arial Unicode MS" w:hAnsi="Arial Unicode MS"/>
          <w:sz w:val="23"/>
          <w:szCs w:val="23"/>
          <w:rtl w:val="0"/>
        </w:rPr>
        <w:t xml:space="preserve"> 즐길 수 있는 친구들을 찾고, 그 속에서 즐거움을 얻는 것입니다. 기억해야 할 한 가지는, 모든 게임과 규칙은 여러분이 즐거움을 얻기 위해 존재한다는 사실입니다. 플레이어의 즐거움이 무엇보다 중요합니다. </w:t>
      </w:r>
    </w:p>
    <w:p w:rsidR="00000000" w:rsidDel="00000000" w:rsidP="00000000" w:rsidRDefault="00000000" w:rsidRPr="00000000" w14:paraId="00000098">
      <w:pPr>
        <w:rPr>
          <w:sz w:val="23"/>
          <w:szCs w:val="23"/>
        </w:rPr>
      </w:pPr>
      <w:r w:rsidDel="00000000" w:rsidR="00000000" w:rsidRPr="00000000">
        <w:rPr>
          <w:rtl w:val="0"/>
        </w:rPr>
      </w:r>
    </w:p>
    <w:p w:rsidR="00000000" w:rsidDel="00000000" w:rsidP="00000000" w:rsidRDefault="00000000" w:rsidRPr="00000000" w14:paraId="00000099">
      <w:pPr>
        <w:rPr>
          <w:sz w:val="23"/>
          <w:szCs w:val="23"/>
        </w:rPr>
      </w:pPr>
      <w:r w:rsidDel="00000000" w:rsidR="00000000" w:rsidRPr="00000000">
        <w:rPr>
          <w:rFonts w:ascii="Arial Unicode MS" w:cs="Arial Unicode MS" w:eastAsia="Arial Unicode MS" w:hAnsi="Arial Unicode MS"/>
          <w:sz w:val="23"/>
          <w:szCs w:val="23"/>
          <w:rtl w:val="0"/>
        </w:rPr>
        <w:t xml:space="preserve">이 게임에서 모든 플레이어는 자신 이야기의 주인공이자 창작자입니다. 여러분은 함께 멋진 모험을 경험하고, 파란만장한 이야기를 시작하며, 평범하지 않은 인생을 성취합니다. 어려움을 극복하고, 적을 물리치고, 문제를 해결해야 합니다. 게임에 소극적으로 맞서지 말고, 개인적인 이익을 위해 우정을 해치지 마세요.</w:t>
      </w:r>
    </w:p>
    <w:p w:rsidR="00000000" w:rsidDel="00000000" w:rsidP="00000000" w:rsidRDefault="00000000" w:rsidRPr="00000000" w14:paraId="0000009A">
      <w:pPr>
        <w:rPr>
          <w:sz w:val="23"/>
          <w:szCs w:val="23"/>
        </w:rPr>
      </w:pPr>
      <w:r w:rsidDel="00000000" w:rsidR="00000000" w:rsidRPr="00000000">
        <w:rPr>
          <w:rtl w:val="0"/>
        </w:rPr>
      </w:r>
    </w:p>
    <w:p w:rsidR="00000000" w:rsidDel="00000000" w:rsidP="00000000" w:rsidRDefault="00000000" w:rsidRPr="00000000" w14:paraId="0000009B">
      <w:pPr>
        <w:rPr>
          <w:sz w:val="23"/>
          <w:szCs w:val="23"/>
        </w:rPr>
      </w:pPr>
      <w:r w:rsidDel="00000000" w:rsidR="00000000" w:rsidRPr="00000000">
        <w:rPr>
          <w:rFonts w:ascii="Arial Unicode MS" w:cs="Arial Unicode MS" w:eastAsia="Arial Unicode MS" w:hAnsi="Arial Unicode MS"/>
          <w:sz w:val="23"/>
          <w:szCs w:val="23"/>
          <w:rtl w:val="0"/>
        </w:rPr>
        <w:t xml:space="preserve">물론, 오늘날 우리가 이 규칙을 손에 넣을 수 있는 것은 수많은 선구자들의 헌신 덕분입니다.  </w:t>
      </w:r>
    </w:p>
    <w:p w:rsidR="00000000" w:rsidDel="00000000" w:rsidP="00000000" w:rsidRDefault="00000000" w:rsidRPr="00000000" w14:paraId="0000009C">
      <w:pPr>
        <w:rPr>
          <w:sz w:val="23"/>
          <w:szCs w:val="23"/>
        </w:rPr>
      </w:pPr>
      <w:r w:rsidDel="00000000" w:rsidR="00000000" w:rsidRPr="00000000">
        <w:rPr>
          <w:rFonts w:ascii="Arial Unicode MS" w:cs="Arial Unicode MS" w:eastAsia="Arial Unicode MS" w:hAnsi="Arial Unicode MS"/>
          <w:sz w:val="23"/>
          <w:szCs w:val="23"/>
          <w:rtl w:val="0"/>
        </w:rPr>
        <w:t xml:space="preserve">역신저, 엽란주, 섹시탄환 등 이분들의 혼신의 역작 덕분이죠. (지면 관계상 자세한 명단은 "명예의 전당" 페이지를 참조하세요.)</w:t>
      </w:r>
    </w:p>
    <w:p w:rsidR="00000000" w:rsidDel="00000000" w:rsidP="00000000" w:rsidRDefault="00000000" w:rsidRPr="00000000" w14:paraId="0000009D">
      <w:pPr>
        <w:rPr>
          <w:sz w:val="23"/>
          <w:szCs w:val="23"/>
        </w:rPr>
      </w:pPr>
      <w:r w:rsidDel="00000000" w:rsidR="00000000" w:rsidRPr="00000000">
        <w:rPr>
          <w:rFonts w:ascii="Arial Unicode MS" w:cs="Arial Unicode MS" w:eastAsia="Arial Unicode MS" w:hAnsi="Arial Unicode MS"/>
          <w:sz w:val="23"/>
          <w:szCs w:val="23"/>
          <w:rtl w:val="0"/>
        </w:rPr>
        <w:t xml:space="preserve">물론 우리는 무한류 장르를 개척한 소설가 분들께도 감사의 말씀을 전합니다.</w:t>
      </w:r>
    </w:p>
    <w:p w:rsidR="00000000" w:rsidDel="00000000" w:rsidP="00000000" w:rsidRDefault="00000000" w:rsidRPr="00000000" w14:paraId="0000009E">
      <w:pPr>
        <w:rPr>
          <w:sz w:val="23"/>
          <w:szCs w:val="23"/>
        </w:rPr>
      </w:pPr>
      <w:r w:rsidDel="00000000" w:rsidR="00000000" w:rsidRPr="00000000">
        <w:rPr>
          <w:rtl w:val="0"/>
        </w:rPr>
      </w:r>
    </w:p>
    <w:p w:rsidR="00000000" w:rsidDel="00000000" w:rsidP="00000000" w:rsidRDefault="00000000" w:rsidRPr="00000000" w14:paraId="0000009F">
      <w:pPr>
        <w:pStyle w:val="Heading1"/>
        <w:rPr/>
      </w:pPr>
      <w:bookmarkStart w:colFirst="0" w:colLast="0" w:name="_uj60pttarwyo" w:id="4"/>
      <w:bookmarkEnd w:id="4"/>
      <w:r w:rsidDel="00000000" w:rsidR="00000000" w:rsidRPr="00000000">
        <w:rPr>
          <w:rFonts w:ascii="Arial Unicode MS" w:cs="Arial Unicode MS" w:eastAsia="Arial Unicode MS" w:hAnsi="Arial Unicode MS"/>
          <w:rtl w:val="0"/>
        </w:rPr>
        <w:t xml:space="preserve">1.2 소개</w:t>
      </w:r>
    </w:p>
    <w:p w:rsidR="00000000" w:rsidDel="00000000" w:rsidP="00000000" w:rsidRDefault="00000000" w:rsidRPr="00000000" w14:paraId="000000A0">
      <w:pPr>
        <w:rPr>
          <w:sz w:val="23"/>
          <w:szCs w:val="23"/>
        </w:rPr>
      </w:pPr>
      <w:r w:rsidDel="00000000" w:rsidR="00000000" w:rsidRPr="00000000">
        <w:rPr>
          <w:sz w:val="23"/>
          <w:szCs w:val="23"/>
          <w:rtl w:val="0"/>
        </w:rPr>
        <w:t xml:space="preserve">=====================================================================</w:t>
      </w:r>
    </w:p>
    <w:p w:rsidR="00000000" w:rsidDel="00000000" w:rsidP="00000000" w:rsidRDefault="00000000" w:rsidRPr="00000000" w14:paraId="000000A1">
      <w:pPr>
        <w:rPr>
          <w:sz w:val="23"/>
          <w:szCs w:val="23"/>
        </w:rPr>
      </w:pPr>
      <w:r w:rsidDel="00000000" w:rsidR="00000000" w:rsidRPr="00000000">
        <w:rPr>
          <w:sz w:val="23"/>
          <w:szCs w:val="23"/>
          <w:rtl w:val="0"/>
        </w:rPr>
        <w:t xml:space="preserve">======================================</w:t>
      </w:r>
    </w:p>
    <w:p w:rsidR="00000000" w:rsidDel="00000000" w:rsidP="00000000" w:rsidRDefault="00000000" w:rsidRPr="00000000" w14:paraId="000000A2">
      <w:pPr>
        <w:rPr>
          <w:sz w:val="23"/>
          <w:szCs w:val="23"/>
        </w:rPr>
      </w:pPr>
      <w:r w:rsidDel="00000000" w:rsidR="00000000" w:rsidRPr="00000000">
        <w:rPr>
          <w:rFonts w:ascii="Arial Unicode MS" w:cs="Arial Unicode MS" w:eastAsia="Arial Unicode MS" w:hAnsi="Arial Unicode MS"/>
          <w:sz w:val="23"/>
          <w:szCs w:val="23"/>
          <w:rtl w:val="0"/>
        </w:rPr>
        <w:t xml:space="preserve">윤회지경에 오신 것을 환영합니다. 무한류 게임 세계에 오신 것을 환영합니다.</w:t>
      </w:r>
    </w:p>
    <w:p w:rsidR="00000000" w:rsidDel="00000000" w:rsidP="00000000" w:rsidRDefault="00000000" w:rsidRPr="00000000" w14:paraId="000000A3">
      <w:pPr>
        <w:rPr>
          <w:sz w:val="23"/>
          <w:szCs w:val="23"/>
        </w:rPr>
      </w:pPr>
      <w:r w:rsidDel="00000000" w:rsidR="00000000" w:rsidRPr="00000000">
        <w:rPr>
          <w:rFonts w:ascii="Arial Unicode MS" w:cs="Arial Unicode MS" w:eastAsia="Arial Unicode MS" w:hAnsi="Arial Unicode MS"/>
          <w:sz w:val="23"/>
          <w:szCs w:val="23"/>
          <w:rtl w:val="0"/>
        </w:rPr>
        <w:t xml:space="preserve">무한류 TRPG는 SF, 마법, 초능력 등의 스토리 배경을 포함하는 내러티브 롤플레잉 게임입니다. </w:t>
      </w:r>
    </w:p>
    <w:p w:rsidR="00000000" w:rsidDel="00000000" w:rsidP="00000000" w:rsidRDefault="00000000" w:rsidRPr="00000000" w14:paraId="000000A4">
      <w:pPr>
        <w:rPr>
          <w:sz w:val="23"/>
          <w:szCs w:val="23"/>
        </w:rPr>
      </w:pPr>
      <w:r w:rsidDel="00000000" w:rsidR="00000000" w:rsidRPr="00000000">
        <w:rPr>
          <w:rFonts w:ascii="Arial Unicode MS" w:cs="Arial Unicode MS" w:eastAsia="Arial Unicode MS" w:hAnsi="Arial Unicode MS"/>
          <w:sz w:val="23"/>
          <w:szCs w:val="23"/>
          <w:rtl w:val="0"/>
        </w:rPr>
        <w:t xml:space="preserve">TRPG 게임으로서 어린 시절에 했던 역할놀이와 비슷하지만, 그것과 다른 점은 TRPG 게임에서는 플레이어들의 모험 스토리에 많은 규칙을 설정하여 플레이어들이 이야기 속에서 어떻게 진행하고 행동할지를 결정한다는 것입니다. 예를 들어 플레이어들이 적을 물리칠 수 있는지, 바다를 건널 수 있는지, 외계 우주선을 작동시킬 수 있는지 등의 모험을 결정합니다.</w:t>
      </w:r>
    </w:p>
    <w:p w:rsidR="00000000" w:rsidDel="00000000" w:rsidP="00000000" w:rsidRDefault="00000000" w:rsidRPr="00000000" w14:paraId="000000A5">
      <w:pPr>
        <w:rPr>
          <w:sz w:val="23"/>
          <w:szCs w:val="23"/>
        </w:rPr>
      </w:pPr>
      <w:r w:rsidDel="00000000" w:rsidR="00000000" w:rsidRPr="00000000">
        <w:rPr>
          <w:rFonts w:ascii="Arial Unicode MS" w:cs="Arial Unicode MS" w:eastAsia="Arial Unicode MS" w:hAnsi="Arial Unicode MS"/>
          <w:sz w:val="23"/>
          <w:szCs w:val="23"/>
          <w:rtl w:val="0"/>
        </w:rPr>
        <w:t xml:space="preserve">무한류 TRPG 게임으로서 그 세계관은 다른 유사한 게임들과 매우 다릅니다. 이곳에 온 사람들은 세계의 진리를 알게 되었고, "진정으로 살기 위해" 열심히 싸우고 있습니다.</w:t>
      </w:r>
    </w:p>
    <w:p w:rsidR="00000000" w:rsidDel="00000000" w:rsidP="00000000" w:rsidRDefault="00000000" w:rsidRPr="00000000" w14:paraId="000000A6">
      <w:pPr>
        <w:rPr>
          <w:sz w:val="23"/>
          <w:szCs w:val="23"/>
        </w:rPr>
      </w:pPr>
      <w:r w:rsidDel="00000000" w:rsidR="00000000" w:rsidRPr="00000000">
        <w:rPr>
          <w:rFonts w:ascii="Arial Unicode MS" w:cs="Arial Unicode MS" w:eastAsia="Arial Unicode MS" w:hAnsi="Arial Unicode MS"/>
          <w:sz w:val="23"/>
          <w:szCs w:val="23"/>
          <w:rtl w:val="0"/>
        </w:rPr>
        <w:t xml:space="preserve">이 규칙에서 모든 플레이어는 "윤회지경"이라는 곳에 오게 되고, 모든 플레이어는 "캐릭터"를 만들어야 하며, 이 "캐릭터"들로 구성된 팀은 전투 소대를 이룰 것입니다. 그들은 새로운 세계를 탐험하고, 더 많은 이야기와 모험을 풀어내며, 더 많은 보물과 보상을 얻을 것입니다.</w:t>
      </w:r>
    </w:p>
    <w:p w:rsidR="00000000" w:rsidDel="00000000" w:rsidP="00000000" w:rsidRDefault="00000000" w:rsidRPr="00000000" w14:paraId="000000A7">
      <w:pPr>
        <w:rPr>
          <w:sz w:val="23"/>
          <w:szCs w:val="23"/>
        </w:rPr>
      </w:pPr>
      <w:r w:rsidDel="00000000" w:rsidR="00000000" w:rsidRPr="00000000">
        <w:rPr>
          <w:rFonts w:ascii="Arial Unicode MS" w:cs="Arial Unicode MS" w:eastAsia="Arial Unicode MS" w:hAnsi="Arial Unicode MS"/>
          <w:sz w:val="23"/>
          <w:szCs w:val="23"/>
          <w:rtl w:val="0"/>
        </w:rPr>
        <w:t xml:space="preserve">그들은 좀비로 가득 찬 실험실에 들어갈 수도 있고, 외계 괴물과 함께 우주선에 있을 수도 있으며, 바다 위에서 해적들과 어깨를 나란히 할 수도 있고, 물론 지구 중심부로 가서 공룡과 맞설 수도 있습니다.</w:t>
      </w:r>
    </w:p>
    <w:p w:rsidR="00000000" w:rsidDel="00000000" w:rsidP="00000000" w:rsidRDefault="00000000" w:rsidRPr="00000000" w14:paraId="000000A8">
      <w:pPr>
        <w:rPr>
          <w:sz w:val="23"/>
          <w:szCs w:val="23"/>
        </w:rPr>
      </w:pPr>
      <w:r w:rsidDel="00000000" w:rsidR="00000000" w:rsidRPr="00000000">
        <w:rPr>
          <w:rFonts w:ascii="Arial Unicode MS" w:cs="Arial Unicode MS" w:eastAsia="Arial Unicode MS" w:hAnsi="Arial Unicode MS"/>
          <w:sz w:val="23"/>
          <w:szCs w:val="23"/>
          <w:rtl w:val="0"/>
        </w:rPr>
        <w:t xml:space="preserve">"캐릭터"는 열혈 청년일 수도 있고, 섹시한 여인일 수도 있으며, 장애를 가진 사람일 수도 있고, 심지어 노인일 수도 있습니다.</w:t>
      </w:r>
    </w:p>
    <w:p w:rsidR="00000000" w:rsidDel="00000000" w:rsidP="00000000" w:rsidRDefault="00000000" w:rsidRPr="00000000" w14:paraId="000000A9">
      <w:pPr>
        <w:rPr>
          <w:sz w:val="23"/>
          <w:szCs w:val="23"/>
        </w:rPr>
      </w:pPr>
      <w:r w:rsidDel="00000000" w:rsidR="00000000" w:rsidRPr="00000000">
        <w:rPr>
          <w:rFonts w:ascii="Arial Unicode MS" w:cs="Arial Unicode MS" w:eastAsia="Arial Unicode MS" w:hAnsi="Arial Unicode MS"/>
          <w:sz w:val="23"/>
          <w:szCs w:val="23"/>
          <w:rtl w:val="0"/>
        </w:rPr>
        <w:t xml:space="preserve">이곳에서는 부패한 사회 규범과 지루한 과거를 버리고 가장 되고 싶은 사람이 될 수 있습니다. 용을 죽이는 영웅이 될 것인지, 지옥의 악마가 될 것인지, 검을 타고 날아다니는 도인이 될 것인지, 산을 뛰어넘는 광폭한 무사가 될 것인지는 오로지 당신의 선택에 달려 있습니다.</w:t>
      </w:r>
    </w:p>
    <w:p w:rsidR="00000000" w:rsidDel="00000000" w:rsidP="00000000" w:rsidRDefault="00000000" w:rsidRPr="00000000" w14:paraId="000000AA">
      <w:pPr>
        <w:rPr>
          <w:sz w:val="23"/>
          <w:szCs w:val="23"/>
        </w:rPr>
      </w:pPr>
      <w:r w:rsidDel="00000000" w:rsidR="00000000" w:rsidRPr="00000000">
        <w:rPr>
          <w:rFonts w:ascii="Arial Unicode MS" w:cs="Arial Unicode MS" w:eastAsia="Arial Unicode MS" w:hAnsi="Arial Unicode MS"/>
          <w:sz w:val="23"/>
          <w:szCs w:val="23"/>
          <w:rtl w:val="0"/>
        </w:rPr>
        <w:t xml:space="preserve">이런 "캐릭터" 플레이어 외에도 한 명의 플레이어는 반드시 이야기의 해설자, 즉 "ST"(스토리텔러)가 되어 전체 스토리의 운영과 게임의 심판을 맡아야 합니다. 플레이어들은 모두 ST가 묘사하는 세계에서 모험, 탐험, 전투를 하게 됩니다.</w:t>
      </w:r>
    </w:p>
    <w:p w:rsidR="00000000" w:rsidDel="00000000" w:rsidP="00000000" w:rsidRDefault="00000000" w:rsidRPr="00000000" w14:paraId="000000AB">
      <w:pPr>
        <w:rPr>
          <w:sz w:val="23"/>
          <w:szCs w:val="23"/>
        </w:rPr>
      </w:pPr>
      <w:r w:rsidDel="00000000" w:rsidR="00000000" w:rsidRPr="00000000">
        <w:rPr>
          <w:rFonts w:ascii="Arial Unicode MS" w:cs="Arial Unicode MS" w:eastAsia="Arial Unicode MS" w:hAnsi="Arial Unicode MS"/>
          <w:sz w:val="23"/>
          <w:szCs w:val="23"/>
          <w:rtl w:val="0"/>
        </w:rPr>
        <w:t xml:space="preserve">전체 세계는 모두 ST에 의해 연기됩니다. 그는 이 세계의 배경이자, 장면의 임의의 물건이며, 줄거리의 어떤 캐릭터이자, 이야기와 관련된 모든 것일 수 있습니다. 플레이어의 모든 행동은 ST와 상호작용해야 하며, 플레이어는 ST가 묘사한 장면에 따라 눈앞의 적을 물리칠지 도망갈지, 높은 산을 넘을지 우회할지를 판단해야 합니다. 플레이어가 어떤 선택을 하든 ST는 플레이어의 선택에 따라 대응해야 합니다.</w:t>
      </w:r>
    </w:p>
    <w:p w:rsidR="00000000" w:rsidDel="00000000" w:rsidP="00000000" w:rsidRDefault="00000000" w:rsidRPr="00000000" w14:paraId="000000AC">
      <w:pPr>
        <w:rPr>
          <w:sz w:val="23"/>
          <w:szCs w:val="23"/>
        </w:rPr>
      </w:pPr>
      <w:r w:rsidDel="00000000" w:rsidR="00000000" w:rsidRPr="00000000">
        <w:rPr>
          <w:rFonts w:ascii="Arial Unicode MS" w:cs="Arial Unicode MS" w:eastAsia="Arial Unicode MS" w:hAnsi="Arial Unicode MS"/>
          <w:sz w:val="23"/>
          <w:szCs w:val="23"/>
          <w:rtl w:val="0"/>
        </w:rPr>
        <w:t xml:space="preserve">TRPG 게임은 비할 데 없는 자유도를 가지고 있으며, 이것이 본 게임의 가장 중요한 독특한 매력입니다.</w:t>
      </w:r>
    </w:p>
    <w:p w:rsidR="00000000" w:rsidDel="00000000" w:rsidP="00000000" w:rsidRDefault="00000000" w:rsidRPr="00000000" w14:paraId="000000AD">
      <w:pPr>
        <w:rPr>
          <w:sz w:val="23"/>
          <w:szCs w:val="23"/>
        </w:rPr>
      </w:pPr>
      <w:r w:rsidDel="00000000" w:rsidR="00000000" w:rsidRPr="00000000">
        <w:rPr>
          <w:rFonts w:ascii="Arial Unicode MS" w:cs="Arial Unicode MS" w:eastAsia="Arial Unicode MS" w:hAnsi="Arial Unicode MS"/>
          <w:sz w:val="23"/>
          <w:szCs w:val="23"/>
          <w:rtl w:val="0"/>
        </w:rPr>
        <w:t xml:space="preserve">또한 주의해야 할 점은 ST가 게임의 심판이자 진행자이지만 플레이어와의 관계는 대립이 아니라는 것입니다. TRPG 게임에는 승패의 개념이 없으며, 함께 보내는 즐거운 시간, 함께 협력하여 만드는 흥미진진한 이야기가 중요합니다. 플레이어는 극도로 선한 사람이 될 수도 있고, 극악무도한 죄인이 될 수도 있습니다.</w:t>
      </w:r>
    </w:p>
    <w:p w:rsidR="00000000" w:rsidDel="00000000" w:rsidP="00000000" w:rsidRDefault="00000000" w:rsidRPr="00000000" w14:paraId="000000AE">
      <w:pPr>
        <w:rPr>
          <w:sz w:val="23"/>
          <w:szCs w:val="23"/>
        </w:rPr>
      </w:pPr>
      <w:r w:rsidDel="00000000" w:rsidR="00000000" w:rsidRPr="00000000">
        <w:rPr>
          <w:rFonts w:ascii="Arial Unicode MS" w:cs="Arial Unicode MS" w:eastAsia="Arial Unicode MS" w:hAnsi="Arial Unicode MS"/>
          <w:sz w:val="23"/>
          <w:szCs w:val="23"/>
          <w:rtl w:val="0"/>
        </w:rPr>
        <w:t xml:space="preserve">게임을 시작하기 전에 ST는 자신의 스토리 방향을 공개하는 것이 좋습니다. 이렇게 하면 이 스타일에 적합하거나 좋아하는 플레이어들이 참여할 수 있어 부적절한 상황을 피할 수 있습니다.</w:t>
      </w:r>
    </w:p>
    <w:p w:rsidR="00000000" w:rsidDel="00000000" w:rsidP="00000000" w:rsidRDefault="00000000" w:rsidRPr="00000000" w14:paraId="000000AF">
      <w:pPr>
        <w:rPr>
          <w:sz w:val="23"/>
          <w:szCs w:val="23"/>
        </w:rPr>
      </w:pPr>
      <w:r w:rsidDel="00000000" w:rsidR="00000000" w:rsidRPr="00000000">
        <w:rPr>
          <w:rFonts w:ascii="Arial Unicode MS" w:cs="Arial Unicode MS" w:eastAsia="Arial Unicode MS" w:hAnsi="Arial Unicode MS"/>
          <w:sz w:val="23"/>
          <w:szCs w:val="23"/>
          <w:rtl w:val="0"/>
        </w:rPr>
        <w:t xml:space="preserve">물론 모험이니만큼 실패할 가능성도 있습니다. 예를 들어 죽음, 도주, 임무 실패로 인한 "캐릭터"의 죽음 등입니다. 이런 경우 플레이어는 새로운 "캐릭터"를 만들어 게임에 참여할 수 있고, 물론 게임 내의 특별한 방법(예: 부활 마법)을 통해 다시 게임에 합류할 수도 있습니다.</w:t>
      </w:r>
    </w:p>
    <w:p w:rsidR="00000000" w:rsidDel="00000000" w:rsidP="00000000" w:rsidRDefault="00000000" w:rsidRPr="00000000" w14:paraId="000000B0">
      <w:pPr>
        <w:rPr>
          <w:sz w:val="23"/>
          <w:szCs w:val="23"/>
        </w:rPr>
      </w:pPr>
      <w:r w:rsidDel="00000000" w:rsidR="00000000" w:rsidRPr="00000000">
        <w:rPr>
          <w:rFonts w:ascii="Arial Unicode MS" w:cs="Arial Unicode MS" w:eastAsia="Arial Unicode MS" w:hAnsi="Arial Unicode MS"/>
          <w:sz w:val="23"/>
          <w:szCs w:val="23"/>
          <w:rtl w:val="0"/>
        </w:rPr>
        <w:t xml:space="preserve">만약 팀 전체가 실패를 겪었다면 걱정하지 마세요. 게임을 하는 동안 추억과 즐거움을 얻었다면 그것이 바로 성공적인 모험입니다!</w:t>
      </w:r>
    </w:p>
    <w:p w:rsidR="00000000" w:rsidDel="00000000" w:rsidP="00000000" w:rsidRDefault="00000000" w:rsidRPr="00000000" w14:paraId="000000B1">
      <w:pPr>
        <w:rPr>
          <w:sz w:val="23"/>
          <w:szCs w:val="23"/>
        </w:rPr>
      </w:pPr>
      <w:r w:rsidDel="00000000" w:rsidR="00000000" w:rsidRPr="00000000">
        <w:rPr>
          <w:rtl w:val="0"/>
        </w:rPr>
      </w:r>
    </w:p>
    <w:p w:rsidR="00000000" w:rsidDel="00000000" w:rsidP="00000000" w:rsidRDefault="00000000" w:rsidRPr="00000000" w14:paraId="000000B2">
      <w:pPr>
        <w:rPr>
          <w:sz w:val="23"/>
          <w:szCs w:val="23"/>
        </w:rPr>
      </w:pPr>
      <w:r w:rsidDel="00000000" w:rsidR="00000000" w:rsidRPr="00000000">
        <w:rPr>
          <w:rFonts w:ascii="Arial Unicode MS" w:cs="Arial Unicode MS" w:eastAsia="Arial Unicode MS" w:hAnsi="Arial Unicode MS"/>
          <w:sz w:val="23"/>
          <w:szCs w:val="23"/>
          <w:rtl w:val="0"/>
        </w:rPr>
        <w:t xml:space="preserve">ST(진행자, 즉 스토리텔러): 잠에서, 또는 기절에서 깨어났을 때 당신들은 거대한 격투장 위에 이리저리 누워 있는 자신을 발견했습니다. 격투장은 단단한 푸른 벽돌로 포장되어 있고, 당신들은 얼마나 오래 누워 있었는지 모릅니다. 아마 한동안 누워 있었던 것 같습니다. 몸 아래의 푸른 벽돌은 이미 당신들의 체온으로 따뜻해졌습니다. 격투장 뒤쪽에는 깃발들이 이리저리 꽂혀 있습니다. 그 깃발들은 대부분 너덜너덜해졌고, 식별할 수 있는 것들로는 "무술 대회 신부 모집", "생사를 묻지 마라", "천하제일무도대회", "형수님 저 좋아해요", "사부님 저 좀 구해주세요" 등 온갖 잡다한 말들이 적혀 있습니다.</w:t>
      </w:r>
    </w:p>
    <w:p w:rsidR="00000000" w:rsidDel="00000000" w:rsidP="00000000" w:rsidRDefault="00000000" w:rsidRPr="00000000" w14:paraId="000000B3">
      <w:pPr>
        <w:rPr>
          <w:sz w:val="23"/>
          <w:szCs w:val="23"/>
        </w:rPr>
      </w:pPr>
      <w:r w:rsidDel="00000000" w:rsidR="00000000" w:rsidRPr="00000000">
        <w:rPr>
          <w:rFonts w:ascii="Arial Unicode MS" w:cs="Arial Unicode MS" w:eastAsia="Arial Unicode MS" w:hAnsi="Arial Unicode MS"/>
          <w:sz w:val="23"/>
          <w:szCs w:val="23"/>
          <w:rtl w:val="0"/>
        </w:rPr>
        <w:t xml:space="preserve">그리고 격투장 앞쪽에는 상당히 번화해 보이는 작은 마을이 있습니다. 당신들을 마주 보고 있는 것은 주칠 대문이 있는 3층 주점이며, 팔에 흰 수건을 걸치고 있는 점원이 열심히 뾰족한 귀를 가진 두 명의 실루엣을 주점 안으로 맞이하고 있습니다. "대협 한 분, 여협 한 분, 안으로 들어오세요!"</w:t>
      </w:r>
    </w:p>
    <w:p w:rsidR="00000000" w:rsidDel="00000000" w:rsidP="00000000" w:rsidRDefault="00000000" w:rsidRPr="00000000" w14:paraId="000000B4">
      <w:pPr>
        <w:rPr>
          <w:sz w:val="23"/>
          <w:szCs w:val="23"/>
        </w:rPr>
      </w:pPr>
      <w:r w:rsidDel="00000000" w:rsidR="00000000" w:rsidRPr="00000000">
        <w:rPr>
          <w:rFonts w:ascii="Arial Unicode MS" w:cs="Arial Unicode MS" w:eastAsia="Arial Unicode MS" w:hAnsi="Arial Unicode MS"/>
          <w:sz w:val="23"/>
          <w:szCs w:val="23"/>
          <w:rtl w:val="0"/>
        </w:rPr>
        <w:t xml:space="preserve">이 주점... 또는 주점처럼 보이는 건물에는 간판도 있습니다.</w:t>
      </w:r>
    </w:p>
    <w:p w:rsidR="00000000" w:rsidDel="00000000" w:rsidP="00000000" w:rsidRDefault="00000000" w:rsidRPr="00000000" w14:paraId="000000B5">
      <w:pPr>
        <w:rPr>
          <w:sz w:val="23"/>
          <w:szCs w:val="23"/>
        </w:rPr>
      </w:pPr>
      <w:r w:rsidDel="00000000" w:rsidR="00000000" w:rsidRPr="00000000">
        <w:rPr>
          <w:rFonts w:ascii="Arial Unicode MS" w:cs="Arial Unicode MS" w:eastAsia="Arial Unicode MS" w:hAnsi="Arial Unicode MS"/>
          <w:sz w:val="23"/>
          <w:szCs w:val="23"/>
          <w:rtl w:val="0"/>
        </w:rPr>
        <w:t xml:space="preserve">"강호".</w:t>
      </w:r>
    </w:p>
    <w:p w:rsidR="00000000" w:rsidDel="00000000" w:rsidP="00000000" w:rsidRDefault="00000000" w:rsidRPr="00000000" w14:paraId="000000B6">
      <w:pPr>
        <w:rPr>
          <w:sz w:val="23"/>
          <w:szCs w:val="23"/>
        </w:rPr>
      </w:pPr>
      <w:r w:rsidDel="00000000" w:rsidR="00000000" w:rsidRPr="00000000">
        <w:rPr>
          <w:rFonts w:ascii="Arial Unicode MS" w:cs="Arial Unicode MS" w:eastAsia="Arial Unicode MS" w:hAnsi="Arial Unicode MS"/>
          <w:sz w:val="23"/>
          <w:szCs w:val="23"/>
          <w:rtl w:val="0"/>
        </w:rPr>
        <w:t xml:space="preserve">그리고 아래에 작은 글씨로 적혀 있는 것을 보았습니다.</w:t>
      </w:r>
    </w:p>
    <w:p w:rsidR="00000000" w:rsidDel="00000000" w:rsidP="00000000" w:rsidRDefault="00000000" w:rsidRPr="00000000" w14:paraId="000000B7">
      <w:pPr>
        <w:rPr>
          <w:sz w:val="23"/>
          <w:szCs w:val="23"/>
        </w:rPr>
      </w:pPr>
      <w:r w:rsidDel="00000000" w:rsidR="00000000" w:rsidRPr="00000000">
        <w:rPr>
          <w:rFonts w:ascii="Arial Unicode MS" w:cs="Arial Unicode MS" w:eastAsia="Arial Unicode MS" w:hAnsi="Arial Unicode MS"/>
          <w:sz w:val="23"/>
          <w:szCs w:val="23"/>
          <w:rtl w:val="0"/>
        </w:rPr>
        <w:t xml:space="preserve">"하극상조 용문진 강호주점 벡작군 분점".</w:t>
      </w:r>
    </w:p>
    <w:p w:rsidR="00000000" w:rsidDel="00000000" w:rsidP="00000000" w:rsidRDefault="00000000" w:rsidRPr="00000000" w14:paraId="000000B8">
      <w:pPr>
        <w:rPr>
          <w:sz w:val="23"/>
          <w:szCs w:val="23"/>
        </w:rPr>
      </w:pPr>
      <w:r w:rsidDel="00000000" w:rsidR="00000000" w:rsidRPr="00000000">
        <w:rPr>
          <w:rFonts w:ascii="Arial Unicode MS" w:cs="Arial Unicode MS" w:eastAsia="Arial Unicode MS" w:hAnsi="Arial Unicode MS"/>
          <w:sz w:val="23"/>
          <w:szCs w:val="23"/>
          <w:rtl w:val="0"/>
        </w:rPr>
        <w:t xml:space="preserve">주위를 둘러본 후, 당신들은 서로를 살펴보기 시작했습니다...</w:t>
      </w:r>
    </w:p>
    <w:p w:rsidR="00000000" w:rsidDel="00000000" w:rsidP="00000000" w:rsidRDefault="00000000" w:rsidRPr="00000000" w14:paraId="000000B9">
      <w:pPr>
        <w:rPr>
          <w:sz w:val="23"/>
          <w:szCs w:val="23"/>
        </w:rPr>
      </w:pPr>
      <w:r w:rsidDel="00000000" w:rsidR="00000000" w:rsidRPr="00000000">
        <w:rPr>
          <w:rFonts w:ascii="Arial Unicode MS" w:cs="Arial Unicode MS" w:eastAsia="Arial Unicode MS" w:hAnsi="Arial Unicode MS"/>
          <w:sz w:val="23"/>
          <w:szCs w:val="23"/>
          <w:rtl w:val="0"/>
        </w:rPr>
        <w:t xml:space="preserve">당신들 중 가장 눈에 띄는 사람은 용모가 깨끗하고, 호랑이 등과 곰 허리를 가진 채 검은색 운동복을 입고 있습니다. 비록 당신들은 모두 평범한 사람이 아니지만, 이 사람 앞에서는 자신이 보잘것없다는 느낌을 받습니다. 그는 마치 사람을 복종시키는 기운을 가지고 있는 것 같습니다.</w:t>
      </w:r>
    </w:p>
    <w:p w:rsidR="00000000" w:rsidDel="00000000" w:rsidP="00000000" w:rsidRDefault="00000000" w:rsidRPr="00000000" w14:paraId="000000BA">
      <w:pPr>
        <w:rPr>
          <w:sz w:val="23"/>
          <w:szCs w:val="23"/>
        </w:rPr>
      </w:pPr>
      <w:r w:rsidDel="00000000" w:rsidR="00000000" w:rsidRPr="00000000">
        <w:rPr>
          <w:rFonts w:ascii="Arial Unicode MS" w:cs="Arial Unicode MS" w:eastAsia="Arial Unicode MS" w:hAnsi="Arial Unicode MS"/>
          <w:sz w:val="23"/>
          <w:szCs w:val="23"/>
          <w:rtl w:val="0"/>
        </w:rPr>
        <w:t xml:space="preserve">나머지 사람들은 서로 다릅니다. 한 명은 용모가 깨끗한 젊은 남자로, 손에 든 캡틴 아메리카 방패 외에도 도화안을 가지고 있습니다. 한 명은 검은 테 안경을 쓰고, 이마가 넓고 코가 큰 남자로 캐주얼 복장을 하고 있습니다. 또 다른 한 명도 검은 테 안경을 쓰고 있지만, 두 줄기 짙은 눈썹 외에는 특징이 없습니다. 마지막 한 명은 흰색 셔츠를 느슨하게 입고 검은색 7부 바지를 입은 남자입니다.</w:t>
      </w:r>
    </w:p>
    <w:p w:rsidR="00000000" w:rsidDel="00000000" w:rsidP="00000000" w:rsidRDefault="00000000" w:rsidRPr="00000000" w14:paraId="000000BB">
      <w:pPr>
        <w:rPr>
          <w:sz w:val="23"/>
          <w:szCs w:val="23"/>
        </w:rPr>
      </w:pPr>
      <w:r w:rsidDel="00000000" w:rsidR="00000000" w:rsidRPr="00000000">
        <w:rPr>
          <w:rFonts w:ascii="Arial Unicode MS" w:cs="Arial Unicode MS" w:eastAsia="Arial Unicode MS" w:hAnsi="Arial Unicode MS"/>
          <w:sz w:val="23"/>
          <w:szCs w:val="23"/>
          <w:rtl w:val="0"/>
        </w:rPr>
        <w:t xml:space="preserve">"11시, ...용오천 세계에서 온 용오천, 주 세계의 류호연, 천자전기의 송응성, 주 세계의 엽도, 주 세계의 육인... 하암——빚——"</w:t>
      </w:r>
    </w:p>
    <w:p w:rsidR="00000000" w:rsidDel="00000000" w:rsidP="00000000" w:rsidRDefault="00000000" w:rsidRPr="00000000" w14:paraId="000000BC">
      <w:pPr>
        <w:rPr>
          <w:sz w:val="23"/>
          <w:szCs w:val="23"/>
        </w:rPr>
      </w:pPr>
      <w:r w:rsidDel="00000000" w:rsidR="00000000" w:rsidRPr="00000000">
        <w:rPr>
          <w:rFonts w:ascii="Arial Unicode MS" w:cs="Arial Unicode MS" w:eastAsia="Arial Unicode MS" w:hAnsi="Arial Unicode MS"/>
          <w:sz w:val="23"/>
          <w:szCs w:val="23"/>
          <w:rtl w:val="0"/>
        </w:rPr>
        <w:t xml:space="preserve">당신들이 서로를 살펴보고 어떻게 입을 열어야 할지 모르고 있을 때, 하품을 하는 목소리가 들렸습니다. 소리를 따라 보니 키가 작은 중년 남성이 있었고, 그의 앞에는 작은 탁자가 놓여 있었으며, 그 위에는 붓, 먹, 종이, 벼루가 모두 갖춰져 있었고, 그는 붓으로 무언가를 쓰고 있었습니다.</w:t>
      </w:r>
    </w:p>
    <w:p w:rsidR="00000000" w:rsidDel="00000000" w:rsidP="00000000" w:rsidRDefault="00000000" w:rsidRPr="00000000" w14:paraId="000000BD">
      <w:pPr>
        <w:rPr>
          <w:sz w:val="23"/>
          <w:szCs w:val="23"/>
        </w:rPr>
      </w:pPr>
      <w:r w:rsidDel="00000000" w:rsidR="00000000" w:rsidRPr="00000000">
        <w:rPr>
          <w:rFonts w:ascii="Arial Unicode MS" w:cs="Arial Unicode MS" w:eastAsia="Arial Unicode MS" w:hAnsi="Arial Unicode MS"/>
          <w:sz w:val="23"/>
          <w:szCs w:val="23"/>
          <w:rtl w:val="0"/>
        </w:rPr>
        <w:t xml:space="preserve">영택(플레이어, 송응성 역할): "오, 죽은 후에 어떤 세계인지는 모르겠지만, 이 가게는 꽤 고풍스럽군요. 아마도 수많은 영웅호걸들이 이곳에 묻혔을 것입니다." 깃발들을 신기하게 바라보며 수염을 쓰다듬었습니다. 통통한 얼굴이 그대로 있었습니다.</w:t>
      </w:r>
    </w:p>
    <w:p w:rsidR="00000000" w:rsidDel="00000000" w:rsidP="00000000" w:rsidRDefault="00000000" w:rsidRPr="00000000" w14:paraId="000000BE">
      <w:pPr>
        <w:rPr>
          <w:sz w:val="23"/>
          <w:szCs w:val="23"/>
        </w:rPr>
      </w:pPr>
      <w:r w:rsidDel="00000000" w:rsidR="00000000" w:rsidRPr="00000000">
        <w:rPr>
          <w:rFonts w:ascii="Arial Unicode MS" w:cs="Arial Unicode MS" w:eastAsia="Arial Unicode MS" w:hAnsi="Arial Unicode MS"/>
          <w:sz w:val="23"/>
          <w:szCs w:val="23"/>
          <w:rtl w:val="0"/>
        </w:rPr>
        <w:t xml:space="preserve">"하극상조 용문진 강호주점 벡작군 분점이라... 편한 주소 좀 적어주시겠습니까?" 이런 것들에 매우 익숙해 보이며, 주위 사람들의 얼굴을 기억한 후 격투장에서 뛰어내려 작은 탁자로 걸어갔습니다.</w:t>
      </w:r>
    </w:p>
    <w:p w:rsidR="00000000" w:rsidDel="00000000" w:rsidP="00000000" w:rsidRDefault="00000000" w:rsidRPr="00000000" w14:paraId="000000BF">
      <w:pPr>
        <w:rPr>
          <w:sz w:val="23"/>
          <w:szCs w:val="23"/>
        </w:rPr>
      </w:pPr>
      <w:r w:rsidDel="00000000" w:rsidR="00000000" w:rsidRPr="00000000">
        <w:rPr>
          <w:rFonts w:ascii="Arial Unicode MS" w:cs="Arial Unicode MS" w:eastAsia="Arial Unicode MS" w:hAnsi="Arial Unicode MS"/>
          <w:sz w:val="23"/>
          <w:szCs w:val="23"/>
          <w:rtl w:val="0"/>
        </w:rPr>
        <w:t xml:space="preserve">"이분? 주인이신가요?"</w:t>
      </w:r>
    </w:p>
    <w:p w:rsidR="00000000" w:rsidDel="00000000" w:rsidP="00000000" w:rsidRDefault="00000000" w:rsidRPr="00000000" w14:paraId="000000C0">
      <w:pPr>
        <w:rPr>
          <w:sz w:val="23"/>
          <w:szCs w:val="23"/>
        </w:rPr>
      </w:pPr>
      <w:r w:rsidDel="00000000" w:rsidR="00000000" w:rsidRPr="00000000">
        <w:rPr>
          <w:rFonts w:ascii="Arial Unicode MS" w:cs="Arial Unicode MS" w:eastAsia="Arial Unicode MS" w:hAnsi="Arial Unicode MS"/>
          <w:sz w:val="23"/>
          <w:szCs w:val="23"/>
          <w:rtl w:val="0"/>
        </w:rPr>
        <w:t xml:space="preserve">개혁개방 이후라 예의를 따질 것도 없이 말을 건넸습니다.</w:t>
      </w:r>
    </w:p>
    <w:p w:rsidR="00000000" w:rsidDel="00000000" w:rsidP="00000000" w:rsidRDefault="00000000" w:rsidRPr="00000000" w14:paraId="000000C1">
      <w:pPr>
        <w:rPr>
          <w:sz w:val="23"/>
          <w:szCs w:val="23"/>
        </w:rPr>
      </w:pPr>
      <w:r w:rsidDel="00000000" w:rsidR="00000000" w:rsidRPr="00000000">
        <w:rPr>
          <w:rFonts w:ascii="Arial Unicode MS" w:cs="Arial Unicode MS" w:eastAsia="Arial Unicode MS" w:hAnsi="Arial Unicode MS"/>
          <w:sz w:val="23"/>
          <w:szCs w:val="23"/>
          <w:rtl w:val="0"/>
        </w:rPr>
        <w:t xml:space="preserve">용권(플레이어, 용오천 역할): "음? 이세계로 넘어온 건가?" 용오천은 마음속으로 생각했습니다. 오천 세계에서는 이세계 전이가 그리 희귀한 일이 아니었기 때문입니다. 모든 사람이 한 번씩 겪는 것은 아니지만 익숙해진 일이었습니다. 용오천은 자신 주변의 부하들을 살펴보며 "이들이 이세계로 넘어온 후 내게 주어진 부하들이군. 앞으로 이 공간을 지배할 기반이 될 거야."라고 생각했습니다.</w:t>
      </w:r>
    </w:p>
    <w:p w:rsidR="00000000" w:rsidDel="00000000" w:rsidP="00000000" w:rsidRDefault="00000000" w:rsidRPr="00000000" w14:paraId="000000C2">
      <w:pPr>
        <w:rPr>
          <w:sz w:val="23"/>
          <w:szCs w:val="23"/>
        </w:rPr>
      </w:pPr>
      <w:r w:rsidDel="00000000" w:rsidR="00000000" w:rsidRPr="00000000">
        <w:rPr>
          <w:rFonts w:ascii="Arial Unicode MS" w:cs="Arial Unicode MS" w:eastAsia="Arial Unicode MS" w:hAnsi="Arial Unicode MS"/>
          <w:sz w:val="23"/>
          <w:szCs w:val="23"/>
          <w:rtl w:val="0"/>
        </w:rPr>
        <w:t xml:space="preserve">그러다 용오천의 정신은 하품에 집중되었습니다. 오천의 생각: "우리가 막 이곳에 도착했는데, 저 하품은 빠르지도 느리지도 않고 이른 것도 늦은 것도 아니며 딱 알맞군. 아마도 평범한 사람은 아닐 거야. 만약 성급하게 물어본다면 다소 무례할 테니, 저 사람이 무엇을 쓰는지 보고 판단하는 게 좋겠어."</w:t>
      </w:r>
    </w:p>
    <w:p w:rsidR="00000000" w:rsidDel="00000000" w:rsidP="00000000" w:rsidRDefault="00000000" w:rsidRPr="00000000" w14:paraId="000000C3">
      <w:pPr>
        <w:rPr>
          <w:sz w:val="23"/>
          <w:szCs w:val="23"/>
        </w:rPr>
      </w:pPr>
      <w:r w:rsidDel="00000000" w:rsidR="00000000" w:rsidRPr="00000000">
        <w:rPr>
          <w:rFonts w:ascii="Arial Unicode MS" w:cs="Arial Unicode MS" w:eastAsia="Arial Unicode MS" w:hAnsi="Arial Unicode MS"/>
          <w:sz w:val="23"/>
          <w:szCs w:val="23"/>
          <w:rtl w:val="0"/>
        </w:rPr>
        <w:t xml:space="preserve">생각을 마치고 용오천은 그 사람이 쓰는 것이 무엇인지 관찰했습니다.</w:t>
      </w:r>
    </w:p>
    <w:p w:rsidR="00000000" w:rsidDel="00000000" w:rsidP="00000000" w:rsidRDefault="00000000" w:rsidRPr="00000000" w14:paraId="000000C4">
      <w:pPr>
        <w:rPr>
          <w:sz w:val="23"/>
          <w:szCs w:val="23"/>
        </w:rPr>
      </w:pPr>
      <w:r w:rsidDel="00000000" w:rsidR="00000000" w:rsidRPr="00000000">
        <w:rPr>
          <w:rFonts w:ascii="Arial Unicode MS" w:cs="Arial Unicode MS" w:eastAsia="Arial Unicode MS" w:hAnsi="Arial Unicode MS"/>
          <w:sz w:val="23"/>
          <w:szCs w:val="23"/>
          <w:rtl w:val="0"/>
        </w:rPr>
        <w:t xml:space="preserve">휘(플레이어, 류호연 역할): 류호연은 마음속으로 약간 당황했습니다! 이곳이 어디인 거지! 하지만 곰곰이 생각해보니! 무협, 설마 이세계로 넘어온 건가! 너무 좋군! 앞으로 모험과 쾌락의 삶을 살 수 있겠어! 이렇게 오랫동안 철포삼을 연마한 게 헛되지 않았어! 아! 지금 아내는 뭘 하고 있을까! 회사의 소홍이 내일 만나자고 했는데! 아!</w:t>
      </w:r>
    </w:p>
    <w:p w:rsidR="00000000" w:rsidDel="00000000" w:rsidP="00000000" w:rsidRDefault="00000000" w:rsidRPr="00000000" w14:paraId="000000C5">
      <w:pPr>
        <w:rPr>
          <w:sz w:val="23"/>
          <w:szCs w:val="23"/>
        </w:rPr>
      </w:pPr>
      <w:r w:rsidDel="00000000" w:rsidR="00000000" w:rsidRPr="00000000">
        <w:rPr>
          <w:rFonts w:ascii="Arial Unicode MS" w:cs="Arial Unicode MS" w:eastAsia="Arial Unicode MS" w:hAnsi="Arial Unicode MS"/>
          <w:sz w:val="23"/>
          <w:szCs w:val="23"/>
          <w:rtl w:val="0"/>
        </w:rPr>
        <w:t xml:space="preserve">이제 두 세계로 갈라졌구나! 그래도 앞으로의 기복 있는 삶을 기대해보자! 그나저나 옆에 있는 저 사람은 왕패지기가 물씬 풍기는데 어떤 인물일까!</w:t>
      </w:r>
    </w:p>
    <w:p w:rsidR="00000000" w:rsidDel="00000000" w:rsidP="00000000" w:rsidRDefault="00000000" w:rsidRPr="00000000" w14:paraId="000000C6">
      <w:pPr>
        <w:rPr>
          <w:sz w:val="23"/>
          <w:szCs w:val="23"/>
        </w:rPr>
      </w:pPr>
      <w:r w:rsidDel="00000000" w:rsidR="00000000" w:rsidRPr="00000000">
        <w:rPr>
          <w:rFonts w:ascii="Arial Unicode MS" w:cs="Arial Unicode MS" w:eastAsia="Arial Unicode MS" w:hAnsi="Arial Unicode MS"/>
          <w:sz w:val="23"/>
          <w:szCs w:val="23"/>
          <w:rtl w:val="0"/>
        </w:rPr>
        <w:t xml:space="preserve">음? 무술 대회 신부 모집이라니! 신부가 예쁜지 한번 봐야겠어!</w:t>
      </w:r>
    </w:p>
    <w:p w:rsidR="00000000" w:rsidDel="00000000" w:rsidP="00000000" w:rsidRDefault="00000000" w:rsidRPr="00000000" w14:paraId="000000C7">
      <w:pPr>
        <w:rPr>
          <w:sz w:val="23"/>
          <w:szCs w:val="23"/>
        </w:rPr>
      </w:pPr>
      <w:r w:rsidDel="00000000" w:rsidR="00000000" w:rsidRPr="00000000">
        <w:rPr>
          <w:rFonts w:ascii="Arial Unicode MS" w:cs="Arial Unicode MS" w:eastAsia="Arial Unicode MS" w:hAnsi="Arial Unicode MS"/>
          <w:sz w:val="23"/>
          <w:szCs w:val="23"/>
          <w:rtl w:val="0"/>
        </w:rPr>
        <w:t xml:space="preserve">강유(플레이어, 육인 역할): "지난 일들이 꿈만 같구나..."</w:t>
      </w:r>
    </w:p>
    <w:p w:rsidR="00000000" w:rsidDel="00000000" w:rsidP="00000000" w:rsidRDefault="00000000" w:rsidRPr="00000000" w14:paraId="000000C8">
      <w:pPr>
        <w:rPr>
          <w:sz w:val="23"/>
          <w:szCs w:val="23"/>
        </w:rPr>
      </w:pPr>
      <w:r w:rsidDel="00000000" w:rsidR="00000000" w:rsidRPr="00000000">
        <w:rPr>
          <w:rFonts w:ascii="Arial Unicode MS" w:cs="Arial Unicode MS" w:eastAsia="Arial Unicode MS" w:hAnsi="Arial Unicode MS"/>
          <w:sz w:val="23"/>
          <w:szCs w:val="23"/>
          <w:rtl w:val="0"/>
        </w:rPr>
        <w:t xml:space="preserve">눈살을 찌푸리며 주위를 둘러보았습니다. 자신의 상처로는 현대 과학으로도 회생하기 어</w:t>
      </w:r>
      <w:ins w:author="김우민" w:id="1" w:date="2026-02-14T00:06:50Z">
        <w:r w:rsidDel="00000000" w:rsidR="00000000" w:rsidRPr="00000000">
          <w:rPr>
            <w:sz w:val="23"/>
            <w:szCs w:val="23"/>
            <w:rtl w:val="0"/>
          </w:rPr>
          <w:t xml:space="preserve">8</w:t>
        </w:r>
      </w:ins>
      <w:r w:rsidDel="00000000" w:rsidR="00000000" w:rsidRPr="00000000">
        <w:rPr>
          <w:rFonts w:ascii="Arial Unicode MS" w:cs="Arial Unicode MS" w:eastAsia="Arial Unicode MS" w:hAnsi="Arial Unicode MS"/>
          <w:sz w:val="23"/>
          <w:szCs w:val="23"/>
          <w:rtl w:val="0"/>
        </w:rPr>
        <w:t xml:space="preserve">려웠을 겁니다.</w:t>
      </w:r>
    </w:p>
    <w:p w:rsidR="00000000" w:rsidDel="00000000" w:rsidP="00000000" w:rsidRDefault="00000000" w:rsidRPr="00000000" w14:paraId="000000C9">
      <w:pPr>
        <w:rPr>
          <w:sz w:val="23"/>
          <w:szCs w:val="23"/>
        </w:rPr>
      </w:pPr>
      <w:r w:rsidDel="00000000" w:rsidR="00000000" w:rsidRPr="00000000">
        <w:rPr>
          <w:rFonts w:ascii="Arial Unicode MS" w:cs="Arial Unicode MS" w:eastAsia="Arial Unicode MS" w:hAnsi="Arial Unicode MS"/>
          <w:sz w:val="23"/>
          <w:szCs w:val="23"/>
          <w:rtl w:val="0"/>
        </w:rPr>
        <w:t xml:space="preserve">하지만 지금은 털끝 하나 다치지 않고 이곳에 서 있습니다. 원래라면 치명상이었을 텐데 흔적조차 남아있지 않습니다.</w:t>
      </w:r>
    </w:p>
    <w:p w:rsidR="00000000" w:rsidDel="00000000" w:rsidP="00000000" w:rsidRDefault="00000000" w:rsidRPr="00000000" w14:paraId="000000CA">
      <w:pPr>
        <w:rPr>
          <w:sz w:val="23"/>
          <w:szCs w:val="23"/>
        </w:rPr>
      </w:pPr>
      <w:r w:rsidDel="00000000" w:rsidR="00000000" w:rsidRPr="00000000">
        <w:rPr>
          <w:rFonts w:ascii="Arial Unicode MS" w:cs="Arial Unicode MS" w:eastAsia="Arial Unicode MS" w:hAnsi="Arial Unicode MS"/>
          <w:sz w:val="23"/>
          <w:szCs w:val="23"/>
          <w:rtl w:val="0"/>
        </w:rPr>
        <w:t xml:space="preserve">사실이 눈앞에 펼쳐져 있어 부인하기 어려웠습니다. 지금 누군가에 의해 이용당하고 있다 해도 이미 저승을 한 번 다녀왔으니 두려울 게 없었습니다.</w:t>
      </w:r>
    </w:p>
    <w:p w:rsidR="00000000" w:rsidDel="00000000" w:rsidP="00000000" w:rsidRDefault="00000000" w:rsidRPr="00000000" w14:paraId="000000CB">
      <w:pPr>
        <w:rPr>
          <w:sz w:val="23"/>
          <w:szCs w:val="23"/>
        </w:rPr>
      </w:pPr>
      <w:r w:rsidDel="00000000" w:rsidR="00000000" w:rsidRPr="00000000">
        <w:rPr>
          <w:rFonts w:ascii="Arial Unicode MS" w:cs="Arial Unicode MS" w:eastAsia="Arial Unicode MS" w:hAnsi="Arial Unicode MS"/>
          <w:sz w:val="23"/>
          <w:szCs w:val="23"/>
          <w:rtl w:val="0"/>
        </w:rPr>
        <w:t xml:space="preserve">"전 귀신이나 신을 믿지 않습니다. 사후 세계가 존재한다는 건 거짓말이라고 생각했는데 실제로 존재하는 모양이군요."</w:t>
      </w:r>
    </w:p>
    <w:p w:rsidR="00000000" w:rsidDel="00000000" w:rsidP="00000000" w:rsidRDefault="00000000" w:rsidRPr="00000000" w14:paraId="000000CC">
      <w:pPr>
        <w:rPr>
          <w:sz w:val="23"/>
          <w:szCs w:val="23"/>
        </w:rPr>
      </w:pPr>
      <w:r w:rsidDel="00000000" w:rsidR="00000000" w:rsidRPr="00000000">
        <w:rPr>
          <w:rFonts w:ascii="Arial Unicode MS" w:cs="Arial Unicode MS" w:eastAsia="Arial Unicode MS" w:hAnsi="Arial Unicode MS"/>
          <w:sz w:val="23"/>
          <w:szCs w:val="23"/>
          <w:rtl w:val="0"/>
        </w:rPr>
        <w:t xml:space="preserve">상식적으로 생각해 보면 눈앞의 남자는 아마도 새로 온 사람들을 안내하는 직책일 것입니다. 그와 이야기를 나누면 많은 정보를 알아낼 수 있을 것 같았습니다. 그렇게 생각하고는 즉시 그에게 물었습니다.</w:t>
      </w:r>
    </w:p>
    <w:p w:rsidR="00000000" w:rsidDel="00000000" w:rsidP="00000000" w:rsidRDefault="00000000" w:rsidRPr="00000000" w14:paraId="000000CD">
      <w:pPr>
        <w:rPr>
          <w:sz w:val="23"/>
          <w:szCs w:val="23"/>
        </w:rPr>
      </w:pPr>
      <w:r w:rsidDel="00000000" w:rsidR="00000000" w:rsidRPr="00000000">
        <w:rPr>
          <w:rFonts w:ascii="Arial Unicode MS" w:cs="Arial Unicode MS" w:eastAsia="Arial Unicode MS" w:hAnsi="Arial Unicode MS"/>
          <w:sz w:val="23"/>
          <w:szCs w:val="23"/>
          <w:rtl w:val="0"/>
        </w:rPr>
        <w:t xml:space="preserve">"선생님, 어떻게 불러야 할까요? 저희는 처음 와서 이곳에 대해 잘 모르겠습니다. 좀 소개해 주시겠습니까?"</w:t>
      </w:r>
    </w:p>
    <w:p w:rsidR="00000000" w:rsidDel="00000000" w:rsidP="00000000" w:rsidRDefault="00000000" w:rsidRPr="00000000" w14:paraId="000000CE">
      <w:pPr>
        <w:rPr>
          <w:sz w:val="23"/>
          <w:szCs w:val="23"/>
        </w:rPr>
      </w:pPr>
      <w:r w:rsidDel="00000000" w:rsidR="00000000" w:rsidRPr="00000000">
        <w:rPr>
          <w:rFonts w:ascii="Arial Unicode MS" w:cs="Arial Unicode MS" w:eastAsia="Arial Unicode MS" w:hAnsi="Arial Unicode MS"/>
          <w:sz w:val="23"/>
          <w:szCs w:val="23"/>
          <w:rtl w:val="0"/>
        </w:rPr>
        <w:t xml:space="preserve">ST: 당신은 격투장에서 내려와 그 남자에게 다가갔습니다. 당신뿐만 아니라 눈에 띄는, 용모가 깨끗하고 호랑이 등과 곰 허리를 가진 남자와 흰색 셔츠에 검은색 7부 바지를 입은 또 다른 남자도 당신과 같은 목적지를 향하는 것 같았습니다.</w:t>
      </w:r>
    </w:p>
    <w:p w:rsidR="00000000" w:rsidDel="00000000" w:rsidP="00000000" w:rsidRDefault="00000000" w:rsidRPr="00000000" w14:paraId="000000CF">
      <w:pPr>
        <w:rPr>
          <w:sz w:val="23"/>
          <w:szCs w:val="23"/>
        </w:rPr>
      </w:pPr>
      <w:r w:rsidDel="00000000" w:rsidR="00000000" w:rsidRPr="00000000">
        <w:rPr>
          <w:rFonts w:ascii="Arial Unicode MS" w:cs="Arial Unicode MS" w:eastAsia="Arial Unicode MS" w:hAnsi="Arial Unicode MS"/>
          <w:sz w:val="23"/>
          <w:szCs w:val="23"/>
          <w:rtl w:val="0"/>
        </w:rPr>
        <w:t xml:space="preserve">"주인? 아니요 아니요, 저는 그저 이 지역의 새로운 사람들을 등록하는 일을 맡고 있을 뿐입니다."라고 그가 말했습니다. "일정 시간마다 고정적으로 다른 세계에서 전송되어 오는 사람들이 있는데, 일반적으로 이는 공간이 당신들을 선택했기에 '선택받은 자'라고도 불립니다. 따로 등록이 필요합니다." 그는 기분이 별로 좋아 보이지 않았습니다. "제가 바로 그 불운한 자인데, 지금은 새로운 사람들을 안내하는 일까지 맡아야 할 것 같군요. 그것도 한 푼도 벌지 못하면서 말이죠..."</w:t>
      </w:r>
    </w:p>
    <w:p w:rsidR="00000000" w:rsidDel="00000000" w:rsidP="00000000" w:rsidRDefault="00000000" w:rsidRPr="00000000" w14:paraId="000000D0">
      <w:pPr>
        <w:rPr>
          <w:sz w:val="23"/>
          <w:szCs w:val="23"/>
        </w:rPr>
      </w:pPr>
      <w:r w:rsidDel="00000000" w:rsidR="00000000" w:rsidRPr="00000000">
        <w:rPr>
          <w:rFonts w:ascii="Arial Unicode MS" w:cs="Arial Unicode MS" w:eastAsia="Arial Unicode MS" w:hAnsi="Arial Unicode MS"/>
          <w:sz w:val="23"/>
          <w:szCs w:val="23"/>
          <w:rtl w:val="0"/>
        </w:rPr>
        <w:t xml:space="preserve">금색의 소라(플레이어, 엽도 역할): "뭐라고? 제가 죽지 않고 육신까지 이세계로 넘어왔다고요." 자신을 위아래로 살펴보고 모두 정품인 것을 확인한 후, 은밀히 내공을 운용해 보았습니다. 그런 결론밖에 내릴 수 없었습니다.</w:t>
      </w:r>
    </w:p>
    <w:p w:rsidR="00000000" w:rsidDel="00000000" w:rsidP="00000000" w:rsidRDefault="00000000" w:rsidRPr="00000000" w14:paraId="000000D1">
      <w:pPr>
        <w:rPr>
          <w:sz w:val="23"/>
          <w:szCs w:val="23"/>
        </w:rPr>
      </w:pPr>
      <w:r w:rsidDel="00000000" w:rsidR="00000000" w:rsidRPr="00000000">
        <w:rPr>
          <w:rFonts w:ascii="Arial Unicode MS" w:cs="Arial Unicode MS" w:eastAsia="Arial Unicode MS" w:hAnsi="Arial Unicode MS"/>
          <w:sz w:val="23"/>
          <w:szCs w:val="23"/>
          <w:rtl w:val="0"/>
        </w:rPr>
        <w:t xml:space="preserve">큰 화를 면하면 반드시 복이 있다고 하죠. 엽도는 앞으로 어떻게 될지 그리 걱정하지 않았지만, 다시는 부모님을 뵙지 못할 수도 있다는 생각에 약간 서글퍼졌습니다. 하지만 지금은 슬퍼할 때가 아니었습니다. 정신을 차리고 격투장에서 내려와 작은 탁자 앞으로 가서 입을 열었습니다.</w:t>
      </w:r>
    </w:p>
    <w:p w:rsidR="00000000" w:rsidDel="00000000" w:rsidP="00000000" w:rsidRDefault="00000000" w:rsidRPr="00000000" w14:paraId="000000D2">
      <w:pPr>
        <w:rPr>
          <w:sz w:val="23"/>
          <w:szCs w:val="23"/>
        </w:rPr>
      </w:pPr>
      <w:r w:rsidDel="00000000" w:rsidR="00000000" w:rsidRPr="00000000">
        <w:rPr>
          <w:rFonts w:ascii="Arial Unicode MS" w:cs="Arial Unicode MS" w:eastAsia="Arial Unicode MS" w:hAnsi="Arial Unicode MS"/>
          <w:sz w:val="23"/>
          <w:szCs w:val="23"/>
          <w:rtl w:val="0"/>
        </w:rPr>
        <w:t xml:space="preserve">"처음 와서 잘 모르겠습니다. 선생님, 어떤 가르침을 주실 수 있을까요?"</w:t>
      </w:r>
    </w:p>
    <w:p w:rsidR="00000000" w:rsidDel="00000000" w:rsidP="00000000" w:rsidRDefault="00000000" w:rsidRPr="00000000" w14:paraId="000000D3">
      <w:pPr>
        <w:rPr>
          <w:sz w:val="23"/>
          <w:szCs w:val="23"/>
        </w:rPr>
      </w:pPr>
      <w:r w:rsidDel="00000000" w:rsidR="00000000" w:rsidRPr="00000000">
        <w:rPr>
          <w:rFonts w:ascii="Arial Unicode MS" w:cs="Arial Unicode MS" w:eastAsia="Arial Unicode MS" w:hAnsi="Arial Unicode MS"/>
          <w:sz w:val="23"/>
          <w:szCs w:val="23"/>
          <w:rtl w:val="0"/>
        </w:rPr>
        <w:t xml:space="preserve">휘: 류호연은 주변 사람들이 모두 저 글씨 쓰는 사람 쪽으로 가는 것을 보고 즉시 대세에 따라 움직였습니다! 모두를 따라갔습니다!</w:t>
      </w:r>
    </w:p>
    <w:p w:rsidR="00000000" w:rsidDel="00000000" w:rsidP="00000000" w:rsidRDefault="00000000" w:rsidRPr="00000000" w14:paraId="000000D4">
      <w:pPr>
        <w:rPr>
          <w:sz w:val="23"/>
          <w:szCs w:val="23"/>
        </w:rPr>
      </w:pPr>
      <w:r w:rsidDel="00000000" w:rsidR="00000000" w:rsidRPr="00000000">
        <w:rPr>
          <w:rFonts w:ascii="Arial Unicode MS" w:cs="Arial Unicode MS" w:eastAsia="Arial Unicode MS" w:hAnsi="Arial Unicode MS"/>
          <w:sz w:val="23"/>
          <w:szCs w:val="23"/>
          <w:rtl w:val="0"/>
        </w:rPr>
        <w:t xml:space="preserve">(본 단락은 플레이 기록 《사조를 뚫고 쌍살성과 악전고투, 소마를 구하고 단비삼결의》에서 발췌하였으며, 삭제 및 윤색이 있습니다.)</w:t>
      </w:r>
    </w:p>
    <w:p w:rsidR="00000000" w:rsidDel="00000000" w:rsidP="00000000" w:rsidRDefault="00000000" w:rsidRPr="00000000" w14:paraId="000000D5">
      <w:pPr>
        <w:rPr>
          <w:sz w:val="23"/>
          <w:szCs w:val="23"/>
        </w:rPr>
      </w:pPr>
      <w:r w:rsidDel="00000000" w:rsidR="00000000" w:rsidRPr="00000000">
        <w:rPr>
          <w:sz w:val="23"/>
          <w:szCs w:val="23"/>
          <w:rtl w:val="0"/>
        </w:rPr>
        <w:t xml:space="preserve">=====================================================================</w:t>
      </w:r>
    </w:p>
    <w:p w:rsidR="00000000" w:rsidDel="00000000" w:rsidP="00000000" w:rsidRDefault="00000000" w:rsidRPr="00000000" w14:paraId="000000D6">
      <w:pPr>
        <w:rPr>
          <w:sz w:val="23"/>
          <w:szCs w:val="23"/>
        </w:rPr>
      </w:pPr>
      <w:r w:rsidDel="00000000" w:rsidR="00000000" w:rsidRPr="00000000">
        <w:rPr>
          <w:sz w:val="23"/>
          <w:szCs w:val="23"/>
          <w:rtl w:val="0"/>
        </w:rPr>
        <w:t xml:space="preserve">======================================</w:t>
      </w:r>
    </w:p>
    <w:p w:rsidR="00000000" w:rsidDel="00000000" w:rsidP="00000000" w:rsidRDefault="00000000" w:rsidRPr="00000000" w14:paraId="000000D7">
      <w:pPr>
        <w:rPr>
          <w:sz w:val="23"/>
          <w:szCs w:val="23"/>
        </w:rPr>
      </w:pPr>
      <w:r w:rsidDel="00000000" w:rsidR="00000000" w:rsidRPr="00000000">
        <w:rPr>
          <w:rFonts w:ascii="Arial Unicode MS" w:cs="Arial Unicode MS" w:eastAsia="Arial Unicode MS" w:hAnsi="Arial Unicode MS"/>
          <w:sz w:val="23"/>
          <w:szCs w:val="23"/>
          <w:rtl w:val="0"/>
        </w:rPr>
        <w:t xml:space="preserve">윤회지경:</w:t>
      </w:r>
    </w:p>
    <w:p w:rsidR="00000000" w:rsidDel="00000000" w:rsidP="00000000" w:rsidRDefault="00000000" w:rsidRPr="00000000" w14:paraId="000000D8">
      <w:pPr>
        <w:rPr>
          <w:sz w:val="23"/>
          <w:szCs w:val="23"/>
        </w:rPr>
      </w:pPr>
      <w:r w:rsidDel="00000000" w:rsidR="00000000" w:rsidRPr="00000000">
        <w:rPr>
          <w:rFonts w:ascii="Arial Unicode MS" w:cs="Arial Unicode MS" w:eastAsia="Arial Unicode MS" w:hAnsi="Arial Unicode MS"/>
          <w:sz w:val="23"/>
          <w:szCs w:val="23"/>
          <w:rtl w:val="0"/>
        </w:rPr>
        <w:t xml:space="preserve">윤회지경의 본질은 시련의 장입니다. "캐릭터들"은 모두 윤회지경을 창조한 제신들에 의해 선택되어 온 사람들로, 그들은 다른 사람들이 갖추지 못한 재능을 어느 정도 가지고 있습니다. 윤회지경에 선택되어 들어온 "캐릭터들"은 각 세계로 가서 탐험과 모험을 해야 합니다. 이 세계들은 중세일 수도 있고, 공룡 시대일 수도 있으며, 물론 현대 지구일 수도 있고, 우주 밖이나 외계 행성에 나타날 수도 있습니다. 이는 여러분이 모험할 세계가 어디에 있느냐에 달려 있습니다.</w:t>
      </w:r>
    </w:p>
    <w:p w:rsidR="00000000" w:rsidDel="00000000" w:rsidP="00000000" w:rsidRDefault="00000000" w:rsidRPr="00000000" w14:paraId="000000D9">
      <w:pPr>
        <w:rPr>
          <w:sz w:val="23"/>
          <w:szCs w:val="23"/>
        </w:rPr>
      </w:pPr>
      <w:r w:rsidDel="00000000" w:rsidR="00000000" w:rsidRPr="00000000">
        <w:rPr>
          <w:rFonts w:ascii="Arial Unicode MS" w:cs="Arial Unicode MS" w:eastAsia="Arial Unicode MS" w:hAnsi="Arial Unicode MS"/>
          <w:sz w:val="23"/>
          <w:szCs w:val="23"/>
          <w:rtl w:val="0"/>
        </w:rPr>
        <w:t xml:space="preserve">이 세계들은 본질적으로 서로 연결되어 있지 않습니다. 캐릭터들이 처음 이 세계에 들어올 때는 이미 선택된 세계에 직접 투입되며, 각 캐릭터는 자동으로 하나의 메인 퀘스트를 알게 됩니다. 메인 퀘스트가 완료되면 살아남거나 임무 조건을 달성한 모든 캐릭터는 윤회지경으로 들어가거나 돌아갑니다.</w:t>
      </w:r>
    </w:p>
    <w:p w:rsidR="00000000" w:rsidDel="00000000" w:rsidP="00000000" w:rsidRDefault="00000000" w:rsidRPr="00000000" w14:paraId="000000DA">
      <w:pPr>
        <w:rPr>
          <w:sz w:val="23"/>
          <w:szCs w:val="23"/>
        </w:rPr>
      </w:pPr>
      <w:r w:rsidDel="00000000" w:rsidR="00000000" w:rsidRPr="00000000">
        <w:rPr>
          <w:rFonts w:ascii="Arial Unicode MS" w:cs="Arial Unicode MS" w:eastAsia="Arial Unicode MS" w:hAnsi="Arial Unicode MS"/>
          <w:sz w:val="23"/>
          <w:szCs w:val="23"/>
          <w:rtl w:val="0"/>
        </w:rPr>
        <w:t xml:space="preserve">윤회지경은 캐릭터들이 휴식을 취하고 정비하는 곳이자, 캐릭터들의 유일한 집입니다. 윤회지경은 거대한 흰색 광장이며, 주변에는 N개의 문이 서 있습니다(N의 수는 참여하는 캐릭터 수에 따라 다릅니다).</w:t>
      </w:r>
    </w:p>
    <w:p w:rsidR="00000000" w:rsidDel="00000000" w:rsidP="00000000" w:rsidRDefault="00000000" w:rsidRPr="00000000" w14:paraId="000000DB">
      <w:pPr>
        <w:rPr>
          <w:sz w:val="23"/>
          <w:szCs w:val="23"/>
        </w:rPr>
      </w:pPr>
      <w:r w:rsidDel="00000000" w:rsidR="00000000" w:rsidRPr="00000000">
        <w:rPr>
          <w:rFonts w:ascii="Arial Unicode MS" w:cs="Arial Unicode MS" w:eastAsia="Arial Unicode MS" w:hAnsi="Arial Unicode MS"/>
          <w:sz w:val="23"/>
          <w:szCs w:val="23"/>
          <w:rtl w:val="0"/>
        </w:rPr>
        <w:t xml:space="preserve">한 캐릭터가 사용하지 않는 문을 열면, 이 문과 안의 방은 그가 죽거나 윤회지경을 떠날 때까지 이 캐릭터의 소유가 됩니다.</w:t>
      </w:r>
    </w:p>
    <w:p w:rsidR="00000000" w:rsidDel="00000000" w:rsidP="00000000" w:rsidRDefault="00000000" w:rsidRPr="00000000" w14:paraId="000000DC">
      <w:pPr>
        <w:rPr>
          <w:sz w:val="23"/>
          <w:szCs w:val="23"/>
        </w:rPr>
      </w:pPr>
      <w:r w:rsidDel="00000000" w:rsidR="00000000" w:rsidRPr="00000000">
        <w:rPr>
          <w:rFonts w:ascii="Arial Unicode MS" w:cs="Arial Unicode MS" w:eastAsia="Arial Unicode MS" w:hAnsi="Arial Unicode MS"/>
          <w:sz w:val="23"/>
          <w:szCs w:val="23"/>
          <w:rtl w:val="0"/>
        </w:rPr>
        <w:t xml:space="preserve">어떤 의미에서 윤회지경이 수용할 수 있는 캐릭터 수에는 제한이 없지만, TRPG 게임에서는 한 팀의 인원이 6명을 넘지 않는 것이 좋습니다.</w:t>
      </w:r>
    </w:p>
    <w:p w:rsidR="00000000" w:rsidDel="00000000" w:rsidP="00000000" w:rsidRDefault="00000000" w:rsidRPr="00000000" w14:paraId="000000DD">
      <w:pPr>
        <w:rPr>
          <w:sz w:val="23"/>
          <w:szCs w:val="23"/>
        </w:rPr>
      </w:pPr>
      <w:r w:rsidDel="00000000" w:rsidR="00000000" w:rsidRPr="00000000">
        <w:rPr>
          <w:rFonts w:ascii="Arial Unicode MS" w:cs="Arial Unicode MS" w:eastAsia="Arial Unicode MS" w:hAnsi="Arial Unicode MS"/>
          <w:sz w:val="23"/>
          <w:szCs w:val="23"/>
          <w:rtl w:val="0"/>
        </w:rPr>
        <w:t xml:space="preserve">그 후 플레이어들은 휴식과 정비를 마친 후, 일반적으로 현실 세계의 10일 후에 다음 세계로 들어가 모험을 하고, 이를 반복합니다.</w:t>
      </w:r>
    </w:p>
    <w:p w:rsidR="00000000" w:rsidDel="00000000" w:rsidP="00000000" w:rsidRDefault="00000000" w:rsidRPr="00000000" w14:paraId="000000DE">
      <w:pPr>
        <w:rPr>
          <w:sz w:val="23"/>
          <w:szCs w:val="23"/>
        </w:rPr>
      </w:pPr>
      <w:r w:rsidDel="00000000" w:rsidR="00000000" w:rsidRPr="00000000">
        <w:rPr>
          <w:rFonts w:ascii="Arial Unicode MS" w:cs="Arial Unicode MS" w:eastAsia="Arial Unicode MS" w:hAnsi="Arial Unicode MS"/>
          <w:sz w:val="23"/>
          <w:szCs w:val="23"/>
          <w:rtl w:val="0"/>
        </w:rPr>
        <w:t xml:space="preserve">일반적으로 이 모험 세계들은 서로 관련이 없지만, 교단, 유전자 조작, 신비로운 외계 기술, 동양의 수련 등 일부 내재적 연관성이 있을 수 있습니다. ST는 스토리를 위해 메인 스토리라인을 준비하는 것을 고려할 수 있으며, 플레이어들이 이 메인 스토리라인을 완료하면 여러분의 모험 스토리도 끝납니다.</w:t>
      </w:r>
    </w:p>
    <w:p w:rsidR="00000000" w:rsidDel="00000000" w:rsidP="00000000" w:rsidRDefault="00000000" w:rsidRPr="00000000" w14:paraId="000000DF">
      <w:pPr>
        <w:rPr>
          <w:sz w:val="23"/>
          <w:szCs w:val="23"/>
        </w:rPr>
      </w:pPr>
      <w:r w:rsidDel="00000000" w:rsidR="00000000" w:rsidRPr="00000000">
        <w:rPr>
          <w:rFonts w:ascii="Arial Unicode MS" w:cs="Arial Unicode MS" w:eastAsia="Arial Unicode MS" w:hAnsi="Arial Unicode MS"/>
          <w:sz w:val="23"/>
          <w:szCs w:val="23"/>
          <w:rtl w:val="0"/>
        </w:rPr>
        <w:t xml:space="preserve">각 모험 세계에 대해, 매우 높은 자유도로 인해 ST는 직접 만들 수도 있고, 일부 영화, 애니메이션, 문학 작품을 참고하여 사용할 수도 있습니다. 플레이어들은 그 안에서 옵티머스 프라임과 상호작용하거나, 앨리스와 춤을 출 수도 있으며, 한 무리의 좀비를 때려눕히고, 여러 마리의 에일리언을 소탕할 수 있습니다. 이는 모두 플레이어들의 결정에 달려 있습니다.</w:t>
      </w:r>
    </w:p>
    <w:p w:rsidR="00000000" w:rsidDel="00000000" w:rsidP="00000000" w:rsidRDefault="00000000" w:rsidRPr="00000000" w14:paraId="000000E0">
      <w:pPr>
        <w:rPr>
          <w:sz w:val="23"/>
          <w:szCs w:val="23"/>
        </w:rPr>
      </w:pPr>
      <w:r w:rsidDel="00000000" w:rsidR="00000000" w:rsidRPr="00000000">
        <w:rPr>
          <w:rFonts w:ascii="Arial Unicode MS" w:cs="Arial Unicode MS" w:eastAsia="Arial Unicode MS" w:hAnsi="Arial Unicode MS"/>
          <w:sz w:val="23"/>
          <w:szCs w:val="23"/>
          <w:rtl w:val="0"/>
        </w:rPr>
        <w:t xml:space="preserve">규칙과 ST의 상식이 충돌할 때는 ST가 규칙을 변경하여 상식에 맞출 권한이 있으며, 이를 하우스 룰(HR, house rule)이라고 합니다. 당연히 앞서 말한 대로 게임을 시작하기 전에 하우스 룰을 확인하는 것이 좋습니다. 선택할 수 있는 스타일이 너무 많기 때문입니다. 코미디, 전투 등 서로 이해해야만 좋은 스토리를 만들고 함께 갈 수 있습니다.</w:t>
      </w:r>
    </w:p>
    <w:p w:rsidR="00000000" w:rsidDel="00000000" w:rsidP="00000000" w:rsidRDefault="00000000" w:rsidRPr="00000000" w14:paraId="000000E1">
      <w:pPr>
        <w:rPr>
          <w:sz w:val="23"/>
          <w:szCs w:val="23"/>
        </w:rPr>
      </w:pPr>
      <w:r w:rsidDel="00000000" w:rsidR="00000000" w:rsidRPr="00000000">
        <w:rPr>
          <w:rFonts w:ascii="Arial Unicode MS" w:cs="Arial Unicode MS" w:eastAsia="Arial Unicode MS" w:hAnsi="Arial Unicode MS"/>
          <w:sz w:val="23"/>
          <w:szCs w:val="23"/>
          <w:rtl w:val="0"/>
        </w:rPr>
        <w:t xml:space="preserve">게임 중에 논쟁이 발생하면 ST가 최종 해석권을 가진다는 점에 주의하세요.</w:t>
      </w:r>
    </w:p>
    <w:p w:rsidR="00000000" w:rsidDel="00000000" w:rsidP="00000000" w:rsidRDefault="00000000" w:rsidRPr="00000000" w14:paraId="000000E2">
      <w:pPr>
        <w:rPr>
          <w:sz w:val="23"/>
          <w:szCs w:val="23"/>
        </w:rPr>
      </w:pPr>
      <w:r w:rsidDel="00000000" w:rsidR="00000000" w:rsidRPr="00000000">
        <w:rPr>
          <w:rFonts w:ascii="Arial Unicode MS" w:cs="Arial Unicode MS" w:eastAsia="Arial Unicode MS" w:hAnsi="Arial Unicode MS"/>
          <w:sz w:val="23"/>
          <w:szCs w:val="23"/>
          <w:rtl w:val="0"/>
        </w:rPr>
        <w:t xml:space="preserve">물론 참여한 모든 플레이어는 테이블을 뒤집고 자리를 뜰 권리가 있습니다.</w:t>
      </w:r>
    </w:p>
    <w:p w:rsidR="00000000" w:rsidDel="00000000" w:rsidP="00000000" w:rsidRDefault="00000000" w:rsidRPr="00000000" w14:paraId="000000E3">
      <w:pPr>
        <w:rPr>
          <w:sz w:val="23"/>
          <w:szCs w:val="23"/>
        </w:rPr>
      </w:pPr>
      <w:r w:rsidDel="00000000" w:rsidR="00000000" w:rsidRPr="00000000">
        <w:rPr>
          <w:rFonts w:ascii="Arial Unicode MS" w:cs="Arial Unicode MS" w:eastAsia="Arial Unicode MS" w:hAnsi="Arial Unicode MS"/>
          <w:sz w:val="23"/>
          <w:szCs w:val="23"/>
          <w:rtl w:val="0"/>
        </w:rPr>
        <w:t xml:space="preserve">윤회지경에는 더 많은 용도와 규칙이 있으며, 자세한 내용은 "윤회지경"의 개별 장을 참조하세요.</w:t>
      </w:r>
    </w:p>
    <w:p w:rsidR="00000000" w:rsidDel="00000000" w:rsidP="00000000" w:rsidRDefault="00000000" w:rsidRPr="00000000" w14:paraId="000000E4">
      <w:pPr>
        <w:rPr>
          <w:sz w:val="23"/>
          <w:szCs w:val="23"/>
        </w:rPr>
      </w:pPr>
      <w:r w:rsidDel="00000000" w:rsidR="00000000" w:rsidRPr="00000000">
        <w:rPr>
          <w:sz w:val="23"/>
          <w:szCs w:val="23"/>
          <w:rtl w:val="0"/>
        </w:rPr>
        <w:t xml:space="preserve">=====================================================================</w:t>
      </w:r>
    </w:p>
    <w:p w:rsidR="00000000" w:rsidDel="00000000" w:rsidP="00000000" w:rsidRDefault="00000000" w:rsidRPr="00000000" w14:paraId="000000E5">
      <w:pPr>
        <w:rPr>
          <w:sz w:val="23"/>
          <w:szCs w:val="23"/>
        </w:rPr>
      </w:pPr>
      <w:r w:rsidDel="00000000" w:rsidR="00000000" w:rsidRPr="00000000">
        <w:rPr>
          <w:sz w:val="23"/>
          <w:szCs w:val="23"/>
          <w:rtl w:val="0"/>
        </w:rPr>
        <w:t xml:space="preserve">======================================</w:t>
      </w:r>
    </w:p>
    <w:p w:rsidR="00000000" w:rsidDel="00000000" w:rsidP="00000000" w:rsidRDefault="00000000" w:rsidRPr="00000000" w14:paraId="000000E6">
      <w:pPr>
        <w:rPr>
          <w:sz w:val="23"/>
          <w:szCs w:val="23"/>
        </w:rPr>
      </w:pPr>
      <w:r w:rsidDel="00000000" w:rsidR="00000000" w:rsidRPr="00000000">
        <w:rPr>
          <w:rFonts w:ascii="Arial Unicode MS" w:cs="Arial Unicode MS" w:eastAsia="Arial Unicode MS" w:hAnsi="Arial Unicode MS"/>
          <w:sz w:val="23"/>
          <w:szCs w:val="23"/>
          <w:rtl w:val="0"/>
        </w:rPr>
        <w:t xml:space="preserve">게임 진행 방법:</w:t>
      </w:r>
    </w:p>
    <w:p w:rsidR="00000000" w:rsidDel="00000000" w:rsidP="00000000" w:rsidRDefault="00000000" w:rsidRPr="00000000" w14:paraId="000000E7">
      <w:pPr>
        <w:rPr>
          <w:sz w:val="23"/>
          <w:szCs w:val="23"/>
        </w:rPr>
      </w:pPr>
      <w:r w:rsidDel="00000000" w:rsidR="00000000" w:rsidRPr="00000000">
        <w:rPr>
          <w:rFonts w:ascii="Arial Unicode MS" w:cs="Arial Unicode MS" w:eastAsia="Arial Unicode MS" w:hAnsi="Arial Unicode MS"/>
          <w:sz w:val="23"/>
          <w:szCs w:val="23"/>
          <w:rtl w:val="0"/>
        </w:rPr>
        <w:t xml:space="preserve">본 게임은 다음과 같은 방식으로 진행됩니다:</w:t>
      </w:r>
    </w:p>
    <w:p w:rsidR="00000000" w:rsidDel="00000000" w:rsidP="00000000" w:rsidRDefault="00000000" w:rsidRPr="00000000" w14:paraId="000000E8">
      <w:pPr>
        <w:rPr>
          <w:sz w:val="23"/>
          <w:szCs w:val="23"/>
        </w:rPr>
      </w:pPr>
      <w:r w:rsidDel="00000000" w:rsidR="00000000" w:rsidRPr="00000000">
        <w:rPr>
          <w:rFonts w:ascii="Arial Unicode MS" w:cs="Arial Unicode MS" w:eastAsia="Arial Unicode MS" w:hAnsi="Arial Unicode MS"/>
          <w:sz w:val="23"/>
          <w:szCs w:val="23"/>
          <w:rtl w:val="0"/>
        </w:rPr>
        <w:t xml:space="preserve">1. ST가 환경, 장면, 등장인물 등 관련 내용을 묘사합니다:</w:t>
      </w:r>
    </w:p>
    <w:p w:rsidR="00000000" w:rsidDel="00000000" w:rsidP="00000000" w:rsidRDefault="00000000" w:rsidRPr="00000000" w14:paraId="000000E9">
      <w:pPr>
        <w:rPr>
          <w:sz w:val="23"/>
          <w:szCs w:val="23"/>
        </w:rPr>
      </w:pPr>
      <w:r w:rsidDel="00000000" w:rsidR="00000000" w:rsidRPr="00000000">
        <w:rPr>
          <w:rFonts w:ascii="Arial Unicode MS" w:cs="Arial Unicode MS" w:eastAsia="Arial Unicode MS" w:hAnsi="Arial Unicode MS"/>
          <w:sz w:val="23"/>
          <w:szCs w:val="23"/>
          <w:rtl w:val="0"/>
        </w:rPr>
        <w:t xml:space="preserve">ST는 플레이어들에게 그들이 현재 처한 장면, 주변 환경 상황, 다른 등장인물들의 모습, 그들이 무엇을 하고 있는지, 그리고 대략 플레이어가 행동할 수 있는 내용과 방향을 설명합니다.</w:t>
      </w:r>
    </w:p>
    <w:p w:rsidR="00000000" w:rsidDel="00000000" w:rsidP="00000000" w:rsidRDefault="00000000" w:rsidRPr="00000000" w14:paraId="000000EA">
      <w:pPr>
        <w:rPr>
          <w:sz w:val="23"/>
          <w:szCs w:val="23"/>
        </w:rPr>
      </w:pPr>
      <w:r w:rsidDel="00000000" w:rsidR="00000000" w:rsidRPr="00000000">
        <w:rPr>
          <w:rFonts w:ascii="Arial Unicode MS" w:cs="Arial Unicode MS" w:eastAsia="Arial Unicode MS" w:hAnsi="Arial Unicode MS"/>
          <w:sz w:val="23"/>
          <w:szCs w:val="23"/>
          <w:rtl w:val="0"/>
        </w:rPr>
        <w:t xml:space="preserve">예를 들어: 숲의 울창한 정도, 주변 나무들의 대략적인 높이와 종류, 햇빛이 내리쬐는 상황, 현재 시간, 주위에 곤충 소리나 새 소리가 있는지, 주변에 보이는 동물이 있는지, 다른 등장인물들의 생김새, 복장, 행동 태도, 그들이 무엇을 하고 있는지 등등.</w:t>
      </w:r>
    </w:p>
    <w:p w:rsidR="00000000" w:rsidDel="00000000" w:rsidP="00000000" w:rsidRDefault="00000000" w:rsidRPr="00000000" w14:paraId="000000EB">
      <w:pPr>
        <w:rPr>
          <w:sz w:val="23"/>
          <w:szCs w:val="23"/>
        </w:rPr>
      </w:pPr>
      <w:r w:rsidDel="00000000" w:rsidR="00000000" w:rsidRPr="00000000">
        <w:rPr>
          <w:rFonts w:ascii="Arial Unicode MS" w:cs="Arial Unicode MS" w:eastAsia="Arial Unicode MS" w:hAnsi="Arial Unicode MS"/>
          <w:sz w:val="23"/>
          <w:szCs w:val="23"/>
          <w:rtl w:val="0"/>
        </w:rPr>
        <w:t xml:space="preserve">2. 플레이어가 그들의 행동을 결정하면 ST가 그들의 행동 결과를 알려줍니다:</w:t>
      </w:r>
    </w:p>
    <w:p w:rsidR="00000000" w:rsidDel="00000000" w:rsidP="00000000" w:rsidRDefault="00000000" w:rsidRPr="00000000" w14:paraId="000000EC">
      <w:pPr>
        <w:rPr>
          <w:sz w:val="23"/>
          <w:szCs w:val="23"/>
        </w:rPr>
      </w:pPr>
      <w:r w:rsidDel="00000000" w:rsidR="00000000" w:rsidRPr="00000000">
        <w:rPr>
          <w:rFonts w:ascii="Arial Unicode MS" w:cs="Arial Unicode MS" w:eastAsia="Arial Unicode MS" w:hAnsi="Arial Unicode MS"/>
          <w:sz w:val="23"/>
          <w:szCs w:val="23"/>
          <w:rtl w:val="0"/>
        </w:rPr>
        <w:t xml:space="preserve">일반적으로 ST가 환경, 장면 등의 내용을 묘사한 후, 플레이어들은 그들의 현재 임무와 하고 싶은 일에 따라 ST가 제공한 정보를 토대로 토론하여 행동 방침을 결정합니다. 토론 결과가 나오면 해당 행동을 실행하기 시작하고, 플레이어는 그 행동을 ST에게 알려야 합니다.</w:t>
      </w:r>
    </w:p>
    <w:p w:rsidR="00000000" w:rsidDel="00000000" w:rsidP="00000000" w:rsidRDefault="00000000" w:rsidRPr="00000000" w14:paraId="000000ED">
      <w:pPr>
        <w:rPr>
          <w:sz w:val="23"/>
          <w:szCs w:val="23"/>
        </w:rPr>
      </w:pPr>
      <w:r w:rsidDel="00000000" w:rsidR="00000000" w:rsidRPr="00000000">
        <w:rPr>
          <w:rFonts w:ascii="Arial Unicode MS" w:cs="Arial Unicode MS" w:eastAsia="Arial Unicode MS" w:hAnsi="Arial Unicode MS"/>
          <w:sz w:val="23"/>
          <w:szCs w:val="23"/>
          <w:rtl w:val="0"/>
        </w:rPr>
        <w:t xml:space="preserve">예를 들어: 우리는 나무에 올라가 방향을 판단하려고 합니다, 우리는 저 멀리 있는 사슴을 공격하려고 합니다, 우리는 방향을 잃지 않기 위해 나무에 표시를 새기려고 합니다, 몰래 다가가서 등장인물들이 무슨 말을 하는지 듣겠습니다 등등.</w:t>
      </w:r>
    </w:p>
    <w:p w:rsidR="00000000" w:rsidDel="00000000" w:rsidP="00000000" w:rsidRDefault="00000000" w:rsidRPr="00000000" w14:paraId="000000EE">
      <w:pPr>
        <w:rPr>
          <w:sz w:val="23"/>
          <w:szCs w:val="23"/>
        </w:rPr>
      </w:pPr>
      <w:r w:rsidDel="00000000" w:rsidR="00000000" w:rsidRPr="00000000">
        <w:rPr>
          <w:rFonts w:ascii="Arial Unicode MS" w:cs="Arial Unicode MS" w:eastAsia="Arial Unicode MS" w:hAnsi="Arial Unicode MS"/>
          <w:sz w:val="23"/>
          <w:szCs w:val="23"/>
          <w:rtl w:val="0"/>
        </w:rPr>
        <w:t xml:space="preserve">이런 행동들 중 어떤 것은 즉시 결산할 수 있습니다. 예를 들어 기호를 새기는 것 같은 경우입니다. 어떤 것들은 좀 더 복잡하고 상호작용이 발생할 수 있습니다. 예를 들어 등장인물들의 대화를 엿듣는 것은 등장인물들에게 발각될 가능성이 매우 높고, 다른 일부 이야기를 촉발하여 스토리가 진행될 수 있습니다. </w:t>
      </w:r>
    </w:p>
    <w:p w:rsidR="00000000" w:rsidDel="00000000" w:rsidP="00000000" w:rsidRDefault="00000000" w:rsidRPr="00000000" w14:paraId="000000EF">
      <w:pPr>
        <w:rPr>
          <w:sz w:val="23"/>
          <w:szCs w:val="23"/>
        </w:rPr>
      </w:pPr>
      <w:r w:rsidDel="00000000" w:rsidR="00000000" w:rsidRPr="00000000">
        <w:rPr>
          <w:rFonts w:ascii="Arial Unicode MS" w:cs="Arial Unicode MS" w:eastAsia="Arial Unicode MS" w:hAnsi="Arial Unicode MS"/>
          <w:sz w:val="23"/>
          <w:szCs w:val="23"/>
          <w:rtl w:val="0"/>
        </w:rPr>
        <w:t xml:space="preserve">어쨌든 플레이어가 한 행동을 완료한 후, 스토리가 진행되지 않으면 플레이어들은 다음 행동을 계속 결정할 수 있습니다. 물론 스토리가 진행된 후에도 플레이어는 일부 행동을 취하여 스토리의 진행을 바꿀 수 있습니다.</w:t>
      </w:r>
    </w:p>
    <w:p w:rsidR="00000000" w:rsidDel="00000000" w:rsidP="00000000" w:rsidRDefault="00000000" w:rsidRPr="00000000" w14:paraId="000000F0">
      <w:pPr>
        <w:rPr>
          <w:sz w:val="23"/>
          <w:szCs w:val="23"/>
        </w:rPr>
      </w:pPr>
      <w:r w:rsidDel="00000000" w:rsidR="00000000" w:rsidRPr="00000000">
        <w:rPr>
          <w:rFonts w:ascii="Arial Unicode MS" w:cs="Arial Unicode MS" w:eastAsia="Arial Unicode MS" w:hAnsi="Arial Unicode MS"/>
          <w:sz w:val="23"/>
          <w:szCs w:val="23"/>
          <w:rtl w:val="0"/>
        </w:rPr>
        <w:t xml:space="preserve">예를 들어: 플레이어가 등장인물의 대화를 엿듣다가 발각되었을 때, 등장인물은 화가 나서 플레이어가 무엇을 하고 있는지 물어볼 수 있습니다. 이때 플레이어는 도망가기를 선택할 수도 있고, 물론 왜 엿들었는지 설명하기를 선택할 수도 있으며, 등장인물을 직접 때리기를 선택할 수도 있습니다. 어쨌든 이런 것들은 모두 스토리 전개를 추진하는 행동입니다.</w:t>
      </w:r>
    </w:p>
    <w:p w:rsidR="00000000" w:rsidDel="00000000" w:rsidP="00000000" w:rsidRDefault="00000000" w:rsidRPr="00000000" w14:paraId="000000F1">
      <w:pPr>
        <w:rPr>
          <w:sz w:val="23"/>
          <w:szCs w:val="23"/>
        </w:rPr>
      </w:pPr>
      <w:r w:rsidDel="00000000" w:rsidR="00000000" w:rsidRPr="00000000">
        <w:rPr>
          <w:rFonts w:ascii="Arial Unicode MS" w:cs="Arial Unicode MS" w:eastAsia="Arial Unicode MS" w:hAnsi="Arial Unicode MS"/>
          <w:sz w:val="23"/>
          <w:szCs w:val="23"/>
          <w:rtl w:val="0"/>
        </w:rPr>
        <w:t xml:space="preserve">만약 이 행동이 도전성을 갖고 있다면(예: 대화 엿듣기), 일부 판정을 해야 하고, 이때는 주사위를 사용하여 이런 행동의 결과를 결정해야 합니다.</w:t>
      </w:r>
    </w:p>
    <w:p w:rsidR="00000000" w:rsidDel="00000000" w:rsidP="00000000" w:rsidRDefault="00000000" w:rsidRPr="00000000" w14:paraId="000000F2">
      <w:pPr>
        <w:rPr>
          <w:sz w:val="23"/>
          <w:szCs w:val="23"/>
        </w:rPr>
      </w:pPr>
      <w:r w:rsidDel="00000000" w:rsidR="00000000" w:rsidRPr="00000000">
        <w:rPr>
          <w:rFonts w:ascii="Arial Unicode MS" w:cs="Arial Unicode MS" w:eastAsia="Arial Unicode MS" w:hAnsi="Arial Unicode MS"/>
          <w:sz w:val="23"/>
          <w:szCs w:val="23"/>
          <w:rtl w:val="0"/>
        </w:rPr>
        <w:t xml:space="preserve">게임은 플레이어가 행동을 결정하고 ST가 플레이어 행동의 내용에 따라 결과를 판단하여 플레이어에게 결과를 알려주고, 플레이어는 결과를 알게 된 후 다시 행동을 결정하는 순환 과정에서 진행됩니다.</w:t>
      </w:r>
    </w:p>
    <w:p w:rsidR="00000000" w:rsidDel="00000000" w:rsidP="00000000" w:rsidRDefault="00000000" w:rsidRPr="00000000" w14:paraId="000000F3">
      <w:pPr>
        <w:rPr>
          <w:sz w:val="23"/>
          <w:szCs w:val="23"/>
        </w:rPr>
      </w:pPr>
      <w:r w:rsidDel="00000000" w:rsidR="00000000" w:rsidRPr="00000000">
        <w:rPr>
          <w:sz w:val="23"/>
          <w:szCs w:val="23"/>
          <w:rtl w:val="0"/>
        </w:rPr>
        <w:t xml:space="preserve">=====================================================================</w:t>
      </w:r>
    </w:p>
    <w:p w:rsidR="00000000" w:rsidDel="00000000" w:rsidP="00000000" w:rsidRDefault="00000000" w:rsidRPr="00000000" w14:paraId="000000F4">
      <w:pPr>
        <w:rPr>
          <w:sz w:val="23"/>
          <w:szCs w:val="23"/>
        </w:rPr>
      </w:pPr>
      <w:r w:rsidDel="00000000" w:rsidR="00000000" w:rsidRPr="00000000">
        <w:rPr>
          <w:sz w:val="23"/>
          <w:szCs w:val="23"/>
          <w:rtl w:val="0"/>
        </w:rPr>
        <w:t xml:space="preserve">======================================</w:t>
      </w:r>
    </w:p>
    <w:p w:rsidR="00000000" w:rsidDel="00000000" w:rsidP="00000000" w:rsidRDefault="00000000" w:rsidRPr="00000000" w14:paraId="000000F5">
      <w:pPr>
        <w:rPr>
          <w:sz w:val="23"/>
          <w:szCs w:val="23"/>
        </w:rPr>
      </w:pPr>
      <w:r w:rsidDel="00000000" w:rsidR="00000000" w:rsidRPr="00000000">
        <w:rPr>
          <w:rFonts w:ascii="Arial Unicode MS" w:cs="Arial Unicode MS" w:eastAsia="Arial Unicode MS" w:hAnsi="Arial Unicode MS"/>
          <w:sz w:val="23"/>
          <w:szCs w:val="23"/>
          <w:rtl w:val="0"/>
        </w:rPr>
        <w:t xml:space="preserve">가장 기본적인 주사위와 연산 규칙:</w:t>
      </w:r>
    </w:p>
    <w:p w:rsidR="00000000" w:rsidDel="00000000" w:rsidP="00000000" w:rsidRDefault="00000000" w:rsidRPr="00000000" w14:paraId="000000F6">
      <w:pPr>
        <w:rPr>
          <w:sz w:val="23"/>
          <w:szCs w:val="23"/>
        </w:rPr>
      </w:pPr>
      <w:r w:rsidDel="00000000" w:rsidR="00000000" w:rsidRPr="00000000">
        <w:rPr>
          <w:rFonts w:ascii="Arial Unicode MS" w:cs="Arial Unicode MS" w:eastAsia="Arial Unicode MS" w:hAnsi="Arial Unicode MS"/>
          <w:sz w:val="23"/>
          <w:szCs w:val="23"/>
          <w:rtl w:val="0"/>
        </w:rPr>
        <w:t xml:space="preserve">주사위:</w:t>
      </w:r>
    </w:p>
    <w:p w:rsidR="00000000" w:rsidDel="00000000" w:rsidP="00000000" w:rsidRDefault="00000000" w:rsidRPr="00000000" w14:paraId="000000F7">
      <w:pPr>
        <w:rPr>
          <w:sz w:val="23"/>
          <w:szCs w:val="23"/>
        </w:rPr>
      </w:pPr>
      <w:r w:rsidDel="00000000" w:rsidR="00000000" w:rsidRPr="00000000">
        <w:rPr>
          <w:rFonts w:ascii="Arial Unicode MS" w:cs="Arial Unicode MS" w:eastAsia="Arial Unicode MS" w:hAnsi="Arial Unicode MS"/>
          <w:sz w:val="23"/>
          <w:szCs w:val="23"/>
          <w:rtl w:val="0"/>
        </w:rPr>
        <w:t xml:space="preserve">게임에서 우리는 많은 10면체 주사위(이하 D10이라 칭함)를 사용해야 합니다. 타오바오에서 이런 것을 살 수 있습니다.</w:t>
      </w:r>
    </w:p>
    <w:p w:rsidR="00000000" w:rsidDel="00000000" w:rsidP="00000000" w:rsidRDefault="00000000" w:rsidRPr="00000000" w14:paraId="000000F8">
      <w:pPr>
        <w:rPr>
          <w:sz w:val="23"/>
          <w:szCs w:val="23"/>
        </w:rPr>
      </w:pPr>
      <w:r w:rsidDel="00000000" w:rsidR="00000000" w:rsidRPr="00000000">
        <w:rPr>
          <w:rFonts w:ascii="Arial Unicode MS" w:cs="Arial Unicode MS" w:eastAsia="Arial Unicode MS" w:hAnsi="Arial Unicode MS"/>
          <w:sz w:val="23"/>
          <w:szCs w:val="23"/>
          <w:rtl w:val="0"/>
        </w:rPr>
        <w:t xml:space="preserve">물론 다른 면체의 주사위(4면체, 6면체, 8면체, 12면체, 20면체, 30면체 포함)를 사용할 가능성도 있지만, 사용 빈도가 매우 낮고, 이런 주사위를 사용할 때는 이런 주사위 사용 설명서를 따릅니다.</w:t>
      </w:r>
    </w:p>
    <w:p w:rsidR="00000000" w:rsidDel="00000000" w:rsidP="00000000" w:rsidRDefault="00000000" w:rsidRPr="00000000" w14:paraId="000000F9">
      <w:pPr>
        <w:rPr>
          <w:sz w:val="23"/>
          <w:szCs w:val="23"/>
        </w:rPr>
      </w:pPr>
      <w:r w:rsidDel="00000000" w:rsidR="00000000" w:rsidRPr="00000000">
        <w:rPr>
          <w:rFonts w:ascii="Arial Unicode MS" w:cs="Arial Unicode MS" w:eastAsia="Arial Unicode MS" w:hAnsi="Arial Unicode MS"/>
          <w:sz w:val="23"/>
          <w:szCs w:val="23"/>
          <w:rtl w:val="0"/>
        </w:rPr>
        <w:t xml:space="preserve">100면체 주사위, 즉 D100을 굴려야 할 때 투척 방법은 다음과 같습니다:</w:t>
      </w:r>
    </w:p>
    <w:p w:rsidR="00000000" w:rsidDel="00000000" w:rsidP="00000000" w:rsidRDefault="00000000" w:rsidRPr="00000000" w14:paraId="000000FA">
      <w:pPr>
        <w:rPr>
          <w:sz w:val="23"/>
          <w:szCs w:val="23"/>
        </w:rPr>
      </w:pPr>
      <w:r w:rsidDel="00000000" w:rsidR="00000000" w:rsidRPr="00000000">
        <w:rPr>
          <w:rFonts w:ascii="Arial Unicode MS" w:cs="Arial Unicode MS" w:eastAsia="Arial Unicode MS" w:hAnsi="Arial Unicode MS"/>
          <w:sz w:val="23"/>
          <w:szCs w:val="23"/>
          <w:rtl w:val="0"/>
        </w:rPr>
        <w:t xml:space="preserve">두 개의 D10 주사위를 굴려야 하며, 굴린 후 하나는 십의 자리, 하나는 일의 자리로 지정합니다. 그런 다음 각각 굴려서 십의 자리에 나온 수가 십의 자리이고, 일의 자리에 나온 수가 일의 자리입니다. 두 개의 0이 나오면 결과는 100입니다.</w:t>
      </w:r>
    </w:p>
    <w:p w:rsidR="00000000" w:rsidDel="00000000" w:rsidP="00000000" w:rsidRDefault="00000000" w:rsidRPr="00000000" w14:paraId="000000FB">
      <w:pPr>
        <w:rPr>
          <w:sz w:val="23"/>
          <w:szCs w:val="23"/>
        </w:rPr>
      </w:pPr>
      <w:r w:rsidDel="00000000" w:rsidR="00000000" w:rsidRPr="00000000">
        <w:rPr>
          <w:rFonts w:ascii="Arial Unicode MS" w:cs="Arial Unicode MS" w:eastAsia="Arial Unicode MS" w:hAnsi="Arial Unicode MS"/>
          <w:sz w:val="23"/>
          <w:szCs w:val="23"/>
          <w:rtl w:val="0"/>
        </w:rPr>
        <w:t xml:space="preserve">일반적으로 게임 과정에서 기본 판정 방법은 D10 주사위만 사용하며, 당신의 캐릭터가 무언가를 해야 하고, 한 번의 시도에서 성공 또는 실패가 다른 결과를 가져올 때, 당신은 그를 위해 한 번의 판정을 해야 합니다. 이는 일반적으로 다음과 같은 몇 가지 단계를 포함합니다:</w:t>
      </w:r>
    </w:p>
    <w:p w:rsidR="00000000" w:rsidDel="00000000" w:rsidP="00000000" w:rsidRDefault="00000000" w:rsidRPr="00000000" w14:paraId="000000FC">
      <w:pPr>
        <w:rPr>
          <w:sz w:val="23"/>
          <w:szCs w:val="23"/>
        </w:rPr>
      </w:pPr>
      <w:r w:rsidDel="00000000" w:rsidR="00000000" w:rsidRPr="00000000">
        <w:rPr>
          <w:rFonts w:ascii="Arial Unicode MS" w:cs="Arial Unicode MS" w:eastAsia="Arial Unicode MS" w:hAnsi="Arial Unicode MS"/>
          <w:sz w:val="23"/>
          <w:szCs w:val="23"/>
          <w:rtl w:val="0"/>
        </w:rPr>
        <w:t xml:space="preserve">1) DP 결정: DP는 주사위 풀(dice pool)을 의미하며, 몇 개의 D10을 굴릴 수 있는지 결정합니다. 일반적으로 DP는 한 가지 특성치 + 한 가지 기능 + (-)기타 조정치이며, 일반적으로 규칙에는 이 판정이 도대체 어떤 내용으로 구성되어 있는지 규정되어 있습니다.</w:t>
      </w:r>
    </w:p>
    <w:p w:rsidR="00000000" w:rsidDel="00000000" w:rsidP="00000000" w:rsidRDefault="00000000" w:rsidRPr="00000000" w14:paraId="000000FD">
      <w:pPr>
        <w:rPr>
          <w:sz w:val="23"/>
          <w:szCs w:val="23"/>
        </w:rPr>
      </w:pPr>
      <w:r w:rsidDel="00000000" w:rsidR="00000000" w:rsidRPr="00000000">
        <w:rPr>
          <w:rFonts w:ascii="Arial Unicode MS" w:cs="Arial Unicode MS" w:eastAsia="Arial Unicode MS" w:hAnsi="Arial Unicode MS"/>
          <w:sz w:val="23"/>
          <w:szCs w:val="23"/>
          <w:rtl w:val="0"/>
        </w:rPr>
        <w:t xml:space="preserve">2) 추가 주사위 등급 확인: 판정에서 주사위 하나의 수치가 10이면, 이번 판정에서 주사위를 하나 더 굴릴 수 있습니다. 성공하면 이번 성공을 총 성공 횟수에 추가합니다. 또한 이번 주사위 굴림도 10이면 다시 한 번 더 굴릴 수 있으며, 계속 이렇게 합니다. 이 규칙을 "10 추가 주사위"라고 합니다. 일부 능력이나 도구는 "9 추가 주사위"를 제공하는데, 이는 주사위 수치가 9 또는 10일 때 추가 주사위를 얻을 수 있음을 의미합니다. 추가 주사위의 최저치는 8입니다. 간단한 비유가 이 규칙을 더 잘 이해하는 데 도움이 될 수 있습니다. 비행기 게임에서는 일반적으로 D6 주사위, 즉 6면체 정육면체를 사용합니다. 그리고 비행기 게임은 "6 추가 주사위" 규칙을 실행하는데, 즉 6이 나올 때마다 주사위를 한 번 더 굴릴 수 있습니다.</w:t>
      </w:r>
    </w:p>
    <w:p w:rsidR="00000000" w:rsidDel="00000000" w:rsidP="00000000" w:rsidRDefault="00000000" w:rsidRPr="00000000" w14:paraId="000000FE">
      <w:pPr>
        <w:rPr>
          <w:sz w:val="23"/>
          <w:szCs w:val="23"/>
        </w:rPr>
      </w:pPr>
      <w:r w:rsidDel="00000000" w:rsidR="00000000" w:rsidRPr="00000000">
        <w:rPr>
          <w:rFonts w:ascii="Arial Unicode MS" w:cs="Arial Unicode MS" w:eastAsia="Arial Unicode MS" w:hAnsi="Arial Unicode MS"/>
          <w:sz w:val="23"/>
          <w:szCs w:val="23"/>
          <w:rtl w:val="0"/>
        </w:rPr>
        <w:t xml:space="preserve">3) 주사위를 굴려 판정: DP 수치만큼의 D10을 굴립니다. 주사위 하나의 수치가 8, 9 또는 10이면 이 주사위는 1번의 성공을 얻은 것입니다. 성공한 주사위의 총 개수를 "성공 횟수"라고 합니다.</w:t>
      </w:r>
    </w:p>
    <w:p w:rsidR="00000000" w:rsidDel="00000000" w:rsidP="00000000" w:rsidRDefault="00000000" w:rsidRPr="00000000" w14:paraId="000000FF">
      <w:pPr>
        <w:rPr>
          <w:sz w:val="23"/>
          <w:szCs w:val="23"/>
        </w:rPr>
      </w:pPr>
      <w:r w:rsidDel="00000000" w:rsidR="00000000" w:rsidRPr="00000000">
        <w:rPr>
          <w:rFonts w:ascii="Arial Unicode MS" w:cs="Arial Unicode MS" w:eastAsia="Arial Unicode MS" w:hAnsi="Arial Unicode MS"/>
          <w:sz w:val="23"/>
          <w:szCs w:val="23"/>
          <w:rtl w:val="0"/>
        </w:rPr>
        <w:t xml:space="preserve">4) 추가 성공 횟수 추가: 높은 특성치와 높은 기능 수치 또는 다른 방식으로 추가 성공 횟수를 얻을 수 있습니다. 특성치가 6에 도달하면 전설 특성치로 인해 1번의 추가 성공을 얻고, 5씩 올라갈 때마다 하나씩 추가됩니다(즉, 특성치 11은 2번의 추가 성공). 기능은 다른 규칙을 따르며, 자세한 내용은 "기능 개요" 페이지를 참조하세요. 물론 다른 수단으로 추가 성공을 얻을 수도 있습니다. 판정할 때 최종 유효 성공 횟수가 0보다 크면 이런 추가 성공 횟수를 최종 성공 횟수에 더합니다. (자세한 내용은 "추가 성공 사용" 규칙 참조)</w:t>
      </w:r>
    </w:p>
    <w:p w:rsidR="00000000" w:rsidDel="00000000" w:rsidP="00000000" w:rsidRDefault="00000000" w:rsidRPr="00000000" w14:paraId="00000100">
      <w:pPr>
        <w:rPr>
          <w:sz w:val="23"/>
          <w:szCs w:val="23"/>
        </w:rPr>
      </w:pPr>
      <w:r w:rsidDel="00000000" w:rsidR="00000000" w:rsidRPr="00000000">
        <w:rPr>
          <w:rFonts w:ascii="Arial Unicode MS" w:cs="Arial Unicode MS" w:eastAsia="Arial Unicode MS" w:hAnsi="Arial Unicode MS"/>
          <w:sz w:val="23"/>
          <w:szCs w:val="23"/>
          <w:rtl w:val="0"/>
        </w:rPr>
        <w:t xml:space="preserve">5) 목표와 비교: 난이도(이하 DC, 즉 difficulty class)는 판정 시 목표 수치이며, 판정의 성공 횟수가 DC보다 크거나 같으면 행동이 성공하고, 성공 횟수가 DC를 초과할수록 행동이 더 성공적입니다. 반대로 행동이 실패합니다. 일부 판정은 구체적인 목표 수치에 관심이 없고 자신의 성공 횟수에만 관심이 있는데, 성공 횟수가 그의 행동을 얼마나 잘했는지 결정합니다. 예를 들어 한 번의 공격으로 얼마나 큰 피해를 입히는지, 한 번의 도약으로 얼마나 높이 뛸 수 있는지 등입니다.</w:t>
      </w:r>
    </w:p>
    <w:p w:rsidR="00000000" w:rsidDel="00000000" w:rsidP="00000000" w:rsidRDefault="00000000" w:rsidRPr="00000000" w14:paraId="00000101">
      <w:pPr>
        <w:rPr>
          <w:sz w:val="23"/>
          <w:szCs w:val="23"/>
        </w:rPr>
      </w:pPr>
      <w:r w:rsidDel="00000000" w:rsidR="00000000" w:rsidRPr="00000000">
        <w:rPr>
          <w:rFonts w:ascii="Arial Unicode MS" w:cs="Arial Unicode MS" w:eastAsia="Arial Unicode MS" w:hAnsi="Arial Unicode MS"/>
          <w:sz w:val="23"/>
          <w:szCs w:val="23"/>
          <w:rtl w:val="0"/>
        </w:rPr>
        <w:t xml:space="preserve">그리고 DC는 판정 형식이 경쟁인지 대항인지에 따라 결정됩니다.</w:t>
      </w:r>
    </w:p>
    <w:p w:rsidR="00000000" w:rsidDel="00000000" w:rsidP="00000000" w:rsidRDefault="00000000" w:rsidRPr="00000000" w14:paraId="00000102">
      <w:pPr>
        <w:rPr>
          <w:sz w:val="23"/>
          <w:szCs w:val="23"/>
        </w:rPr>
      </w:pPr>
      <w:r w:rsidDel="00000000" w:rsidR="00000000" w:rsidRPr="00000000">
        <w:rPr>
          <w:sz w:val="23"/>
          <w:szCs w:val="23"/>
          <w:rtl w:val="0"/>
        </w:rPr>
        <w:t xml:space="preserve">=====================================================================</w:t>
      </w:r>
    </w:p>
    <w:p w:rsidR="00000000" w:rsidDel="00000000" w:rsidP="00000000" w:rsidRDefault="00000000" w:rsidRPr="00000000" w14:paraId="00000103">
      <w:pPr>
        <w:rPr>
          <w:sz w:val="23"/>
          <w:szCs w:val="23"/>
        </w:rPr>
      </w:pPr>
      <w:r w:rsidDel="00000000" w:rsidR="00000000" w:rsidRPr="00000000">
        <w:rPr>
          <w:sz w:val="23"/>
          <w:szCs w:val="23"/>
          <w:rtl w:val="0"/>
        </w:rPr>
        <w:t xml:space="preserve">======================================</w:t>
      </w:r>
    </w:p>
    <w:p w:rsidR="00000000" w:rsidDel="00000000" w:rsidP="00000000" w:rsidRDefault="00000000" w:rsidRPr="00000000" w14:paraId="00000104">
      <w:pPr>
        <w:rPr>
          <w:sz w:val="23"/>
          <w:szCs w:val="23"/>
        </w:rPr>
      </w:pPr>
      <w:r w:rsidDel="00000000" w:rsidR="00000000" w:rsidRPr="00000000">
        <w:rPr>
          <w:rFonts w:ascii="Arial Unicode MS" w:cs="Arial Unicode MS" w:eastAsia="Arial Unicode MS" w:hAnsi="Arial Unicode MS"/>
          <w:sz w:val="23"/>
          <w:szCs w:val="23"/>
          <w:rtl w:val="0"/>
        </w:rPr>
        <w:t xml:space="preserve">경쟁: 경쟁은 DC가 고정되고 미리 설정된 값인 판정을 의미합니다. 예를 들어 쌀 한 포대를 들어 올리거나, 구덩이를 뛰어넘거나, 벽을 기어오르는 것 등입니다.</w:t>
      </w:r>
    </w:p>
    <w:p w:rsidR="00000000" w:rsidDel="00000000" w:rsidP="00000000" w:rsidRDefault="00000000" w:rsidRPr="00000000" w14:paraId="00000105">
      <w:pPr>
        <w:rPr>
          <w:sz w:val="23"/>
          <w:szCs w:val="23"/>
        </w:rPr>
      </w:pPr>
      <w:r w:rsidDel="00000000" w:rsidR="00000000" w:rsidRPr="00000000">
        <w:rPr>
          <w:sz w:val="23"/>
          <w:szCs w:val="23"/>
          <w:rtl w:val="0"/>
        </w:rPr>
        <w:t xml:space="preserve">=====================================================================</w:t>
      </w:r>
    </w:p>
    <w:p w:rsidR="00000000" w:rsidDel="00000000" w:rsidP="00000000" w:rsidRDefault="00000000" w:rsidRPr="00000000" w14:paraId="00000106">
      <w:pPr>
        <w:rPr>
          <w:sz w:val="23"/>
          <w:szCs w:val="23"/>
        </w:rPr>
      </w:pPr>
      <w:r w:rsidDel="00000000" w:rsidR="00000000" w:rsidRPr="00000000">
        <w:rPr>
          <w:sz w:val="23"/>
          <w:szCs w:val="23"/>
          <w:rtl w:val="0"/>
        </w:rPr>
        <w:t xml:space="preserve">======================================</w:t>
      </w:r>
    </w:p>
    <w:p w:rsidR="00000000" w:rsidDel="00000000" w:rsidP="00000000" w:rsidRDefault="00000000" w:rsidRPr="00000000" w14:paraId="00000107">
      <w:pPr>
        <w:rPr>
          <w:sz w:val="23"/>
          <w:szCs w:val="23"/>
        </w:rPr>
      </w:pPr>
      <w:r w:rsidDel="00000000" w:rsidR="00000000" w:rsidRPr="00000000">
        <w:rPr>
          <w:rFonts w:ascii="Arial Unicode MS" w:cs="Arial Unicode MS" w:eastAsia="Arial Unicode MS" w:hAnsi="Arial Unicode MS"/>
          <w:sz w:val="23"/>
          <w:szCs w:val="23"/>
          <w:rtl w:val="0"/>
        </w:rPr>
        <w:t xml:space="preserve">대항: 대항은 DC가 상대방이 진행한 판정에서 얻은 성공 횟수를 설정값으로 하는 판정을 의미합니다.</w:t>
      </w:r>
    </w:p>
    <w:p w:rsidR="00000000" w:rsidDel="00000000" w:rsidP="00000000" w:rsidRDefault="00000000" w:rsidRPr="00000000" w14:paraId="00000108">
      <w:pPr>
        <w:rPr>
          <w:sz w:val="23"/>
          <w:szCs w:val="23"/>
        </w:rPr>
      </w:pPr>
      <w:r w:rsidDel="00000000" w:rsidR="00000000" w:rsidRPr="00000000">
        <w:rPr>
          <w:rFonts w:ascii="Arial Unicode MS" w:cs="Arial Unicode MS" w:eastAsia="Arial Unicode MS" w:hAnsi="Arial Unicode MS"/>
          <w:sz w:val="23"/>
          <w:szCs w:val="23"/>
          <w:rtl w:val="0"/>
        </w:rPr>
        <w:t xml:space="preserve">이런 상황에는 두 가지가 있는데, 첫 번째는 능동적인 쪽이 있는 경우입니다. 예를 들어: 당신이 다른 사람을 몇 미터 밀어내려고 하거나, 몰래 어떤 사람에게 다가가는 것 등입니다.</w:t>
      </w:r>
    </w:p>
    <w:p w:rsidR="00000000" w:rsidDel="00000000" w:rsidP="00000000" w:rsidRDefault="00000000" w:rsidRPr="00000000" w14:paraId="00000109">
      <w:pPr>
        <w:rPr>
          <w:sz w:val="23"/>
          <w:szCs w:val="23"/>
        </w:rPr>
      </w:pPr>
      <w:r w:rsidDel="00000000" w:rsidR="00000000" w:rsidRPr="00000000">
        <w:rPr>
          <w:rFonts w:ascii="Arial Unicode MS" w:cs="Arial Unicode MS" w:eastAsia="Arial Unicode MS" w:hAnsi="Arial Unicode MS"/>
          <w:sz w:val="23"/>
          <w:szCs w:val="23"/>
          <w:rtl w:val="0"/>
        </w:rPr>
        <w:t xml:space="preserve">이런 상황에서 능동적인 쪽의 판정 성공 횟수는 반드시 수동적인 쪽의 판정 성공 횟수보다 커야 성공한 것으로 간주합니다.</w:t>
      </w:r>
    </w:p>
    <w:p w:rsidR="00000000" w:rsidDel="00000000" w:rsidP="00000000" w:rsidRDefault="00000000" w:rsidRPr="00000000" w14:paraId="0000010A">
      <w:pPr>
        <w:rPr>
          <w:sz w:val="23"/>
          <w:szCs w:val="23"/>
        </w:rPr>
      </w:pPr>
      <w:r w:rsidDel="00000000" w:rsidR="00000000" w:rsidRPr="00000000">
        <w:rPr>
          <w:rFonts w:ascii="Arial Unicode MS" w:cs="Arial Unicode MS" w:eastAsia="Arial Unicode MS" w:hAnsi="Arial Unicode MS"/>
          <w:sz w:val="23"/>
          <w:szCs w:val="23"/>
          <w:rtl w:val="0"/>
        </w:rPr>
        <w:t xml:space="preserve">예를 들어: 캐릭터 A가 캐릭터 B를 기습하려고 몰래 다가가기로 선택했습니다. 두 캐릭터 모두 탐지할 수 있는 장비나 능력이 없습니다. 이때 캐릭터 A는 민첩 + 은폐 판정을 해야 하고, 캐릭터 B는 통찰 + 수사 판정을 합니다. 캐릭터 A가 능동적인 쪽이기 때문에 캐릭터 B의 성공 횟수가 캐릭터 A의 DC가 되며, 캐릭터 A의 성공 횟수가 캐릭터 B보다 클 때만 캐릭터 A가 몰래 캐릭터 B에게 다가갈 수 있습니다. 그렇지 않으면 B에게 발각됩니다.</w:t>
      </w:r>
    </w:p>
    <w:p w:rsidR="00000000" w:rsidDel="00000000" w:rsidP="00000000" w:rsidRDefault="00000000" w:rsidRPr="00000000" w14:paraId="0000010B">
      <w:pPr>
        <w:rPr>
          <w:sz w:val="23"/>
          <w:szCs w:val="23"/>
        </w:rPr>
      </w:pPr>
      <w:r w:rsidDel="00000000" w:rsidR="00000000" w:rsidRPr="00000000">
        <w:rPr>
          <w:rFonts w:ascii="Arial Unicode MS" w:cs="Arial Unicode MS" w:eastAsia="Arial Unicode MS" w:hAnsi="Arial Unicode MS"/>
          <w:sz w:val="23"/>
          <w:szCs w:val="23"/>
          <w:rtl w:val="0"/>
        </w:rPr>
        <w:t xml:space="preserve">두 번째 상황은 능동적인 쪽이 없는 경우입니다. 예를 들어: 줄다리기, 팔씨름 등입니다.</w:t>
      </w:r>
    </w:p>
    <w:p w:rsidR="00000000" w:rsidDel="00000000" w:rsidP="00000000" w:rsidRDefault="00000000" w:rsidRPr="00000000" w14:paraId="0000010C">
      <w:pPr>
        <w:rPr>
          <w:sz w:val="23"/>
          <w:szCs w:val="23"/>
        </w:rPr>
      </w:pPr>
      <w:r w:rsidDel="00000000" w:rsidR="00000000" w:rsidRPr="00000000">
        <w:rPr>
          <w:rFonts w:ascii="Arial Unicode MS" w:cs="Arial Unicode MS" w:eastAsia="Arial Unicode MS" w:hAnsi="Arial Unicode MS"/>
          <w:sz w:val="23"/>
          <w:szCs w:val="23"/>
          <w:rtl w:val="0"/>
        </w:rPr>
        <w:t xml:space="preserve">이런 상황에서는 양쪽의 판정 수치 중 누가 더 크냐에 따라 승리가 결정됩니다.</w:t>
      </w:r>
    </w:p>
    <w:p w:rsidR="00000000" w:rsidDel="00000000" w:rsidP="00000000" w:rsidRDefault="00000000" w:rsidRPr="00000000" w14:paraId="0000010D">
      <w:pPr>
        <w:rPr>
          <w:sz w:val="23"/>
          <w:szCs w:val="23"/>
        </w:rPr>
      </w:pPr>
      <w:r w:rsidDel="00000000" w:rsidR="00000000" w:rsidRPr="00000000">
        <w:rPr>
          <w:rFonts w:ascii="Arial Unicode MS" w:cs="Arial Unicode MS" w:eastAsia="Arial Unicode MS" w:hAnsi="Arial Unicode MS"/>
          <w:sz w:val="23"/>
          <w:szCs w:val="23"/>
          <w:rtl w:val="0"/>
        </w:rPr>
        <w:t xml:space="preserve">예를 들어, 캐릭터 A와 캐릭터 B가 팔씨름을 하고 있습니다. 이때 캐릭터 A는 힘 판정을 해야 하고, 그런 다음 캐릭터 B가 힘 판정을 합니다. 양측 중 누구든 상대방보다 높으면 승리할 수 있습니다.</w:t>
      </w:r>
    </w:p>
    <w:p w:rsidR="00000000" w:rsidDel="00000000" w:rsidP="00000000" w:rsidRDefault="00000000" w:rsidRPr="00000000" w14:paraId="0000010E">
      <w:pPr>
        <w:rPr>
          <w:sz w:val="23"/>
          <w:szCs w:val="23"/>
        </w:rPr>
      </w:pPr>
      <w:r w:rsidDel="00000000" w:rsidR="00000000" w:rsidRPr="00000000">
        <w:rPr>
          <w:sz w:val="23"/>
          <w:szCs w:val="23"/>
          <w:rtl w:val="0"/>
        </w:rPr>
        <w:t xml:space="preserve">=====================================================================</w:t>
      </w:r>
    </w:p>
    <w:p w:rsidR="00000000" w:rsidDel="00000000" w:rsidP="00000000" w:rsidRDefault="00000000" w:rsidRPr="00000000" w14:paraId="0000010F">
      <w:pPr>
        <w:rPr>
          <w:sz w:val="23"/>
          <w:szCs w:val="23"/>
        </w:rPr>
      </w:pPr>
      <w:r w:rsidDel="00000000" w:rsidR="00000000" w:rsidRPr="00000000">
        <w:rPr>
          <w:sz w:val="23"/>
          <w:szCs w:val="23"/>
          <w:rtl w:val="0"/>
        </w:rPr>
        <w:t xml:space="preserve">======================================</w:t>
      </w:r>
    </w:p>
    <w:p w:rsidR="00000000" w:rsidDel="00000000" w:rsidP="00000000" w:rsidRDefault="00000000" w:rsidRPr="00000000" w14:paraId="00000110">
      <w:pPr>
        <w:rPr>
          <w:sz w:val="23"/>
          <w:szCs w:val="23"/>
        </w:rPr>
      </w:pPr>
      <w:r w:rsidDel="00000000" w:rsidR="00000000" w:rsidRPr="00000000">
        <w:rPr>
          <w:rFonts w:ascii="Arial Unicode MS" w:cs="Arial Unicode MS" w:eastAsia="Arial Unicode MS" w:hAnsi="Arial Unicode MS"/>
          <w:sz w:val="23"/>
          <w:szCs w:val="23"/>
          <w:rtl w:val="0"/>
        </w:rPr>
        <w:t xml:space="preserve">주기적(행동) 판정:</w:t>
      </w:r>
    </w:p>
    <w:p w:rsidR="00000000" w:rsidDel="00000000" w:rsidP="00000000" w:rsidRDefault="00000000" w:rsidRPr="00000000" w14:paraId="00000111">
      <w:pPr>
        <w:rPr>
          <w:sz w:val="23"/>
          <w:szCs w:val="23"/>
        </w:rPr>
      </w:pPr>
      <w:r w:rsidDel="00000000" w:rsidR="00000000" w:rsidRPr="00000000">
        <w:rPr>
          <w:rFonts w:ascii="Arial Unicode MS" w:cs="Arial Unicode MS" w:eastAsia="Arial Unicode MS" w:hAnsi="Arial Unicode MS"/>
          <w:sz w:val="23"/>
          <w:szCs w:val="23"/>
          <w:rtl w:val="0"/>
        </w:rPr>
        <w:t xml:space="preserve">일반적으로 한 번의 행동은 한 번의 해당 판정만 하면 됩니다. 하지만 일부 특수한 상황에서는 주기적 판정이 필요한데, 이런 특수한 상황은 일반적으로 장시간 진행해야 하는 연구 개발(연금술, 제약, 과학 연구 등)이나 장시간 진행해야 하는 제작(무기 제작, 갑옷 제작 등), 또는 장시간 행동(수술, 장기 치료 등)을 의미합니다.</w:t>
      </w:r>
    </w:p>
    <w:p w:rsidR="00000000" w:rsidDel="00000000" w:rsidP="00000000" w:rsidRDefault="00000000" w:rsidRPr="00000000" w14:paraId="00000112">
      <w:pPr>
        <w:rPr>
          <w:sz w:val="23"/>
          <w:szCs w:val="23"/>
        </w:rPr>
      </w:pPr>
      <w:r w:rsidDel="00000000" w:rsidR="00000000" w:rsidRPr="00000000">
        <w:rPr>
          <w:rFonts w:ascii="Arial Unicode MS" w:cs="Arial Unicode MS" w:eastAsia="Arial Unicode MS" w:hAnsi="Arial Unicode MS"/>
          <w:sz w:val="23"/>
          <w:szCs w:val="23"/>
          <w:rtl w:val="0"/>
        </w:rPr>
        <w:t xml:space="preserve">이런 행동에 대해서는 주기적 판정이 필요합니다.</w:t>
      </w:r>
    </w:p>
    <w:p w:rsidR="00000000" w:rsidDel="00000000" w:rsidP="00000000" w:rsidRDefault="00000000" w:rsidRPr="00000000" w14:paraId="00000113">
      <w:pPr>
        <w:rPr>
          <w:sz w:val="23"/>
          <w:szCs w:val="23"/>
        </w:rPr>
      </w:pPr>
      <w:r w:rsidDel="00000000" w:rsidR="00000000" w:rsidRPr="00000000">
        <w:rPr>
          <w:rFonts w:ascii="Arial Unicode MS" w:cs="Arial Unicode MS" w:eastAsia="Arial Unicode MS" w:hAnsi="Arial Unicode MS"/>
          <w:sz w:val="23"/>
          <w:szCs w:val="23"/>
          <w:rtl w:val="0"/>
        </w:rPr>
        <w:t xml:space="preserve">연장 판정과 주기적 판정은 완전히 같고, 단지 부르는 이름이 다를 뿐입니다.</w:t>
      </w:r>
    </w:p>
    <w:p w:rsidR="00000000" w:rsidDel="00000000" w:rsidP="00000000" w:rsidRDefault="00000000" w:rsidRPr="00000000" w14:paraId="00000114">
      <w:pPr>
        <w:rPr>
          <w:sz w:val="23"/>
          <w:szCs w:val="23"/>
        </w:rPr>
      </w:pPr>
      <w:r w:rsidDel="00000000" w:rsidR="00000000" w:rsidRPr="00000000">
        <w:rPr>
          <w:rFonts w:ascii="Arial Unicode MS" w:cs="Arial Unicode MS" w:eastAsia="Arial Unicode MS" w:hAnsi="Arial Unicode MS"/>
          <w:sz w:val="23"/>
          <w:szCs w:val="23"/>
          <w:rtl w:val="0"/>
        </w:rPr>
        <w:t xml:space="preserve">주기적 판정은 일반적으로 주기 시간과 총 난이도(총 DC)를 정해야 합니다.</w:t>
      </w:r>
    </w:p>
    <w:p w:rsidR="00000000" w:rsidDel="00000000" w:rsidP="00000000" w:rsidRDefault="00000000" w:rsidRPr="00000000" w14:paraId="00000115">
      <w:pPr>
        <w:rPr>
          <w:sz w:val="23"/>
          <w:szCs w:val="23"/>
        </w:rPr>
      </w:pPr>
      <w:r w:rsidDel="00000000" w:rsidR="00000000" w:rsidRPr="00000000">
        <w:rPr>
          <w:rFonts w:ascii="Arial Unicode MS" w:cs="Arial Unicode MS" w:eastAsia="Arial Unicode MS" w:hAnsi="Arial Unicode MS"/>
          <w:sz w:val="23"/>
          <w:szCs w:val="23"/>
          <w:rtl w:val="0"/>
        </w:rPr>
        <w:t xml:space="preserve">캐릭터는 매 주기 시간마다 판정을 하고, 성공 횟수를 기록하며, 동시에 해당 시간 내에 캐릭터는 다른 행동을 할 수 없습니다. 성공 횟수 총합이 총 시간 내에 누적되어 총 DC를 초과하면 캐릭터가 성공하고, 해당 시간이 소모됩니다.</w:t>
      </w:r>
    </w:p>
    <w:p w:rsidR="00000000" w:rsidDel="00000000" w:rsidP="00000000" w:rsidRDefault="00000000" w:rsidRPr="00000000" w14:paraId="00000116">
      <w:pPr>
        <w:rPr>
          <w:sz w:val="23"/>
          <w:szCs w:val="23"/>
        </w:rPr>
      </w:pPr>
      <w:r w:rsidDel="00000000" w:rsidR="00000000" w:rsidRPr="00000000">
        <w:rPr>
          <w:rFonts w:ascii="Arial Unicode MS" w:cs="Arial Unicode MS" w:eastAsia="Arial Unicode MS" w:hAnsi="Arial Unicode MS"/>
          <w:sz w:val="23"/>
          <w:szCs w:val="23"/>
          <w:rtl w:val="0"/>
        </w:rPr>
        <w:t xml:space="preserve">예: 캐릭터가 갑옷을 제작해야 하는데, 총 DC는 20이고, 주기 시간은 하루입니다. 그런 다음 캐릭터는 매일 한 번씩 판정을 하는데, 첫째 날 판정 성공 횟수는 7이고, 둘째 날은 15이므로, 총 2일이 걸려 제작을 완료합니다.</w:t>
      </w:r>
    </w:p>
    <w:p w:rsidR="00000000" w:rsidDel="00000000" w:rsidP="00000000" w:rsidRDefault="00000000" w:rsidRPr="00000000" w14:paraId="00000117">
      <w:pPr>
        <w:rPr>
          <w:sz w:val="23"/>
          <w:szCs w:val="23"/>
        </w:rPr>
      </w:pPr>
      <w:r w:rsidDel="00000000" w:rsidR="00000000" w:rsidRPr="00000000">
        <w:rPr>
          <w:rFonts w:ascii="Arial Unicode MS" w:cs="Arial Unicode MS" w:eastAsia="Arial Unicode MS" w:hAnsi="Arial Unicode MS"/>
          <w:sz w:val="23"/>
          <w:szCs w:val="23"/>
          <w:rtl w:val="0"/>
        </w:rPr>
        <w:t xml:space="preserve">어떤 주기적 판정은 총 시간을 설정하는데, 예를 들어 제한 시간 내에 어떤 비밀번호 문을 해독하는 것 등입니다.</w:t>
      </w:r>
    </w:p>
    <w:p w:rsidR="00000000" w:rsidDel="00000000" w:rsidP="00000000" w:rsidRDefault="00000000" w:rsidRPr="00000000" w14:paraId="00000118">
      <w:pPr>
        <w:rPr>
          <w:sz w:val="23"/>
          <w:szCs w:val="23"/>
        </w:rPr>
      </w:pPr>
      <w:r w:rsidDel="00000000" w:rsidR="00000000" w:rsidRPr="00000000">
        <w:rPr>
          <w:rFonts w:ascii="Arial Unicode MS" w:cs="Arial Unicode MS" w:eastAsia="Arial Unicode MS" w:hAnsi="Arial Unicode MS"/>
          <w:sz w:val="23"/>
          <w:szCs w:val="23"/>
          <w:rtl w:val="0"/>
        </w:rPr>
        <w:t xml:space="preserve">이런 상황에서 주기적 판정에 소모된 시간이 누적되어 총 시간에 도달했는데, 성공 횟수 누적이 총 난이도에 도달하지 못했다면 판정에 실패하고, 해당 시간과 기타 모든 소모(예: 에너지, 재료 등)는 소모되며, 반환되지 않습니다.</w:t>
      </w:r>
    </w:p>
    <w:p w:rsidR="00000000" w:rsidDel="00000000" w:rsidP="00000000" w:rsidRDefault="00000000" w:rsidRPr="00000000" w14:paraId="00000119">
      <w:pPr>
        <w:rPr>
          <w:sz w:val="23"/>
          <w:szCs w:val="23"/>
        </w:rPr>
      </w:pPr>
      <w:r w:rsidDel="00000000" w:rsidR="00000000" w:rsidRPr="00000000">
        <w:rPr>
          <w:rFonts w:ascii="Arial Unicode MS" w:cs="Arial Unicode MS" w:eastAsia="Arial Unicode MS" w:hAnsi="Arial Unicode MS"/>
          <w:sz w:val="23"/>
          <w:szCs w:val="23"/>
          <w:rtl w:val="0"/>
        </w:rPr>
        <w:t xml:space="preserve">특수: 주기적 판정은 캐릭터가 해당 행동을 연속으로 실행할 것을 요구하지 않습니다. 캐릭터는 중간에 휴식을 취할 수 있지만, 매번 주기적 판정을 실행할 때는 캐릭터가 반드시 해당 시간 내내 해당 행동을 실행해야 합니다. 만약 캐릭터가 중간에 다른 일을 하러 간다면, 캐릭터가 해당 행동을 실행하지 않은 것으로 간주합니다(성공 횟수를 누적할 수 없음).</w:t>
      </w:r>
    </w:p>
    <w:p w:rsidR="00000000" w:rsidDel="00000000" w:rsidP="00000000" w:rsidRDefault="00000000" w:rsidRPr="00000000" w14:paraId="0000011A">
      <w:pPr>
        <w:rPr>
          <w:sz w:val="23"/>
          <w:szCs w:val="23"/>
        </w:rPr>
      </w:pPr>
      <w:r w:rsidDel="00000000" w:rsidR="00000000" w:rsidRPr="00000000">
        <w:rPr>
          <w:sz w:val="23"/>
          <w:szCs w:val="23"/>
          <w:rtl w:val="0"/>
        </w:rPr>
        <w:t xml:space="preserve">=====================================================================</w:t>
      </w:r>
    </w:p>
    <w:p w:rsidR="00000000" w:rsidDel="00000000" w:rsidP="00000000" w:rsidRDefault="00000000" w:rsidRPr="00000000" w14:paraId="0000011B">
      <w:pPr>
        <w:rPr>
          <w:sz w:val="23"/>
          <w:szCs w:val="23"/>
        </w:rPr>
      </w:pPr>
      <w:r w:rsidDel="00000000" w:rsidR="00000000" w:rsidRPr="00000000">
        <w:rPr>
          <w:sz w:val="23"/>
          <w:szCs w:val="23"/>
          <w:rtl w:val="0"/>
        </w:rPr>
        <w:t xml:space="preserve">======================================</w:t>
      </w:r>
    </w:p>
    <w:p w:rsidR="00000000" w:rsidDel="00000000" w:rsidP="00000000" w:rsidRDefault="00000000" w:rsidRPr="00000000" w14:paraId="0000011C">
      <w:pPr>
        <w:rPr>
          <w:sz w:val="23"/>
          <w:szCs w:val="23"/>
        </w:rPr>
      </w:pPr>
      <w:r w:rsidDel="00000000" w:rsidR="00000000" w:rsidRPr="00000000">
        <w:rPr>
          <w:rFonts w:ascii="Arial Unicode MS" w:cs="Arial Unicode MS" w:eastAsia="Arial Unicode MS" w:hAnsi="Arial Unicode MS"/>
          <w:sz w:val="23"/>
          <w:szCs w:val="23"/>
          <w:rtl w:val="0"/>
        </w:rPr>
        <w:t xml:space="preserve">운명 주사위</w:t>
      </w:r>
    </w:p>
    <w:p w:rsidR="00000000" w:rsidDel="00000000" w:rsidP="00000000" w:rsidRDefault="00000000" w:rsidRPr="00000000" w14:paraId="0000011D">
      <w:pPr>
        <w:rPr>
          <w:sz w:val="23"/>
          <w:szCs w:val="23"/>
        </w:rPr>
      </w:pPr>
      <w:r w:rsidDel="00000000" w:rsidR="00000000" w:rsidRPr="00000000">
        <w:rPr>
          <w:rFonts w:ascii="Arial Unicode MS" w:cs="Arial Unicode MS" w:eastAsia="Arial Unicode MS" w:hAnsi="Arial Unicode MS"/>
          <w:sz w:val="23"/>
          <w:szCs w:val="23"/>
          <w:rtl w:val="0"/>
        </w:rPr>
        <w:t xml:space="preserve">우연히 어떤 이유로 인해 굴릴 수 있는 D10의 개수가 0 이하가 되면, 여전히 D10 하나를 굴릴 수 있는데, 이 D10은 10이 나와야만 1번의 성공 횟수를 얻을 수 있고, 정상적으로 추가 주사위를 진행할 수 있습니다. 이 주사위 굴림에서 자연스럽게 1이 나오면 일정한 불리한 영향을 받게 됩니다(ST가 설정). 이를 대실패라고 합니다. 이런 판정을 운명 주사위라고 합니다. 운명 주사위는 판정이라고 하지만 실제로는 판정이 아니며, 판정 DP를 증가시키거나 판정 결과를 증가시키는 능력의 영향을 받지 않습니다. 단, 해당 능력에 특수 설명이 있는 경우는 제외합니다. 또한 운명 주사위 판정에서 이미 성공이 나왔다면 추가 주사위에서 1이 나와도 대실패로 간주하지 않습니다.</w:t>
      </w:r>
    </w:p>
    <w:p w:rsidR="00000000" w:rsidDel="00000000" w:rsidP="00000000" w:rsidRDefault="00000000" w:rsidRPr="00000000" w14:paraId="0000011E">
      <w:pPr>
        <w:rPr>
          <w:sz w:val="23"/>
          <w:szCs w:val="23"/>
        </w:rPr>
      </w:pPr>
      <w:r w:rsidDel="00000000" w:rsidR="00000000" w:rsidRPr="00000000">
        <w:rPr>
          <w:sz w:val="23"/>
          <w:szCs w:val="23"/>
          <w:rtl w:val="0"/>
        </w:rPr>
        <w:t xml:space="preserve">=====================================================================</w:t>
      </w:r>
    </w:p>
    <w:p w:rsidR="00000000" w:rsidDel="00000000" w:rsidP="00000000" w:rsidRDefault="00000000" w:rsidRPr="00000000" w14:paraId="0000011F">
      <w:pPr>
        <w:rPr>
          <w:sz w:val="23"/>
          <w:szCs w:val="23"/>
        </w:rPr>
      </w:pPr>
      <w:r w:rsidDel="00000000" w:rsidR="00000000" w:rsidRPr="00000000">
        <w:rPr>
          <w:sz w:val="23"/>
          <w:szCs w:val="23"/>
          <w:rtl w:val="0"/>
        </w:rPr>
        <w:t xml:space="preserve">======================================</w:t>
      </w:r>
    </w:p>
    <w:p w:rsidR="00000000" w:rsidDel="00000000" w:rsidP="00000000" w:rsidRDefault="00000000" w:rsidRPr="00000000" w14:paraId="00000120">
      <w:pPr>
        <w:rPr>
          <w:sz w:val="23"/>
          <w:szCs w:val="23"/>
        </w:rPr>
      </w:pPr>
      <w:r w:rsidDel="00000000" w:rsidR="00000000" w:rsidRPr="00000000">
        <w:rPr>
          <w:rFonts w:ascii="Arial Unicode MS" w:cs="Arial Unicode MS" w:eastAsia="Arial Unicode MS" w:hAnsi="Arial Unicode MS"/>
          <w:sz w:val="23"/>
          <w:szCs w:val="23"/>
          <w:rtl w:val="0"/>
        </w:rPr>
        <w:t xml:space="preserve">추가 성공의 사용</w:t>
      </w:r>
    </w:p>
    <w:p w:rsidR="00000000" w:rsidDel="00000000" w:rsidP="00000000" w:rsidRDefault="00000000" w:rsidRPr="00000000" w14:paraId="00000121">
      <w:pPr>
        <w:rPr>
          <w:sz w:val="23"/>
          <w:szCs w:val="23"/>
        </w:rPr>
      </w:pPr>
      <w:r w:rsidDel="00000000" w:rsidR="00000000" w:rsidRPr="00000000">
        <w:rPr>
          <w:rFonts w:ascii="Arial Unicode MS" w:cs="Arial Unicode MS" w:eastAsia="Arial Unicode MS" w:hAnsi="Arial Unicode MS"/>
          <w:sz w:val="23"/>
          <w:szCs w:val="23"/>
          <w:rtl w:val="0"/>
        </w:rPr>
        <w:t xml:space="preserve">추가 성공은 행동에 추가되는 성공 횟수로, 당신의 행동을 더 잘할 수 있게 해주지만, 실패한 행동을 성공으로 바꿀 수는 없습니다. 즉, 당신이 굴린 성공 횟수가 0 이하라면 아무리 추가 성공이 많아도 이번 행동은 실패로 간주해야 합니다.</w:t>
      </w:r>
    </w:p>
    <w:p w:rsidR="00000000" w:rsidDel="00000000" w:rsidP="00000000" w:rsidRDefault="00000000" w:rsidRPr="00000000" w14:paraId="00000122">
      <w:pPr>
        <w:rPr>
          <w:sz w:val="23"/>
          <w:szCs w:val="23"/>
        </w:rPr>
      </w:pPr>
      <w:r w:rsidDel="00000000" w:rsidR="00000000" w:rsidRPr="00000000">
        <w:rPr>
          <w:rFonts w:ascii="Arial Unicode MS" w:cs="Arial Unicode MS" w:eastAsia="Arial Unicode MS" w:hAnsi="Arial Unicode MS"/>
          <w:sz w:val="23"/>
          <w:szCs w:val="23"/>
          <w:rtl w:val="0"/>
        </w:rPr>
        <w:t xml:space="preserve">예를 들어 당신의 한 번의 판정에서 자연스럽게 나온 성공 횟수가 1(이런 성공 횟수를 자연 성공이라고 함)인데, 어떤 이유로 1점의 자연 성공을 잃으면 당신의 판정 성공 횟수가 0이 되고, 이때는 추가 성공을 얻을 수 없습니다.</w:t>
      </w:r>
    </w:p>
    <w:p w:rsidR="00000000" w:rsidDel="00000000" w:rsidP="00000000" w:rsidRDefault="00000000" w:rsidRPr="00000000" w14:paraId="00000123">
      <w:pPr>
        <w:rPr>
          <w:sz w:val="23"/>
          <w:szCs w:val="23"/>
        </w:rPr>
      </w:pPr>
      <w:r w:rsidDel="00000000" w:rsidR="00000000" w:rsidRPr="00000000">
        <w:rPr>
          <w:rFonts w:ascii="Arial Unicode MS" w:cs="Arial Unicode MS" w:eastAsia="Arial Unicode MS" w:hAnsi="Arial Unicode MS"/>
          <w:sz w:val="23"/>
          <w:szCs w:val="23"/>
          <w:rtl w:val="0"/>
        </w:rPr>
        <w:t xml:space="preserve">캐릭터가 공격에서 가진 추가 성공 횟수를 공격 추가 성공이라고 합니다(장비, 특성치, 기능, 강화 등으로 인한 공격 추가 성공 포함).</w:t>
      </w:r>
    </w:p>
    <w:p w:rsidR="00000000" w:rsidDel="00000000" w:rsidP="00000000" w:rsidRDefault="00000000" w:rsidRPr="00000000" w14:paraId="00000124">
      <w:pPr>
        <w:rPr>
          <w:sz w:val="23"/>
          <w:szCs w:val="23"/>
        </w:rPr>
      </w:pPr>
      <w:r w:rsidDel="00000000" w:rsidR="00000000" w:rsidRPr="00000000">
        <w:rPr>
          <w:rFonts w:ascii="Arial Unicode MS" w:cs="Arial Unicode MS" w:eastAsia="Arial Unicode MS" w:hAnsi="Arial Unicode MS"/>
          <w:sz w:val="23"/>
          <w:szCs w:val="23"/>
          <w:rtl w:val="0"/>
        </w:rPr>
        <w:t xml:space="preserve">캐릭터는 한 라운드에 매번 공격 행동을 할 때마다 모든 공격 추가 성공을 사용할 수 있으며, 한 번의 공격 행동으로 여러 목표를 공격하거나 한 목표에 대해 여러 번 공격하는 것도 포함됩니다.</w:t>
      </w:r>
    </w:p>
    <w:p w:rsidR="00000000" w:rsidDel="00000000" w:rsidP="00000000" w:rsidRDefault="00000000" w:rsidRPr="00000000" w14:paraId="00000125">
      <w:pPr>
        <w:rPr>
          <w:sz w:val="23"/>
          <w:szCs w:val="23"/>
        </w:rPr>
      </w:pPr>
      <w:r w:rsidDel="00000000" w:rsidR="00000000" w:rsidRPr="00000000">
        <w:rPr>
          <w:rFonts w:ascii="Arial Unicode MS" w:cs="Arial Unicode MS" w:eastAsia="Arial Unicode MS" w:hAnsi="Arial Unicode MS"/>
          <w:sz w:val="23"/>
          <w:szCs w:val="23"/>
          <w:rtl w:val="0"/>
        </w:rPr>
        <w:t xml:space="preserve">특수: 캐릭터가 한 번의 공격 동작에서 한 목표를 여러 번 공격할 때, 만약 공격 과정에서 공격 추가 성공을 얻으면(명중, 판정에 따라 획득 등) 캐릭터는 즉시 이런 공격 추가 성공을 사용할 수 있으며, 한 번 발동한 후에는 이후 같은 행동에서 다시 발동하지 않습니다.</w:t>
      </w:r>
    </w:p>
    <w:p w:rsidR="00000000" w:rsidDel="00000000" w:rsidP="00000000" w:rsidRDefault="00000000" w:rsidRPr="00000000" w14:paraId="00000126">
      <w:pPr>
        <w:rPr>
          <w:sz w:val="23"/>
          <w:szCs w:val="23"/>
        </w:rPr>
      </w:pPr>
      <w:r w:rsidDel="00000000" w:rsidR="00000000" w:rsidRPr="00000000">
        <w:rPr>
          <w:rFonts w:ascii="Arial Unicode MS" w:cs="Arial Unicode MS" w:eastAsia="Arial Unicode MS" w:hAnsi="Arial Unicode MS"/>
          <w:sz w:val="23"/>
          <w:szCs w:val="23"/>
          <w:rtl w:val="0"/>
        </w:rPr>
        <w:t xml:space="preserve">캐릭터가 방어에서 가진 추가 성공 횟수를 방어 추가 성공이라고 합니다.</w:t>
      </w:r>
    </w:p>
    <w:p w:rsidR="00000000" w:rsidDel="00000000" w:rsidP="00000000" w:rsidRDefault="00000000" w:rsidRPr="00000000" w14:paraId="00000127">
      <w:pPr>
        <w:rPr>
          <w:sz w:val="23"/>
          <w:szCs w:val="23"/>
        </w:rPr>
      </w:pPr>
      <w:r w:rsidDel="00000000" w:rsidR="00000000" w:rsidRPr="00000000">
        <w:rPr>
          <w:rFonts w:ascii="Arial Unicode MS" w:cs="Arial Unicode MS" w:eastAsia="Arial Unicode MS" w:hAnsi="Arial Unicode MS"/>
          <w:sz w:val="23"/>
          <w:szCs w:val="23"/>
          <w:rtl w:val="0"/>
        </w:rPr>
        <w:t xml:space="preserve">만약 방어측의 추가 성공 횟수(상대방의 공격 성공 횟수를 줄이는 기능도 포함되지만, 피해 흡수, 감면 또는 상쇄 등 피해 감소류 능력은 포함되지 않음)가 공격측의 자연 성공 횟수(공격의 추가 성공은 계산하지 않음)보다 크다면 공격측의 공격이 실패합니다(명중하지 않음). 그러면 공격측의 추가 성공도 효과가 발생하지 않으며, 공격측의 명중 후 발생하는 효과도 모두 발동하지 않습니다.</w:t>
      </w:r>
    </w:p>
    <w:p w:rsidR="00000000" w:rsidDel="00000000" w:rsidP="00000000" w:rsidRDefault="00000000" w:rsidRPr="00000000" w14:paraId="00000128">
      <w:pPr>
        <w:rPr>
          <w:sz w:val="23"/>
          <w:szCs w:val="23"/>
        </w:rPr>
      </w:pPr>
      <w:r w:rsidDel="00000000" w:rsidR="00000000" w:rsidRPr="00000000">
        <w:rPr>
          <w:sz w:val="23"/>
          <w:szCs w:val="23"/>
          <w:rtl w:val="0"/>
        </w:rPr>
        <w:t xml:space="preserve">=====================================================================</w:t>
      </w:r>
    </w:p>
    <w:p w:rsidR="00000000" w:rsidDel="00000000" w:rsidP="00000000" w:rsidRDefault="00000000" w:rsidRPr="00000000" w14:paraId="00000129">
      <w:pPr>
        <w:rPr>
          <w:sz w:val="23"/>
          <w:szCs w:val="23"/>
        </w:rPr>
      </w:pPr>
      <w:r w:rsidDel="00000000" w:rsidR="00000000" w:rsidRPr="00000000">
        <w:rPr>
          <w:sz w:val="23"/>
          <w:szCs w:val="23"/>
          <w:rtl w:val="0"/>
        </w:rPr>
        <w:t xml:space="preserve">======================================</w:t>
      </w:r>
    </w:p>
    <w:p w:rsidR="00000000" w:rsidDel="00000000" w:rsidP="00000000" w:rsidRDefault="00000000" w:rsidRPr="00000000" w14:paraId="0000012A">
      <w:pPr>
        <w:rPr>
          <w:sz w:val="23"/>
          <w:szCs w:val="23"/>
        </w:rPr>
      </w:pPr>
      <w:r w:rsidDel="00000000" w:rsidR="00000000" w:rsidRPr="00000000">
        <w:rPr>
          <w:rFonts w:ascii="Arial Unicode MS" w:cs="Arial Unicode MS" w:eastAsia="Arial Unicode MS" w:hAnsi="Arial Unicode MS"/>
          <w:sz w:val="23"/>
          <w:szCs w:val="23"/>
          <w:rtl w:val="0"/>
        </w:rPr>
        <w:t xml:space="preserve">소수점 버림:</w:t>
      </w:r>
    </w:p>
    <w:p w:rsidR="00000000" w:rsidDel="00000000" w:rsidP="00000000" w:rsidRDefault="00000000" w:rsidRPr="00000000" w14:paraId="0000012B">
      <w:pPr>
        <w:rPr>
          <w:sz w:val="23"/>
          <w:szCs w:val="23"/>
        </w:rPr>
      </w:pPr>
      <w:r w:rsidDel="00000000" w:rsidR="00000000" w:rsidRPr="00000000">
        <w:rPr>
          <w:rFonts w:ascii="Arial Unicode MS" w:cs="Arial Unicode MS" w:eastAsia="Arial Unicode MS" w:hAnsi="Arial Unicode MS"/>
          <w:sz w:val="23"/>
          <w:szCs w:val="23"/>
          <w:rtl w:val="0"/>
        </w:rPr>
        <w:t xml:space="preserve">정상적인 상황에서 게임의 모든 계산에서 캐릭터 수치와 자원의 계산과 관련된 소수점은 존재하지 않습니다. 계산을 통해 소수점을 얻었을 때 특별한 설명이 없다면 소수점 이하는 무조건 버리는데, 이를 내림이라고 합니다. 매번 계산할 때마다 이렇게 처리합니다.</w:t>
      </w:r>
    </w:p>
    <w:p w:rsidR="00000000" w:rsidDel="00000000" w:rsidP="00000000" w:rsidRDefault="00000000" w:rsidRPr="00000000" w14:paraId="0000012C">
      <w:pPr>
        <w:rPr>
          <w:sz w:val="23"/>
          <w:szCs w:val="23"/>
        </w:rPr>
      </w:pPr>
      <w:r w:rsidDel="00000000" w:rsidR="00000000" w:rsidRPr="00000000">
        <w:rPr>
          <w:rFonts w:ascii="Arial Unicode MS" w:cs="Arial Unicode MS" w:eastAsia="Arial Unicode MS" w:hAnsi="Arial Unicode MS"/>
          <w:sz w:val="23"/>
          <w:szCs w:val="23"/>
          <w:rtl w:val="0"/>
        </w:rPr>
        <w:t xml:space="preserve">예1: 캐릭터는 정신 3점과 냉정 3점을 가지고 있는데, 모든 특성치를 반으로 줄이는 디버프를 받은 후, 다른 특수 능력과 상태가 없다면 정신과 냉정은 모두 반으로 줄인 후 내림하여 1이 됩니다. 의지력 상한을 계산할 때는 1+1=2로 계산하며, 1.5+1.5=3이 아닙니다.</w:t>
      </w:r>
    </w:p>
    <w:p w:rsidR="00000000" w:rsidDel="00000000" w:rsidP="00000000" w:rsidRDefault="00000000" w:rsidRPr="00000000" w14:paraId="0000012D">
      <w:pPr>
        <w:rPr>
          <w:sz w:val="23"/>
          <w:szCs w:val="23"/>
        </w:rPr>
      </w:pPr>
      <w:r w:rsidDel="00000000" w:rsidR="00000000" w:rsidRPr="00000000">
        <w:rPr>
          <w:rFonts w:ascii="Arial Unicode MS" w:cs="Arial Unicode MS" w:eastAsia="Arial Unicode MS" w:hAnsi="Arial Unicode MS"/>
          <w:sz w:val="23"/>
          <w:szCs w:val="23"/>
          <w:rtl w:val="0"/>
        </w:rPr>
        <w:t xml:space="preserve">예2: 캐릭터가 목표에 대해 공격을 했는데, 1점의 성공을 얻었지만 반으로 줄여야 한다면 이번 공격은 0점 성공, 즉 명중하지 않은 것입니다.</w:t>
      </w:r>
    </w:p>
    <w:p w:rsidR="00000000" w:rsidDel="00000000" w:rsidP="00000000" w:rsidRDefault="00000000" w:rsidRPr="00000000" w14:paraId="0000012E">
      <w:pPr>
        <w:rPr>
          <w:sz w:val="23"/>
          <w:szCs w:val="23"/>
        </w:rPr>
      </w:pPr>
      <w:r w:rsidDel="00000000" w:rsidR="00000000" w:rsidRPr="00000000">
        <w:rPr>
          <w:rFonts w:ascii="Arial Unicode MS" w:cs="Arial Unicode MS" w:eastAsia="Arial Unicode MS" w:hAnsi="Arial Unicode MS"/>
          <w:sz w:val="23"/>
          <w:szCs w:val="23"/>
          <w:rtl w:val="0"/>
        </w:rPr>
        <w:t xml:space="preserve">예3: 캐릭터가 목표에 1점의 피해를 주었지만 반으로 줄여야 한다면 이번에는 피해를 주지 않습니다.</w:t>
      </w:r>
    </w:p>
    <w:p w:rsidR="00000000" w:rsidDel="00000000" w:rsidP="00000000" w:rsidRDefault="00000000" w:rsidRPr="00000000" w14:paraId="0000012F">
      <w:pPr>
        <w:rPr>
          <w:sz w:val="23"/>
          <w:szCs w:val="23"/>
        </w:rPr>
      </w:pPr>
      <w:r w:rsidDel="00000000" w:rsidR="00000000" w:rsidRPr="00000000">
        <w:rPr>
          <w:sz w:val="23"/>
          <w:szCs w:val="23"/>
          <w:rtl w:val="0"/>
        </w:rPr>
        <w:t xml:space="preserve">=====================================================================</w:t>
      </w:r>
    </w:p>
    <w:p w:rsidR="00000000" w:rsidDel="00000000" w:rsidP="00000000" w:rsidRDefault="00000000" w:rsidRPr="00000000" w14:paraId="00000130">
      <w:pPr>
        <w:rPr>
          <w:sz w:val="23"/>
          <w:szCs w:val="23"/>
        </w:rPr>
      </w:pPr>
      <w:r w:rsidDel="00000000" w:rsidR="00000000" w:rsidRPr="00000000">
        <w:rPr>
          <w:sz w:val="23"/>
          <w:szCs w:val="23"/>
          <w:rtl w:val="0"/>
        </w:rPr>
        <w:t xml:space="preserve">======================================</w:t>
      </w:r>
    </w:p>
    <w:p w:rsidR="00000000" w:rsidDel="00000000" w:rsidP="00000000" w:rsidRDefault="00000000" w:rsidRPr="00000000" w14:paraId="00000131">
      <w:pPr>
        <w:rPr>
          <w:sz w:val="23"/>
          <w:szCs w:val="23"/>
        </w:rPr>
      </w:pPr>
      <w:r w:rsidDel="00000000" w:rsidR="00000000" w:rsidRPr="00000000">
        <w:rPr>
          <w:rFonts w:ascii="Arial Unicode MS" w:cs="Arial Unicode MS" w:eastAsia="Arial Unicode MS" w:hAnsi="Arial Unicode MS"/>
          <w:sz w:val="23"/>
          <w:szCs w:val="23"/>
          <w:rtl w:val="0"/>
        </w:rPr>
        <w:t xml:space="preserve">"/"의 의미에 대하여</w:t>
      </w:r>
    </w:p>
    <w:p w:rsidR="00000000" w:rsidDel="00000000" w:rsidP="00000000" w:rsidRDefault="00000000" w:rsidRPr="00000000" w14:paraId="00000132">
      <w:pPr>
        <w:rPr>
          <w:sz w:val="23"/>
          <w:szCs w:val="23"/>
        </w:rPr>
      </w:pPr>
      <w:r w:rsidDel="00000000" w:rsidR="00000000" w:rsidRPr="00000000">
        <w:rPr>
          <w:rFonts w:ascii="Arial Unicode MS" w:cs="Arial Unicode MS" w:eastAsia="Arial Unicode MS" w:hAnsi="Arial Unicode MS"/>
          <w:sz w:val="23"/>
          <w:szCs w:val="23"/>
          <w:rtl w:val="0"/>
        </w:rPr>
        <w:t xml:space="preserve">"/"는 일반적으로 나눗셈을 의미하며, 앞의 수를 뒤의 수로 나눕니다. 예를 들어 6/전설 정신+1에서 전설 정신이 1이면 결과는 3이 되고, 전설 정신이 6보다 크면 결과는 0이 됩니다. 예외적인 경우가 하나 있는데, 1/분 같은 경우입니다. 이런 상황에서는 뒤에 단위만 있고 숫자가 없기 때문에 결과는 1분이 됩니다.</w:t>
      </w:r>
    </w:p>
    <w:p w:rsidR="00000000" w:rsidDel="00000000" w:rsidP="00000000" w:rsidRDefault="00000000" w:rsidRPr="00000000" w14:paraId="00000133">
      <w:pPr>
        <w:rPr>
          <w:sz w:val="23"/>
          <w:szCs w:val="23"/>
        </w:rPr>
      </w:pPr>
      <w:r w:rsidDel="00000000" w:rsidR="00000000" w:rsidRPr="00000000">
        <w:rPr>
          <w:sz w:val="23"/>
          <w:szCs w:val="23"/>
          <w:rtl w:val="0"/>
        </w:rPr>
        <w:t xml:space="preserve">=====================================================================</w:t>
      </w:r>
    </w:p>
    <w:p w:rsidR="00000000" w:rsidDel="00000000" w:rsidP="00000000" w:rsidRDefault="00000000" w:rsidRPr="00000000" w14:paraId="00000134">
      <w:pPr>
        <w:rPr>
          <w:sz w:val="23"/>
          <w:szCs w:val="23"/>
        </w:rPr>
      </w:pPr>
      <w:r w:rsidDel="00000000" w:rsidR="00000000" w:rsidRPr="00000000">
        <w:rPr>
          <w:sz w:val="23"/>
          <w:szCs w:val="23"/>
          <w:rtl w:val="0"/>
        </w:rPr>
        <w:t xml:space="preserve">======================================</w:t>
      </w:r>
    </w:p>
    <w:p w:rsidR="00000000" w:rsidDel="00000000" w:rsidP="00000000" w:rsidRDefault="00000000" w:rsidRPr="00000000" w14:paraId="00000135">
      <w:pPr>
        <w:rPr>
          <w:sz w:val="23"/>
          <w:szCs w:val="23"/>
        </w:rPr>
      </w:pPr>
      <w:r w:rsidDel="00000000" w:rsidR="00000000" w:rsidRPr="00000000">
        <w:rPr>
          <w:rFonts w:ascii="Arial Unicode MS" w:cs="Arial Unicode MS" w:eastAsia="Arial Unicode MS" w:hAnsi="Arial Unicode MS"/>
          <w:sz w:val="23"/>
          <w:szCs w:val="23"/>
          <w:rtl w:val="0"/>
        </w:rPr>
        <w:t xml:space="preserve">음수 계산</w:t>
      </w:r>
    </w:p>
    <w:p w:rsidR="00000000" w:rsidDel="00000000" w:rsidP="00000000" w:rsidRDefault="00000000" w:rsidRPr="00000000" w14:paraId="00000136">
      <w:pPr>
        <w:rPr>
          <w:sz w:val="23"/>
          <w:szCs w:val="23"/>
        </w:rPr>
      </w:pPr>
      <w:r w:rsidDel="00000000" w:rsidR="00000000" w:rsidRPr="00000000">
        <w:rPr>
          <w:rFonts w:ascii="Arial Unicode MS" w:cs="Arial Unicode MS" w:eastAsia="Arial Unicode MS" w:hAnsi="Arial Unicode MS"/>
          <w:sz w:val="23"/>
          <w:szCs w:val="23"/>
          <w:rtl w:val="0"/>
        </w:rPr>
        <w:t xml:space="preserve">정상적인 상황에서 게임의 모든 계산에서 캐릭터 수치와 자원의 계산과 관련된 음수는 존재하지 않습니다.</w:t>
      </w:r>
    </w:p>
    <w:p w:rsidR="00000000" w:rsidDel="00000000" w:rsidP="00000000" w:rsidRDefault="00000000" w:rsidRPr="00000000" w14:paraId="00000137">
      <w:pPr>
        <w:rPr>
          <w:sz w:val="23"/>
          <w:szCs w:val="23"/>
        </w:rPr>
      </w:pPr>
      <w:r w:rsidDel="00000000" w:rsidR="00000000" w:rsidRPr="00000000">
        <w:rPr>
          <w:rFonts w:ascii="Arial Unicode MS" w:cs="Arial Unicode MS" w:eastAsia="Arial Unicode MS" w:hAnsi="Arial Unicode MS"/>
          <w:sz w:val="23"/>
          <w:szCs w:val="23"/>
          <w:rtl w:val="0"/>
        </w:rPr>
        <w:t xml:space="preserve">수동 효과로 인해 0 이하로 감소된 수치는 여전히 존재하며 정상적으로 계산되지만, 그에 따른 영향을 계산할 때는 0으로 간주합니다.</w:t>
      </w:r>
    </w:p>
    <w:p w:rsidR="00000000" w:rsidDel="00000000" w:rsidP="00000000" w:rsidRDefault="00000000" w:rsidRPr="00000000" w14:paraId="00000138">
      <w:pPr>
        <w:rPr>
          <w:sz w:val="23"/>
          <w:szCs w:val="23"/>
        </w:rPr>
      </w:pPr>
      <w:r w:rsidDel="00000000" w:rsidR="00000000" w:rsidRPr="00000000">
        <w:rPr>
          <w:rFonts w:ascii="Arial Unicode MS" w:cs="Arial Unicode MS" w:eastAsia="Arial Unicode MS" w:hAnsi="Arial Unicode MS"/>
          <w:sz w:val="23"/>
          <w:szCs w:val="23"/>
          <w:rtl w:val="0"/>
        </w:rPr>
        <w:t xml:space="preserve">주의해야 할 점은, 만약 어떤 능력이 당신에게 어떤 수치를 조절할 수 있는 대가를 지불하라고 요구한다면, 특별한 설명이 없는 한 그 대가의 수치는 최대한 해당 데이터를 0까지 낮출 수 있으며, 이로 인해 어떤 수치를 0 미만으로 낮출 수는 없습니다. 만약 그 능력이 당신이 어떤 수치를 음수로 낮출 수 있도록 허용한다면, 이런 상황에서는 당신이 능동적으로 낮추는 것이므로, 이후 목표가 당신을 향해 능동적인 행위(예: 공격, 대항 판정 등)를 할 때, 그에 해당하는 행위의 판정은 당신의 그 음수에 상당하는 완벽 가치를 얻습니다.</w:t>
      </w:r>
    </w:p>
    <w:p w:rsidR="00000000" w:rsidDel="00000000" w:rsidP="00000000" w:rsidRDefault="00000000" w:rsidRPr="00000000" w14:paraId="00000139">
      <w:pPr>
        <w:rPr>
          <w:sz w:val="23"/>
          <w:szCs w:val="23"/>
        </w:rPr>
      </w:pPr>
      <w:r w:rsidDel="00000000" w:rsidR="00000000" w:rsidRPr="00000000">
        <w:rPr>
          <w:rFonts w:ascii="Arial Unicode MS" w:cs="Arial Unicode MS" w:eastAsia="Arial Unicode MS" w:hAnsi="Arial Unicode MS"/>
          <w:sz w:val="23"/>
          <w:szCs w:val="23"/>
          <w:rtl w:val="0"/>
        </w:rPr>
        <w:t xml:space="preserve">예1: 캐릭터의 천생 방어가 3이고, 천생 방어를 6점 낮추는 디버프를 받은 후, 그의 실제 천생 방어는 -3이 되지만, 공격을 받을 때 캐릭터의 천생 방어는 0으로 계산되며, 천생 방어가 음수라고 해서 방어 감소를 감수하지는 않습니다. 만약 캐릭터가 그 후에 천생 방어를 4점 증가시키는 버프를 얻었다면, 그의 천생 방어는 1점이 됩니다.</w:t>
      </w:r>
    </w:p>
    <w:p w:rsidR="00000000" w:rsidDel="00000000" w:rsidP="00000000" w:rsidRDefault="00000000" w:rsidRPr="00000000" w14:paraId="0000013A">
      <w:pPr>
        <w:rPr>
          <w:sz w:val="23"/>
          <w:szCs w:val="23"/>
        </w:rPr>
      </w:pPr>
      <w:r w:rsidDel="00000000" w:rsidR="00000000" w:rsidRPr="00000000">
        <w:rPr>
          <w:rFonts w:ascii="Arial Unicode MS" w:cs="Arial Unicode MS" w:eastAsia="Arial Unicode MS" w:hAnsi="Arial Unicode MS"/>
          <w:sz w:val="23"/>
          <w:szCs w:val="23"/>
          <w:rtl w:val="0"/>
        </w:rPr>
        <w:t xml:space="preserve">예2: 10점의 마력을 가진 캐릭터는 15점의 마력을 지불하여 자신의 마력을 음수로 만들 수 없습니다. 공격 DP 수가 자신의 공격 주특성보다 작은 경우, 캐릭터는 자신의 공격 DP 수보다 높은 수치를 잃어 방어에서 회피 가치를 얻을 수 없습니다.</w:t>
      </w:r>
    </w:p>
    <w:p w:rsidR="00000000" w:rsidDel="00000000" w:rsidP="00000000" w:rsidRDefault="00000000" w:rsidRPr="00000000" w14:paraId="0000013B">
      <w:pPr>
        <w:rPr>
          <w:sz w:val="23"/>
          <w:szCs w:val="23"/>
        </w:rPr>
      </w:pPr>
      <w:r w:rsidDel="00000000" w:rsidR="00000000" w:rsidRPr="00000000">
        <w:rPr>
          <w:rFonts w:ascii="Arial Unicode MS" w:cs="Arial Unicode MS" w:eastAsia="Arial Unicode MS" w:hAnsi="Arial Unicode MS"/>
          <w:sz w:val="23"/>
          <w:szCs w:val="23"/>
          <w:rtl w:val="0"/>
        </w:rPr>
        <w:t xml:space="preserve">예3: 만약 캐릭터의 기본 방어가 5이고, 사용 중인 무기에 "당신의 기본 방어가 6점 감소하지만, 공격이 6DP 사기 가치를 얻습니다"라는 효과가 있다면, 그 대가가 캐릭터가 통제할 수 없는 수치이기 때문에, 당신의 기본 방어가 6점 미만이라도 이런 버프를 정상적으로 얻을 수 있습니다. 이때 그의 기본 방어는 실제로 -1점이지만, 다른 실제 영향을 계산할 때는 0점입니다.</w:t>
      </w:r>
    </w:p>
    <w:p w:rsidR="00000000" w:rsidDel="00000000" w:rsidP="00000000" w:rsidRDefault="00000000" w:rsidRPr="00000000" w14:paraId="0000013C">
      <w:pPr>
        <w:rPr>
          <w:sz w:val="23"/>
          <w:szCs w:val="23"/>
        </w:rPr>
      </w:pPr>
      <w:r w:rsidDel="00000000" w:rsidR="00000000" w:rsidRPr="00000000">
        <w:rPr>
          <w:rFonts w:ascii="Arial Unicode MS" w:cs="Arial Unicode MS" w:eastAsia="Arial Unicode MS" w:hAnsi="Arial Unicode MS"/>
          <w:sz w:val="23"/>
          <w:szCs w:val="23"/>
          <w:rtl w:val="0"/>
        </w:rPr>
        <w:t xml:space="preserve">예4: 만약 캐릭터의 기본 방어가 3이고 힘이 5라면, 그의 전력 공격은 음수로 낮출 수 있으며, 이 캐릭터의 전력 공격은 5DP 강화 가치를 얻습니다. 이때 그의 방어는 -2이고, 다른 캐릭터가 그를 공격할 때 2DP 완벽 가치를 얻습니다.</w:t>
      </w:r>
    </w:p>
    <w:p w:rsidR="00000000" w:rsidDel="00000000" w:rsidP="00000000" w:rsidRDefault="00000000" w:rsidRPr="00000000" w14:paraId="0000013D">
      <w:pPr>
        <w:rPr>
          <w:sz w:val="23"/>
          <w:szCs w:val="23"/>
        </w:rPr>
      </w:pPr>
      <w:r w:rsidDel="00000000" w:rsidR="00000000" w:rsidRPr="00000000">
        <w:rPr>
          <w:sz w:val="23"/>
          <w:szCs w:val="23"/>
          <w:rtl w:val="0"/>
        </w:rPr>
        <w:t xml:space="preserve">=====================================================================</w:t>
      </w:r>
    </w:p>
    <w:p w:rsidR="00000000" w:rsidDel="00000000" w:rsidP="00000000" w:rsidRDefault="00000000" w:rsidRPr="00000000" w14:paraId="0000013E">
      <w:pPr>
        <w:rPr>
          <w:sz w:val="23"/>
          <w:szCs w:val="23"/>
        </w:rPr>
      </w:pPr>
      <w:r w:rsidDel="00000000" w:rsidR="00000000" w:rsidRPr="00000000">
        <w:rPr>
          <w:sz w:val="23"/>
          <w:szCs w:val="23"/>
          <w:rtl w:val="0"/>
        </w:rPr>
        <w:t xml:space="preserve">======================================</w:t>
      </w:r>
    </w:p>
    <w:p w:rsidR="00000000" w:rsidDel="00000000" w:rsidP="00000000" w:rsidRDefault="00000000" w:rsidRPr="00000000" w14:paraId="0000013F">
      <w:pPr>
        <w:rPr>
          <w:sz w:val="23"/>
          <w:szCs w:val="23"/>
        </w:rPr>
      </w:pPr>
      <w:r w:rsidDel="00000000" w:rsidR="00000000" w:rsidRPr="00000000">
        <w:rPr>
          <w:rFonts w:ascii="Arial Unicode MS" w:cs="Arial Unicode MS" w:eastAsia="Arial Unicode MS" w:hAnsi="Arial Unicode MS"/>
          <w:sz w:val="23"/>
          <w:szCs w:val="23"/>
          <w:rtl w:val="0"/>
        </w:rPr>
        <w:t xml:space="preserve">다중 곱셈과 나눗셈 연산 및 덧셈</w:t>
      </w:r>
    </w:p>
    <w:p w:rsidR="00000000" w:rsidDel="00000000" w:rsidP="00000000" w:rsidRDefault="00000000" w:rsidRPr="00000000" w14:paraId="00000140">
      <w:pPr>
        <w:rPr>
          <w:sz w:val="23"/>
          <w:szCs w:val="23"/>
        </w:rPr>
      </w:pPr>
      <w:r w:rsidDel="00000000" w:rsidR="00000000" w:rsidRPr="00000000">
        <w:rPr>
          <w:rFonts w:ascii="Arial Unicode MS" w:cs="Arial Unicode MS" w:eastAsia="Arial Unicode MS" w:hAnsi="Arial Unicode MS"/>
          <w:sz w:val="23"/>
          <w:szCs w:val="23"/>
          <w:rtl w:val="0"/>
        </w:rPr>
        <w:t xml:space="preserve">때로는 규칙에서 어떤 수(또는 어떤 수의 배수)나 굴린 값을 곱하거나 어떤 수를 더하라고 합니다.</w:t>
      </w:r>
    </w:p>
    <w:p w:rsidR="00000000" w:rsidDel="00000000" w:rsidP="00000000" w:rsidRDefault="00000000" w:rsidRPr="00000000" w14:paraId="00000141">
      <w:pPr>
        <w:rPr>
          <w:sz w:val="23"/>
          <w:szCs w:val="23"/>
        </w:rPr>
      </w:pPr>
      <w:r w:rsidDel="00000000" w:rsidR="00000000" w:rsidRPr="00000000">
        <w:rPr>
          <w:rFonts w:ascii="Arial Unicode MS" w:cs="Arial Unicode MS" w:eastAsia="Arial Unicode MS" w:hAnsi="Arial Unicode MS"/>
          <w:sz w:val="23"/>
          <w:szCs w:val="23"/>
          <w:rtl w:val="0"/>
        </w:rPr>
        <w:t xml:space="preserve">곱수나 더하는 수가 하나뿐일 때는 그 수를 정상적으로 곱하거나 더하면 됩니다.</w:t>
      </w:r>
    </w:p>
    <w:p w:rsidR="00000000" w:rsidDel="00000000" w:rsidP="00000000" w:rsidRDefault="00000000" w:rsidRPr="00000000" w14:paraId="00000142">
      <w:pPr>
        <w:rPr>
          <w:sz w:val="23"/>
          <w:szCs w:val="23"/>
        </w:rPr>
      </w:pPr>
      <w:r w:rsidDel="00000000" w:rsidR="00000000" w:rsidRPr="00000000">
        <w:rPr>
          <w:rFonts w:ascii="Arial Unicode MS" w:cs="Arial Unicode MS" w:eastAsia="Arial Unicode MS" w:hAnsi="Arial Unicode MS"/>
          <w:sz w:val="23"/>
          <w:szCs w:val="23"/>
          <w:rtl w:val="0"/>
        </w:rPr>
        <w:t xml:space="preserve">두 개 이상의 곱수가 어떤 추상적인 값(예: 수정치나 굴린 값, 성공 횟수 등)을 곱하거나, 곱수와 더하는 수가 동시에 존재할 때, 특별한 설명이 없다면 먼저 곱수 연산을 진행하여 이 곱수들을 하나의 단일 곱수로 합치는데, 즉 각 추가 곱수에서 1을 뺀 후 첫 번째 곱수에 더하고, 곱수 연산이 끝난 후에 더하는 수 연산을 진행합니다.</w:t>
      </w:r>
    </w:p>
    <w:p w:rsidR="00000000" w:rsidDel="00000000" w:rsidP="00000000" w:rsidRDefault="00000000" w:rsidRPr="00000000" w14:paraId="00000143">
      <w:pPr>
        <w:rPr>
          <w:sz w:val="23"/>
          <w:szCs w:val="23"/>
        </w:rPr>
      </w:pPr>
      <w:r w:rsidDel="00000000" w:rsidR="00000000" w:rsidRPr="00000000">
        <w:rPr>
          <w:rFonts w:ascii="Arial Unicode MS" w:cs="Arial Unicode MS" w:eastAsia="Arial Unicode MS" w:hAnsi="Arial Unicode MS"/>
          <w:sz w:val="23"/>
          <w:szCs w:val="23"/>
          <w:rtl w:val="0"/>
        </w:rPr>
        <w:t xml:space="preserve">직접적인 덧셈과 뺄셈은 바로 계산하면 됩니다.</w:t>
      </w:r>
    </w:p>
    <w:p w:rsidR="00000000" w:rsidDel="00000000" w:rsidP="00000000" w:rsidRDefault="00000000" w:rsidRPr="00000000" w14:paraId="00000144">
      <w:pPr>
        <w:rPr>
          <w:sz w:val="23"/>
          <w:szCs w:val="23"/>
        </w:rPr>
      </w:pPr>
      <w:r w:rsidDel="00000000" w:rsidR="00000000" w:rsidRPr="00000000">
        <w:rPr>
          <w:rFonts w:ascii="Arial Unicode MS" w:cs="Arial Unicode MS" w:eastAsia="Arial Unicode MS" w:hAnsi="Arial Unicode MS"/>
          <w:sz w:val="23"/>
          <w:szCs w:val="23"/>
          <w:rtl w:val="0"/>
        </w:rPr>
        <w:t xml:space="preserve">예: 혈통으로 인해 2배의 지상 이동 속도를 얻은 캐릭터가 지상 속도를 일시적으로 4배로 만드는 능력을 사용하고, 지상 이동 속도를 50 증가시키는 신발을 신었을 때, 그의 실제 지상 이동 속도는 기본 속도*(2+4-1)+50입니다.</w:t>
      </w:r>
    </w:p>
    <w:p w:rsidR="00000000" w:rsidDel="00000000" w:rsidP="00000000" w:rsidRDefault="00000000" w:rsidRPr="00000000" w14:paraId="00000145">
      <w:pPr>
        <w:rPr>
          <w:sz w:val="23"/>
          <w:szCs w:val="23"/>
        </w:rPr>
      </w:pPr>
      <w:r w:rsidDel="00000000" w:rsidR="00000000" w:rsidRPr="00000000">
        <w:rPr>
          <w:rFonts w:ascii="Arial Unicode MS" w:cs="Arial Unicode MS" w:eastAsia="Arial Unicode MS" w:hAnsi="Arial Unicode MS"/>
          <w:sz w:val="23"/>
          <w:szCs w:val="23"/>
          <w:rtl w:val="0"/>
        </w:rPr>
        <w:t xml:space="preserve">예: 혈통으로 인해 기본 이동 속도가 2배가 되었고, 개조로 인해 다시 기본 이동 속도가 2배가 된 캐릭터의 기본 이동 속도는 기본 이동 속도*(2+2-1)입니다.</w:t>
      </w:r>
    </w:p>
    <w:p w:rsidR="00000000" w:rsidDel="00000000" w:rsidP="00000000" w:rsidRDefault="00000000" w:rsidRPr="00000000" w14:paraId="00000146">
      <w:pPr>
        <w:rPr>
          <w:sz w:val="23"/>
          <w:szCs w:val="23"/>
        </w:rPr>
      </w:pPr>
      <w:r w:rsidDel="00000000" w:rsidR="00000000" w:rsidRPr="00000000">
        <w:rPr>
          <w:rFonts w:ascii="Arial Unicode MS" w:cs="Arial Unicode MS" w:eastAsia="Arial Unicode MS" w:hAnsi="Arial Unicode MS"/>
          <w:sz w:val="23"/>
          <w:szCs w:val="23"/>
          <w:rtl w:val="0"/>
        </w:rPr>
        <w:t xml:space="preserve">예: 기능으로 인해 기본 이동 속도가 2배가 되는 효과를 얻었고, 그 후 상대방의 불량 상태로 인해 속도가 5 감소했다면, 기본 이동 속도는 기본 이동 속도*2-5가 됩니다.</w:t>
      </w:r>
    </w:p>
    <w:p w:rsidR="00000000" w:rsidDel="00000000" w:rsidP="00000000" w:rsidRDefault="00000000" w:rsidRPr="00000000" w14:paraId="00000147">
      <w:pPr>
        <w:rPr>
          <w:sz w:val="23"/>
          <w:szCs w:val="23"/>
        </w:rPr>
      </w:pPr>
      <w:r w:rsidDel="00000000" w:rsidR="00000000" w:rsidRPr="00000000">
        <w:rPr>
          <w:rFonts w:ascii="Arial Unicode MS" w:cs="Arial Unicode MS" w:eastAsia="Arial Unicode MS" w:hAnsi="Arial Unicode MS"/>
          <w:sz w:val="23"/>
          <w:szCs w:val="23"/>
          <w:rtl w:val="0"/>
        </w:rPr>
        <w:t xml:space="preserve">계산에서 기본값이 있는 경우, 기본값에 대한 연산이 파생값 연산보다 우선한다는 점에 주의하세요.</w:t>
      </w:r>
    </w:p>
    <w:p w:rsidR="00000000" w:rsidDel="00000000" w:rsidP="00000000" w:rsidRDefault="00000000" w:rsidRPr="00000000" w14:paraId="00000148">
      <w:pPr>
        <w:rPr>
          <w:sz w:val="23"/>
          <w:szCs w:val="23"/>
        </w:rPr>
      </w:pPr>
      <w:r w:rsidDel="00000000" w:rsidR="00000000" w:rsidRPr="00000000">
        <w:rPr>
          <w:rFonts w:ascii="Arial Unicode MS" w:cs="Arial Unicode MS" w:eastAsia="Arial Unicode MS" w:hAnsi="Arial Unicode MS"/>
          <w:sz w:val="23"/>
          <w:szCs w:val="23"/>
          <w:rtl w:val="0"/>
        </w:rPr>
        <w:t xml:space="preserve">예: 캐릭터의 기본 이동 속도가 10 증가하고, 그 후 그의 지상 속도가 2배가 되었다면, 그의 실제 지상 이동 속도는 (기본 속도+10)*2입니다.</w:t>
      </w:r>
    </w:p>
    <w:p w:rsidR="00000000" w:rsidDel="00000000" w:rsidP="00000000" w:rsidRDefault="00000000" w:rsidRPr="00000000" w14:paraId="00000149">
      <w:pPr>
        <w:rPr>
          <w:sz w:val="23"/>
          <w:szCs w:val="23"/>
        </w:rPr>
      </w:pPr>
      <w:r w:rsidDel="00000000" w:rsidR="00000000" w:rsidRPr="00000000">
        <w:rPr>
          <w:sz w:val="23"/>
          <w:szCs w:val="23"/>
          <w:rtl w:val="0"/>
        </w:rPr>
        <w:t xml:space="preserve">=====================================================================</w:t>
      </w:r>
    </w:p>
    <w:p w:rsidR="00000000" w:rsidDel="00000000" w:rsidP="00000000" w:rsidRDefault="00000000" w:rsidRPr="00000000" w14:paraId="0000014A">
      <w:pPr>
        <w:rPr>
          <w:sz w:val="23"/>
          <w:szCs w:val="23"/>
        </w:rPr>
      </w:pPr>
      <w:r w:rsidDel="00000000" w:rsidR="00000000" w:rsidRPr="00000000">
        <w:rPr>
          <w:sz w:val="23"/>
          <w:szCs w:val="23"/>
          <w:rtl w:val="0"/>
        </w:rPr>
        <w:t xml:space="preserve">======================================</w:t>
      </w:r>
    </w:p>
    <w:p w:rsidR="00000000" w:rsidDel="00000000" w:rsidP="00000000" w:rsidRDefault="00000000" w:rsidRPr="00000000" w14:paraId="0000014B">
      <w:pPr>
        <w:rPr>
          <w:sz w:val="23"/>
          <w:szCs w:val="23"/>
        </w:rPr>
      </w:pPr>
      <w:r w:rsidDel="00000000" w:rsidR="00000000" w:rsidRPr="00000000">
        <w:rPr>
          <w:rFonts w:ascii="Arial Unicode MS" w:cs="Arial Unicode MS" w:eastAsia="Arial Unicode MS" w:hAnsi="Arial Unicode MS"/>
          <w:sz w:val="23"/>
          <w:szCs w:val="23"/>
          <w:rtl w:val="0"/>
        </w:rPr>
        <w:t xml:space="preserve">나눗셈 연산:</w:t>
      </w:r>
    </w:p>
    <w:p w:rsidR="00000000" w:rsidDel="00000000" w:rsidP="00000000" w:rsidRDefault="00000000" w:rsidRPr="00000000" w14:paraId="0000014C">
      <w:pPr>
        <w:rPr>
          <w:sz w:val="23"/>
          <w:szCs w:val="23"/>
        </w:rPr>
      </w:pPr>
      <w:r w:rsidDel="00000000" w:rsidR="00000000" w:rsidRPr="00000000">
        <w:rPr>
          <w:rFonts w:ascii="Arial Unicode MS" w:cs="Arial Unicode MS" w:eastAsia="Arial Unicode MS" w:hAnsi="Arial Unicode MS"/>
          <w:sz w:val="23"/>
          <w:szCs w:val="23"/>
          <w:rtl w:val="0"/>
        </w:rPr>
        <w:t xml:space="preserve">일부 규칙에서는 무언가를 절반으로 줄이는 능력을 얻게 해줍니다. 예를 들어 소모량, 휴식 시간 등입니다. 이런 능력을 여러 개 가지고 있다면 곱셈 규칙에 따라 계산합니다.</w:t>
      </w:r>
    </w:p>
    <w:p w:rsidR="00000000" w:rsidDel="00000000" w:rsidP="00000000" w:rsidRDefault="00000000" w:rsidRPr="00000000" w14:paraId="0000014D">
      <w:pPr>
        <w:rPr>
          <w:sz w:val="23"/>
          <w:szCs w:val="23"/>
        </w:rPr>
      </w:pPr>
      <w:r w:rsidDel="00000000" w:rsidR="00000000" w:rsidRPr="00000000">
        <w:rPr>
          <w:rFonts w:ascii="Arial Unicode MS" w:cs="Arial Unicode MS" w:eastAsia="Arial Unicode MS" w:hAnsi="Arial Unicode MS"/>
          <w:sz w:val="23"/>
          <w:szCs w:val="23"/>
          <w:rtl w:val="0"/>
        </w:rPr>
        <w:t xml:space="preserve">예: 혈통으로 인해 마력 소모가 절반이 되고, 그 후 마력 소모를 절반으로 만드는 능력을 사용했으며, 마력 소모를 1점 낮추는 무기를 얻었다면, 그의 실제 마력 소모 점수는 기본 마력/(2+2-1)-1점입니다.</w:t>
      </w:r>
    </w:p>
    <w:p w:rsidR="00000000" w:rsidDel="00000000" w:rsidP="00000000" w:rsidRDefault="00000000" w:rsidRPr="00000000" w14:paraId="0000014E">
      <w:pPr>
        <w:rPr>
          <w:sz w:val="23"/>
          <w:szCs w:val="23"/>
        </w:rPr>
      </w:pPr>
      <w:r w:rsidDel="00000000" w:rsidR="00000000" w:rsidRPr="00000000">
        <w:rPr>
          <w:rFonts w:ascii="Arial Unicode MS" w:cs="Arial Unicode MS" w:eastAsia="Arial Unicode MS" w:hAnsi="Arial Unicode MS"/>
          <w:sz w:val="23"/>
          <w:szCs w:val="23"/>
          <w:rtl w:val="0"/>
        </w:rPr>
        <w:t xml:space="preserve">곱수가 현실 세계의 값(예: 가격, 거리)을 곱하는 경우, 다른 곱셈 규칙으로 대체하여 현실 세계의 사칙연산을 사용합니다.</w:t>
      </w:r>
    </w:p>
    <w:p w:rsidR="00000000" w:rsidDel="00000000" w:rsidP="00000000" w:rsidRDefault="00000000" w:rsidRPr="00000000" w14:paraId="0000014F">
      <w:pPr>
        <w:rPr>
          <w:sz w:val="23"/>
          <w:szCs w:val="23"/>
        </w:rPr>
      </w:pPr>
      <w:r w:rsidDel="00000000" w:rsidR="00000000" w:rsidRPr="00000000">
        <w:rPr>
          <w:sz w:val="23"/>
          <w:szCs w:val="23"/>
          <w:rtl w:val="0"/>
        </w:rPr>
        <w:t xml:space="preserve">=====================================================================</w:t>
      </w:r>
    </w:p>
    <w:p w:rsidR="00000000" w:rsidDel="00000000" w:rsidP="00000000" w:rsidRDefault="00000000" w:rsidRPr="00000000" w14:paraId="00000150">
      <w:pPr>
        <w:rPr>
          <w:sz w:val="23"/>
          <w:szCs w:val="23"/>
        </w:rPr>
      </w:pPr>
      <w:r w:rsidDel="00000000" w:rsidR="00000000" w:rsidRPr="00000000">
        <w:rPr>
          <w:sz w:val="23"/>
          <w:szCs w:val="23"/>
          <w:rtl w:val="0"/>
        </w:rPr>
        <w:t xml:space="preserve">======================================</w:t>
      </w:r>
    </w:p>
    <w:p w:rsidR="00000000" w:rsidDel="00000000" w:rsidP="00000000" w:rsidRDefault="00000000" w:rsidRPr="00000000" w14:paraId="00000151">
      <w:pPr>
        <w:rPr>
          <w:sz w:val="23"/>
          <w:szCs w:val="23"/>
        </w:rPr>
      </w:pPr>
      <w:r w:rsidDel="00000000" w:rsidR="00000000" w:rsidRPr="00000000">
        <w:rPr>
          <w:rFonts w:ascii="Arial Unicode MS" w:cs="Arial Unicode MS" w:eastAsia="Arial Unicode MS" w:hAnsi="Arial Unicode MS"/>
          <w:sz w:val="23"/>
          <w:szCs w:val="23"/>
          <w:rtl w:val="0"/>
        </w:rPr>
        <w:t xml:space="preserve">숫자 범위 설명:</w:t>
      </w:r>
    </w:p>
    <w:p w:rsidR="00000000" w:rsidDel="00000000" w:rsidP="00000000" w:rsidRDefault="00000000" w:rsidRPr="00000000" w14:paraId="00000152">
      <w:pPr>
        <w:rPr>
          <w:sz w:val="23"/>
          <w:szCs w:val="23"/>
        </w:rPr>
      </w:pPr>
      <w:r w:rsidDel="00000000" w:rsidR="00000000" w:rsidRPr="00000000">
        <w:rPr>
          <w:rFonts w:ascii="Arial Unicode MS" w:cs="Arial Unicode MS" w:eastAsia="Arial Unicode MS" w:hAnsi="Arial Unicode MS"/>
          <w:sz w:val="23"/>
          <w:szCs w:val="23"/>
          <w:rtl w:val="0"/>
        </w:rPr>
        <w:t xml:space="preserve">"이상": 이 명사는 비교 내용을 포함하며, 해당 등급과 그보다 높은 모든 등급을 의미합니다. 예를 들어 A급 이상은 A급과 S급을 의미합니다.</w:t>
      </w:r>
    </w:p>
    <w:p w:rsidR="00000000" w:rsidDel="00000000" w:rsidP="00000000" w:rsidRDefault="00000000" w:rsidRPr="00000000" w14:paraId="00000153">
      <w:pPr>
        <w:rPr>
          <w:sz w:val="23"/>
          <w:szCs w:val="23"/>
        </w:rPr>
      </w:pPr>
      <w:r w:rsidDel="00000000" w:rsidR="00000000" w:rsidRPr="00000000">
        <w:rPr>
          <w:rFonts w:ascii="Arial Unicode MS" w:cs="Arial Unicode MS" w:eastAsia="Arial Unicode MS" w:hAnsi="Arial Unicode MS"/>
          <w:sz w:val="23"/>
          <w:szCs w:val="23"/>
          <w:rtl w:val="0"/>
        </w:rPr>
        <w:t xml:space="preserve">"이하": 이 명사는 비교 내용을 포함하며, 해당 등급과 그보다 낮은 모든 등급을 의미합니다. 예를 들어 A급 이하는 A급, B급, C급, D급을 의미합니다.</w:t>
      </w:r>
    </w:p>
    <w:p w:rsidR="00000000" w:rsidDel="00000000" w:rsidP="00000000" w:rsidRDefault="00000000" w:rsidRPr="00000000" w14:paraId="00000154">
      <w:pPr>
        <w:rPr>
          <w:sz w:val="23"/>
          <w:szCs w:val="23"/>
        </w:rPr>
      </w:pPr>
      <w:r w:rsidDel="00000000" w:rsidR="00000000" w:rsidRPr="00000000">
        <w:rPr>
          <w:rFonts w:ascii="Arial Unicode MS" w:cs="Arial Unicode MS" w:eastAsia="Arial Unicode MS" w:hAnsi="Arial Unicode MS"/>
          <w:sz w:val="23"/>
          <w:szCs w:val="23"/>
          <w:rtl w:val="0"/>
        </w:rPr>
        <w:t xml:space="preserve">"초과"(높음): 이 명사는 비교 내용을 포함하지 않으며, 해당 등급보다 높은 모든 등급을 의미합니다. 예를 들어 B급 초과는 A급과 S급을 의미합니다.</w:t>
      </w:r>
    </w:p>
    <w:p w:rsidR="00000000" w:rsidDel="00000000" w:rsidP="00000000" w:rsidRDefault="00000000" w:rsidRPr="00000000" w14:paraId="00000155">
      <w:pPr>
        <w:rPr>
          <w:sz w:val="23"/>
          <w:szCs w:val="23"/>
        </w:rPr>
      </w:pPr>
      <w:r w:rsidDel="00000000" w:rsidR="00000000" w:rsidRPr="00000000">
        <w:rPr>
          <w:rFonts w:ascii="Arial Unicode MS" w:cs="Arial Unicode MS" w:eastAsia="Arial Unicode MS" w:hAnsi="Arial Unicode MS"/>
          <w:sz w:val="23"/>
          <w:szCs w:val="23"/>
          <w:rtl w:val="0"/>
        </w:rPr>
        <w:t xml:space="preserve">"미만"(낮음): 이 명사는 비교 내용을 포함하지 않으며, 해당 등급보다 낮은 모든 등급을 의미합니다. 예를 들어 C급 미만은 D급을 의미합니다.</w:t>
      </w:r>
    </w:p>
    <w:p w:rsidR="00000000" w:rsidDel="00000000" w:rsidP="00000000" w:rsidRDefault="00000000" w:rsidRPr="00000000" w14:paraId="00000156">
      <w:pPr>
        <w:rPr>
          <w:sz w:val="23"/>
          <w:szCs w:val="23"/>
        </w:rPr>
      </w:pPr>
      <w:r w:rsidDel="00000000" w:rsidR="00000000" w:rsidRPr="00000000">
        <w:rPr>
          <w:sz w:val="23"/>
          <w:szCs w:val="23"/>
          <w:rtl w:val="0"/>
        </w:rPr>
        <w:t xml:space="preserve">=====================================================================</w:t>
      </w:r>
    </w:p>
    <w:p w:rsidR="00000000" w:rsidDel="00000000" w:rsidP="00000000" w:rsidRDefault="00000000" w:rsidRPr="00000000" w14:paraId="00000157">
      <w:pPr>
        <w:rPr>
          <w:sz w:val="23"/>
          <w:szCs w:val="23"/>
        </w:rPr>
      </w:pPr>
      <w:r w:rsidDel="00000000" w:rsidR="00000000" w:rsidRPr="00000000">
        <w:rPr>
          <w:sz w:val="23"/>
          <w:szCs w:val="23"/>
          <w:rtl w:val="0"/>
        </w:rPr>
        <w:t xml:space="preserve">======================================</w:t>
      </w:r>
    </w:p>
    <w:p w:rsidR="00000000" w:rsidDel="00000000" w:rsidP="00000000" w:rsidRDefault="00000000" w:rsidRPr="00000000" w14:paraId="00000158">
      <w:pPr>
        <w:rPr>
          <w:sz w:val="23"/>
          <w:szCs w:val="23"/>
        </w:rPr>
      </w:pPr>
      <w:r w:rsidDel="00000000" w:rsidR="00000000" w:rsidRPr="00000000">
        <w:rPr>
          <w:rFonts w:ascii="Arial Unicode MS" w:cs="Arial Unicode MS" w:eastAsia="Arial Unicode MS" w:hAnsi="Arial Unicode MS"/>
          <w:sz w:val="23"/>
          <w:szCs w:val="23"/>
          <w:rtl w:val="0"/>
        </w:rPr>
        <w:t xml:space="preserve">단일 판정에 대한 다중 주사위 굴림 중 높은 값과 낮은 값 취하기:</w:t>
      </w:r>
    </w:p>
    <w:p w:rsidR="00000000" w:rsidDel="00000000" w:rsidP="00000000" w:rsidRDefault="00000000" w:rsidRPr="00000000" w14:paraId="00000159">
      <w:pPr>
        <w:rPr>
          <w:sz w:val="23"/>
          <w:szCs w:val="23"/>
        </w:rPr>
      </w:pPr>
      <w:r w:rsidDel="00000000" w:rsidR="00000000" w:rsidRPr="00000000">
        <w:rPr>
          <w:rFonts w:ascii="Arial Unicode MS" w:cs="Arial Unicode MS" w:eastAsia="Arial Unicode MS" w:hAnsi="Arial Unicode MS"/>
          <w:sz w:val="23"/>
          <w:szCs w:val="23"/>
          <w:rtl w:val="0"/>
        </w:rPr>
        <w:t xml:space="preserve">일부 능력은 플레이어가 단일 판정에 대해 여러 번 주사위를 굴려 높은 값이나 낮은 값을 취하여 결과를 결정하게 할 수 있습니다.</w:t>
      </w:r>
    </w:p>
    <w:p w:rsidR="00000000" w:rsidDel="00000000" w:rsidP="00000000" w:rsidRDefault="00000000" w:rsidRPr="00000000" w14:paraId="0000015A">
      <w:pPr>
        <w:rPr>
          <w:sz w:val="23"/>
          <w:szCs w:val="23"/>
        </w:rPr>
      </w:pPr>
      <w:r w:rsidDel="00000000" w:rsidR="00000000" w:rsidRPr="00000000">
        <w:rPr>
          <w:rFonts w:ascii="Arial Unicode MS" w:cs="Arial Unicode MS" w:eastAsia="Arial Unicode MS" w:hAnsi="Arial Unicode MS"/>
          <w:sz w:val="23"/>
          <w:szCs w:val="23"/>
          <w:rtl w:val="0"/>
        </w:rPr>
        <w:t xml:space="preserve">이런 상황에서는 다중 횟수에 따라 정상적인 덧셈과 뺄셈 연산을 진행합니다.</w:t>
      </w:r>
    </w:p>
    <w:p w:rsidR="00000000" w:rsidDel="00000000" w:rsidP="00000000" w:rsidRDefault="00000000" w:rsidRPr="00000000" w14:paraId="0000015B">
      <w:pPr>
        <w:rPr>
          <w:sz w:val="23"/>
          <w:szCs w:val="23"/>
        </w:rPr>
      </w:pPr>
      <w:r w:rsidDel="00000000" w:rsidR="00000000" w:rsidRPr="00000000">
        <w:rPr>
          <w:rFonts w:ascii="Arial Unicode MS" w:cs="Arial Unicode MS" w:eastAsia="Arial Unicode MS" w:hAnsi="Arial Unicode MS"/>
          <w:sz w:val="23"/>
          <w:szCs w:val="23"/>
          <w:rtl w:val="0"/>
        </w:rPr>
        <w:t xml:space="preserve">예1: 3번 높은 값 취하기와 2번 높은 값 취하기의 경우, 기본 1번을 뺀 후 추가 2번과 추가 1번을 더하면 추가 3번이 되어, 최종적으로 4번 높은 값을 취합니다.</w:t>
      </w:r>
    </w:p>
    <w:p w:rsidR="00000000" w:rsidDel="00000000" w:rsidP="00000000" w:rsidRDefault="00000000" w:rsidRPr="00000000" w14:paraId="0000015C">
      <w:pPr>
        <w:rPr>
          <w:sz w:val="23"/>
          <w:szCs w:val="23"/>
        </w:rPr>
      </w:pPr>
      <w:r w:rsidDel="00000000" w:rsidR="00000000" w:rsidRPr="00000000">
        <w:rPr>
          <w:rFonts w:ascii="Arial Unicode MS" w:cs="Arial Unicode MS" w:eastAsia="Arial Unicode MS" w:hAnsi="Arial Unicode MS"/>
          <w:sz w:val="23"/>
          <w:szCs w:val="23"/>
          <w:rtl w:val="0"/>
        </w:rPr>
        <w:t xml:space="preserve">예2: 2번 높은 값 취하기와 2번 낮은 값 취하기의 경우, 기본 1번을 뺀 후 추가 1번에서 추가 1번을 빼면 추가 0번이 되어, 최종적으로 한 번 굴립니다.</w:t>
      </w:r>
    </w:p>
    <w:p w:rsidR="00000000" w:rsidDel="00000000" w:rsidP="00000000" w:rsidRDefault="00000000" w:rsidRPr="00000000" w14:paraId="0000015D">
      <w:pPr>
        <w:rPr>
          <w:sz w:val="23"/>
          <w:szCs w:val="23"/>
        </w:rPr>
      </w:pPr>
      <w:r w:rsidDel="00000000" w:rsidR="00000000" w:rsidRPr="00000000">
        <w:rPr>
          <w:sz w:val="23"/>
          <w:szCs w:val="23"/>
          <w:rtl w:val="0"/>
        </w:rPr>
        <w:t xml:space="preserve">=====================================================================</w:t>
      </w:r>
    </w:p>
    <w:p w:rsidR="00000000" w:rsidDel="00000000" w:rsidP="00000000" w:rsidRDefault="00000000" w:rsidRPr="00000000" w14:paraId="0000015E">
      <w:pPr>
        <w:rPr>
          <w:sz w:val="23"/>
          <w:szCs w:val="23"/>
        </w:rPr>
      </w:pPr>
      <w:r w:rsidDel="00000000" w:rsidR="00000000" w:rsidRPr="00000000">
        <w:rPr>
          <w:sz w:val="23"/>
          <w:szCs w:val="23"/>
          <w:rtl w:val="0"/>
        </w:rPr>
        <w:t xml:space="preserve">======================================</w:t>
      </w:r>
    </w:p>
    <w:p w:rsidR="00000000" w:rsidDel="00000000" w:rsidP="00000000" w:rsidRDefault="00000000" w:rsidRPr="00000000" w14:paraId="0000015F">
      <w:pPr>
        <w:rPr>
          <w:sz w:val="23"/>
          <w:szCs w:val="23"/>
        </w:rPr>
      </w:pPr>
      <w:r w:rsidDel="00000000" w:rsidR="00000000" w:rsidRPr="00000000">
        <w:rPr>
          <w:rFonts w:ascii="Arial Unicode MS" w:cs="Arial Unicode MS" w:eastAsia="Arial Unicode MS" w:hAnsi="Arial Unicode MS"/>
          <w:sz w:val="23"/>
          <w:szCs w:val="23"/>
          <w:rtl w:val="0"/>
        </w:rPr>
        <w:t xml:space="preserve">특수한 상황은 특별 대우:</w:t>
      </w:r>
    </w:p>
    <w:p w:rsidR="00000000" w:rsidDel="00000000" w:rsidP="00000000" w:rsidRDefault="00000000" w:rsidRPr="00000000" w14:paraId="00000160">
      <w:pPr>
        <w:rPr>
          <w:sz w:val="23"/>
          <w:szCs w:val="23"/>
        </w:rPr>
      </w:pPr>
      <w:r w:rsidDel="00000000" w:rsidR="00000000" w:rsidRPr="00000000">
        <w:rPr>
          <w:rFonts w:ascii="Arial Unicode MS" w:cs="Arial Unicode MS" w:eastAsia="Arial Unicode MS" w:hAnsi="Arial Unicode MS"/>
          <w:sz w:val="23"/>
          <w:szCs w:val="23"/>
          <w:rtl w:val="0"/>
        </w:rPr>
        <w:t xml:space="preserve">규칙에 규정된 상황 외에도 규칙에 영향을 미치는 많은 특수한 상황이 있습니다. 예를 들어 일부 능력은 어떤 공식이나 특성의 계산 방법 또는 기본 판정 구성을 수정하거나, 심지어 위의 연산 법칙을 수정할 수 있습니다.</w:t>
      </w:r>
    </w:p>
    <w:p w:rsidR="00000000" w:rsidDel="00000000" w:rsidP="00000000" w:rsidRDefault="00000000" w:rsidRPr="00000000" w14:paraId="00000161">
      <w:pPr>
        <w:rPr>
          <w:sz w:val="23"/>
          <w:szCs w:val="23"/>
        </w:rPr>
      </w:pPr>
      <w:r w:rsidDel="00000000" w:rsidR="00000000" w:rsidRPr="00000000">
        <w:rPr>
          <w:rFonts w:ascii="Arial Unicode MS" w:cs="Arial Unicode MS" w:eastAsia="Arial Unicode MS" w:hAnsi="Arial Unicode MS"/>
          <w:sz w:val="23"/>
          <w:szCs w:val="23"/>
          <w:rtl w:val="0"/>
        </w:rPr>
        <w:t xml:space="preserve">어쨌든 특수 규칙이 위의 일반 규칙과 상충될 때는 특수 규칙을 우선 사용합니다.</w:t>
      </w:r>
    </w:p>
    <w:p w:rsidR="00000000" w:rsidDel="00000000" w:rsidP="00000000" w:rsidRDefault="00000000" w:rsidRPr="00000000" w14:paraId="00000162">
      <w:pPr>
        <w:rPr>
          <w:sz w:val="23"/>
          <w:szCs w:val="23"/>
        </w:rPr>
      </w:pPr>
      <w:r w:rsidDel="00000000" w:rsidR="00000000" w:rsidRPr="00000000">
        <w:rPr>
          <w:sz w:val="23"/>
          <w:szCs w:val="23"/>
          <w:rtl w:val="0"/>
        </w:rPr>
        <w:t xml:space="preserve">=====================================================================</w:t>
      </w:r>
    </w:p>
    <w:p w:rsidR="00000000" w:rsidDel="00000000" w:rsidP="00000000" w:rsidRDefault="00000000" w:rsidRPr="00000000" w14:paraId="00000163">
      <w:pPr>
        <w:rPr>
          <w:sz w:val="23"/>
          <w:szCs w:val="23"/>
        </w:rPr>
      </w:pPr>
      <w:r w:rsidDel="00000000" w:rsidR="00000000" w:rsidRPr="00000000">
        <w:rPr>
          <w:sz w:val="23"/>
          <w:szCs w:val="23"/>
          <w:rtl w:val="0"/>
        </w:rPr>
        <w:t xml:space="preserve">======================================</w:t>
      </w:r>
    </w:p>
    <w:p w:rsidR="00000000" w:rsidDel="00000000" w:rsidP="00000000" w:rsidRDefault="00000000" w:rsidRPr="00000000" w14:paraId="00000164">
      <w:pPr>
        <w:rPr>
          <w:sz w:val="23"/>
          <w:szCs w:val="23"/>
        </w:rPr>
      </w:pPr>
      <w:r w:rsidDel="00000000" w:rsidR="00000000" w:rsidRPr="00000000">
        <w:rPr>
          <w:rFonts w:ascii="Arial Unicode MS" w:cs="Arial Unicode MS" w:eastAsia="Arial Unicode MS" w:hAnsi="Arial Unicode MS"/>
          <w:sz w:val="23"/>
          <w:szCs w:val="23"/>
          <w:rtl w:val="0"/>
        </w:rPr>
        <w:t xml:space="preserve">모험 스토리:</w:t>
      </w:r>
    </w:p>
    <w:p w:rsidR="00000000" w:rsidDel="00000000" w:rsidP="00000000" w:rsidRDefault="00000000" w:rsidRPr="00000000" w14:paraId="00000165">
      <w:pPr>
        <w:rPr>
          <w:sz w:val="23"/>
          <w:szCs w:val="23"/>
        </w:rPr>
      </w:pPr>
      <w:r w:rsidDel="00000000" w:rsidR="00000000" w:rsidRPr="00000000">
        <w:rPr>
          <w:rFonts w:ascii="Arial Unicode MS" w:cs="Arial Unicode MS" w:eastAsia="Arial Unicode MS" w:hAnsi="Arial Unicode MS"/>
          <w:sz w:val="23"/>
          <w:szCs w:val="23"/>
          <w:rtl w:val="0"/>
        </w:rPr>
        <w:t xml:space="preserve">무한류 TRPG의 스토리는 윤회지경을 중심으로 전개됩니다.</w:t>
      </w:r>
    </w:p>
    <w:p w:rsidR="00000000" w:rsidDel="00000000" w:rsidP="00000000" w:rsidRDefault="00000000" w:rsidRPr="00000000" w14:paraId="00000166">
      <w:pPr>
        <w:rPr>
          <w:sz w:val="23"/>
          <w:szCs w:val="23"/>
        </w:rPr>
      </w:pPr>
      <w:r w:rsidDel="00000000" w:rsidR="00000000" w:rsidRPr="00000000">
        <w:rPr>
          <w:rFonts w:ascii="Arial Unicode MS" w:cs="Arial Unicode MS" w:eastAsia="Arial Unicode MS" w:hAnsi="Arial Unicode MS"/>
          <w:sz w:val="23"/>
          <w:szCs w:val="23"/>
          <w:rtl w:val="0"/>
        </w:rPr>
        <w:t xml:space="preserve">각 캐릭터는 여러 차례 미지의 모험을 떠나야 하며, 각 캐릭터는 자신의 특기로 모험에 기여할 수 있습니다.</w:t>
      </w:r>
    </w:p>
    <w:p w:rsidR="00000000" w:rsidDel="00000000" w:rsidP="00000000" w:rsidRDefault="00000000" w:rsidRPr="00000000" w14:paraId="00000167">
      <w:pPr>
        <w:rPr>
          <w:sz w:val="23"/>
          <w:szCs w:val="23"/>
        </w:rPr>
      </w:pPr>
      <w:r w:rsidDel="00000000" w:rsidR="00000000" w:rsidRPr="00000000">
        <w:rPr>
          <w:rFonts w:ascii="Arial Unicode MS" w:cs="Arial Unicode MS" w:eastAsia="Arial Unicode MS" w:hAnsi="Arial Unicode MS"/>
          <w:sz w:val="23"/>
          <w:szCs w:val="23"/>
          <w:rtl w:val="0"/>
        </w:rPr>
        <w:t xml:space="preserve">다양한 특성치, 기능, 전공, 특성, 직능, 장비 등의 조합을 통해 각 캐릭터는 일부 장점과 단점을 가지게 되며, 캐릭터들은 게임에서 서로 협력하여 모험을 완수해야 합니다.</w:t>
      </w:r>
    </w:p>
    <w:p w:rsidR="00000000" w:rsidDel="00000000" w:rsidP="00000000" w:rsidRDefault="00000000" w:rsidRPr="00000000" w14:paraId="00000168">
      <w:pPr>
        <w:rPr>
          <w:sz w:val="23"/>
          <w:szCs w:val="23"/>
        </w:rPr>
      </w:pPr>
      <w:r w:rsidDel="00000000" w:rsidR="00000000" w:rsidRPr="00000000">
        <w:rPr>
          <w:rFonts w:ascii="Arial Unicode MS" w:cs="Arial Unicode MS" w:eastAsia="Arial Unicode MS" w:hAnsi="Arial Unicode MS"/>
          <w:sz w:val="23"/>
          <w:szCs w:val="23"/>
          <w:rtl w:val="0"/>
        </w:rPr>
        <w:t xml:space="preserve">그리고 모험 스토리는 게임의 핵심입니다.</w:t>
      </w:r>
    </w:p>
    <w:p w:rsidR="00000000" w:rsidDel="00000000" w:rsidP="00000000" w:rsidRDefault="00000000" w:rsidRPr="00000000" w14:paraId="00000169">
      <w:pPr>
        <w:rPr>
          <w:sz w:val="23"/>
          <w:szCs w:val="23"/>
        </w:rPr>
      </w:pPr>
      <w:r w:rsidDel="00000000" w:rsidR="00000000" w:rsidRPr="00000000">
        <w:rPr>
          <w:rFonts w:ascii="Arial Unicode MS" w:cs="Arial Unicode MS" w:eastAsia="Arial Unicode MS" w:hAnsi="Arial Unicode MS"/>
          <w:sz w:val="23"/>
          <w:szCs w:val="23"/>
          <w:rtl w:val="0"/>
        </w:rPr>
        <w:t xml:space="preserve">이 스토리는 당신이 직접 창작한 것일 수도 있고, 다른 작품을 각색한 것일 수도 있습니다. 그리고 어떤 모험이든 전설적인 색채와 흥미진진한 기승전결, 그리고 맞설 만한 상대가 포함되어 있습니다.</w:t>
      </w:r>
    </w:p>
    <w:p w:rsidR="00000000" w:rsidDel="00000000" w:rsidP="00000000" w:rsidRDefault="00000000" w:rsidRPr="00000000" w14:paraId="0000016A">
      <w:pPr>
        <w:rPr>
          <w:sz w:val="23"/>
          <w:szCs w:val="23"/>
        </w:rPr>
      </w:pPr>
      <w:r w:rsidDel="00000000" w:rsidR="00000000" w:rsidRPr="00000000">
        <w:rPr>
          <w:rFonts w:ascii="Arial Unicode MS" w:cs="Arial Unicode MS" w:eastAsia="Arial Unicode MS" w:hAnsi="Arial Unicode MS"/>
          <w:sz w:val="23"/>
          <w:szCs w:val="23"/>
          <w:rtl w:val="0"/>
        </w:rPr>
        <w:t xml:space="preserve">캐릭터들은 캐리비안의 해적 세계에서 잭 스패로우 선장과 담소를 나눌 수도 있고, 반지의 제왕 세계에서 末日의 화산에 가서 목욕을 하는 기발한 생각을 할 수도 있습니다. 심지어 사조영웅전 세계에 가서 윤지평을 미리 죽이고 직접 소룡녀를 빼앗을 수도 있습니다.</w:t>
      </w:r>
    </w:p>
    <w:p w:rsidR="00000000" w:rsidDel="00000000" w:rsidP="00000000" w:rsidRDefault="00000000" w:rsidRPr="00000000" w14:paraId="0000016B">
      <w:pPr>
        <w:rPr>
          <w:sz w:val="23"/>
          <w:szCs w:val="23"/>
        </w:rPr>
      </w:pPr>
      <w:r w:rsidDel="00000000" w:rsidR="00000000" w:rsidRPr="00000000">
        <w:rPr>
          <w:rFonts w:ascii="Arial Unicode MS" w:cs="Arial Unicode MS" w:eastAsia="Arial Unicode MS" w:hAnsi="Arial Unicode MS"/>
          <w:sz w:val="23"/>
          <w:szCs w:val="23"/>
          <w:rtl w:val="0"/>
        </w:rPr>
        <w:t xml:space="preserve">당신의 모든 행동은 수많은 다른 이야기를 만들어낼 수 있습니다.</w:t>
      </w:r>
    </w:p>
    <w:p w:rsidR="00000000" w:rsidDel="00000000" w:rsidP="00000000" w:rsidRDefault="00000000" w:rsidRPr="00000000" w14:paraId="0000016C">
      <w:pPr>
        <w:rPr>
          <w:sz w:val="23"/>
          <w:szCs w:val="23"/>
        </w:rPr>
      </w:pPr>
      <w:r w:rsidDel="00000000" w:rsidR="00000000" w:rsidRPr="00000000">
        <w:rPr>
          <w:rFonts w:ascii="Arial Unicode MS" w:cs="Arial Unicode MS" w:eastAsia="Arial Unicode MS" w:hAnsi="Arial Unicode MS"/>
          <w:sz w:val="23"/>
          <w:szCs w:val="23"/>
          <w:rtl w:val="0"/>
        </w:rPr>
        <w:t xml:space="preserve">모험에는 길고 짧은 것이 있어서 한 번에 완수할 수도있습니다. 예를 들어 한 번의 결전으로 완수할 수도 있고, 여러 차례로 나누어 완수할 수도 있으며, 수십 번의 전투와 수십 개의 장소 탐색이 필요할 수도 있습니다.</w:t>
      </w:r>
    </w:p>
    <w:p w:rsidR="00000000" w:rsidDel="00000000" w:rsidP="00000000" w:rsidRDefault="00000000" w:rsidRPr="00000000" w14:paraId="0000016D">
      <w:pPr>
        <w:rPr>
          <w:sz w:val="23"/>
          <w:szCs w:val="23"/>
        </w:rPr>
      </w:pPr>
      <w:r w:rsidDel="00000000" w:rsidR="00000000" w:rsidRPr="00000000">
        <w:rPr>
          <w:rFonts w:ascii="Arial Unicode MS" w:cs="Arial Unicode MS" w:eastAsia="Arial Unicode MS" w:hAnsi="Arial Unicode MS"/>
          <w:sz w:val="23"/>
          <w:szCs w:val="23"/>
          <w:rtl w:val="0"/>
        </w:rPr>
        <w:t xml:space="preserve">게임에서 캐릭터가 받는 임무도 다양합니다:</w:t>
      </w:r>
    </w:p>
    <w:p w:rsidR="00000000" w:rsidDel="00000000" w:rsidP="00000000" w:rsidRDefault="00000000" w:rsidRPr="00000000" w14:paraId="0000016E">
      <w:pPr>
        <w:rPr>
          <w:sz w:val="23"/>
          <w:szCs w:val="23"/>
        </w:rPr>
      </w:pPr>
      <w:r w:rsidDel="00000000" w:rsidR="00000000" w:rsidRPr="00000000">
        <w:rPr>
          <w:rFonts w:ascii="Arial Unicode MS" w:cs="Arial Unicode MS" w:eastAsia="Arial Unicode MS" w:hAnsi="Arial Unicode MS"/>
          <w:sz w:val="23"/>
          <w:szCs w:val="23"/>
          <w:rtl w:val="0"/>
        </w:rPr>
        <w:t xml:space="preserve">탐색형 - 어떤 곳에 도달하기.</w:t>
      </w:r>
    </w:p>
    <w:p w:rsidR="00000000" w:rsidDel="00000000" w:rsidP="00000000" w:rsidRDefault="00000000" w:rsidRPr="00000000" w14:paraId="0000016F">
      <w:pPr>
        <w:rPr>
          <w:sz w:val="23"/>
          <w:szCs w:val="23"/>
        </w:rPr>
      </w:pPr>
      <w:r w:rsidDel="00000000" w:rsidR="00000000" w:rsidRPr="00000000">
        <w:rPr>
          <w:rFonts w:ascii="Arial Unicode MS" w:cs="Arial Unicode MS" w:eastAsia="Arial Unicode MS" w:hAnsi="Arial Unicode MS"/>
          <w:sz w:val="23"/>
          <w:szCs w:val="23"/>
          <w:rtl w:val="0"/>
        </w:rPr>
        <w:t xml:space="preserve">수호형 - 어떤 사람이나 물건 보호하기.</w:t>
      </w:r>
    </w:p>
    <w:p w:rsidR="00000000" w:rsidDel="00000000" w:rsidP="00000000" w:rsidRDefault="00000000" w:rsidRPr="00000000" w14:paraId="00000170">
      <w:pPr>
        <w:rPr>
          <w:sz w:val="23"/>
          <w:szCs w:val="23"/>
        </w:rPr>
      </w:pPr>
      <w:r w:rsidDel="00000000" w:rsidR="00000000" w:rsidRPr="00000000">
        <w:rPr>
          <w:rFonts w:ascii="Arial Unicode MS" w:cs="Arial Unicode MS" w:eastAsia="Arial Unicode MS" w:hAnsi="Arial Unicode MS"/>
          <w:sz w:val="23"/>
          <w:szCs w:val="23"/>
          <w:rtl w:val="0"/>
        </w:rPr>
        <w:t xml:space="preserve">생존형 - 일정 시간 동안 살아남기.</w:t>
      </w:r>
    </w:p>
    <w:p w:rsidR="00000000" w:rsidDel="00000000" w:rsidP="00000000" w:rsidRDefault="00000000" w:rsidRPr="00000000" w14:paraId="00000171">
      <w:pPr>
        <w:rPr>
          <w:sz w:val="23"/>
          <w:szCs w:val="23"/>
        </w:rPr>
      </w:pPr>
      <w:r w:rsidDel="00000000" w:rsidR="00000000" w:rsidRPr="00000000">
        <w:rPr>
          <w:rFonts w:ascii="Arial Unicode MS" w:cs="Arial Unicode MS" w:eastAsia="Arial Unicode MS" w:hAnsi="Arial Unicode MS"/>
          <w:sz w:val="23"/>
          <w:szCs w:val="23"/>
          <w:rtl w:val="0"/>
        </w:rPr>
        <w:t xml:space="preserve">전투형 - 어떤 목표 물리치기.</w:t>
      </w:r>
    </w:p>
    <w:p w:rsidR="00000000" w:rsidDel="00000000" w:rsidP="00000000" w:rsidRDefault="00000000" w:rsidRPr="00000000" w14:paraId="00000172">
      <w:pPr>
        <w:rPr>
          <w:sz w:val="23"/>
          <w:szCs w:val="23"/>
        </w:rPr>
      </w:pPr>
      <w:r w:rsidDel="00000000" w:rsidR="00000000" w:rsidRPr="00000000">
        <w:rPr>
          <w:rFonts w:ascii="Arial Unicode MS" w:cs="Arial Unicode MS" w:eastAsia="Arial Unicode MS" w:hAnsi="Arial Unicode MS"/>
          <w:sz w:val="23"/>
          <w:szCs w:val="23"/>
          <w:rtl w:val="0"/>
        </w:rPr>
        <w:t xml:space="preserve">쟁탈형 - 어떤 것 얻기 또는 기타.</w:t>
      </w:r>
    </w:p>
    <w:p w:rsidR="00000000" w:rsidDel="00000000" w:rsidP="00000000" w:rsidRDefault="00000000" w:rsidRPr="00000000" w14:paraId="00000173">
      <w:pPr>
        <w:rPr>
          <w:sz w:val="23"/>
          <w:szCs w:val="23"/>
        </w:rPr>
      </w:pPr>
      <w:r w:rsidDel="00000000" w:rsidR="00000000" w:rsidRPr="00000000">
        <w:rPr>
          <w:rFonts w:ascii="Arial Unicode MS" w:cs="Arial Unicode MS" w:eastAsia="Arial Unicode MS" w:hAnsi="Arial Unicode MS"/>
          <w:sz w:val="23"/>
          <w:szCs w:val="23"/>
          <w:rtl w:val="0"/>
        </w:rPr>
        <w:t xml:space="preserve">상호작용형 - 어떤 일을 달성하도록 도와주기.</w:t>
      </w:r>
    </w:p>
    <w:p w:rsidR="00000000" w:rsidDel="00000000" w:rsidP="00000000" w:rsidRDefault="00000000" w:rsidRPr="00000000" w14:paraId="00000174">
      <w:pPr>
        <w:rPr>
          <w:sz w:val="23"/>
          <w:szCs w:val="23"/>
        </w:rPr>
      </w:pPr>
      <w:r w:rsidDel="00000000" w:rsidR="00000000" w:rsidRPr="00000000">
        <w:rPr>
          <w:rFonts w:ascii="Arial Unicode MS" w:cs="Arial Unicode MS" w:eastAsia="Arial Unicode MS" w:hAnsi="Arial Unicode MS"/>
          <w:sz w:val="23"/>
          <w:szCs w:val="23"/>
          <w:rtl w:val="0"/>
        </w:rPr>
        <w:t xml:space="preserve">물론 이런 임무들은 복합 임무가 될 수도 있습니다. 예를 들어 어떤 곳에 도달한 후 일정 시간 동안 살아남기.</w:t>
      </w:r>
    </w:p>
    <w:p w:rsidR="00000000" w:rsidDel="00000000" w:rsidP="00000000" w:rsidRDefault="00000000" w:rsidRPr="00000000" w14:paraId="00000175">
      <w:pPr>
        <w:rPr>
          <w:sz w:val="23"/>
          <w:szCs w:val="23"/>
        </w:rPr>
      </w:pPr>
      <w:r w:rsidDel="00000000" w:rsidR="00000000" w:rsidRPr="00000000">
        <w:rPr>
          <w:rFonts w:ascii="Arial Unicode MS" w:cs="Arial Unicode MS" w:eastAsia="Arial Unicode MS" w:hAnsi="Arial Unicode MS"/>
          <w:sz w:val="23"/>
          <w:szCs w:val="23"/>
          <w:rtl w:val="0"/>
        </w:rPr>
        <w:t xml:space="preserve">동시에 이런 임무들은 일부 전제 조건이 추가될 수도 있습니다. 예를 들어 어떤 성물을 가지고 어떤 곳에 도달한 후 일정 시간 동안 살아남기.</w:t>
      </w:r>
    </w:p>
    <w:p w:rsidR="00000000" w:rsidDel="00000000" w:rsidP="00000000" w:rsidRDefault="00000000" w:rsidRPr="00000000" w14:paraId="00000176">
      <w:pPr>
        <w:rPr>
          <w:sz w:val="23"/>
          <w:szCs w:val="23"/>
        </w:rPr>
      </w:pPr>
      <w:r w:rsidDel="00000000" w:rsidR="00000000" w:rsidRPr="00000000">
        <w:rPr>
          <w:rFonts w:ascii="Arial Unicode MS" w:cs="Arial Unicode MS" w:eastAsia="Arial Unicode MS" w:hAnsi="Arial Unicode MS"/>
          <w:sz w:val="23"/>
          <w:szCs w:val="23"/>
          <w:rtl w:val="0"/>
        </w:rPr>
        <w:t xml:space="preserve">그리고 일단 메인 퀘스트가 완료되면 캐릭터들은 즉시 강제로 윤회지경으로 돌아가 이번 모험을 끝냅니다.</w:t>
      </w:r>
    </w:p>
    <w:p w:rsidR="00000000" w:rsidDel="00000000" w:rsidP="00000000" w:rsidRDefault="00000000" w:rsidRPr="00000000" w14:paraId="00000177">
      <w:pPr>
        <w:rPr>
          <w:sz w:val="23"/>
          <w:szCs w:val="23"/>
        </w:rPr>
      </w:pPr>
      <w:r w:rsidDel="00000000" w:rsidR="00000000" w:rsidRPr="00000000">
        <w:rPr>
          <w:rFonts w:ascii="Arial Unicode MS" w:cs="Arial Unicode MS" w:eastAsia="Arial Unicode MS" w:hAnsi="Arial Unicode MS"/>
          <w:sz w:val="23"/>
          <w:szCs w:val="23"/>
          <w:rtl w:val="0"/>
        </w:rPr>
        <w:t xml:space="preserve">단일 모험 스토리에는 어떤 후속도 없습니다. 이 스토리를 영화라고 상상할 수 있는데, 여러분이 최종 임무를 완수하면 게임이 끝난 것입니다.</w:t>
      </w:r>
    </w:p>
    <w:p w:rsidR="00000000" w:rsidDel="00000000" w:rsidP="00000000" w:rsidRDefault="00000000" w:rsidRPr="00000000" w14:paraId="00000178">
      <w:pPr>
        <w:rPr>
          <w:sz w:val="23"/>
          <w:szCs w:val="23"/>
        </w:rPr>
      </w:pPr>
      <w:r w:rsidDel="00000000" w:rsidR="00000000" w:rsidRPr="00000000">
        <w:rPr>
          <w:rFonts w:ascii="Arial Unicode MS" w:cs="Arial Unicode MS" w:eastAsia="Arial Unicode MS" w:hAnsi="Arial Unicode MS"/>
          <w:sz w:val="23"/>
          <w:szCs w:val="23"/>
          <w:rtl w:val="0"/>
        </w:rPr>
        <w:t xml:space="preserve">그리고 일부 스토리에서는 게임 과정에서 캐릭터들이 도전을 완수하여 풍성한 보상을 얻는데, 이런 보상은 캐릭터들이 윤회지경으로 돌아간 후 다양한 강력한 자원을 구매하는 데 사용되어 다음 모험을 준비하기 위해 자신을 강화합니다. 이런 스토리는 TV 드라마라고 상상할 수 있고, 캐릭터들은 스토리의 주인공입니다.</w:t>
      </w:r>
    </w:p>
    <w:p w:rsidR="00000000" w:rsidDel="00000000" w:rsidP="00000000" w:rsidRDefault="00000000" w:rsidRPr="00000000" w14:paraId="00000179">
      <w:pPr>
        <w:rPr>
          <w:sz w:val="23"/>
          <w:szCs w:val="23"/>
        </w:rPr>
      </w:pPr>
      <w:r w:rsidDel="00000000" w:rsidR="00000000" w:rsidRPr="00000000">
        <w:rPr>
          <w:sz w:val="23"/>
          <w:szCs w:val="23"/>
          <w:rtl w:val="0"/>
        </w:rPr>
        <w:t xml:space="preserve">=====================================================================</w:t>
      </w:r>
    </w:p>
    <w:p w:rsidR="00000000" w:rsidDel="00000000" w:rsidP="00000000" w:rsidRDefault="00000000" w:rsidRPr="00000000" w14:paraId="0000017A">
      <w:pPr>
        <w:rPr>
          <w:sz w:val="23"/>
          <w:szCs w:val="23"/>
        </w:rPr>
      </w:pPr>
      <w:r w:rsidDel="00000000" w:rsidR="00000000" w:rsidRPr="00000000">
        <w:rPr>
          <w:sz w:val="23"/>
          <w:szCs w:val="23"/>
          <w:rtl w:val="0"/>
        </w:rPr>
        <w:t xml:space="preserve">======================================</w:t>
      </w:r>
    </w:p>
    <w:p w:rsidR="00000000" w:rsidDel="00000000" w:rsidP="00000000" w:rsidRDefault="00000000" w:rsidRPr="00000000" w14:paraId="0000017B">
      <w:pPr>
        <w:rPr>
          <w:sz w:val="23"/>
          <w:szCs w:val="23"/>
        </w:rPr>
      </w:pPr>
      <w:r w:rsidDel="00000000" w:rsidR="00000000" w:rsidRPr="00000000">
        <w:rPr>
          <w:rFonts w:ascii="Arial Unicode MS" w:cs="Arial Unicode MS" w:eastAsia="Arial Unicode MS" w:hAnsi="Arial Unicode MS"/>
          <w:sz w:val="23"/>
          <w:szCs w:val="23"/>
          <w:rtl w:val="0"/>
        </w:rPr>
        <w:t xml:space="preserve">스토리의 요소:</w:t>
      </w:r>
    </w:p>
    <w:p w:rsidR="00000000" w:rsidDel="00000000" w:rsidP="00000000" w:rsidRDefault="00000000" w:rsidRPr="00000000" w14:paraId="0000017C">
      <w:pPr>
        <w:rPr>
          <w:sz w:val="23"/>
          <w:szCs w:val="23"/>
        </w:rPr>
      </w:pPr>
      <w:r w:rsidDel="00000000" w:rsidR="00000000" w:rsidRPr="00000000">
        <w:rPr>
          <w:rFonts w:ascii="Arial Unicode MS" w:cs="Arial Unicode MS" w:eastAsia="Arial Unicode MS" w:hAnsi="Arial Unicode MS"/>
          <w:sz w:val="23"/>
          <w:szCs w:val="23"/>
          <w:rtl w:val="0"/>
        </w:rPr>
        <w:t xml:space="preserve">TRPG 게임에서 가장 매력적인 것은 무한한 자유도라고 할 수 있지만, 각 스토리를 만드는 데에는 일부 핵심 요소가 있습니다. 우리는 이런 요소들을 다음과 같이 분류합니다:</w:t>
      </w:r>
    </w:p>
    <w:p w:rsidR="00000000" w:rsidDel="00000000" w:rsidP="00000000" w:rsidRDefault="00000000" w:rsidRPr="00000000" w14:paraId="0000017D">
      <w:pPr>
        <w:rPr>
          <w:sz w:val="23"/>
          <w:szCs w:val="23"/>
        </w:rPr>
      </w:pPr>
      <w:r w:rsidDel="00000000" w:rsidR="00000000" w:rsidRPr="00000000">
        <w:rPr>
          <w:rFonts w:ascii="Arial Unicode MS" w:cs="Arial Unicode MS" w:eastAsia="Arial Unicode MS" w:hAnsi="Arial Unicode MS"/>
          <w:sz w:val="23"/>
          <w:szCs w:val="23"/>
          <w:rtl w:val="0"/>
        </w:rPr>
        <w:t xml:space="preserve">1. 시작: 스토리는 항상 좋은 시작이 필요합니다. 무한류 TRPG에서 캐릭터가 매번 스토리에 등장할 때, 모든 캐릭터는 항상 투명한 광구 안에 있습니다. 캐릭터들은 서로 상호작용할 수 있지만, 광구 밖의 어떤 환경이나 등장인물과도 상호작용할 수 없으며, 광구 밖에서도 그들과 상호작용할 수 없습니다.</w:t>
      </w:r>
    </w:p>
    <w:p w:rsidR="00000000" w:rsidDel="00000000" w:rsidP="00000000" w:rsidRDefault="00000000" w:rsidRPr="00000000" w14:paraId="0000017E">
      <w:pPr>
        <w:rPr>
          <w:sz w:val="23"/>
          <w:szCs w:val="23"/>
        </w:rPr>
      </w:pPr>
      <w:r w:rsidDel="00000000" w:rsidR="00000000" w:rsidRPr="00000000">
        <w:rPr>
          <w:rFonts w:ascii="Arial Unicode MS" w:cs="Arial Unicode MS" w:eastAsia="Arial Unicode MS" w:hAnsi="Arial Unicode MS"/>
          <w:sz w:val="23"/>
          <w:szCs w:val="23"/>
          <w:rtl w:val="0"/>
        </w:rPr>
        <w:t xml:space="preserve">이때 ST로서 플레이어들에게 그들이 처한 환경 상황과 주제, 그리고 메인 퀘스트를 알려주어야 합니다.</w:t>
      </w:r>
    </w:p>
    <w:p w:rsidR="00000000" w:rsidDel="00000000" w:rsidP="00000000" w:rsidRDefault="00000000" w:rsidRPr="00000000" w14:paraId="0000017F">
      <w:pPr>
        <w:rPr>
          <w:sz w:val="23"/>
          <w:szCs w:val="23"/>
        </w:rPr>
      </w:pPr>
      <w:r w:rsidDel="00000000" w:rsidR="00000000" w:rsidRPr="00000000">
        <w:rPr>
          <w:rFonts w:ascii="Arial Unicode MS" w:cs="Arial Unicode MS" w:eastAsia="Arial Unicode MS" w:hAnsi="Arial Unicode MS"/>
          <w:sz w:val="23"/>
          <w:szCs w:val="23"/>
          <w:rtl w:val="0"/>
        </w:rPr>
        <w:t xml:space="preserve">그 후 플레이어들이 다음 행동이나 계획을 준비하면 광구가 사라지고 게임이 정식으로 시작됩니다.</w:t>
      </w:r>
    </w:p>
    <w:p w:rsidR="00000000" w:rsidDel="00000000" w:rsidP="00000000" w:rsidRDefault="00000000" w:rsidRPr="00000000" w14:paraId="00000180">
      <w:pPr>
        <w:rPr>
          <w:sz w:val="23"/>
          <w:szCs w:val="23"/>
        </w:rPr>
      </w:pPr>
      <w:r w:rsidDel="00000000" w:rsidR="00000000" w:rsidRPr="00000000">
        <w:rPr>
          <w:rFonts w:ascii="Arial Unicode MS" w:cs="Arial Unicode MS" w:eastAsia="Arial Unicode MS" w:hAnsi="Arial Unicode MS"/>
          <w:sz w:val="23"/>
          <w:szCs w:val="23"/>
          <w:rtl w:val="0"/>
        </w:rPr>
        <w:t xml:space="preserve">2. 환경: 캐릭터의 게임 과정에서 캐릭터들은 주변 환경 및 기타 대상(물건 등)과 끊임없이 상호작용해야 합니다. 게임은 대화 형식으로 진행됩니다. ST는 주변 환경과 상황을 묘사하고, 플레이어들은 캐릭터들의 행동을 묘사한 후 ST에게 알려주면, ST는 플레이어들의 행동에 따라 어떤 일이 일어날지 알려줍니다.</w:t>
      </w:r>
    </w:p>
    <w:p w:rsidR="00000000" w:rsidDel="00000000" w:rsidP="00000000" w:rsidRDefault="00000000" w:rsidRPr="00000000" w14:paraId="00000181">
      <w:pPr>
        <w:rPr>
          <w:sz w:val="23"/>
          <w:szCs w:val="23"/>
        </w:rPr>
      </w:pPr>
      <w:r w:rsidDel="00000000" w:rsidR="00000000" w:rsidRPr="00000000">
        <w:rPr>
          <w:rFonts w:ascii="Arial Unicode MS" w:cs="Arial Unicode MS" w:eastAsia="Arial Unicode MS" w:hAnsi="Arial Unicode MS"/>
          <w:sz w:val="23"/>
          <w:szCs w:val="23"/>
          <w:rtl w:val="0"/>
        </w:rPr>
        <w:t xml:space="preserve">3. 상호작용: 환경과의 상호작용 외에도 현실 세계와 마찬가지로 가장 중요한 부분은 등장인물과 상호작용하는 것입니다. 일반적으로 이를 위해서는 ST가 해당 등장인물을 연기하여 플레이어가 조종하는 캐릭터와 대화해야 하고, 플레이어도 자신의 캐릭터를 연기하여 등장인물과 상호작용해야 합니다.</w:t>
      </w:r>
    </w:p>
    <w:p w:rsidR="00000000" w:rsidDel="00000000" w:rsidP="00000000" w:rsidRDefault="00000000" w:rsidRPr="00000000" w14:paraId="00000182">
      <w:pPr>
        <w:rPr>
          <w:sz w:val="23"/>
          <w:szCs w:val="23"/>
        </w:rPr>
      </w:pPr>
      <w:r w:rsidDel="00000000" w:rsidR="00000000" w:rsidRPr="00000000">
        <w:rPr>
          <w:rFonts w:ascii="Arial Unicode MS" w:cs="Arial Unicode MS" w:eastAsia="Arial Unicode MS" w:hAnsi="Arial Unicode MS"/>
          <w:sz w:val="23"/>
          <w:szCs w:val="23"/>
          <w:rtl w:val="0"/>
        </w:rPr>
        <w:t xml:space="preserve">교섭 내용에 따라 캐릭터들은 등장인물의 우정과 정보를 얻을 수도 있고, 적대감을 초래할 수도 있습니다.</w:t>
      </w:r>
    </w:p>
    <w:p w:rsidR="00000000" w:rsidDel="00000000" w:rsidP="00000000" w:rsidRDefault="00000000" w:rsidRPr="00000000" w14:paraId="00000183">
      <w:pPr>
        <w:rPr>
          <w:sz w:val="23"/>
          <w:szCs w:val="23"/>
        </w:rPr>
      </w:pPr>
      <w:r w:rsidDel="00000000" w:rsidR="00000000" w:rsidRPr="00000000">
        <w:rPr>
          <w:rFonts w:ascii="Arial Unicode MS" w:cs="Arial Unicode MS" w:eastAsia="Arial Unicode MS" w:hAnsi="Arial Unicode MS"/>
          <w:sz w:val="23"/>
          <w:szCs w:val="23"/>
          <w:rtl w:val="0"/>
        </w:rPr>
        <w:t xml:space="preserve">4. 전투: 무한류 TRPG의 주요 규칙은 전투 스타일에 치우친 규칙으로, 캐릭터는 스토리에 등장하는 다양한 적들과 전투를 벌여야 하며, 이동, 공격, 방어, 시전, 사격 등이 포함됩니다. 전투는 규칙 중 가장 복잡한 부분이며, 구체적인 내용은 "전투" 장을 참조하세요.</w:t>
      </w:r>
    </w:p>
    <w:p w:rsidR="00000000" w:rsidDel="00000000" w:rsidP="00000000" w:rsidRDefault="00000000" w:rsidRPr="00000000" w14:paraId="00000184">
      <w:pPr>
        <w:rPr>
          <w:sz w:val="23"/>
          <w:szCs w:val="23"/>
        </w:rPr>
      </w:pPr>
      <w:r w:rsidDel="00000000" w:rsidR="00000000" w:rsidRPr="00000000">
        <w:rPr>
          <w:rFonts w:ascii="Arial Unicode MS" w:cs="Arial Unicode MS" w:eastAsia="Arial Unicode MS" w:hAnsi="Arial Unicode MS"/>
          <w:sz w:val="23"/>
          <w:szCs w:val="23"/>
          <w:rtl w:val="0"/>
        </w:rPr>
        <w:t xml:space="preserve">5. 보상: 플레이어들이 눈앞의 도전을 물리치면 그에 상응하는 보상을 얻어야 하는데, 일반적으로 지선 보상과 보상 점수가 주를 이루고, 경험치가 보조적인 역할을 하며, 물론 스토리 아이템이 등장할 가능성도 있습니다. 지선 보상은 낮은 것부터 높은 순으로 D, C, B, A, S로 나뉘고, 보상 점수는 숫자로 표시되며 1부터 수만까지 다양합니다. 경험치는 "경험치" 장에 따라 지급됩니다. 스토리 아이템은 일반적으로 해당 스토리에 매우 중요한 아이템, 전체 스토리의 방향에 영향을 미칠 중요한 아이템(예: 《트랜스포머》의 스파크, 《미이라》의 사자의 서)을 의미합니다.</w:t>
      </w:r>
    </w:p>
    <w:p w:rsidR="00000000" w:rsidDel="00000000" w:rsidP="00000000" w:rsidRDefault="00000000" w:rsidRPr="00000000" w14:paraId="00000185">
      <w:pPr>
        <w:rPr>
          <w:sz w:val="23"/>
          <w:szCs w:val="23"/>
        </w:rPr>
      </w:pPr>
      <w:r w:rsidDel="00000000" w:rsidR="00000000" w:rsidRPr="00000000">
        <w:rPr>
          <w:rFonts w:ascii="Arial Unicode MS" w:cs="Arial Unicode MS" w:eastAsia="Arial Unicode MS" w:hAnsi="Arial Unicode MS"/>
          <w:sz w:val="23"/>
          <w:szCs w:val="23"/>
          <w:rtl w:val="0"/>
        </w:rPr>
        <w:t xml:space="preserve">일반적으로 플레이어의 도전 난이도에 따라 얼마나 많은 지선 보상과 보상 점수를 지급할지 결정하며, 윤회지경으로 돌아간 후 캐릭터들은 이런 보상을 사용하여 자신을 강화하고 다음 모험을 준비할 수 있습니다.</w:t>
      </w:r>
    </w:p>
    <w:p w:rsidR="00000000" w:rsidDel="00000000" w:rsidP="00000000" w:rsidRDefault="00000000" w:rsidRPr="00000000" w14:paraId="00000186">
      <w:pPr>
        <w:rPr>
          <w:sz w:val="23"/>
          <w:szCs w:val="23"/>
        </w:rPr>
      </w:pPr>
      <w:r w:rsidDel="00000000" w:rsidR="00000000" w:rsidRPr="00000000">
        <w:rPr>
          <w:rFonts w:ascii="Arial Unicode MS" w:cs="Arial Unicode MS" w:eastAsia="Arial Unicode MS" w:hAnsi="Arial Unicode MS"/>
          <w:sz w:val="23"/>
          <w:szCs w:val="23"/>
          <w:rtl w:val="0"/>
        </w:rPr>
        <w:t xml:space="preserve">주의해야 할 점은 스토리에서 모험하는 과정에서 플레이어가 일부 스승의 지도를 받아 일부 능력을 향상시킬 가능성이 있다는 것인데, 이는 모험 스토리에 부합하기만 하면 허용됩니다.</w:t>
      </w:r>
    </w:p>
    <w:p w:rsidR="00000000" w:rsidDel="00000000" w:rsidP="00000000" w:rsidRDefault="00000000" w:rsidRPr="00000000" w14:paraId="00000187">
      <w:pPr>
        <w:rPr>
          <w:sz w:val="23"/>
          <w:szCs w:val="23"/>
        </w:rPr>
      </w:pPr>
      <w:r w:rsidDel="00000000" w:rsidR="00000000" w:rsidRPr="00000000">
        <w:rPr>
          <w:rFonts w:ascii="Arial Unicode MS" w:cs="Arial Unicode MS" w:eastAsia="Arial Unicode MS" w:hAnsi="Arial Unicode MS"/>
          <w:sz w:val="23"/>
          <w:szCs w:val="23"/>
          <w:rtl w:val="0"/>
        </w:rPr>
        <w:t xml:space="preserve">하지만 일반적으로 스토리 아이템을 제외하고는 캐릭터가 모험 스토리의 아이템을 윤회지경으로 가져가는 것은 허용되지 않습니다. 그리고 모든 스토리 아이템은 플레이어가 접촉하는 순간 자동으로 캐릭터들에게 해당 아이템이 스토리 아이템이라고 알려주지만, 물론 등장인물들은 이 사실을 모릅니다.</w:t>
      </w:r>
    </w:p>
    <w:p w:rsidR="00000000" w:rsidDel="00000000" w:rsidP="00000000" w:rsidRDefault="00000000" w:rsidRPr="00000000" w14:paraId="00000188">
      <w:pPr>
        <w:rPr>
          <w:sz w:val="23"/>
          <w:szCs w:val="23"/>
        </w:rPr>
      </w:pPr>
      <w:r w:rsidDel="00000000" w:rsidR="00000000" w:rsidRPr="00000000">
        <w:rPr>
          <w:sz w:val="23"/>
          <w:szCs w:val="23"/>
          <w:rtl w:val="0"/>
        </w:rPr>
        <w:t xml:space="preserve">=====================================================================</w:t>
      </w:r>
    </w:p>
    <w:p w:rsidR="00000000" w:rsidDel="00000000" w:rsidP="00000000" w:rsidRDefault="00000000" w:rsidRPr="00000000" w14:paraId="00000189">
      <w:pPr>
        <w:rPr>
          <w:sz w:val="23"/>
          <w:szCs w:val="23"/>
        </w:rPr>
      </w:pPr>
      <w:r w:rsidDel="00000000" w:rsidR="00000000" w:rsidRPr="00000000">
        <w:rPr>
          <w:sz w:val="23"/>
          <w:szCs w:val="23"/>
          <w:rtl w:val="0"/>
        </w:rPr>
        <w:t xml:space="preserve">======================================</w:t>
      </w:r>
    </w:p>
    <w:p w:rsidR="00000000" w:rsidDel="00000000" w:rsidP="00000000" w:rsidRDefault="00000000" w:rsidRPr="00000000" w14:paraId="0000018A">
      <w:pPr>
        <w:rPr>
          <w:sz w:val="23"/>
          <w:szCs w:val="23"/>
        </w:rPr>
      </w:pPr>
      <w:r w:rsidDel="00000000" w:rsidR="00000000" w:rsidRPr="00000000">
        <w:rPr>
          <w:rtl w:val="0"/>
        </w:rPr>
      </w:r>
    </w:p>
    <w:p w:rsidR="00000000" w:rsidDel="00000000" w:rsidP="00000000" w:rsidRDefault="00000000" w:rsidRPr="00000000" w14:paraId="0000018B">
      <w:pPr>
        <w:rPr>
          <w:sz w:val="23"/>
          <w:szCs w:val="23"/>
        </w:rPr>
      </w:pPr>
      <w:r w:rsidDel="00000000" w:rsidR="00000000" w:rsidRPr="00000000">
        <w:rPr>
          <w:rtl w:val="0"/>
        </w:rPr>
      </w:r>
    </w:p>
    <w:p w:rsidR="00000000" w:rsidDel="00000000" w:rsidP="00000000" w:rsidRDefault="00000000" w:rsidRPr="00000000" w14:paraId="0000018C">
      <w:pPr>
        <w:rPr>
          <w:sz w:val="23"/>
          <w:szCs w:val="23"/>
        </w:rPr>
      </w:pPr>
      <w:r w:rsidDel="00000000" w:rsidR="00000000" w:rsidRPr="00000000">
        <w:rPr>
          <w:rtl w:val="0"/>
        </w:rPr>
      </w:r>
    </w:p>
    <w:p w:rsidR="00000000" w:rsidDel="00000000" w:rsidP="00000000" w:rsidRDefault="00000000" w:rsidRPr="00000000" w14:paraId="0000018D">
      <w:pPr>
        <w:rPr>
          <w:sz w:val="23"/>
          <w:szCs w:val="23"/>
        </w:rPr>
      </w:pPr>
      <w:r w:rsidDel="00000000" w:rsidR="00000000" w:rsidRPr="00000000">
        <w:rPr>
          <w:rtl w:val="0"/>
        </w:rPr>
      </w:r>
    </w:p>
    <w:p w:rsidR="00000000" w:rsidDel="00000000" w:rsidP="00000000" w:rsidRDefault="00000000" w:rsidRPr="00000000" w14:paraId="0000018E">
      <w:pPr>
        <w:rPr>
          <w:sz w:val="23"/>
          <w:szCs w:val="23"/>
        </w:rPr>
      </w:pPr>
      <w:r w:rsidDel="00000000" w:rsidR="00000000" w:rsidRPr="00000000">
        <w:rPr>
          <w:rtl w:val="0"/>
        </w:rPr>
      </w:r>
    </w:p>
    <w:p w:rsidR="00000000" w:rsidDel="00000000" w:rsidP="00000000" w:rsidRDefault="00000000" w:rsidRPr="00000000" w14:paraId="0000018F">
      <w:pPr>
        <w:pStyle w:val="Heading1"/>
        <w:rPr/>
      </w:pPr>
      <w:bookmarkStart w:colFirst="0" w:colLast="0" w:name="_mvs4y8m3khui" w:id="5"/>
      <w:bookmarkEnd w:id="5"/>
      <w:r w:rsidDel="00000000" w:rsidR="00000000" w:rsidRPr="00000000">
        <w:rPr>
          <w:rtl w:val="0"/>
        </w:rPr>
        <w:t xml:space="preserve">1.3 </w:t>
      </w:r>
      <w:r w:rsidDel="00000000" w:rsidR="00000000" w:rsidRPr="00000000">
        <w:rPr>
          <w:rFonts w:ascii="Arial Unicode MS" w:cs="Arial Unicode MS" w:eastAsia="Arial Unicode MS" w:hAnsi="Arial Unicode MS"/>
          <w:rtl w:val="0"/>
        </w:rPr>
        <w:t xml:space="preserve">게임에 참가할 캐릭터 시트 만들기</w:t>
      </w:r>
    </w:p>
    <w:p w:rsidR="00000000" w:rsidDel="00000000" w:rsidP="00000000" w:rsidRDefault="00000000" w:rsidRPr="00000000" w14:paraId="00000190">
      <w:pPr>
        <w:pStyle w:val="Heading1"/>
        <w:rPr/>
      </w:pPr>
      <w:bookmarkStart w:colFirst="0" w:colLast="0" w:name="_5h2ewya3zrgx" w:id="6"/>
      <w:bookmarkEnd w:id="6"/>
      <w:r w:rsidDel="00000000" w:rsidR="00000000" w:rsidRPr="00000000">
        <w:rPr>
          <w:rFonts w:ascii="Arial Unicode MS" w:cs="Arial Unicode MS" w:eastAsia="Arial Unicode MS" w:hAnsi="Arial Unicode MS"/>
          <w:rtl w:val="0"/>
        </w:rPr>
        <w:t xml:space="preserve">1.3.1 단계별로 캐릭터 만들기</w:t>
      </w:r>
    </w:p>
    <w:p w:rsidR="00000000" w:rsidDel="00000000" w:rsidP="00000000" w:rsidRDefault="00000000" w:rsidRPr="00000000" w14:paraId="00000191">
      <w:pPr>
        <w:rPr>
          <w:sz w:val="23"/>
          <w:szCs w:val="23"/>
        </w:rPr>
      </w:pPr>
      <w:r w:rsidDel="00000000" w:rsidR="00000000" w:rsidRPr="00000000">
        <w:rPr>
          <w:sz w:val="23"/>
          <w:szCs w:val="23"/>
          <w:rtl w:val="0"/>
        </w:rPr>
        <w:t xml:space="preserve">=====================================================================</w:t>
      </w:r>
    </w:p>
    <w:p w:rsidR="00000000" w:rsidDel="00000000" w:rsidP="00000000" w:rsidRDefault="00000000" w:rsidRPr="00000000" w14:paraId="00000192">
      <w:pPr>
        <w:rPr>
          <w:sz w:val="23"/>
          <w:szCs w:val="23"/>
        </w:rPr>
      </w:pPr>
      <w:r w:rsidDel="00000000" w:rsidR="00000000" w:rsidRPr="00000000">
        <w:rPr>
          <w:sz w:val="23"/>
          <w:szCs w:val="23"/>
          <w:rtl w:val="0"/>
        </w:rPr>
        <w:t xml:space="preserve">======================================</w:t>
      </w:r>
    </w:p>
    <w:p w:rsidR="00000000" w:rsidDel="00000000" w:rsidP="00000000" w:rsidRDefault="00000000" w:rsidRPr="00000000" w14:paraId="00000193">
      <w:pPr>
        <w:rPr>
          <w:sz w:val="23"/>
          <w:szCs w:val="23"/>
        </w:rPr>
      </w:pPr>
      <w:r w:rsidDel="00000000" w:rsidR="00000000" w:rsidRPr="00000000">
        <w:rPr>
          <w:rFonts w:ascii="Arial Unicode MS" w:cs="Arial Unicode MS" w:eastAsia="Arial Unicode MS" w:hAnsi="Arial Unicode MS"/>
          <w:sz w:val="23"/>
          <w:szCs w:val="23"/>
          <w:rtl w:val="0"/>
        </w:rPr>
        <w:t xml:space="preserve">무한류 TRPG 게임에 참여하기 위해서는 플레이어로서 가장 먼저 자신만의 캐릭터를 만들어야 합니다. </w:t>
      </w:r>
    </w:p>
    <w:p w:rsidR="00000000" w:rsidDel="00000000" w:rsidP="00000000" w:rsidRDefault="00000000" w:rsidRPr="00000000" w14:paraId="00000194">
      <w:pPr>
        <w:rPr>
          <w:sz w:val="23"/>
          <w:szCs w:val="23"/>
        </w:rPr>
      </w:pPr>
      <w:r w:rsidDel="00000000" w:rsidR="00000000" w:rsidRPr="00000000">
        <w:rPr>
          <w:rFonts w:ascii="Arial Unicode MS" w:cs="Arial Unicode MS" w:eastAsia="Arial Unicode MS" w:hAnsi="Arial Unicode MS"/>
          <w:sz w:val="23"/>
          <w:szCs w:val="23"/>
          <w:rtl w:val="0"/>
        </w:rPr>
        <w:t xml:space="preserve">앞으로의 게임에서 당신은 이 캐릭터를 통해 게임 세계에서 다른 사람이나 사물과 상호작용하게 될 것이므로, 이 캐릭터는 오랫동안 당신과 함께할 것입니다. 신중하게 대하시고, 만드실 때는 어떤 캐릭터를 만들지 잘 생각해보세요.</w:t>
      </w:r>
    </w:p>
    <w:p w:rsidR="00000000" w:rsidDel="00000000" w:rsidP="00000000" w:rsidRDefault="00000000" w:rsidRPr="00000000" w14:paraId="00000195">
      <w:pPr>
        <w:rPr>
          <w:sz w:val="23"/>
          <w:szCs w:val="23"/>
        </w:rPr>
      </w:pPr>
      <w:r w:rsidDel="00000000" w:rsidR="00000000" w:rsidRPr="00000000">
        <w:rPr>
          <w:rtl w:val="0"/>
        </w:rPr>
      </w:r>
    </w:p>
    <w:p w:rsidR="00000000" w:rsidDel="00000000" w:rsidP="00000000" w:rsidRDefault="00000000" w:rsidRPr="00000000" w14:paraId="00000196">
      <w:pPr>
        <w:rPr>
          <w:sz w:val="23"/>
          <w:szCs w:val="23"/>
        </w:rPr>
      </w:pPr>
      <w:r w:rsidDel="00000000" w:rsidR="00000000" w:rsidRPr="00000000">
        <w:rPr>
          <w:rFonts w:ascii="Arial Unicode MS" w:cs="Arial Unicode MS" w:eastAsia="Arial Unicode MS" w:hAnsi="Arial Unicode MS"/>
          <w:sz w:val="23"/>
          <w:szCs w:val="23"/>
          <w:rtl w:val="0"/>
        </w:rPr>
        <w:t xml:space="preserve">당신의 캐릭터는 게임과 관련된 데이터들과 몇 가지 연기 요소들로 구성됩니다. 물론 외모와 체격도 모두 당신이 결정하시면 되는데, 전제는 게임 규칙에 부합해야 한다는 것입니다.  </w:t>
      </w:r>
    </w:p>
    <w:p w:rsidR="00000000" w:rsidDel="00000000" w:rsidP="00000000" w:rsidRDefault="00000000" w:rsidRPr="00000000" w14:paraId="00000197">
      <w:pPr>
        <w:rPr>
          <w:sz w:val="23"/>
          <w:szCs w:val="23"/>
        </w:rPr>
      </w:pPr>
      <w:r w:rsidDel="00000000" w:rsidR="00000000" w:rsidRPr="00000000">
        <w:rPr>
          <w:rtl w:val="0"/>
        </w:rPr>
      </w:r>
    </w:p>
    <w:p w:rsidR="00000000" w:rsidDel="00000000" w:rsidP="00000000" w:rsidRDefault="00000000" w:rsidRPr="00000000" w14:paraId="00000198">
      <w:pPr>
        <w:rPr>
          <w:sz w:val="23"/>
          <w:szCs w:val="23"/>
        </w:rPr>
      </w:pPr>
      <w:r w:rsidDel="00000000" w:rsidR="00000000" w:rsidRPr="00000000">
        <w:rPr>
          <w:rFonts w:ascii="Arial Unicode MS" w:cs="Arial Unicode MS" w:eastAsia="Arial Unicode MS" w:hAnsi="Arial Unicode MS"/>
          <w:sz w:val="23"/>
          <w:szCs w:val="23"/>
          <w:rtl w:val="0"/>
        </w:rPr>
        <w:t xml:space="preserve">제작을 시작하기 전에, 어떤 캐릭터를 연기하고 싶은지 상상해보는 것이 좋습니다. 정의로운 수도사일까요, 아니면 기습 공격을 좋아하는 암살자? 용맹무쌍한 전사, 혹은 로켓 런처를 메고 다니는 특공대원?</w:t>
      </w:r>
    </w:p>
    <w:p w:rsidR="00000000" w:rsidDel="00000000" w:rsidP="00000000" w:rsidRDefault="00000000" w:rsidRPr="00000000" w14:paraId="00000199">
      <w:pPr>
        <w:rPr>
          <w:sz w:val="23"/>
          <w:szCs w:val="23"/>
        </w:rPr>
      </w:pPr>
      <w:r w:rsidDel="00000000" w:rsidR="00000000" w:rsidRPr="00000000">
        <w:rPr>
          <w:rtl w:val="0"/>
        </w:rPr>
      </w:r>
    </w:p>
    <w:p w:rsidR="00000000" w:rsidDel="00000000" w:rsidP="00000000" w:rsidRDefault="00000000" w:rsidRPr="00000000" w14:paraId="0000019A">
      <w:pPr>
        <w:rPr>
          <w:sz w:val="23"/>
          <w:szCs w:val="23"/>
        </w:rPr>
      </w:pPr>
      <w:r w:rsidDel="00000000" w:rsidR="00000000" w:rsidRPr="00000000">
        <w:rPr>
          <w:rFonts w:ascii="Arial Unicode MS" w:cs="Arial Unicode MS" w:eastAsia="Arial Unicode MS" w:hAnsi="Arial Unicode MS"/>
          <w:sz w:val="23"/>
          <w:szCs w:val="23"/>
          <w:rtl w:val="0"/>
        </w:rPr>
        <w:t xml:space="preserve">만약 별다른 아이디어가 없다면, 이 책의 자원 부분을 대략적으로 훑어보면서 흥미로운 자원이 있는지 살펴보는 것도 좋습니다. </w:t>
      </w:r>
    </w:p>
    <w:p w:rsidR="00000000" w:rsidDel="00000000" w:rsidP="00000000" w:rsidRDefault="00000000" w:rsidRPr="00000000" w14:paraId="0000019B">
      <w:pPr>
        <w:rPr>
          <w:sz w:val="23"/>
          <w:szCs w:val="23"/>
        </w:rPr>
      </w:pPr>
      <w:r w:rsidDel="00000000" w:rsidR="00000000" w:rsidRPr="00000000">
        <w:rPr>
          <w:rtl w:val="0"/>
        </w:rPr>
      </w:r>
    </w:p>
    <w:p w:rsidR="00000000" w:rsidDel="00000000" w:rsidP="00000000" w:rsidRDefault="00000000" w:rsidRPr="00000000" w14:paraId="0000019C">
      <w:pPr>
        <w:rPr>
          <w:sz w:val="23"/>
          <w:szCs w:val="23"/>
        </w:rPr>
      </w:pPr>
      <w:r w:rsidDel="00000000" w:rsidR="00000000" w:rsidRPr="00000000">
        <w:rPr>
          <w:rFonts w:ascii="Arial Unicode MS" w:cs="Arial Unicode MS" w:eastAsia="Arial Unicode MS" w:hAnsi="Arial Unicode MS"/>
          <w:sz w:val="23"/>
          <w:szCs w:val="23"/>
          <w:rtl w:val="0"/>
        </w:rPr>
        <w:t xml:space="preserve">어떤 캐릭터를 만들지 결정했다면(보통 우리는 이걸 "캐릭터 시트 작성"이라고 부릅니다), 아래의 단계에 따라 자신의 캐릭터 제작을 시작하면 됩니다.</w:t>
      </w:r>
    </w:p>
    <w:p w:rsidR="00000000" w:rsidDel="00000000" w:rsidP="00000000" w:rsidRDefault="00000000" w:rsidRPr="00000000" w14:paraId="0000019D">
      <w:pPr>
        <w:rPr>
          <w:sz w:val="23"/>
          <w:szCs w:val="23"/>
        </w:rPr>
      </w:pPr>
      <w:r w:rsidDel="00000000" w:rsidR="00000000" w:rsidRPr="00000000">
        <w:rPr>
          <w:rtl w:val="0"/>
        </w:rPr>
      </w:r>
    </w:p>
    <w:p w:rsidR="00000000" w:rsidDel="00000000" w:rsidP="00000000" w:rsidRDefault="00000000" w:rsidRPr="00000000" w14:paraId="0000019E">
      <w:pPr>
        <w:rPr>
          <w:sz w:val="23"/>
          <w:szCs w:val="23"/>
        </w:rPr>
      </w:pPr>
      <w:r w:rsidDel="00000000" w:rsidR="00000000" w:rsidRPr="00000000">
        <w:rPr>
          <w:rFonts w:ascii="Arial Unicode MS" w:cs="Arial Unicode MS" w:eastAsia="Arial Unicode MS" w:hAnsi="Arial Unicode MS"/>
          <w:sz w:val="23"/>
          <w:szCs w:val="23"/>
          <w:rtl w:val="0"/>
        </w:rPr>
        <w:t xml:space="preserve">펜이나 종이(전자 기기도 가능합니다)를 사용해서 만드실 캐릭터 시트의 관련 데이터를 기록해두세요. 참고하기 편할 뿐더러, 앞으로 이를 통해 캐릭터를 강화해나가야 하니까요. 어쨌든 이렇게 많은 데이터를 다 머릿속에 기억하긴 힘들테니까요.  </w:t>
      </w:r>
    </w:p>
    <w:p w:rsidR="00000000" w:rsidDel="00000000" w:rsidP="00000000" w:rsidRDefault="00000000" w:rsidRPr="00000000" w14:paraId="0000019F">
      <w:pPr>
        <w:rPr>
          <w:sz w:val="23"/>
          <w:szCs w:val="23"/>
        </w:rPr>
      </w:pPr>
      <w:r w:rsidDel="00000000" w:rsidR="00000000" w:rsidRPr="00000000">
        <w:rPr>
          <w:rtl w:val="0"/>
        </w:rPr>
      </w:r>
    </w:p>
    <w:p w:rsidR="00000000" w:rsidDel="00000000" w:rsidP="00000000" w:rsidRDefault="00000000" w:rsidRPr="00000000" w14:paraId="000001A0">
      <w:pPr>
        <w:rPr>
          <w:sz w:val="23"/>
          <w:szCs w:val="23"/>
        </w:rPr>
      </w:pPr>
      <w:r w:rsidDel="00000000" w:rsidR="00000000" w:rsidRPr="00000000">
        <w:rPr>
          <w:rFonts w:ascii="Arial Unicode MS" w:cs="Arial Unicode MS" w:eastAsia="Arial Unicode MS" w:hAnsi="Arial Unicode MS"/>
          <w:sz w:val="23"/>
          <w:szCs w:val="23"/>
          <w:rtl w:val="0"/>
        </w:rPr>
        <w:t xml:space="preserve">무한류 TRPG 게임의 캐릭터 시트는 보통 "컨셉", "특성치", "기능", "전공", "파생 특성치", "능력" 이렇게 여섯 부분으로 나뉩니다. 아래에서는 "능력" 부분을 제외한 각 부분의 데이터와 그 의미에 대해 자세히 설명하겠습니다.</w:t>
      </w:r>
    </w:p>
    <w:p w:rsidR="00000000" w:rsidDel="00000000" w:rsidP="00000000" w:rsidRDefault="00000000" w:rsidRPr="00000000" w14:paraId="000001A1">
      <w:pPr>
        <w:rPr>
          <w:sz w:val="23"/>
          <w:szCs w:val="23"/>
        </w:rPr>
      </w:pPr>
      <w:r w:rsidDel="00000000" w:rsidR="00000000" w:rsidRPr="00000000">
        <w:rPr>
          <w:rtl w:val="0"/>
        </w:rPr>
      </w:r>
    </w:p>
    <w:p w:rsidR="00000000" w:rsidDel="00000000" w:rsidP="00000000" w:rsidRDefault="00000000" w:rsidRPr="00000000" w14:paraId="000001A2">
      <w:pPr>
        <w:rPr>
          <w:sz w:val="23"/>
          <w:szCs w:val="23"/>
        </w:rPr>
      </w:pPr>
      <w:r w:rsidDel="00000000" w:rsidR="00000000" w:rsidRPr="00000000">
        <w:rPr>
          <w:rFonts w:ascii="Arial Unicode MS" w:cs="Arial Unicode MS" w:eastAsia="Arial Unicode MS" w:hAnsi="Arial Unicode MS"/>
          <w:sz w:val="23"/>
          <w:szCs w:val="23"/>
          <w:rtl w:val="0"/>
        </w:rPr>
        <w:t xml:space="preserve">특이사항: 일반적으로 새로 만든 캐릭터 시트에는 "능력" 부분이 없습니다. 이 부분은 캐릭터가 강화를 통해 얻은 특수 능력의 목록을 뜻하는데, 캐릭터가 특수 능력 강화를 한 이후에야 비로소 생기는 부분입니다.  </w:t>
      </w:r>
    </w:p>
    <w:p w:rsidR="00000000" w:rsidDel="00000000" w:rsidP="00000000" w:rsidRDefault="00000000" w:rsidRPr="00000000" w14:paraId="000001A3">
      <w:pPr>
        <w:rPr>
          <w:sz w:val="23"/>
          <w:szCs w:val="23"/>
        </w:rPr>
      </w:pPr>
      <w:r w:rsidDel="00000000" w:rsidR="00000000" w:rsidRPr="00000000">
        <w:rPr>
          <w:sz w:val="23"/>
          <w:szCs w:val="23"/>
          <w:rtl w:val="0"/>
        </w:rPr>
        <w:t xml:space="preserve">=====================================================================</w:t>
      </w:r>
    </w:p>
    <w:p w:rsidR="00000000" w:rsidDel="00000000" w:rsidP="00000000" w:rsidRDefault="00000000" w:rsidRPr="00000000" w14:paraId="000001A4">
      <w:pPr>
        <w:rPr>
          <w:sz w:val="23"/>
          <w:szCs w:val="23"/>
        </w:rPr>
      </w:pPr>
      <w:r w:rsidDel="00000000" w:rsidR="00000000" w:rsidRPr="00000000">
        <w:rPr>
          <w:sz w:val="23"/>
          <w:szCs w:val="23"/>
          <w:rtl w:val="0"/>
        </w:rPr>
        <w:t xml:space="preserve">======================================</w:t>
      </w:r>
    </w:p>
    <w:p w:rsidR="00000000" w:rsidDel="00000000" w:rsidP="00000000" w:rsidRDefault="00000000" w:rsidRPr="00000000" w14:paraId="000001A5">
      <w:pPr>
        <w:rPr>
          <w:sz w:val="23"/>
          <w:szCs w:val="23"/>
        </w:rPr>
      </w:pPr>
      <w:r w:rsidDel="00000000" w:rsidR="00000000" w:rsidRPr="00000000">
        <w:rPr>
          <w:rFonts w:ascii="Arial Unicode MS" w:cs="Arial Unicode MS" w:eastAsia="Arial Unicode MS" w:hAnsi="Arial Unicode MS"/>
          <w:sz w:val="23"/>
          <w:szCs w:val="23"/>
          <w:rtl w:val="0"/>
        </w:rPr>
        <w:t xml:space="preserve">컨셉</w:t>
      </w:r>
    </w:p>
    <w:p w:rsidR="00000000" w:rsidDel="00000000" w:rsidP="00000000" w:rsidRDefault="00000000" w:rsidRPr="00000000" w14:paraId="000001A6">
      <w:pPr>
        <w:rPr>
          <w:sz w:val="23"/>
          <w:szCs w:val="23"/>
        </w:rPr>
      </w:pPr>
      <w:r w:rsidDel="00000000" w:rsidR="00000000" w:rsidRPr="00000000">
        <w:rPr>
          <w:rFonts w:ascii="Arial Unicode MS" w:cs="Arial Unicode MS" w:eastAsia="Arial Unicode MS" w:hAnsi="Arial Unicode MS"/>
          <w:sz w:val="23"/>
          <w:szCs w:val="23"/>
          <w:rtl w:val="0"/>
        </w:rPr>
        <w:t xml:space="preserve">캐릭터 컨셉은 캐릭터의 이미지, 배경, 성격 특징 등의 연기 요소를 정의합니다. 한 캐릭터 시트의 컨셉 부분을 예시로 들어보겠습니다:</w:t>
      </w:r>
    </w:p>
    <w:p w:rsidR="00000000" w:rsidDel="00000000" w:rsidP="00000000" w:rsidRDefault="00000000" w:rsidRPr="00000000" w14:paraId="000001A7">
      <w:pPr>
        <w:rPr>
          <w:sz w:val="23"/>
          <w:szCs w:val="23"/>
        </w:rPr>
      </w:pPr>
      <w:r w:rsidDel="00000000" w:rsidR="00000000" w:rsidRPr="00000000">
        <w:rPr>
          <w:rtl w:val="0"/>
        </w:rPr>
      </w:r>
    </w:p>
    <w:p w:rsidR="00000000" w:rsidDel="00000000" w:rsidP="00000000" w:rsidRDefault="00000000" w:rsidRPr="00000000" w14:paraId="000001A8">
      <w:pPr>
        <w:rPr>
          <w:sz w:val="23"/>
          <w:szCs w:val="23"/>
        </w:rPr>
      </w:pPr>
      <w:r w:rsidDel="00000000" w:rsidR="00000000" w:rsidRPr="00000000">
        <w:rPr>
          <w:rFonts w:ascii="Arial Unicode MS" w:cs="Arial Unicode MS" w:eastAsia="Arial Unicode MS" w:hAnsi="Arial Unicode MS"/>
          <w:sz w:val="23"/>
          <w:szCs w:val="23"/>
          <w:rtl w:val="0"/>
        </w:rPr>
        <w:t xml:space="preserve">이름: 롤랑</w:t>
      </w:r>
    </w:p>
    <w:p w:rsidR="00000000" w:rsidDel="00000000" w:rsidP="00000000" w:rsidRDefault="00000000" w:rsidRPr="00000000" w14:paraId="000001A9">
      <w:pPr>
        <w:rPr>
          <w:sz w:val="23"/>
          <w:szCs w:val="23"/>
        </w:rPr>
      </w:pPr>
      <w:r w:rsidDel="00000000" w:rsidR="00000000" w:rsidRPr="00000000">
        <w:rPr>
          <w:rFonts w:ascii="Arial Unicode MS" w:cs="Arial Unicode MS" w:eastAsia="Arial Unicode MS" w:hAnsi="Arial Unicode MS"/>
          <w:sz w:val="23"/>
          <w:szCs w:val="23"/>
          <w:rtl w:val="0"/>
        </w:rPr>
        <w:t xml:space="preserve">성별: 남</w:t>
      </w:r>
    </w:p>
    <w:p w:rsidR="00000000" w:rsidDel="00000000" w:rsidP="00000000" w:rsidRDefault="00000000" w:rsidRPr="00000000" w14:paraId="000001AA">
      <w:pPr>
        <w:rPr>
          <w:sz w:val="23"/>
          <w:szCs w:val="23"/>
        </w:rPr>
      </w:pPr>
      <w:r w:rsidDel="00000000" w:rsidR="00000000" w:rsidRPr="00000000">
        <w:rPr>
          <w:rFonts w:ascii="Arial Unicode MS" w:cs="Arial Unicode MS" w:eastAsia="Arial Unicode MS" w:hAnsi="Arial Unicode MS"/>
          <w:sz w:val="23"/>
          <w:szCs w:val="23"/>
          <w:rtl w:val="0"/>
        </w:rPr>
        <w:t xml:space="preserve">나이: 20</w:t>
      </w:r>
    </w:p>
    <w:p w:rsidR="00000000" w:rsidDel="00000000" w:rsidP="00000000" w:rsidRDefault="00000000" w:rsidRPr="00000000" w14:paraId="000001AB">
      <w:pPr>
        <w:rPr>
          <w:sz w:val="23"/>
          <w:szCs w:val="23"/>
        </w:rPr>
      </w:pPr>
      <w:r w:rsidDel="00000000" w:rsidR="00000000" w:rsidRPr="00000000">
        <w:rPr>
          <w:rFonts w:ascii="Arial Unicode MS" w:cs="Arial Unicode MS" w:eastAsia="Arial Unicode MS" w:hAnsi="Arial Unicode MS"/>
          <w:sz w:val="23"/>
          <w:szCs w:val="23"/>
          <w:rtl w:val="0"/>
        </w:rPr>
        <w:t xml:space="preserve">신장/체중: 180cm/56kg </w:t>
      </w:r>
    </w:p>
    <w:p w:rsidR="00000000" w:rsidDel="00000000" w:rsidP="00000000" w:rsidRDefault="00000000" w:rsidRPr="00000000" w14:paraId="000001AC">
      <w:pPr>
        <w:rPr>
          <w:sz w:val="23"/>
          <w:szCs w:val="23"/>
        </w:rPr>
      </w:pPr>
      <w:r w:rsidDel="00000000" w:rsidR="00000000" w:rsidRPr="00000000">
        <w:rPr>
          <w:rFonts w:ascii="Arial Unicode MS" w:cs="Arial Unicode MS" w:eastAsia="Arial Unicode MS" w:hAnsi="Arial Unicode MS"/>
          <w:sz w:val="23"/>
          <w:szCs w:val="23"/>
          <w:rtl w:val="0"/>
        </w:rPr>
        <w:t xml:space="preserve">종족/국적: 인간/영국</w:t>
      </w:r>
    </w:p>
    <w:p w:rsidR="00000000" w:rsidDel="00000000" w:rsidP="00000000" w:rsidRDefault="00000000" w:rsidRPr="00000000" w14:paraId="000001AD">
      <w:pPr>
        <w:rPr>
          <w:sz w:val="23"/>
          <w:szCs w:val="23"/>
        </w:rPr>
      </w:pPr>
      <w:r w:rsidDel="00000000" w:rsidR="00000000" w:rsidRPr="00000000">
        <w:rPr>
          <w:rFonts w:ascii="Arial Unicode MS" w:cs="Arial Unicode MS" w:eastAsia="Arial Unicode MS" w:hAnsi="Arial Unicode MS"/>
          <w:sz w:val="23"/>
          <w:szCs w:val="23"/>
          <w:rtl w:val="0"/>
        </w:rPr>
        <w:t xml:space="preserve">외모/특징: 찬란한 금발</w:t>
      </w:r>
    </w:p>
    <w:p w:rsidR="00000000" w:rsidDel="00000000" w:rsidP="00000000" w:rsidRDefault="00000000" w:rsidRPr="00000000" w14:paraId="000001AE">
      <w:pPr>
        <w:rPr>
          <w:sz w:val="23"/>
          <w:szCs w:val="23"/>
        </w:rPr>
      </w:pPr>
      <w:r w:rsidDel="00000000" w:rsidR="00000000" w:rsidRPr="00000000">
        <w:rPr>
          <w:rFonts w:ascii="Arial Unicode MS" w:cs="Arial Unicode MS" w:eastAsia="Arial Unicode MS" w:hAnsi="Arial Unicode MS"/>
          <w:sz w:val="23"/>
          <w:szCs w:val="23"/>
          <w:rtl w:val="0"/>
        </w:rPr>
        <w:t xml:space="preserve">성격/개성: 대충 말하자면 얼빠진 착한 사람이랄까.</w:t>
      </w:r>
    </w:p>
    <w:p w:rsidR="00000000" w:rsidDel="00000000" w:rsidP="00000000" w:rsidRDefault="00000000" w:rsidRPr="00000000" w14:paraId="000001AF">
      <w:pPr>
        <w:rPr>
          <w:sz w:val="23"/>
          <w:szCs w:val="23"/>
        </w:rPr>
      </w:pPr>
      <w:r w:rsidDel="00000000" w:rsidR="00000000" w:rsidRPr="00000000">
        <w:rPr>
          <w:rFonts w:ascii="Arial Unicode MS" w:cs="Arial Unicode MS" w:eastAsia="Arial Unicode MS" w:hAnsi="Arial Unicode MS"/>
          <w:sz w:val="23"/>
          <w:szCs w:val="23"/>
          <w:rtl w:val="0"/>
        </w:rPr>
        <w:t xml:space="preserve">개요: 부모님이 저에게 고대 성기사의 이름을 지어주셨어요. </w:t>
      </w:r>
    </w:p>
    <w:p w:rsidR="00000000" w:rsidDel="00000000" w:rsidP="00000000" w:rsidRDefault="00000000" w:rsidRPr="00000000" w14:paraId="000001B0">
      <w:pPr>
        <w:rPr>
          <w:sz w:val="23"/>
          <w:szCs w:val="23"/>
        </w:rPr>
      </w:pPr>
      <w:r w:rsidDel="00000000" w:rsidR="00000000" w:rsidRPr="00000000">
        <w:rPr>
          <w:rFonts w:ascii="Arial Unicode MS" w:cs="Arial Unicode MS" w:eastAsia="Arial Unicode MS" w:hAnsi="Arial Unicode MS"/>
          <w:sz w:val="23"/>
          <w:szCs w:val="23"/>
          <w:rtl w:val="0"/>
        </w:rPr>
        <w:t xml:space="preserve">오랫동안 전 그 이름의 의미를 잘 몰랐죠. </w:t>
      </w:r>
    </w:p>
    <w:p w:rsidR="00000000" w:rsidDel="00000000" w:rsidP="00000000" w:rsidRDefault="00000000" w:rsidRPr="00000000" w14:paraId="000001B1">
      <w:pPr>
        <w:rPr>
          <w:sz w:val="23"/>
          <w:szCs w:val="23"/>
        </w:rPr>
      </w:pPr>
      <w:r w:rsidDel="00000000" w:rsidR="00000000" w:rsidRPr="00000000">
        <w:rPr>
          <w:rFonts w:ascii="Arial Unicode MS" w:cs="Arial Unicode MS" w:eastAsia="Arial Unicode MS" w:hAnsi="Arial Unicode MS"/>
          <w:sz w:val="23"/>
          <w:szCs w:val="23"/>
          <w:rtl w:val="0"/>
        </w:rPr>
        <w:t xml:space="preserve">성기사라니, 우리 삶과는 너무나 먼 이야기 같았으니까요.</w:t>
      </w:r>
    </w:p>
    <w:p w:rsidR="00000000" w:rsidDel="00000000" w:rsidP="00000000" w:rsidRDefault="00000000" w:rsidRPr="00000000" w14:paraId="000001B2">
      <w:pPr>
        <w:rPr>
          <w:sz w:val="23"/>
          <w:szCs w:val="23"/>
        </w:rPr>
      </w:pPr>
      <w:r w:rsidDel="00000000" w:rsidR="00000000" w:rsidRPr="00000000">
        <w:rPr>
          <w:rFonts w:ascii="Arial Unicode MS" w:cs="Arial Unicode MS" w:eastAsia="Arial Unicode MS" w:hAnsi="Arial Unicode MS"/>
          <w:sz w:val="23"/>
          <w:szCs w:val="23"/>
          <w:rtl w:val="0"/>
        </w:rPr>
        <w:t xml:space="preserve">멀기도 멀어서... 닿을 수 없을 것만 같았어요.  </w:t>
      </w:r>
    </w:p>
    <w:p w:rsidR="00000000" w:rsidDel="00000000" w:rsidP="00000000" w:rsidRDefault="00000000" w:rsidRPr="00000000" w14:paraId="000001B3">
      <w:pPr>
        <w:rPr>
          <w:sz w:val="23"/>
          <w:szCs w:val="23"/>
        </w:rPr>
      </w:pPr>
      <w:r w:rsidDel="00000000" w:rsidR="00000000" w:rsidRPr="00000000">
        <w:rPr>
          <w:rFonts w:ascii="Arial Unicode MS" w:cs="Arial Unicode MS" w:eastAsia="Arial Unicode MS" w:hAnsi="Arial Unicode MS"/>
          <w:sz w:val="23"/>
          <w:szCs w:val="23"/>
          <w:rtl w:val="0"/>
        </w:rPr>
        <w:t xml:space="preserve">하지만 평온한 삶도 나쁘진 않았어요. 전 이런 삶을 싫어하지 않았고, 오히려 좋아했다고 할 수 있죠.</w:t>
      </w:r>
    </w:p>
    <w:p w:rsidR="00000000" w:rsidDel="00000000" w:rsidP="00000000" w:rsidRDefault="00000000" w:rsidRPr="00000000" w14:paraId="000001B4">
      <w:pPr>
        <w:rPr>
          <w:sz w:val="23"/>
          <w:szCs w:val="23"/>
        </w:rPr>
      </w:pPr>
      <w:r w:rsidDel="00000000" w:rsidR="00000000" w:rsidRPr="00000000">
        <w:rPr>
          <w:rFonts w:ascii="Arial Unicode MS" w:cs="Arial Unicode MS" w:eastAsia="Arial Unicode MS" w:hAnsi="Arial Unicode MS"/>
          <w:sz w:val="23"/>
          <w:szCs w:val="23"/>
          <w:rtl w:val="0"/>
        </w:rPr>
        <w:t xml:space="preserve">제 인생은 아마 그런 거겠죠. 평범하지만 나름 재미있는.</w:t>
      </w:r>
    </w:p>
    <w:p w:rsidR="00000000" w:rsidDel="00000000" w:rsidP="00000000" w:rsidRDefault="00000000" w:rsidRPr="00000000" w14:paraId="000001B5">
      <w:pPr>
        <w:rPr>
          <w:sz w:val="23"/>
          <w:szCs w:val="23"/>
        </w:rPr>
      </w:pPr>
      <w:r w:rsidDel="00000000" w:rsidR="00000000" w:rsidRPr="00000000">
        <w:rPr>
          <w:rFonts w:ascii="Arial Unicode MS" w:cs="Arial Unicode MS" w:eastAsia="Arial Unicode MS" w:hAnsi="Arial Unicode MS"/>
          <w:sz w:val="23"/>
          <w:szCs w:val="23"/>
          <w:rtl w:val="0"/>
        </w:rPr>
        <w:t xml:space="preserve">하지만 그날의 저는 좀 충동적이었어요. (웃음)</w:t>
      </w:r>
    </w:p>
    <w:p w:rsidR="00000000" w:rsidDel="00000000" w:rsidP="00000000" w:rsidRDefault="00000000" w:rsidRPr="00000000" w14:paraId="000001B6">
      <w:pPr>
        <w:rPr>
          <w:sz w:val="23"/>
          <w:szCs w:val="23"/>
        </w:rPr>
      </w:pPr>
      <w:r w:rsidDel="00000000" w:rsidR="00000000" w:rsidRPr="00000000">
        <w:rPr>
          <w:rFonts w:ascii="Arial Unicode MS" w:cs="Arial Unicode MS" w:eastAsia="Arial Unicode MS" w:hAnsi="Arial Unicode MS"/>
          <w:sz w:val="23"/>
          <w:szCs w:val="23"/>
          <w:rtl w:val="0"/>
        </w:rPr>
        <w:t xml:space="preserve">차에서 폭탄을 치우면 죽을 거란 건 알고 있었는데도 말이에요.</w:t>
      </w:r>
    </w:p>
    <w:p w:rsidR="00000000" w:rsidDel="00000000" w:rsidP="00000000" w:rsidRDefault="00000000" w:rsidRPr="00000000" w14:paraId="000001B7">
      <w:pPr>
        <w:rPr>
          <w:sz w:val="23"/>
          <w:szCs w:val="23"/>
        </w:rPr>
      </w:pPr>
      <w:r w:rsidDel="00000000" w:rsidR="00000000" w:rsidRPr="00000000">
        <w:rPr>
          <w:rFonts w:ascii="Arial Unicode MS" w:cs="Arial Unicode MS" w:eastAsia="Arial Unicode MS" w:hAnsi="Arial Unicode MS"/>
          <w:sz w:val="23"/>
          <w:szCs w:val="23"/>
          <w:rtl w:val="0"/>
        </w:rPr>
        <w:t xml:space="preserve">그런데도 몸이 제 의지와 상관없이 움직이기 시작했어요.  </w:t>
      </w:r>
    </w:p>
    <w:p w:rsidR="00000000" w:rsidDel="00000000" w:rsidP="00000000" w:rsidRDefault="00000000" w:rsidRPr="00000000" w14:paraId="000001B8">
      <w:pPr>
        <w:rPr>
          <w:sz w:val="23"/>
          <w:szCs w:val="23"/>
        </w:rPr>
      </w:pPr>
      <w:r w:rsidDel="00000000" w:rsidR="00000000" w:rsidRPr="00000000">
        <w:rPr>
          <w:rFonts w:ascii="Arial Unicode MS" w:cs="Arial Unicode MS" w:eastAsia="Arial Unicode MS" w:hAnsi="Arial Unicode MS"/>
          <w:sz w:val="23"/>
          <w:szCs w:val="23"/>
          <w:rtl w:val="0"/>
        </w:rPr>
        <w:t xml:space="preserve">"아아, 나 정말 이러고 있네." 이렇게 감탄하면서 전력을 다해 멀리 달렸죠.</w:t>
      </w:r>
    </w:p>
    <w:p w:rsidR="00000000" w:rsidDel="00000000" w:rsidP="00000000" w:rsidRDefault="00000000" w:rsidRPr="00000000" w14:paraId="000001B9">
      <w:pPr>
        <w:rPr>
          <w:sz w:val="23"/>
          <w:szCs w:val="23"/>
        </w:rPr>
      </w:pPr>
      <w:r w:rsidDel="00000000" w:rsidR="00000000" w:rsidRPr="00000000">
        <w:rPr>
          <w:rFonts w:ascii="Arial Unicode MS" w:cs="Arial Unicode MS" w:eastAsia="Arial Unicode MS" w:hAnsi="Arial Unicode MS"/>
          <w:sz w:val="23"/>
          <w:szCs w:val="23"/>
          <w:rtl w:val="0"/>
        </w:rPr>
        <w:t xml:space="preserve">"이런 일은 내가 아닌 평민이 해야 하는 건데." 울면서 달렸지만 후회는 없었어요. 제 희생으로 더 많은 사람을 구할 수 있다면 희생해도 괜찮으니까요.</w:t>
      </w:r>
    </w:p>
    <w:p w:rsidR="00000000" w:rsidDel="00000000" w:rsidP="00000000" w:rsidRDefault="00000000" w:rsidRPr="00000000" w14:paraId="000001BA">
      <w:pPr>
        <w:rPr>
          <w:sz w:val="23"/>
          <w:szCs w:val="23"/>
        </w:rPr>
      </w:pPr>
      <w:r w:rsidDel="00000000" w:rsidR="00000000" w:rsidRPr="00000000">
        <w:rPr>
          <w:rFonts w:ascii="Arial Unicode MS" w:cs="Arial Unicode MS" w:eastAsia="Arial Unicode MS" w:hAnsi="Arial Unicode MS"/>
          <w:sz w:val="23"/>
          <w:szCs w:val="23"/>
          <w:rtl w:val="0"/>
        </w:rPr>
        <w:t xml:space="preserve">적어도 마지막 순간에 전 제 이름에 부끄럽지 않았으니까요.</w:t>
      </w:r>
    </w:p>
    <w:p w:rsidR="00000000" w:rsidDel="00000000" w:rsidP="00000000" w:rsidRDefault="00000000" w:rsidRPr="00000000" w14:paraId="000001BB">
      <w:pPr>
        <w:rPr>
          <w:sz w:val="23"/>
          <w:szCs w:val="23"/>
        </w:rPr>
      </w:pPr>
      <w:r w:rsidDel="00000000" w:rsidR="00000000" w:rsidRPr="00000000">
        <w:rPr>
          <w:rtl w:val="0"/>
        </w:rPr>
      </w:r>
    </w:p>
    <w:p w:rsidR="00000000" w:rsidDel="00000000" w:rsidP="00000000" w:rsidRDefault="00000000" w:rsidRPr="00000000" w14:paraId="000001BC">
      <w:pPr>
        <w:rPr>
          <w:sz w:val="23"/>
          <w:szCs w:val="23"/>
        </w:rPr>
      </w:pPr>
      <w:r w:rsidDel="00000000" w:rsidR="00000000" w:rsidRPr="00000000">
        <w:rPr>
          <w:rFonts w:ascii="Arial Unicode MS" w:cs="Arial Unicode MS" w:eastAsia="Arial Unicode MS" w:hAnsi="Arial Unicode MS"/>
          <w:sz w:val="23"/>
          <w:szCs w:val="23"/>
          <w:rtl w:val="0"/>
        </w:rPr>
        <w:t xml:space="preserve">당신은 자신의 캐릭터 시트에 이름을 지어주고, 성별, 나이, 신장, 체중 등의 요소를 설정해야 합니다.</w:t>
      </w:r>
    </w:p>
    <w:p w:rsidR="00000000" w:rsidDel="00000000" w:rsidP="00000000" w:rsidRDefault="00000000" w:rsidRPr="00000000" w14:paraId="000001BD">
      <w:pPr>
        <w:rPr>
          <w:sz w:val="23"/>
          <w:szCs w:val="23"/>
        </w:rPr>
      </w:pPr>
      <w:r w:rsidDel="00000000" w:rsidR="00000000" w:rsidRPr="00000000">
        <w:rPr>
          <w:rFonts w:ascii="Arial Unicode MS" w:cs="Arial Unicode MS" w:eastAsia="Arial Unicode MS" w:hAnsi="Arial Unicode MS"/>
          <w:sz w:val="23"/>
          <w:szCs w:val="23"/>
          <w:rtl w:val="0"/>
        </w:rPr>
        <w:t xml:space="preserve">이런 컨셉 관련 사항들은 보통 정상 인간의 기준에 맞추어 주세요.</w:t>
      </w:r>
    </w:p>
    <w:p w:rsidR="00000000" w:rsidDel="00000000" w:rsidP="00000000" w:rsidRDefault="00000000" w:rsidRPr="00000000" w14:paraId="000001BE">
      <w:pPr>
        <w:rPr>
          <w:sz w:val="23"/>
          <w:szCs w:val="23"/>
        </w:rPr>
      </w:pPr>
      <w:r w:rsidDel="00000000" w:rsidR="00000000" w:rsidRPr="00000000">
        <w:rPr>
          <w:rFonts w:ascii="Arial Unicode MS" w:cs="Arial Unicode MS" w:eastAsia="Arial Unicode MS" w:hAnsi="Arial Unicode MS"/>
          <w:sz w:val="23"/>
          <w:szCs w:val="23"/>
          <w:rtl w:val="0"/>
        </w:rPr>
        <w:t xml:space="preserve">특별한 능력이 없다면, 일반적으로 보통 캐릭터는 인간으로 게임에 들어가게 됩니다. 국적은 자신의 취향과 이름에 맞춰 자유롭게 선택하시면 됩니다. 추후 어떤 능력으로 인해 종족이 바뀌게 되면, 잊지 말고 종족란을 수정해주세요.</w:t>
      </w:r>
    </w:p>
    <w:p w:rsidR="00000000" w:rsidDel="00000000" w:rsidP="00000000" w:rsidRDefault="00000000" w:rsidRPr="00000000" w14:paraId="000001BF">
      <w:pPr>
        <w:rPr>
          <w:sz w:val="23"/>
          <w:szCs w:val="23"/>
        </w:rPr>
      </w:pPr>
      <w:r w:rsidDel="00000000" w:rsidR="00000000" w:rsidRPr="00000000">
        <w:rPr>
          <w:rFonts w:ascii="Arial Unicode MS" w:cs="Arial Unicode MS" w:eastAsia="Arial Unicode MS" w:hAnsi="Arial Unicode MS"/>
          <w:sz w:val="23"/>
          <w:szCs w:val="23"/>
          <w:rtl w:val="0"/>
        </w:rPr>
        <w:t xml:space="preserve">그 다음엔 국적과 종족, 신장과 체중을 바탕으로 자신의 외모 특징을 대략적으로 묘사해보세요.  </w:t>
      </w:r>
    </w:p>
    <w:p w:rsidR="00000000" w:rsidDel="00000000" w:rsidP="00000000" w:rsidRDefault="00000000" w:rsidRPr="00000000" w14:paraId="000001C0">
      <w:pPr>
        <w:rPr>
          <w:sz w:val="23"/>
          <w:szCs w:val="23"/>
        </w:rPr>
      </w:pPr>
      <w:r w:rsidDel="00000000" w:rsidR="00000000" w:rsidRPr="00000000">
        <w:rPr>
          <w:rFonts w:ascii="Arial Unicode MS" w:cs="Arial Unicode MS" w:eastAsia="Arial Unicode MS" w:hAnsi="Arial Unicode MS"/>
          <w:sz w:val="23"/>
          <w:szCs w:val="23"/>
          <w:rtl w:val="0"/>
        </w:rPr>
        <w:t xml:space="preserve">그리고 이어서 당신만의 배경을 쓰시면 됩니다. 영국에 사는 토박이 베이징 사람을 쓸 수도 있고, 아프리카 낙후 지역에 사는 백인을 쓸 수도 있습니다. 위의 요구사항만 맞는다면 뭐든 가능합니다. </w:t>
      </w:r>
    </w:p>
    <w:p w:rsidR="00000000" w:rsidDel="00000000" w:rsidP="00000000" w:rsidRDefault="00000000" w:rsidRPr="00000000" w14:paraId="000001C1">
      <w:pPr>
        <w:rPr>
          <w:sz w:val="23"/>
          <w:szCs w:val="23"/>
        </w:rPr>
      </w:pPr>
      <w:r w:rsidDel="00000000" w:rsidR="00000000" w:rsidRPr="00000000">
        <w:rPr>
          <w:rtl w:val="0"/>
        </w:rPr>
      </w:r>
    </w:p>
    <w:p w:rsidR="00000000" w:rsidDel="00000000" w:rsidP="00000000" w:rsidRDefault="00000000" w:rsidRPr="00000000" w14:paraId="000001C2">
      <w:pPr>
        <w:rPr>
          <w:sz w:val="23"/>
          <w:szCs w:val="23"/>
        </w:rPr>
      </w:pPr>
      <w:r w:rsidDel="00000000" w:rsidR="00000000" w:rsidRPr="00000000">
        <w:rPr>
          <w:rFonts w:ascii="Arial Unicode MS" w:cs="Arial Unicode MS" w:eastAsia="Arial Unicode MS" w:hAnsi="Arial Unicode MS"/>
          <w:sz w:val="23"/>
          <w:szCs w:val="23"/>
          <w:rtl w:val="0"/>
        </w:rPr>
        <w:t xml:space="preserve">하지만 정통 베이징 토박이로서 부모와 조상 모두 중국인인데, 당신 자신은 금발에 "피터"나 "뿡뿡 작은 트럭"이라는 이름을 가졌다면 좀 어울리지 않겠죠.</w:t>
      </w:r>
    </w:p>
    <w:p w:rsidR="00000000" w:rsidDel="00000000" w:rsidP="00000000" w:rsidRDefault="00000000" w:rsidRPr="00000000" w14:paraId="000001C3">
      <w:pPr>
        <w:rPr>
          <w:sz w:val="23"/>
          <w:szCs w:val="23"/>
        </w:rPr>
      </w:pPr>
      <w:r w:rsidDel="00000000" w:rsidR="00000000" w:rsidRPr="00000000">
        <w:rPr>
          <w:sz w:val="23"/>
          <w:szCs w:val="23"/>
          <w:rtl w:val="0"/>
        </w:rPr>
        <w:t xml:space="preserve">=====================================================================</w:t>
      </w:r>
    </w:p>
    <w:p w:rsidR="00000000" w:rsidDel="00000000" w:rsidP="00000000" w:rsidRDefault="00000000" w:rsidRPr="00000000" w14:paraId="000001C4">
      <w:pPr>
        <w:rPr>
          <w:sz w:val="23"/>
          <w:szCs w:val="23"/>
        </w:rPr>
      </w:pPr>
      <w:r w:rsidDel="00000000" w:rsidR="00000000" w:rsidRPr="00000000">
        <w:rPr>
          <w:sz w:val="23"/>
          <w:szCs w:val="23"/>
          <w:rtl w:val="0"/>
        </w:rPr>
        <w:t xml:space="preserve">======================================</w:t>
      </w:r>
    </w:p>
    <w:p w:rsidR="00000000" w:rsidDel="00000000" w:rsidP="00000000" w:rsidRDefault="00000000" w:rsidRPr="00000000" w14:paraId="000001C5">
      <w:pPr>
        <w:rPr>
          <w:sz w:val="23"/>
          <w:szCs w:val="23"/>
        </w:rPr>
      </w:pPr>
      <w:r w:rsidDel="00000000" w:rsidR="00000000" w:rsidRPr="00000000">
        <w:rPr>
          <w:rFonts w:ascii="Arial Unicode MS" w:cs="Arial Unicode MS" w:eastAsia="Arial Unicode MS" w:hAnsi="Arial Unicode MS"/>
          <w:sz w:val="23"/>
          <w:szCs w:val="23"/>
          <w:rtl w:val="0"/>
        </w:rPr>
        <w:t xml:space="preserve">특성치</w:t>
      </w:r>
    </w:p>
    <w:p w:rsidR="00000000" w:rsidDel="00000000" w:rsidP="00000000" w:rsidRDefault="00000000" w:rsidRPr="00000000" w14:paraId="000001C6">
      <w:pPr>
        <w:rPr>
          <w:sz w:val="23"/>
          <w:szCs w:val="23"/>
        </w:rPr>
      </w:pPr>
      <w:r w:rsidDel="00000000" w:rsidR="00000000" w:rsidRPr="00000000">
        <w:rPr>
          <w:rFonts w:ascii="Arial Unicode MS" w:cs="Arial Unicode MS" w:eastAsia="Arial Unicode MS" w:hAnsi="Arial Unicode MS"/>
          <w:sz w:val="23"/>
          <w:szCs w:val="23"/>
          <w:rtl w:val="0"/>
        </w:rPr>
        <w:t xml:space="preserve">캐릭터의 특성치는 캐릭터가 타고난 가장 기본적인 능력을 정의합니다. 이 특성치들은 게임에서 캐릭터가 할 수 있는 일을 결정합니다. </w:t>
      </w:r>
    </w:p>
    <w:p w:rsidR="00000000" w:rsidDel="00000000" w:rsidP="00000000" w:rsidRDefault="00000000" w:rsidRPr="00000000" w14:paraId="000001C7">
      <w:pPr>
        <w:rPr>
          <w:sz w:val="23"/>
          <w:szCs w:val="23"/>
        </w:rPr>
      </w:pPr>
      <w:r w:rsidDel="00000000" w:rsidR="00000000" w:rsidRPr="00000000">
        <w:rPr>
          <w:rtl w:val="0"/>
        </w:rPr>
      </w:r>
    </w:p>
    <w:p w:rsidR="00000000" w:rsidDel="00000000" w:rsidP="00000000" w:rsidRDefault="00000000" w:rsidRPr="00000000" w14:paraId="000001C8">
      <w:pPr>
        <w:rPr>
          <w:sz w:val="23"/>
          <w:szCs w:val="23"/>
        </w:rPr>
      </w:pPr>
      <w:r w:rsidDel="00000000" w:rsidR="00000000" w:rsidRPr="00000000">
        <w:rPr>
          <w:rFonts w:ascii="Arial Unicode MS" w:cs="Arial Unicode MS" w:eastAsia="Arial Unicode MS" w:hAnsi="Arial Unicode MS"/>
          <w:sz w:val="23"/>
          <w:szCs w:val="23"/>
          <w:rtl w:val="0"/>
        </w:rPr>
        <w:t xml:space="preserve">캐릭터의 특성치는 총 아홉 가지로 나뉘며, 세 가지 큰 범주의 특성치에 각각 대응됩니다:</w:t>
      </w:r>
    </w:p>
    <w:p w:rsidR="00000000" w:rsidDel="00000000" w:rsidP="00000000" w:rsidRDefault="00000000" w:rsidRPr="00000000" w14:paraId="000001C9">
      <w:pPr>
        <w:rPr>
          <w:sz w:val="23"/>
          <w:szCs w:val="23"/>
        </w:rPr>
      </w:pPr>
      <w:r w:rsidDel="00000000" w:rsidR="00000000" w:rsidRPr="00000000">
        <w:rPr>
          <w:rFonts w:ascii="Arial Unicode MS" w:cs="Arial Unicode MS" w:eastAsia="Arial Unicode MS" w:hAnsi="Arial Unicode MS"/>
          <w:sz w:val="23"/>
          <w:szCs w:val="23"/>
          <w:rtl w:val="0"/>
        </w:rPr>
        <w:t xml:space="preserve">신체계 특성치: 근력, 민첩, 건강</w:t>
      </w:r>
    </w:p>
    <w:p w:rsidR="00000000" w:rsidDel="00000000" w:rsidP="00000000" w:rsidRDefault="00000000" w:rsidRPr="00000000" w14:paraId="000001CA">
      <w:pPr>
        <w:rPr>
          <w:sz w:val="23"/>
          <w:szCs w:val="23"/>
        </w:rPr>
      </w:pPr>
      <w:r w:rsidDel="00000000" w:rsidR="00000000" w:rsidRPr="00000000">
        <w:rPr>
          <w:rFonts w:ascii="Arial Unicode MS" w:cs="Arial Unicode MS" w:eastAsia="Arial Unicode MS" w:hAnsi="Arial Unicode MS"/>
          <w:sz w:val="23"/>
          <w:szCs w:val="23"/>
          <w:rtl w:val="0"/>
        </w:rPr>
        <w:t xml:space="preserve">정신계 특성치: 지능, 통찰, 정신  </w:t>
      </w:r>
    </w:p>
    <w:p w:rsidR="00000000" w:rsidDel="00000000" w:rsidP="00000000" w:rsidRDefault="00000000" w:rsidRPr="00000000" w14:paraId="000001CB">
      <w:pPr>
        <w:rPr>
          <w:sz w:val="23"/>
          <w:szCs w:val="23"/>
        </w:rPr>
      </w:pPr>
      <w:r w:rsidDel="00000000" w:rsidR="00000000" w:rsidRPr="00000000">
        <w:rPr>
          <w:rFonts w:ascii="Arial Unicode MS" w:cs="Arial Unicode MS" w:eastAsia="Arial Unicode MS" w:hAnsi="Arial Unicode MS"/>
          <w:sz w:val="23"/>
          <w:szCs w:val="23"/>
          <w:rtl w:val="0"/>
        </w:rPr>
        <w:t xml:space="preserve">교류계 특성치: 매력, 조작, 냉정</w:t>
      </w:r>
    </w:p>
    <w:p w:rsidR="00000000" w:rsidDel="00000000" w:rsidP="00000000" w:rsidRDefault="00000000" w:rsidRPr="00000000" w14:paraId="000001CC">
      <w:pPr>
        <w:rPr>
          <w:sz w:val="23"/>
          <w:szCs w:val="23"/>
        </w:rPr>
      </w:pPr>
      <w:r w:rsidDel="00000000" w:rsidR="00000000" w:rsidRPr="00000000">
        <w:rPr>
          <w:rtl w:val="0"/>
        </w:rPr>
      </w:r>
    </w:p>
    <w:p w:rsidR="00000000" w:rsidDel="00000000" w:rsidP="00000000" w:rsidRDefault="00000000" w:rsidRPr="00000000" w14:paraId="000001CD">
      <w:pPr>
        <w:rPr>
          <w:sz w:val="23"/>
          <w:szCs w:val="23"/>
        </w:rPr>
      </w:pPr>
      <w:r w:rsidDel="00000000" w:rsidR="00000000" w:rsidRPr="00000000">
        <w:rPr>
          <w:rFonts w:ascii="Arial Unicode MS" w:cs="Arial Unicode MS" w:eastAsia="Arial Unicode MS" w:hAnsi="Arial Unicode MS"/>
          <w:sz w:val="23"/>
          <w:szCs w:val="23"/>
          <w:rtl w:val="0"/>
        </w:rPr>
        <w:t xml:space="preserve">이 특성치들의 구체적인 기능과 역할에 대해서는 "특성치 개요" 장을 참조하시고, 여기서는 캐릭터 제작 시 특성치를 어떻게 결정하는지만 설명하겠습니다.</w:t>
      </w:r>
    </w:p>
    <w:p w:rsidR="00000000" w:rsidDel="00000000" w:rsidP="00000000" w:rsidRDefault="00000000" w:rsidRPr="00000000" w14:paraId="000001CE">
      <w:pPr>
        <w:rPr>
          <w:sz w:val="23"/>
          <w:szCs w:val="23"/>
        </w:rPr>
      </w:pPr>
      <w:r w:rsidDel="00000000" w:rsidR="00000000" w:rsidRPr="00000000">
        <w:rPr>
          <w:rtl w:val="0"/>
        </w:rPr>
      </w:r>
    </w:p>
    <w:p w:rsidR="00000000" w:rsidDel="00000000" w:rsidP="00000000" w:rsidRDefault="00000000" w:rsidRPr="00000000" w14:paraId="000001CF">
      <w:pPr>
        <w:rPr>
          <w:sz w:val="23"/>
          <w:szCs w:val="23"/>
        </w:rPr>
      </w:pPr>
      <w:r w:rsidDel="00000000" w:rsidR="00000000" w:rsidRPr="00000000">
        <w:rPr>
          <w:rFonts w:ascii="Arial Unicode MS" w:cs="Arial Unicode MS" w:eastAsia="Arial Unicode MS" w:hAnsi="Arial Unicode MS"/>
          <w:sz w:val="23"/>
          <w:szCs w:val="23"/>
          <w:rtl w:val="0"/>
        </w:rPr>
        <w:t xml:space="preserve">우선, 캐릭터의 모든 특성치 기본값을 2로 설정합니다.  </w:t>
      </w:r>
    </w:p>
    <w:p w:rsidR="00000000" w:rsidDel="00000000" w:rsidP="00000000" w:rsidRDefault="00000000" w:rsidRPr="00000000" w14:paraId="000001D0">
      <w:pPr>
        <w:rPr>
          <w:sz w:val="23"/>
          <w:szCs w:val="23"/>
        </w:rPr>
      </w:pPr>
      <w:r w:rsidDel="00000000" w:rsidR="00000000" w:rsidRPr="00000000">
        <w:rPr>
          <w:rFonts w:ascii="Arial Unicode MS" w:cs="Arial Unicode MS" w:eastAsia="Arial Unicode MS" w:hAnsi="Arial Unicode MS"/>
          <w:sz w:val="23"/>
          <w:szCs w:val="23"/>
          <w:rtl w:val="0"/>
        </w:rPr>
        <w:t xml:space="preserve">3점/2점/1점을 본인의 의향에 따라 신체, 정신, 교류, 세 범주의 특성치에 각각 자유롭게 배분합니다(3점을 신체계 특성치에 배분할 수도 있고, 3점을 정신계 특성치에 배분할 수도 있습니다). 그런 다음 점수를 각 특성치에 더합니다.</w:t>
      </w:r>
    </w:p>
    <w:p w:rsidR="00000000" w:rsidDel="00000000" w:rsidP="00000000" w:rsidRDefault="00000000" w:rsidRPr="00000000" w14:paraId="000001D1">
      <w:pPr>
        <w:rPr>
          <w:sz w:val="23"/>
          <w:szCs w:val="23"/>
        </w:rPr>
      </w:pPr>
      <w:r w:rsidDel="00000000" w:rsidR="00000000" w:rsidRPr="00000000">
        <w:rPr>
          <w:rtl w:val="0"/>
        </w:rPr>
      </w:r>
    </w:p>
    <w:p w:rsidR="00000000" w:rsidDel="00000000" w:rsidP="00000000" w:rsidRDefault="00000000" w:rsidRPr="00000000" w14:paraId="000001D2">
      <w:pPr>
        <w:rPr>
          <w:sz w:val="23"/>
          <w:szCs w:val="23"/>
        </w:rPr>
      </w:pPr>
      <w:r w:rsidDel="00000000" w:rsidR="00000000" w:rsidRPr="00000000">
        <w:rPr>
          <w:rFonts w:ascii="Arial Unicode MS" w:cs="Arial Unicode MS" w:eastAsia="Arial Unicode MS" w:hAnsi="Arial Unicode MS"/>
          <w:sz w:val="23"/>
          <w:szCs w:val="23"/>
          <w:rtl w:val="0"/>
        </w:rPr>
        <w:t xml:space="preserve">이어서, 6점의 자유 점수를 높이고 싶은 특성치에 자유롭게 더합니다. 한편, 이미 4까지 올라간 특성치를 5로 올리려면 2점이 소모되며, 특별한 설명이 없는 한 캐릭터 제작 시에는 특성치를 5점 이상 올릴 수 없습니다.  </w:t>
      </w:r>
    </w:p>
    <w:p w:rsidR="00000000" w:rsidDel="00000000" w:rsidP="00000000" w:rsidRDefault="00000000" w:rsidRPr="00000000" w14:paraId="000001D3">
      <w:pPr>
        <w:rPr>
          <w:sz w:val="23"/>
          <w:szCs w:val="23"/>
        </w:rPr>
      </w:pPr>
      <w:r w:rsidDel="00000000" w:rsidR="00000000" w:rsidRPr="00000000">
        <w:rPr>
          <w:rtl w:val="0"/>
        </w:rPr>
      </w:r>
    </w:p>
    <w:p w:rsidR="00000000" w:rsidDel="00000000" w:rsidP="00000000" w:rsidRDefault="00000000" w:rsidRPr="00000000" w14:paraId="000001D4">
      <w:pPr>
        <w:rPr>
          <w:sz w:val="23"/>
          <w:szCs w:val="23"/>
        </w:rPr>
      </w:pPr>
      <w:r w:rsidDel="00000000" w:rsidR="00000000" w:rsidRPr="00000000">
        <w:rPr>
          <w:rFonts w:ascii="Arial Unicode MS" w:cs="Arial Unicode MS" w:eastAsia="Arial Unicode MS" w:hAnsi="Arial Unicode MS"/>
          <w:sz w:val="23"/>
          <w:szCs w:val="23"/>
          <w:rtl w:val="0"/>
        </w:rPr>
        <w:t xml:space="preserve">우리는 계속해서 "롤랑"의 캐릭터 시트를 참고하겠습니다:</w:t>
      </w:r>
    </w:p>
    <w:p w:rsidR="00000000" w:rsidDel="00000000" w:rsidP="00000000" w:rsidRDefault="00000000" w:rsidRPr="00000000" w14:paraId="000001D5">
      <w:pPr>
        <w:rPr>
          <w:sz w:val="23"/>
          <w:szCs w:val="23"/>
        </w:rPr>
      </w:pPr>
      <w:r w:rsidDel="00000000" w:rsidR="00000000" w:rsidRPr="00000000">
        <w:rPr>
          <w:rFonts w:ascii="Arial Unicode MS" w:cs="Arial Unicode MS" w:eastAsia="Arial Unicode MS" w:hAnsi="Arial Unicode MS"/>
          <w:sz w:val="23"/>
          <w:szCs w:val="23"/>
          <w:rtl w:val="0"/>
        </w:rPr>
        <w:t xml:space="preserve">기사로서 신체적 소질은 필수불가결합니다. 롤랑은 3점의 특성치 점수를 신체 특성치에, 2점을 정신 특성치에, 1점을 상호작용 특성치에 각각 배분했습니다. 그는 2점을 근력에, 1점을 건강에 더했습니다. 1점을 정신에, 1점을 통찰에 더했고, 1점을 냉정에 더했습니다. 그의 특성치는 이렇게 되었습니다:</w:t>
      </w:r>
    </w:p>
    <w:p w:rsidR="00000000" w:rsidDel="00000000" w:rsidP="00000000" w:rsidRDefault="00000000" w:rsidRPr="00000000" w14:paraId="000001D6">
      <w:pPr>
        <w:rPr>
          <w:sz w:val="23"/>
          <w:szCs w:val="23"/>
        </w:rPr>
      </w:pPr>
      <w:r w:rsidDel="00000000" w:rsidR="00000000" w:rsidRPr="00000000">
        <w:rPr>
          <w:rtl w:val="0"/>
        </w:rPr>
      </w:r>
    </w:p>
    <w:p w:rsidR="00000000" w:rsidDel="00000000" w:rsidP="00000000" w:rsidRDefault="00000000" w:rsidRPr="00000000" w14:paraId="000001D7">
      <w:pPr>
        <w:rPr>
          <w:sz w:val="23"/>
          <w:szCs w:val="23"/>
        </w:rPr>
      </w:pPr>
      <w:r w:rsidDel="00000000" w:rsidR="00000000" w:rsidRPr="00000000">
        <w:rPr>
          <w:rFonts w:ascii="Arial Unicode MS" w:cs="Arial Unicode MS" w:eastAsia="Arial Unicode MS" w:hAnsi="Arial Unicode MS"/>
          <w:sz w:val="23"/>
          <w:szCs w:val="23"/>
          <w:rtl w:val="0"/>
        </w:rPr>
        <w:t xml:space="preserve">근력 4 민첩 2 건강 3</w:t>
      </w:r>
    </w:p>
    <w:p w:rsidR="00000000" w:rsidDel="00000000" w:rsidP="00000000" w:rsidRDefault="00000000" w:rsidRPr="00000000" w14:paraId="000001D8">
      <w:pPr>
        <w:rPr>
          <w:sz w:val="23"/>
          <w:szCs w:val="23"/>
        </w:rPr>
      </w:pPr>
      <w:r w:rsidDel="00000000" w:rsidR="00000000" w:rsidRPr="00000000">
        <w:rPr>
          <w:rFonts w:ascii="Arial Unicode MS" w:cs="Arial Unicode MS" w:eastAsia="Arial Unicode MS" w:hAnsi="Arial Unicode MS"/>
          <w:sz w:val="23"/>
          <w:szCs w:val="23"/>
          <w:rtl w:val="0"/>
        </w:rPr>
        <w:t xml:space="preserve">지능 2 통찰 3 정신 3  </w:t>
      </w:r>
    </w:p>
    <w:p w:rsidR="00000000" w:rsidDel="00000000" w:rsidP="00000000" w:rsidRDefault="00000000" w:rsidRPr="00000000" w14:paraId="000001D9">
      <w:pPr>
        <w:rPr>
          <w:sz w:val="23"/>
          <w:szCs w:val="23"/>
        </w:rPr>
      </w:pPr>
      <w:r w:rsidDel="00000000" w:rsidR="00000000" w:rsidRPr="00000000">
        <w:rPr>
          <w:rFonts w:ascii="Arial Unicode MS" w:cs="Arial Unicode MS" w:eastAsia="Arial Unicode MS" w:hAnsi="Arial Unicode MS"/>
          <w:sz w:val="23"/>
          <w:szCs w:val="23"/>
          <w:rtl w:val="0"/>
        </w:rPr>
        <w:t xml:space="preserve">매력 2 조작 2 냉정 3</w:t>
      </w:r>
    </w:p>
    <w:p w:rsidR="00000000" w:rsidDel="00000000" w:rsidP="00000000" w:rsidRDefault="00000000" w:rsidRPr="00000000" w14:paraId="000001DA">
      <w:pPr>
        <w:rPr>
          <w:sz w:val="23"/>
          <w:szCs w:val="23"/>
        </w:rPr>
      </w:pPr>
      <w:r w:rsidDel="00000000" w:rsidR="00000000" w:rsidRPr="00000000">
        <w:rPr>
          <w:rtl w:val="0"/>
        </w:rPr>
      </w:r>
    </w:p>
    <w:p w:rsidR="00000000" w:rsidDel="00000000" w:rsidP="00000000" w:rsidRDefault="00000000" w:rsidRPr="00000000" w14:paraId="000001DB">
      <w:pPr>
        <w:rPr>
          <w:sz w:val="23"/>
          <w:szCs w:val="23"/>
        </w:rPr>
      </w:pPr>
      <w:r w:rsidDel="00000000" w:rsidR="00000000" w:rsidRPr="00000000">
        <w:rPr>
          <w:rFonts w:ascii="Arial Unicode MS" w:cs="Arial Unicode MS" w:eastAsia="Arial Unicode MS" w:hAnsi="Arial Unicode MS"/>
          <w:sz w:val="23"/>
          <w:szCs w:val="23"/>
          <w:rtl w:val="0"/>
        </w:rPr>
        <w:t xml:space="preserve">그런 다음 그는 3점의 자유 특성치를 건강에, 2점의 자유 특성치를 근력에, 1점의 자유 특성치를 민첩에 각각 배분하여 특성치 단계의 캐릭터 제작을 완료했습니다. 이제 그의 특성치는 이렇게 되었습니다:</w:t>
      </w:r>
    </w:p>
    <w:p w:rsidR="00000000" w:rsidDel="00000000" w:rsidP="00000000" w:rsidRDefault="00000000" w:rsidRPr="00000000" w14:paraId="000001DC">
      <w:pPr>
        <w:rPr>
          <w:sz w:val="23"/>
          <w:szCs w:val="23"/>
        </w:rPr>
      </w:pPr>
      <w:r w:rsidDel="00000000" w:rsidR="00000000" w:rsidRPr="00000000">
        <w:rPr>
          <w:rtl w:val="0"/>
        </w:rPr>
      </w:r>
    </w:p>
    <w:p w:rsidR="00000000" w:rsidDel="00000000" w:rsidP="00000000" w:rsidRDefault="00000000" w:rsidRPr="00000000" w14:paraId="000001DD">
      <w:pPr>
        <w:rPr>
          <w:sz w:val="23"/>
          <w:szCs w:val="23"/>
        </w:rPr>
      </w:pPr>
      <w:r w:rsidDel="00000000" w:rsidR="00000000" w:rsidRPr="00000000">
        <w:rPr>
          <w:rFonts w:ascii="Arial Unicode MS" w:cs="Arial Unicode MS" w:eastAsia="Arial Unicode MS" w:hAnsi="Arial Unicode MS"/>
          <w:sz w:val="23"/>
          <w:szCs w:val="23"/>
          <w:rtl w:val="0"/>
        </w:rPr>
        <w:t xml:space="preserve">근력 5 민첩 3 건강 5</w:t>
      </w:r>
    </w:p>
    <w:p w:rsidR="00000000" w:rsidDel="00000000" w:rsidP="00000000" w:rsidRDefault="00000000" w:rsidRPr="00000000" w14:paraId="000001DE">
      <w:pPr>
        <w:rPr>
          <w:sz w:val="23"/>
          <w:szCs w:val="23"/>
        </w:rPr>
      </w:pPr>
      <w:r w:rsidDel="00000000" w:rsidR="00000000" w:rsidRPr="00000000">
        <w:rPr>
          <w:rFonts w:ascii="Arial Unicode MS" w:cs="Arial Unicode MS" w:eastAsia="Arial Unicode MS" w:hAnsi="Arial Unicode MS"/>
          <w:sz w:val="23"/>
          <w:szCs w:val="23"/>
          <w:rtl w:val="0"/>
        </w:rPr>
        <w:t xml:space="preserve">지능 2 통찰 3 정신 3</w:t>
      </w:r>
    </w:p>
    <w:p w:rsidR="00000000" w:rsidDel="00000000" w:rsidP="00000000" w:rsidRDefault="00000000" w:rsidRPr="00000000" w14:paraId="000001DF">
      <w:pPr>
        <w:rPr>
          <w:sz w:val="23"/>
          <w:szCs w:val="23"/>
        </w:rPr>
      </w:pPr>
      <w:r w:rsidDel="00000000" w:rsidR="00000000" w:rsidRPr="00000000">
        <w:rPr>
          <w:rFonts w:ascii="Arial Unicode MS" w:cs="Arial Unicode MS" w:eastAsia="Arial Unicode MS" w:hAnsi="Arial Unicode MS"/>
          <w:sz w:val="23"/>
          <w:szCs w:val="23"/>
          <w:rtl w:val="0"/>
        </w:rPr>
        <w:t xml:space="preserve">매력 2 조작 2 냉정 3</w:t>
      </w:r>
    </w:p>
    <w:p w:rsidR="00000000" w:rsidDel="00000000" w:rsidP="00000000" w:rsidRDefault="00000000" w:rsidRPr="00000000" w14:paraId="000001E0">
      <w:pPr>
        <w:rPr>
          <w:sz w:val="23"/>
          <w:szCs w:val="23"/>
        </w:rPr>
      </w:pPr>
      <w:r w:rsidDel="00000000" w:rsidR="00000000" w:rsidRPr="00000000">
        <w:rPr>
          <w:sz w:val="23"/>
          <w:szCs w:val="23"/>
          <w:rtl w:val="0"/>
        </w:rPr>
        <w:t xml:space="preserve">=====================================================================</w:t>
      </w:r>
    </w:p>
    <w:p w:rsidR="00000000" w:rsidDel="00000000" w:rsidP="00000000" w:rsidRDefault="00000000" w:rsidRPr="00000000" w14:paraId="000001E1">
      <w:pPr>
        <w:rPr>
          <w:sz w:val="23"/>
          <w:szCs w:val="23"/>
        </w:rPr>
      </w:pPr>
      <w:r w:rsidDel="00000000" w:rsidR="00000000" w:rsidRPr="00000000">
        <w:rPr>
          <w:sz w:val="23"/>
          <w:szCs w:val="23"/>
          <w:rtl w:val="0"/>
        </w:rPr>
        <w:t xml:space="preserve">======================================</w:t>
      </w:r>
    </w:p>
    <w:p w:rsidR="00000000" w:rsidDel="00000000" w:rsidP="00000000" w:rsidRDefault="00000000" w:rsidRPr="00000000" w14:paraId="000001E2">
      <w:pPr>
        <w:rPr>
          <w:sz w:val="23"/>
          <w:szCs w:val="23"/>
        </w:rPr>
      </w:pPr>
      <w:r w:rsidDel="00000000" w:rsidR="00000000" w:rsidRPr="00000000">
        <w:rPr>
          <w:rFonts w:ascii="Arial Unicode MS" w:cs="Arial Unicode MS" w:eastAsia="Arial Unicode MS" w:hAnsi="Arial Unicode MS"/>
          <w:sz w:val="23"/>
          <w:szCs w:val="23"/>
          <w:rtl w:val="0"/>
        </w:rPr>
        <w:t xml:space="preserve">기능</w:t>
      </w:r>
    </w:p>
    <w:p w:rsidR="00000000" w:rsidDel="00000000" w:rsidP="00000000" w:rsidRDefault="00000000" w:rsidRPr="00000000" w14:paraId="000001E3">
      <w:pPr>
        <w:rPr>
          <w:sz w:val="23"/>
          <w:szCs w:val="23"/>
        </w:rPr>
      </w:pPr>
      <w:r w:rsidDel="00000000" w:rsidR="00000000" w:rsidRPr="00000000">
        <w:rPr>
          <w:rFonts w:ascii="Arial Unicode MS" w:cs="Arial Unicode MS" w:eastAsia="Arial Unicode MS" w:hAnsi="Arial Unicode MS"/>
          <w:sz w:val="23"/>
          <w:szCs w:val="23"/>
          <w:rtl w:val="0"/>
        </w:rPr>
        <w:t xml:space="preserve">캐릭터의 기능은 캐릭터가 후천적으로 학습해서 얻은, 특정한 일을 하는 능력과 기술을 정의합니다.  </w:t>
      </w:r>
    </w:p>
    <w:p w:rsidR="00000000" w:rsidDel="00000000" w:rsidP="00000000" w:rsidRDefault="00000000" w:rsidRPr="00000000" w14:paraId="000001E4">
      <w:pPr>
        <w:rPr>
          <w:sz w:val="23"/>
          <w:szCs w:val="23"/>
        </w:rPr>
      </w:pPr>
      <w:r w:rsidDel="00000000" w:rsidR="00000000" w:rsidRPr="00000000">
        <w:rPr>
          <w:rFonts w:ascii="Arial Unicode MS" w:cs="Arial Unicode MS" w:eastAsia="Arial Unicode MS" w:hAnsi="Arial Unicode MS"/>
          <w:sz w:val="23"/>
          <w:szCs w:val="23"/>
          <w:rtl w:val="0"/>
        </w:rPr>
        <w:t xml:space="preserve">특성치와 마찬가지로, 기능도 신체계 기능, 정신계 기능, 교류계 기능 이렇게 세 가지 큰 범주로 나뉩니다.</w:t>
      </w:r>
    </w:p>
    <w:p w:rsidR="00000000" w:rsidDel="00000000" w:rsidP="00000000" w:rsidRDefault="00000000" w:rsidRPr="00000000" w14:paraId="000001E5">
      <w:pPr>
        <w:rPr>
          <w:sz w:val="23"/>
          <w:szCs w:val="23"/>
        </w:rPr>
      </w:pPr>
      <w:r w:rsidDel="00000000" w:rsidR="00000000" w:rsidRPr="00000000">
        <w:rPr>
          <w:rtl w:val="0"/>
        </w:rPr>
      </w:r>
    </w:p>
    <w:p w:rsidR="00000000" w:rsidDel="00000000" w:rsidP="00000000" w:rsidRDefault="00000000" w:rsidRPr="00000000" w14:paraId="000001E6">
      <w:pPr>
        <w:rPr>
          <w:sz w:val="23"/>
          <w:szCs w:val="23"/>
        </w:rPr>
      </w:pPr>
      <w:r w:rsidDel="00000000" w:rsidR="00000000" w:rsidRPr="00000000">
        <w:rPr>
          <w:rFonts w:ascii="Arial Unicode MS" w:cs="Arial Unicode MS" w:eastAsia="Arial Unicode MS" w:hAnsi="Arial Unicode MS"/>
          <w:sz w:val="23"/>
          <w:szCs w:val="23"/>
          <w:rtl w:val="0"/>
        </w:rPr>
        <w:t xml:space="preserve">신체계 기능: 운동, 격투, 운전, 총기, 손재주, 은폐, 생존, 백병전</w:t>
      </w:r>
    </w:p>
    <w:p w:rsidR="00000000" w:rsidDel="00000000" w:rsidP="00000000" w:rsidRDefault="00000000" w:rsidRPr="00000000" w14:paraId="000001E7">
      <w:pPr>
        <w:rPr>
          <w:sz w:val="23"/>
          <w:szCs w:val="23"/>
        </w:rPr>
      </w:pPr>
      <w:r w:rsidDel="00000000" w:rsidR="00000000" w:rsidRPr="00000000">
        <w:rPr>
          <w:rFonts w:ascii="Arial Unicode MS" w:cs="Arial Unicode MS" w:eastAsia="Arial Unicode MS" w:hAnsi="Arial Unicode MS"/>
          <w:sz w:val="23"/>
          <w:szCs w:val="23"/>
          <w:rtl w:val="0"/>
        </w:rPr>
        <w:t xml:space="preserve">정신계 기능: 학식, 컴퓨터, 수공예(하위 분류), 수사, 의학, 신비학, 과학  </w:t>
      </w:r>
    </w:p>
    <w:p w:rsidR="00000000" w:rsidDel="00000000" w:rsidP="00000000" w:rsidRDefault="00000000" w:rsidRPr="00000000" w14:paraId="000001E8">
      <w:pPr>
        <w:rPr>
          <w:sz w:val="23"/>
          <w:szCs w:val="23"/>
        </w:rPr>
      </w:pPr>
      <w:r w:rsidDel="00000000" w:rsidR="00000000" w:rsidRPr="00000000">
        <w:rPr>
          <w:rFonts w:ascii="Arial Unicode MS" w:cs="Arial Unicode MS" w:eastAsia="Arial Unicode MS" w:hAnsi="Arial Unicode MS"/>
          <w:sz w:val="23"/>
          <w:szCs w:val="23"/>
          <w:rtl w:val="0"/>
        </w:rPr>
        <w:t xml:space="preserve">교류계 기능: 동물 교감, 감수성, 표현(하위 분류), 협박, 사교, 위장</w:t>
      </w:r>
    </w:p>
    <w:p w:rsidR="00000000" w:rsidDel="00000000" w:rsidP="00000000" w:rsidRDefault="00000000" w:rsidRPr="00000000" w14:paraId="000001E9">
      <w:pPr>
        <w:rPr>
          <w:sz w:val="23"/>
          <w:szCs w:val="23"/>
        </w:rPr>
      </w:pPr>
      <w:r w:rsidDel="00000000" w:rsidR="00000000" w:rsidRPr="00000000">
        <w:rPr>
          <w:rtl w:val="0"/>
        </w:rPr>
      </w:r>
    </w:p>
    <w:p w:rsidR="00000000" w:rsidDel="00000000" w:rsidP="00000000" w:rsidRDefault="00000000" w:rsidRPr="00000000" w14:paraId="000001EA">
      <w:pPr>
        <w:rPr>
          <w:sz w:val="23"/>
          <w:szCs w:val="23"/>
        </w:rPr>
      </w:pPr>
      <w:r w:rsidDel="00000000" w:rsidR="00000000" w:rsidRPr="00000000">
        <w:rPr>
          <w:rFonts w:ascii="Arial Unicode MS" w:cs="Arial Unicode MS" w:eastAsia="Arial Unicode MS" w:hAnsi="Arial Unicode MS"/>
          <w:sz w:val="23"/>
          <w:szCs w:val="23"/>
          <w:rtl w:val="0"/>
        </w:rPr>
        <w:t xml:space="preserve">기능 외에도, 각 기능 아래에는 수많은 "전문 분야"가 세분화되어 있는데, 이는 특정한 방식으로 기능을 사용하는 것을 나타냅니다.</w:t>
      </w:r>
    </w:p>
    <w:p w:rsidR="00000000" w:rsidDel="00000000" w:rsidP="00000000" w:rsidRDefault="00000000" w:rsidRPr="00000000" w14:paraId="000001EB">
      <w:pPr>
        <w:rPr>
          <w:sz w:val="23"/>
          <w:szCs w:val="23"/>
        </w:rPr>
      </w:pPr>
      <w:r w:rsidDel="00000000" w:rsidR="00000000" w:rsidRPr="00000000">
        <w:rPr>
          <w:rFonts w:ascii="Arial Unicode MS" w:cs="Arial Unicode MS" w:eastAsia="Arial Unicode MS" w:hAnsi="Arial Unicode MS"/>
          <w:sz w:val="23"/>
          <w:szCs w:val="23"/>
          <w:rtl w:val="0"/>
        </w:rPr>
        <w:t xml:space="preserve">"전문 분야"는 보통 스토리텔러와 플레이어가 협의해서 결정하며, "기능 개요" 장에서는 몇 가지 자주 쓰이는 전문 분야를 열거했습니다.  </w:t>
      </w:r>
    </w:p>
    <w:p w:rsidR="00000000" w:rsidDel="00000000" w:rsidP="00000000" w:rsidRDefault="00000000" w:rsidRPr="00000000" w14:paraId="000001EC">
      <w:pPr>
        <w:rPr>
          <w:sz w:val="23"/>
          <w:szCs w:val="23"/>
        </w:rPr>
      </w:pPr>
      <w:r w:rsidDel="00000000" w:rsidR="00000000" w:rsidRPr="00000000">
        <w:rPr>
          <w:rFonts w:ascii="Arial Unicode MS" w:cs="Arial Unicode MS" w:eastAsia="Arial Unicode MS" w:hAnsi="Arial Unicode MS"/>
          <w:sz w:val="23"/>
          <w:szCs w:val="23"/>
          <w:rtl w:val="0"/>
        </w:rPr>
        <w:t xml:space="preserve">플레이어가 기능 아래 해당 전문 분야를 보유하고 있을 때, 그 기능을 사용할 때 해당 전문 분야의 용법에 부합하면 1DP의 전문 가치를 얻게 됩니다. 특별한 설명이 없는 한, 전문 가치로는 판정을 하지 않는 용법에서 이득을 얻을 수 없습니다.</w:t>
      </w:r>
    </w:p>
    <w:p w:rsidR="00000000" w:rsidDel="00000000" w:rsidP="00000000" w:rsidRDefault="00000000" w:rsidRPr="00000000" w14:paraId="000001ED">
      <w:pPr>
        <w:rPr>
          <w:sz w:val="23"/>
          <w:szCs w:val="23"/>
        </w:rPr>
      </w:pPr>
      <w:r w:rsidDel="00000000" w:rsidR="00000000" w:rsidRPr="00000000">
        <w:rPr>
          <w:rtl w:val="0"/>
        </w:rPr>
      </w:r>
    </w:p>
    <w:p w:rsidR="00000000" w:rsidDel="00000000" w:rsidP="00000000" w:rsidRDefault="00000000" w:rsidRPr="00000000" w14:paraId="000001EE">
      <w:pPr>
        <w:rPr>
          <w:sz w:val="23"/>
          <w:szCs w:val="23"/>
        </w:rPr>
      </w:pPr>
      <w:r w:rsidDel="00000000" w:rsidR="00000000" w:rsidRPr="00000000">
        <w:rPr>
          <w:rFonts w:ascii="Arial Unicode MS" w:cs="Arial Unicode MS" w:eastAsia="Arial Unicode MS" w:hAnsi="Arial Unicode MS"/>
          <w:sz w:val="23"/>
          <w:szCs w:val="23"/>
          <w:rtl w:val="0"/>
        </w:rPr>
        <w:t xml:space="preserve">특이한 점은:</w:t>
      </w:r>
    </w:p>
    <w:p w:rsidR="00000000" w:rsidDel="00000000" w:rsidP="00000000" w:rsidRDefault="00000000" w:rsidRPr="00000000" w14:paraId="000001EF">
      <w:pPr>
        <w:rPr>
          <w:sz w:val="23"/>
          <w:szCs w:val="23"/>
        </w:rPr>
      </w:pPr>
      <w:r w:rsidDel="00000000" w:rsidR="00000000" w:rsidRPr="00000000">
        <w:rPr>
          <w:rFonts w:ascii="Arial Unicode MS" w:cs="Arial Unicode MS" w:eastAsia="Arial Unicode MS" w:hAnsi="Arial Unicode MS"/>
          <w:sz w:val="23"/>
          <w:szCs w:val="23"/>
          <w:rtl w:val="0"/>
        </w:rPr>
        <w:t xml:space="preserve">수공예 기능과 표현 기능은 하나의 기능이 아니라, 하나의 기능 범주를 통칭하는 것입니다. 수공예와 표현에는 무수한 하위 기능 항목이 있을 수 있는데, "수공예——요리"와 "수공예——보석 가공"은 분명 완전히 다른 두 개의 기능이고, "표현——노래"와 "표현——춤"도 명백히 같은 것이 아닙니다. 이렇게 하위 기능을 가진 기능들은 학습할 때 각 하위 기능별로 따로 학습해야 하며, 해당 기능 하위 항목을 사용할 때는 기본적으로 1DP 전문 가치를 얻습니다.</w:t>
      </w:r>
    </w:p>
    <w:p w:rsidR="00000000" w:rsidDel="00000000" w:rsidP="00000000" w:rsidRDefault="00000000" w:rsidRPr="00000000" w14:paraId="000001F0">
      <w:pPr>
        <w:rPr>
          <w:sz w:val="23"/>
          <w:szCs w:val="23"/>
        </w:rPr>
      </w:pPr>
      <w:r w:rsidDel="00000000" w:rsidR="00000000" w:rsidRPr="00000000">
        <w:rPr>
          <w:rtl w:val="0"/>
        </w:rPr>
      </w:r>
    </w:p>
    <w:p w:rsidR="00000000" w:rsidDel="00000000" w:rsidP="00000000" w:rsidRDefault="00000000" w:rsidRPr="00000000" w14:paraId="000001F1">
      <w:pPr>
        <w:rPr>
          <w:sz w:val="23"/>
          <w:szCs w:val="23"/>
        </w:rPr>
      </w:pPr>
      <w:r w:rsidDel="00000000" w:rsidR="00000000" w:rsidRPr="00000000">
        <w:rPr>
          <w:rFonts w:ascii="Arial Unicode MS" w:cs="Arial Unicode MS" w:eastAsia="Arial Unicode MS" w:hAnsi="Arial Unicode MS"/>
          <w:sz w:val="23"/>
          <w:szCs w:val="23"/>
          <w:rtl w:val="0"/>
        </w:rPr>
        <w:t xml:space="preserve">이 기능들의 구체적인 기능과 역할, 학습 방법 등의 내용은 "기능 개요" 장을 참조하시고, 여기서는 캐릭터 제작 시 기능을 어떻게 결정하는지만 설명하겠습니다.</w:t>
      </w:r>
    </w:p>
    <w:p w:rsidR="00000000" w:rsidDel="00000000" w:rsidP="00000000" w:rsidRDefault="00000000" w:rsidRPr="00000000" w14:paraId="000001F2">
      <w:pPr>
        <w:rPr>
          <w:sz w:val="23"/>
          <w:szCs w:val="23"/>
        </w:rPr>
      </w:pPr>
      <w:r w:rsidDel="00000000" w:rsidR="00000000" w:rsidRPr="00000000">
        <w:rPr>
          <w:rtl w:val="0"/>
        </w:rPr>
      </w:r>
    </w:p>
    <w:p w:rsidR="00000000" w:rsidDel="00000000" w:rsidP="00000000" w:rsidRDefault="00000000" w:rsidRPr="00000000" w14:paraId="000001F3">
      <w:pPr>
        <w:rPr>
          <w:sz w:val="23"/>
          <w:szCs w:val="23"/>
        </w:rPr>
      </w:pPr>
      <w:r w:rsidDel="00000000" w:rsidR="00000000" w:rsidRPr="00000000">
        <w:rPr>
          <w:rFonts w:ascii="Arial Unicode MS" w:cs="Arial Unicode MS" w:eastAsia="Arial Unicode MS" w:hAnsi="Arial Unicode MS"/>
          <w:sz w:val="23"/>
          <w:szCs w:val="23"/>
          <w:rtl w:val="0"/>
        </w:rPr>
        <w:t xml:space="preserve">새로운 캐릭터 시트 만들기</w:t>
      </w:r>
    </w:p>
    <w:p w:rsidR="00000000" w:rsidDel="00000000" w:rsidP="00000000" w:rsidRDefault="00000000" w:rsidRPr="00000000" w14:paraId="000001F4">
      <w:pPr>
        <w:rPr>
          <w:sz w:val="23"/>
          <w:szCs w:val="23"/>
        </w:rPr>
      </w:pPr>
      <w:r w:rsidDel="00000000" w:rsidR="00000000" w:rsidRPr="00000000">
        <w:rPr>
          <w:rFonts w:ascii="Arial Unicode MS" w:cs="Arial Unicode MS" w:eastAsia="Arial Unicode MS" w:hAnsi="Arial Unicode MS"/>
          <w:sz w:val="23"/>
          <w:szCs w:val="23"/>
          <w:rtl w:val="0"/>
        </w:rPr>
        <w:t xml:space="preserve">우선, 캐릭터의 모든 기능 기본값을 0으로 설정합니다.</w:t>
      </w:r>
    </w:p>
    <w:p w:rsidR="00000000" w:rsidDel="00000000" w:rsidP="00000000" w:rsidRDefault="00000000" w:rsidRPr="00000000" w14:paraId="000001F5">
      <w:pPr>
        <w:rPr>
          <w:sz w:val="23"/>
          <w:szCs w:val="23"/>
        </w:rPr>
      </w:pPr>
      <w:r w:rsidDel="00000000" w:rsidR="00000000" w:rsidRPr="00000000">
        <w:rPr>
          <w:rFonts w:ascii="Arial Unicode MS" w:cs="Arial Unicode MS" w:eastAsia="Arial Unicode MS" w:hAnsi="Arial Unicode MS"/>
          <w:sz w:val="23"/>
          <w:szCs w:val="23"/>
          <w:rtl w:val="0"/>
        </w:rPr>
        <w:t xml:space="preserve">6점/5점/4점을 본인의 의향에 따라 신체, 정신, 교류 세 범주의 기능에 각각 자유롭게 배분합니다(6점을 신체계 기능에 배분할 수도 있고, 6점을 정신계 기능에 배분할 수도 있습니다). 그런 다음 점수를 각 기능에 더합니다.</w:t>
      </w:r>
    </w:p>
    <w:p w:rsidR="00000000" w:rsidDel="00000000" w:rsidP="00000000" w:rsidRDefault="00000000" w:rsidRPr="00000000" w14:paraId="000001F6">
      <w:pPr>
        <w:rPr>
          <w:sz w:val="23"/>
          <w:szCs w:val="23"/>
        </w:rPr>
      </w:pPr>
      <w:r w:rsidDel="00000000" w:rsidR="00000000" w:rsidRPr="00000000">
        <w:rPr>
          <w:rtl w:val="0"/>
        </w:rPr>
      </w:r>
    </w:p>
    <w:p w:rsidR="00000000" w:rsidDel="00000000" w:rsidP="00000000" w:rsidRDefault="00000000" w:rsidRPr="00000000" w14:paraId="000001F7">
      <w:pPr>
        <w:rPr>
          <w:sz w:val="23"/>
          <w:szCs w:val="23"/>
        </w:rPr>
      </w:pPr>
      <w:r w:rsidDel="00000000" w:rsidR="00000000" w:rsidRPr="00000000">
        <w:rPr>
          <w:rFonts w:ascii="Arial Unicode MS" w:cs="Arial Unicode MS" w:eastAsia="Arial Unicode MS" w:hAnsi="Arial Unicode MS"/>
          <w:sz w:val="23"/>
          <w:szCs w:val="23"/>
          <w:rtl w:val="0"/>
        </w:rPr>
        <w:t xml:space="preserve">이어서, 5점의 자유 점수를 높이고 싶은 기능에 자유롭게 더합니다. </w:t>
      </w:r>
    </w:p>
    <w:p w:rsidR="00000000" w:rsidDel="00000000" w:rsidP="00000000" w:rsidRDefault="00000000" w:rsidRPr="00000000" w14:paraId="000001F8">
      <w:pPr>
        <w:rPr>
          <w:sz w:val="23"/>
          <w:szCs w:val="23"/>
        </w:rPr>
      </w:pPr>
      <w:r w:rsidDel="00000000" w:rsidR="00000000" w:rsidRPr="00000000">
        <w:rPr>
          <w:rFonts w:ascii="Arial Unicode MS" w:cs="Arial Unicode MS" w:eastAsia="Arial Unicode MS" w:hAnsi="Arial Unicode MS"/>
          <w:sz w:val="23"/>
          <w:szCs w:val="23"/>
          <w:rtl w:val="0"/>
        </w:rPr>
        <w:t xml:space="preserve">한편, 이미 3까지 올라간 기능을 4로 올리려면 2점이 소모되며, 특별한 설명이 없는 한 캐릭터 제작 시에는 기능을 4점 이상 올릴 수 없습니다.</w:t>
      </w:r>
    </w:p>
    <w:p w:rsidR="00000000" w:rsidDel="00000000" w:rsidP="00000000" w:rsidRDefault="00000000" w:rsidRPr="00000000" w14:paraId="000001F9">
      <w:pPr>
        <w:rPr>
          <w:sz w:val="23"/>
          <w:szCs w:val="23"/>
        </w:rPr>
      </w:pPr>
      <w:r w:rsidDel="00000000" w:rsidR="00000000" w:rsidRPr="00000000">
        <w:rPr>
          <w:rFonts w:ascii="Arial Unicode MS" w:cs="Arial Unicode MS" w:eastAsia="Arial Unicode MS" w:hAnsi="Arial Unicode MS"/>
          <w:sz w:val="23"/>
          <w:szCs w:val="23"/>
          <w:rtl w:val="0"/>
        </w:rPr>
        <w:t xml:space="preserve">만약 "특수 신분 1레벨"을 보유하고 있다면 기능 상한이 4점을 넘어설 수 있으며, 이미 4까지 올라간 기능을 5로 올리는 데에도 2점이 소모됩니다.</w:t>
      </w:r>
    </w:p>
    <w:p w:rsidR="00000000" w:rsidDel="00000000" w:rsidP="00000000" w:rsidRDefault="00000000" w:rsidRPr="00000000" w14:paraId="000001FA">
      <w:pPr>
        <w:rPr>
          <w:sz w:val="23"/>
          <w:szCs w:val="23"/>
        </w:rPr>
      </w:pPr>
      <w:r w:rsidDel="00000000" w:rsidR="00000000" w:rsidRPr="00000000">
        <w:rPr>
          <w:rtl w:val="0"/>
        </w:rPr>
      </w:r>
    </w:p>
    <w:p w:rsidR="00000000" w:rsidDel="00000000" w:rsidP="00000000" w:rsidRDefault="00000000" w:rsidRPr="00000000" w14:paraId="000001FB">
      <w:pPr>
        <w:rPr>
          <w:sz w:val="23"/>
          <w:szCs w:val="23"/>
        </w:rPr>
      </w:pPr>
      <w:r w:rsidDel="00000000" w:rsidR="00000000" w:rsidRPr="00000000">
        <w:rPr>
          <w:rFonts w:ascii="Arial Unicode MS" w:cs="Arial Unicode MS" w:eastAsia="Arial Unicode MS" w:hAnsi="Arial Unicode MS"/>
          <w:sz w:val="23"/>
          <w:szCs w:val="23"/>
          <w:rtl w:val="0"/>
        </w:rPr>
        <w:t xml:space="preserve">또한 "기능 개요"에서 설명한 대로, 3레벨과 4레벨에 도달한 각 기능마다 해당 기능에 대응되는 전문 분야를 하나씩 무료로 얻을 수 있습니다. 이와 동시에, 추가로 3개의 전문 분야를 더 얻을 수 있는데, 이 3개의 전문 분야는 반드시 최소 1레벨 이상의 등급을 보유한 기능 위에 배치해야 합니다.  </w:t>
      </w:r>
    </w:p>
    <w:p w:rsidR="00000000" w:rsidDel="00000000" w:rsidP="00000000" w:rsidRDefault="00000000" w:rsidRPr="00000000" w14:paraId="000001FC">
      <w:pPr>
        <w:rPr>
          <w:sz w:val="23"/>
          <w:szCs w:val="23"/>
        </w:rPr>
      </w:pPr>
      <w:r w:rsidDel="00000000" w:rsidR="00000000" w:rsidRPr="00000000">
        <w:rPr>
          <w:rtl w:val="0"/>
        </w:rPr>
      </w:r>
    </w:p>
    <w:p w:rsidR="00000000" w:rsidDel="00000000" w:rsidP="00000000" w:rsidRDefault="00000000" w:rsidRPr="00000000" w14:paraId="000001FD">
      <w:pPr>
        <w:rPr>
          <w:sz w:val="23"/>
          <w:szCs w:val="23"/>
        </w:rPr>
      </w:pPr>
      <w:r w:rsidDel="00000000" w:rsidR="00000000" w:rsidRPr="00000000">
        <w:rPr>
          <w:rFonts w:ascii="Arial Unicode MS" w:cs="Arial Unicode MS" w:eastAsia="Arial Unicode MS" w:hAnsi="Arial Unicode MS"/>
          <w:sz w:val="23"/>
          <w:szCs w:val="23"/>
          <w:rtl w:val="0"/>
        </w:rPr>
        <w:t xml:space="preserve">우리는 계속해서 "롤랑"의 캐릭터 시트를 참고하겠습니다:</w:t>
      </w:r>
    </w:p>
    <w:p w:rsidR="00000000" w:rsidDel="00000000" w:rsidP="00000000" w:rsidRDefault="00000000" w:rsidRPr="00000000" w14:paraId="000001FE">
      <w:pPr>
        <w:rPr>
          <w:sz w:val="23"/>
          <w:szCs w:val="23"/>
        </w:rPr>
      </w:pPr>
      <w:r w:rsidDel="00000000" w:rsidR="00000000" w:rsidRPr="00000000">
        <w:rPr>
          <w:rFonts w:ascii="Arial Unicode MS" w:cs="Arial Unicode MS" w:eastAsia="Arial Unicode MS" w:hAnsi="Arial Unicode MS"/>
          <w:sz w:val="23"/>
          <w:szCs w:val="23"/>
          <w:rtl w:val="0"/>
        </w:rPr>
        <w:t xml:space="preserve">기사라면 창과 검을 다루는 법을 모를 리 없겠죠. 롤랑은 6점의 기능 점수를 신체 기능에, 5점을 교류 기능에, 4점을 정신 기능에 각각 배분했습니다.  </w:t>
      </w:r>
    </w:p>
    <w:p w:rsidR="00000000" w:rsidDel="00000000" w:rsidP="00000000" w:rsidRDefault="00000000" w:rsidRPr="00000000" w14:paraId="000001FF">
      <w:pPr>
        <w:rPr>
          <w:sz w:val="23"/>
          <w:szCs w:val="23"/>
        </w:rPr>
      </w:pPr>
      <w:r w:rsidDel="00000000" w:rsidR="00000000" w:rsidRPr="00000000">
        <w:rPr>
          <w:rtl w:val="0"/>
        </w:rPr>
      </w:r>
    </w:p>
    <w:p w:rsidR="00000000" w:rsidDel="00000000" w:rsidP="00000000" w:rsidRDefault="00000000" w:rsidRPr="00000000" w14:paraId="00000200">
      <w:pPr>
        <w:rPr>
          <w:sz w:val="23"/>
          <w:szCs w:val="23"/>
        </w:rPr>
      </w:pPr>
      <w:r w:rsidDel="00000000" w:rsidR="00000000" w:rsidRPr="00000000">
        <w:rPr>
          <w:rFonts w:ascii="Arial Unicode MS" w:cs="Arial Unicode MS" w:eastAsia="Arial Unicode MS" w:hAnsi="Arial Unicode MS"/>
          <w:sz w:val="23"/>
          <w:szCs w:val="23"/>
          <w:rtl w:val="0"/>
        </w:rPr>
        <w:t xml:space="preserve">이어서, 그는 격투와 백병전을 각각 3레벨까지 올렸습니다. 사교를 3레벨까지 올렸고, 감수성을 1레벨까지 올렸으며, 표현 기능에서 "연설" 하위 항목을 선택해 1레벨까지 올렸습니다. 수사 기능을 3레벨까지 올렸고, 신비학 기능을 1레벨까지 올렸습니다.</w:t>
      </w:r>
    </w:p>
    <w:p w:rsidR="00000000" w:rsidDel="00000000" w:rsidP="00000000" w:rsidRDefault="00000000" w:rsidRPr="00000000" w14:paraId="00000201">
      <w:pPr>
        <w:rPr>
          <w:sz w:val="23"/>
          <w:szCs w:val="23"/>
        </w:rPr>
      </w:pPr>
      <w:r w:rsidDel="00000000" w:rsidR="00000000" w:rsidRPr="00000000">
        <w:rPr>
          <w:rtl w:val="0"/>
        </w:rPr>
      </w:r>
    </w:p>
    <w:p w:rsidR="00000000" w:rsidDel="00000000" w:rsidP="00000000" w:rsidRDefault="00000000" w:rsidRPr="00000000" w14:paraId="00000202">
      <w:pPr>
        <w:rPr>
          <w:sz w:val="23"/>
          <w:szCs w:val="23"/>
        </w:rPr>
      </w:pPr>
      <w:r w:rsidDel="00000000" w:rsidR="00000000" w:rsidRPr="00000000">
        <w:rPr>
          <w:rFonts w:ascii="Arial Unicode MS" w:cs="Arial Unicode MS" w:eastAsia="Arial Unicode MS" w:hAnsi="Arial Unicode MS"/>
          <w:sz w:val="23"/>
          <w:szCs w:val="23"/>
          <w:rtl w:val="0"/>
        </w:rPr>
        <w:t xml:space="preserve">이제 그의 기능 목록은 이렇게 되었습니다:</w:t>
      </w:r>
    </w:p>
    <w:p w:rsidR="00000000" w:rsidDel="00000000" w:rsidP="00000000" w:rsidRDefault="00000000" w:rsidRPr="00000000" w14:paraId="00000203">
      <w:pPr>
        <w:rPr>
          <w:sz w:val="23"/>
          <w:szCs w:val="23"/>
        </w:rPr>
      </w:pPr>
      <w:r w:rsidDel="00000000" w:rsidR="00000000" w:rsidRPr="00000000">
        <w:rPr>
          <w:rtl w:val="0"/>
        </w:rPr>
      </w:r>
    </w:p>
    <w:p w:rsidR="00000000" w:rsidDel="00000000" w:rsidP="00000000" w:rsidRDefault="00000000" w:rsidRPr="00000000" w14:paraId="00000204">
      <w:pPr>
        <w:rPr>
          <w:sz w:val="23"/>
          <w:szCs w:val="23"/>
        </w:rPr>
      </w:pPr>
      <w:r w:rsidDel="00000000" w:rsidR="00000000" w:rsidRPr="00000000">
        <w:rPr>
          <w:rFonts w:ascii="Arial Unicode MS" w:cs="Arial Unicode MS" w:eastAsia="Arial Unicode MS" w:hAnsi="Arial Unicode MS"/>
          <w:sz w:val="23"/>
          <w:szCs w:val="23"/>
          <w:rtl w:val="0"/>
        </w:rPr>
        <w:t xml:space="preserve">운동 학식 동물 교감</w:t>
      </w:r>
    </w:p>
    <w:p w:rsidR="00000000" w:rsidDel="00000000" w:rsidP="00000000" w:rsidRDefault="00000000" w:rsidRPr="00000000" w14:paraId="00000205">
      <w:pPr>
        <w:rPr>
          <w:sz w:val="23"/>
          <w:szCs w:val="23"/>
        </w:rPr>
      </w:pPr>
      <w:r w:rsidDel="00000000" w:rsidR="00000000" w:rsidRPr="00000000">
        <w:rPr>
          <w:rFonts w:ascii="Arial Unicode MS" w:cs="Arial Unicode MS" w:eastAsia="Arial Unicode MS" w:hAnsi="Arial Unicode MS"/>
          <w:sz w:val="23"/>
          <w:szCs w:val="23"/>
          <w:rtl w:val="0"/>
        </w:rPr>
        <w:t xml:space="preserve">격투3 컴퓨터 감수성1 </w:t>
      </w:r>
    </w:p>
    <w:p w:rsidR="00000000" w:rsidDel="00000000" w:rsidP="00000000" w:rsidRDefault="00000000" w:rsidRPr="00000000" w14:paraId="00000206">
      <w:pPr>
        <w:rPr>
          <w:sz w:val="23"/>
          <w:szCs w:val="23"/>
        </w:rPr>
      </w:pPr>
      <w:r w:rsidDel="00000000" w:rsidR="00000000" w:rsidRPr="00000000">
        <w:rPr>
          <w:rFonts w:ascii="Arial Unicode MS" w:cs="Arial Unicode MS" w:eastAsia="Arial Unicode MS" w:hAnsi="Arial Unicode MS"/>
          <w:sz w:val="23"/>
          <w:szCs w:val="23"/>
          <w:rtl w:val="0"/>
        </w:rPr>
        <w:t xml:space="preserve">운전 수공예 표현-연설1</w:t>
      </w:r>
    </w:p>
    <w:p w:rsidR="00000000" w:rsidDel="00000000" w:rsidP="00000000" w:rsidRDefault="00000000" w:rsidRPr="00000000" w14:paraId="00000207">
      <w:pPr>
        <w:rPr>
          <w:sz w:val="23"/>
          <w:szCs w:val="23"/>
        </w:rPr>
      </w:pPr>
      <w:r w:rsidDel="00000000" w:rsidR="00000000" w:rsidRPr="00000000">
        <w:rPr>
          <w:rFonts w:ascii="Arial Unicode MS" w:cs="Arial Unicode MS" w:eastAsia="Arial Unicode MS" w:hAnsi="Arial Unicode MS"/>
          <w:sz w:val="23"/>
          <w:szCs w:val="23"/>
          <w:rtl w:val="0"/>
        </w:rPr>
        <w:t xml:space="preserve">총기 수사3 협박</w:t>
      </w:r>
    </w:p>
    <w:p w:rsidR="00000000" w:rsidDel="00000000" w:rsidP="00000000" w:rsidRDefault="00000000" w:rsidRPr="00000000" w14:paraId="00000208">
      <w:pPr>
        <w:rPr>
          <w:sz w:val="23"/>
          <w:szCs w:val="23"/>
        </w:rPr>
      </w:pPr>
      <w:r w:rsidDel="00000000" w:rsidR="00000000" w:rsidRPr="00000000">
        <w:rPr>
          <w:rFonts w:ascii="Arial Unicode MS" w:cs="Arial Unicode MS" w:eastAsia="Arial Unicode MS" w:hAnsi="Arial Unicode MS"/>
          <w:sz w:val="23"/>
          <w:szCs w:val="23"/>
          <w:rtl w:val="0"/>
        </w:rPr>
        <w:t xml:space="preserve">손재주 의학 사교3</w:t>
      </w:r>
    </w:p>
    <w:p w:rsidR="00000000" w:rsidDel="00000000" w:rsidP="00000000" w:rsidRDefault="00000000" w:rsidRPr="00000000" w14:paraId="00000209">
      <w:pPr>
        <w:rPr>
          <w:sz w:val="23"/>
          <w:szCs w:val="23"/>
        </w:rPr>
      </w:pPr>
      <w:r w:rsidDel="00000000" w:rsidR="00000000" w:rsidRPr="00000000">
        <w:rPr>
          <w:rFonts w:ascii="Arial Unicode MS" w:cs="Arial Unicode MS" w:eastAsia="Arial Unicode MS" w:hAnsi="Arial Unicode MS"/>
          <w:sz w:val="23"/>
          <w:szCs w:val="23"/>
          <w:rtl w:val="0"/>
        </w:rPr>
        <w:t xml:space="preserve">은폐 신비학1 위장</w:t>
      </w:r>
    </w:p>
    <w:p w:rsidR="00000000" w:rsidDel="00000000" w:rsidP="00000000" w:rsidRDefault="00000000" w:rsidRPr="00000000" w14:paraId="0000020A">
      <w:pPr>
        <w:rPr>
          <w:sz w:val="23"/>
          <w:szCs w:val="23"/>
        </w:rPr>
      </w:pPr>
      <w:r w:rsidDel="00000000" w:rsidR="00000000" w:rsidRPr="00000000">
        <w:rPr>
          <w:rFonts w:ascii="Arial Unicode MS" w:cs="Arial Unicode MS" w:eastAsia="Arial Unicode MS" w:hAnsi="Arial Unicode MS"/>
          <w:sz w:val="23"/>
          <w:szCs w:val="23"/>
          <w:rtl w:val="0"/>
        </w:rPr>
        <w:t xml:space="preserve">생존 과학 </w:t>
      </w:r>
    </w:p>
    <w:p w:rsidR="00000000" w:rsidDel="00000000" w:rsidP="00000000" w:rsidRDefault="00000000" w:rsidRPr="00000000" w14:paraId="0000020B">
      <w:pPr>
        <w:rPr>
          <w:sz w:val="23"/>
          <w:szCs w:val="23"/>
        </w:rPr>
      </w:pPr>
      <w:r w:rsidDel="00000000" w:rsidR="00000000" w:rsidRPr="00000000">
        <w:rPr>
          <w:rFonts w:ascii="Arial Unicode MS" w:cs="Arial Unicode MS" w:eastAsia="Arial Unicode MS" w:hAnsi="Arial Unicode MS"/>
          <w:sz w:val="23"/>
          <w:szCs w:val="23"/>
          <w:rtl w:val="0"/>
        </w:rPr>
        <w:t xml:space="preserve">백병전3</w:t>
      </w:r>
    </w:p>
    <w:p w:rsidR="00000000" w:rsidDel="00000000" w:rsidP="00000000" w:rsidRDefault="00000000" w:rsidRPr="00000000" w14:paraId="0000020C">
      <w:pPr>
        <w:rPr>
          <w:sz w:val="23"/>
          <w:szCs w:val="23"/>
        </w:rPr>
      </w:pPr>
      <w:r w:rsidDel="00000000" w:rsidR="00000000" w:rsidRPr="00000000">
        <w:rPr>
          <w:rtl w:val="0"/>
        </w:rPr>
      </w:r>
    </w:p>
    <w:p w:rsidR="00000000" w:rsidDel="00000000" w:rsidP="00000000" w:rsidRDefault="00000000" w:rsidRPr="00000000" w14:paraId="0000020D">
      <w:pPr>
        <w:rPr>
          <w:sz w:val="23"/>
          <w:szCs w:val="23"/>
        </w:rPr>
      </w:pPr>
      <w:r w:rsidDel="00000000" w:rsidR="00000000" w:rsidRPr="00000000">
        <w:rPr>
          <w:rFonts w:ascii="Arial Unicode MS" w:cs="Arial Unicode MS" w:eastAsia="Arial Unicode MS" w:hAnsi="Arial Unicode MS"/>
          <w:sz w:val="23"/>
          <w:szCs w:val="23"/>
          <w:rtl w:val="0"/>
        </w:rPr>
        <w:t xml:space="preserve">이때, 그에게는 아직 5개의 자유 기능 점수가 남아 있습니다. 그는 운동을 3레벨까지 올렸고, 생존을 2레벨까지 올렸습니다.</w:t>
      </w:r>
    </w:p>
    <w:p w:rsidR="00000000" w:rsidDel="00000000" w:rsidP="00000000" w:rsidRDefault="00000000" w:rsidRPr="00000000" w14:paraId="0000020E">
      <w:pPr>
        <w:rPr>
          <w:sz w:val="23"/>
          <w:szCs w:val="23"/>
        </w:rPr>
      </w:pPr>
      <w:r w:rsidDel="00000000" w:rsidR="00000000" w:rsidRPr="00000000">
        <w:rPr>
          <w:rtl w:val="0"/>
        </w:rPr>
      </w:r>
    </w:p>
    <w:p w:rsidR="00000000" w:rsidDel="00000000" w:rsidP="00000000" w:rsidRDefault="00000000" w:rsidRPr="00000000" w14:paraId="0000020F">
      <w:pPr>
        <w:rPr>
          <w:sz w:val="23"/>
          <w:szCs w:val="23"/>
        </w:rPr>
      </w:pPr>
      <w:r w:rsidDel="00000000" w:rsidR="00000000" w:rsidRPr="00000000">
        <w:rPr>
          <w:rFonts w:ascii="Arial Unicode MS" w:cs="Arial Unicode MS" w:eastAsia="Arial Unicode MS" w:hAnsi="Arial Unicode MS"/>
          <w:sz w:val="23"/>
          <w:szCs w:val="23"/>
          <w:rtl w:val="0"/>
        </w:rPr>
        <w:t xml:space="preserve">운동3 학식 동물 교감</w:t>
      </w:r>
    </w:p>
    <w:p w:rsidR="00000000" w:rsidDel="00000000" w:rsidP="00000000" w:rsidRDefault="00000000" w:rsidRPr="00000000" w14:paraId="00000210">
      <w:pPr>
        <w:rPr>
          <w:sz w:val="23"/>
          <w:szCs w:val="23"/>
        </w:rPr>
      </w:pPr>
      <w:r w:rsidDel="00000000" w:rsidR="00000000" w:rsidRPr="00000000">
        <w:rPr>
          <w:rFonts w:ascii="Arial Unicode MS" w:cs="Arial Unicode MS" w:eastAsia="Arial Unicode MS" w:hAnsi="Arial Unicode MS"/>
          <w:sz w:val="23"/>
          <w:szCs w:val="23"/>
          <w:rtl w:val="0"/>
        </w:rPr>
        <w:t xml:space="preserve">격투3 컴퓨터 감수성1</w:t>
      </w:r>
    </w:p>
    <w:p w:rsidR="00000000" w:rsidDel="00000000" w:rsidP="00000000" w:rsidRDefault="00000000" w:rsidRPr="00000000" w14:paraId="00000211">
      <w:pPr>
        <w:rPr>
          <w:sz w:val="23"/>
          <w:szCs w:val="23"/>
        </w:rPr>
      </w:pPr>
      <w:r w:rsidDel="00000000" w:rsidR="00000000" w:rsidRPr="00000000">
        <w:rPr>
          <w:rFonts w:ascii="Arial Unicode MS" w:cs="Arial Unicode MS" w:eastAsia="Arial Unicode MS" w:hAnsi="Arial Unicode MS"/>
          <w:sz w:val="23"/>
          <w:szCs w:val="23"/>
          <w:rtl w:val="0"/>
        </w:rPr>
        <w:t xml:space="preserve">운전 수공예 표현-연설1</w:t>
      </w:r>
    </w:p>
    <w:p w:rsidR="00000000" w:rsidDel="00000000" w:rsidP="00000000" w:rsidRDefault="00000000" w:rsidRPr="00000000" w14:paraId="00000212">
      <w:pPr>
        <w:rPr>
          <w:sz w:val="23"/>
          <w:szCs w:val="23"/>
        </w:rPr>
      </w:pPr>
      <w:r w:rsidDel="00000000" w:rsidR="00000000" w:rsidRPr="00000000">
        <w:rPr>
          <w:rFonts w:ascii="Arial Unicode MS" w:cs="Arial Unicode MS" w:eastAsia="Arial Unicode MS" w:hAnsi="Arial Unicode MS"/>
          <w:sz w:val="23"/>
          <w:szCs w:val="23"/>
          <w:rtl w:val="0"/>
        </w:rPr>
        <w:t xml:space="preserve">총기 수사3 협박</w:t>
      </w:r>
    </w:p>
    <w:p w:rsidR="00000000" w:rsidDel="00000000" w:rsidP="00000000" w:rsidRDefault="00000000" w:rsidRPr="00000000" w14:paraId="00000213">
      <w:pPr>
        <w:rPr>
          <w:sz w:val="23"/>
          <w:szCs w:val="23"/>
        </w:rPr>
      </w:pPr>
      <w:r w:rsidDel="00000000" w:rsidR="00000000" w:rsidRPr="00000000">
        <w:rPr>
          <w:rFonts w:ascii="Arial Unicode MS" w:cs="Arial Unicode MS" w:eastAsia="Arial Unicode MS" w:hAnsi="Arial Unicode MS"/>
          <w:sz w:val="23"/>
          <w:szCs w:val="23"/>
          <w:rtl w:val="0"/>
        </w:rPr>
        <w:t xml:space="preserve">손재주 의학 사교3</w:t>
      </w:r>
    </w:p>
    <w:p w:rsidR="00000000" w:rsidDel="00000000" w:rsidP="00000000" w:rsidRDefault="00000000" w:rsidRPr="00000000" w14:paraId="00000214">
      <w:pPr>
        <w:rPr>
          <w:sz w:val="23"/>
          <w:szCs w:val="23"/>
        </w:rPr>
      </w:pPr>
      <w:r w:rsidDel="00000000" w:rsidR="00000000" w:rsidRPr="00000000">
        <w:rPr>
          <w:rFonts w:ascii="Arial Unicode MS" w:cs="Arial Unicode MS" w:eastAsia="Arial Unicode MS" w:hAnsi="Arial Unicode MS"/>
          <w:sz w:val="23"/>
          <w:szCs w:val="23"/>
          <w:rtl w:val="0"/>
        </w:rPr>
        <w:t xml:space="preserve">은폐 신비학1 위장</w:t>
      </w:r>
    </w:p>
    <w:p w:rsidR="00000000" w:rsidDel="00000000" w:rsidP="00000000" w:rsidRDefault="00000000" w:rsidRPr="00000000" w14:paraId="00000215">
      <w:pPr>
        <w:rPr>
          <w:sz w:val="23"/>
          <w:szCs w:val="23"/>
        </w:rPr>
      </w:pPr>
      <w:r w:rsidDel="00000000" w:rsidR="00000000" w:rsidRPr="00000000">
        <w:rPr>
          <w:rFonts w:ascii="Arial Unicode MS" w:cs="Arial Unicode MS" w:eastAsia="Arial Unicode MS" w:hAnsi="Arial Unicode MS"/>
          <w:sz w:val="23"/>
          <w:szCs w:val="23"/>
          <w:rtl w:val="0"/>
        </w:rPr>
        <w:t xml:space="preserve">생존2 과학</w:t>
      </w:r>
    </w:p>
    <w:p w:rsidR="00000000" w:rsidDel="00000000" w:rsidP="00000000" w:rsidRDefault="00000000" w:rsidRPr="00000000" w14:paraId="00000216">
      <w:pPr>
        <w:rPr>
          <w:sz w:val="23"/>
          <w:szCs w:val="23"/>
        </w:rPr>
      </w:pPr>
      <w:r w:rsidDel="00000000" w:rsidR="00000000" w:rsidRPr="00000000">
        <w:rPr>
          <w:rFonts w:ascii="Arial Unicode MS" w:cs="Arial Unicode MS" w:eastAsia="Arial Unicode MS" w:hAnsi="Arial Unicode MS"/>
          <w:sz w:val="23"/>
          <w:szCs w:val="23"/>
          <w:rtl w:val="0"/>
        </w:rPr>
        <w:t xml:space="preserve">백병전3</w:t>
      </w:r>
    </w:p>
    <w:p w:rsidR="00000000" w:rsidDel="00000000" w:rsidP="00000000" w:rsidRDefault="00000000" w:rsidRPr="00000000" w14:paraId="00000217">
      <w:pPr>
        <w:rPr>
          <w:sz w:val="23"/>
          <w:szCs w:val="23"/>
        </w:rPr>
      </w:pPr>
      <w:r w:rsidDel="00000000" w:rsidR="00000000" w:rsidRPr="00000000">
        <w:rPr>
          <w:rtl w:val="0"/>
        </w:rPr>
      </w:r>
    </w:p>
    <w:p w:rsidR="00000000" w:rsidDel="00000000" w:rsidP="00000000" w:rsidRDefault="00000000" w:rsidRPr="00000000" w14:paraId="00000218">
      <w:pPr>
        <w:rPr>
          <w:sz w:val="23"/>
          <w:szCs w:val="23"/>
        </w:rPr>
      </w:pPr>
      <w:r w:rsidDel="00000000" w:rsidR="00000000" w:rsidRPr="00000000">
        <w:rPr>
          <w:rFonts w:ascii="Arial Unicode MS" w:cs="Arial Unicode MS" w:eastAsia="Arial Unicode MS" w:hAnsi="Arial Unicode MS"/>
          <w:sz w:val="23"/>
          <w:szCs w:val="23"/>
          <w:rtl w:val="0"/>
        </w:rPr>
        <w:t xml:space="preserve">마지막으로, 운동, 격투, 백병전, 수사, 사교가 모두 3레벨에 도달했기에, 그는 이 5개 기능에 대해 5개의 전문 분야를 선택했습니다. 그런 다음 롤랑은 무료로 3개의 전문 분야를 추가로 획득했는데, 그는 운동 기능 아래의 "수영" 전문 분야, 백병전 기능 아래의 "대검" 전문 분야, 그리고 생존 기능 아래의 "자기보호" 전문 분야를 획득하기로 결정했습니다.  </w:t>
      </w:r>
    </w:p>
    <w:p w:rsidR="00000000" w:rsidDel="00000000" w:rsidP="00000000" w:rsidRDefault="00000000" w:rsidRPr="00000000" w14:paraId="00000219">
      <w:pPr>
        <w:rPr>
          <w:sz w:val="23"/>
          <w:szCs w:val="23"/>
        </w:rPr>
      </w:pPr>
      <w:r w:rsidDel="00000000" w:rsidR="00000000" w:rsidRPr="00000000">
        <w:rPr>
          <w:rtl w:val="0"/>
        </w:rPr>
      </w:r>
    </w:p>
    <w:p w:rsidR="00000000" w:rsidDel="00000000" w:rsidP="00000000" w:rsidRDefault="00000000" w:rsidRPr="00000000" w14:paraId="0000021A">
      <w:pPr>
        <w:rPr>
          <w:sz w:val="23"/>
          <w:szCs w:val="23"/>
        </w:rPr>
      </w:pPr>
      <w:r w:rsidDel="00000000" w:rsidR="00000000" w:rsidRPr="00000000">
        <w:rPr>
          <w:rFonts w:ascii="Arial Unicode MS" w:cs="Arial Unicode MS" w:eastAsia="Arial Unicode MS" w:hAnsi="Arial Unicode MS"/>
          <w:sz w:val="23"/>
          <w:szCs w:val="23"/>
          <w:rtl w:val="0"/>
        </w:rPr>
        <w:t xml:space="preserve">격투 기능 아래의 전문 분야는 3레벨 기능 등급으로 인해 얻은 것이었는데, 캐릭터 제작 시 격투 기능이 0레벨로 변경되면서 해당 전문 분야는 무조건 상실되었습니다. 그리고 백병전이 4레벨로 상승하면서 롤랑은 다시 한 번 백병전 전문 분야를 무료로 획득했고, 그는 "특정 부위 공격"을 선택했습니다.</w:t>
      </w:r>
    </w:p>
    <w:p w:rsidR="00000000" w:rsidDel="00000000" w:rsidP="00000000" w:rsidRDefault="00000000" w:rsidRPr="00000000" w14:paraId="0000021B">
      <w:pPr>
        <w:rPr>
          <w:sz w:val="23"/>
          <w:szCs w:val="23"/>
        </w:rPr>
      </w:pPr>
      <w:r w:rsidDel="00000000" w:rsidR="00000000" w:rsidRPr="00000000">
        <w:rPr>
          <w:rtl w:val="0"/>
        </w:rPr>
      </w:r>
    </w:p>
    <w:p w:rsidR="00000000" w:rsidDel="00000000" w:rsidP="00000000" w:rsidRDefault="00000000" w:rsidRPr="00000000" w14:paraId="0000021C">
      <w:pPr>
        <w:rPr>
          <w:sz w:val="23"/>
          <w:szCs w:val="23"/>
        </w:rPr>
      </w:pPr>
      <w:r w:rsidDel="00000000" w:rsidR="00000000" w:rsidRPr="00000000">
        <w:rPr>
          <w:rFonts w:ascii="Arial Unicode MS" w:cs="Arial Unicode MS" w:eastAsia="Arial Unicode MS" w:hAnsi="Arial Unicode MS"/>
          <w:sz w:val="23"/>
          <w:szCs w:val="23"/>
          <w:rtl w:val="0"/>
        </w:rPr>
        <w:t xml:space="preserve">다음은 롤랑이 완성한 기능 단계의 캐릭터 제작입니다:</w:t>
      </w:r>
    </w:p>
    <w:p w:rsidR="00000000" w:rsidDel="00000000" w:rsidP="00000000" w:rsidRDefault="00000000" w:rsidRPr="00000000" w14:paraId="0000021D">
      <w:pPr>
        <w:rPr>
          <w:sz w:val="23"/>
          <w:szCs w:val="23"/>
        </w:rPr>
      </w:pPr>
      <w:r w:rsidDel="00000000" w:rsidR="00000000" w:rsidRPr="00000000">
        <w:rPr>
          <w:rtl w:val="0"/>
        </w:rPr>
      </w:r>
    </w:p>
    <w:p w:rsidR="00000000" w:rsidDel="00000000" w:rsidP="00000000" w:rsidRDefault="00000000" w:rsidRPr="00000000" w14:paraId="0000021E">
      <w:pPr>
        <w:rPr>
          <w:sz w:val="23"/>
          <w:szCs w:val="23"/>
        </w:rPr>
      </w:pPr>
      <w:r w:rsidDel="00000000" w:rsidR="00000000" w:rsidRPr="00000000">
        <w:rPr>
          <w:rFonts w:ascii="Arial Unicode MS" w:cs="Arial Unicode MS" w:eastAsia="Arial Unicode MS" w:hAnsi="Arial Unicode MS"/>
          <w:sz w:val="23"/>
          <w:szCs w:val="23"/>
          <w:rtl w:val="0"/>
        </w:rPr>
        <w:t xml:space="preserve">운동3(수영 자기보호) 학식 동물 교감 </w:t>
      </w:r>
    </w:p>
    <w:p w:rsidR="00000000" w:rsidDel="00000000" w:rsidP="00000000" w:rsidRDefault="00000000" w:rsidRPr="00000000" w14:paraId="0000021F">
      <w:pPr>
        <w:rPr>
          <w:sz w:val="23"/>
          <w:szCs w:val="23"/>
        </w:rPr>
      </w:pPr>
      <w:r w:rsidDel="00000000" w:rsidR="00000000" w:rsidRPr="00000000">
        <w:rPr>
          <w:rFonts w:ascii="Arial Unicode MS" w:cs="Arial Unicode MS" w:eastAsia="Arial Unicode MS" w:hAnsi="Arial Unicode MS"/>
          <w:sz w:val="23"/>
          <w:szCs w:val="23"/>
          <w:rtl w:val="0"/>
        </w:rPr>
        <w:t xml:space="preserve">격투 컴퓨터 감수성1</w:t>
      </w:r>
    </w:p>
    <w:p w:rsidR="00000000" w:rsidDel="00000000" w:rsidP="00000000" w:rsidRDefault="00000000" w:rsidRPr="00000000" w14:paraId="00000220">
      <w:pPr>
        <w:rPr>
          <w:sz w:val="23"/>
          <w:szCs w:val="23"/>
        </w:rPr>
      </w:pPr>
      <w:r w:rsidDel="00000000" w:rsidR="00000000" w:rsidRPr="00000000">
        <w:rPr>
          <w:rFonts w:ascii="Arial Unicode MS" w:cs="Arial Unicode MS" w:eastAsia="Arial Unicode MS" w:hAnsi="Arial Unicode MS"/>
          <w:sz w:val="23"/>
          <w:szCs w:val="23"/>
          <w:rtl w:val="0"/>
        </w:rPr>
        <w:t xml:space="preserve">운전 수공예 표현-연설1</w:t>
      </w:r>
    </w:p>
    <w:p w:rsidR="00000000" w:rsidDel="00000000" w:rsidP="00000000" w:rsidRDefault="00000000" w:rsidRPr="00000000" w14:paraId="00000221">
      <w:pPr>
        <w:rPr>
          <w:sz w:val="23"/>
          <w:szCs w:val="23"/>
        </w:rPr>
      </w:pPr>
      <w:r w:rsidDel="00000000" w:rsidR="00000000" w:rsidRPr="00000000">
        <w:rPr>
          <w:rFonts w:ascii="Arial Unicode MS" w:cs="Arial Unicode MS" w:eastAsia="Arial Unicode MS" w:hAnsi="Arial Unicode MS"/>
          <w:sz w:val="23"/>
          <w:szCs w:val="23"/>
          <w:rtl w:val="0"/>
        </w:rPr>
        <w:t xml:space="preserve">총기 수사3(수색) 협박</w:t>
      </w:r>
    </w:p>
    <w:p w:rsidR="00000000" w:rsidDel="00000000" w:rsidP="00000000" w:rsidRDefault="00000000" w:rsidRPr="00000000" w14:paraId="00000222">
      <w:pPr>
        <w:rPr>
          <w:sz w:val="23"/>
          <w:szCs w:val="23"/>
        </w:rPr>
      </w:pPr>
      <w:r w:rsidDel="00000000" w:rsidR="00000000" w:rsidRPr="00000000">
        <w:rPr>
          <w:rFonts w:ascii="Arial Unicode MS" w:cs="Arial Unicode MS" w:eastAsia="Arial Unicode MS" w:hAnsi="Arial Unicode MS"/>
          <w:sz w:val="23"/>
          <w:szCs w:val="23"/>
          <w:rtl w:val="0"/>
        </w:rPr>
        <w:t xml:space="preserve">손재주 의학 사교3(설득)</w:t>
      </w:r>
    </w:p>
    <w:p w:rsidR="00000000" w:rsidDel="00000000" w:rsidP="00000000" w:rsidRDefault="00000000" w:rsidRPr="00000000" w14:paraId="00000223">
      <w:pPr>
        <w:rPr>
          <w:sz w:val="23"/>
          <w:szCs w:val="23"/>
        </w:rPr>
      </w:pPr>
      <w:r w:rsidDel="00000000" w:rsidR="00000000" w:rsidRPr="00000000">
        <w:rPr>
          <w:rFonts w:ascii="Arial Unicode MS" w:cs="Arial Unicode MS" w:eastAsia="Arial Unicode MS" w:hAnsi="Arial Unicode MS"/>
          <w:sz w:val="23"/>
          <w:szCs w:val="23"/>
          <w:rtl w:val="0"/>
        </w:rPr>
        <w:t xml:space="preserve">은폐 신비학1 위장</w:t>
      </w:r>
    </w:p>
    <w:p w:rsidR="00000000" w:rsidDel="00000000" w:rsidP="00000000" w:rsidRDefault="00000000" w:rsidRPr="00000000" w14:paraId="00000224">
      <w:pPr>
        <w:rPr>
          <w:sz w:val="23"/>
          <w:szCs w:val="23"/>
        </w:rPr>
      </w:pPr>
      <w:r w:rsidDel="00000000" w:rsidR="00000000" w:rsidRPr="00000000">
        <w:rPr>
          <w:rFonts w:ascii="Arial Unicode MS" w:cs="Arial Unicode MS" w:eastAsia="Arial Unicode MS" w:hAnsi="Arial Unicode MS"/>
          <w:sz w:val="23"/>
          <w:szCs w:val="23"/>
          <w:rtl w:val="0"/>
        </w:rPr>
        <w:t xml:space="preserve">생존2(자기보호) 과학</w:t>
      </w:r>
    </w:p>
    <w:p w:rsidR="00000000" w:rsidDel="00000000" w:rsidP="00000000" w:rsidRDefault="00000000" w:rsidRPr="00000000" w14:paraId="00000225">
      <w:pPr>
        <w:rPr>
          <w:sz w:val="23"/>
          <w:szCs w:val="23"/>
        </w:rPr>
      </w:pPr>
      <w:r w:rsidDel="00000000" w:rsidR="00000000" w:rsidRPr="00000000">
        <w:rPr>
          <w:rFonts w:ascii="Arial Unicode MS" w:cs="Arial Unicode MS" w:eastAsia="Arial Unicode MS" w:hAnsi="Arial Unicode MS"/>
          <w:sz w:val="23"/>
          <w:szCs w:val="23"/>
          <w:rtl w:val="0"/>
        </w:rPr>
        <w:t xml:space="preserve">백병전5(대검 방어, 특정 부위 공격)</w:t>
      </w:r>
    </w:p>
    <w:p w:rsidR="00000000" w:rsidDel="00000000" w:rsidP="00000000" w:rsidRDefault="00000000" w:rsidRPr="00000000" w14:paraId="00000226">
      <w:pPr>
        <w:rPr>
          <w:sz w:val="23"/>
          <w:szCs w:val="23"/>
        </w:rPr>
      </w:pPr>
      <w:r w:rsidDel="00000000" w:rsidR="00000000" w:rsidRPr="00000000">
        <w:rPr>
          <w:sz w:val="23"/>
          <w:szCs w:val="23"/>
          <w:rtl w:val="0"/>
        </w:rPr>
        <w:t xml:space="preserve">=====================================================================</w:t>
      </w:r>
    </w:p>
    <w:p w:rsidR="00000000" w:rsidDel="00000000" w:rsidP="00000000" w:rsidRDefault="00000000" w:rsidRPr="00000000" w14:paraId="00000227">
      <w:pPr>
        <w:rPr>
          <w:sz w:val="23"/>
          <w:szCs w:val="23"/>
        </w:rPr>
      </w:pPr>
      <w:r w:rsidDel="00000000" w:rsidR="00000000" w:rsidRPr="00000000">
        <w:rPr>
          <w:sz w:val="23"/>
          <w:szCs w:val="23"/>
          <w:rtl w:val="0"/>
        </w:rPr>
        <w:t xml:space="preserve">======================================</w:t>
      </w:r>
    </w:p>
    <w:p w:rsidR="00000000" w:rsidDel="00000000" w:rsidP="00000000" w:rsidRDefault="00000000" w:rsidRPr="00000000" w14:paraId="00000228">
      <w:pPr>
        <w:rPr>
          <w:sz w:val="23"/>
          <w:szCs w:val="23"/>
        </w:rPr>
      </w:pPr>
      <w:r w:rsidDel="00000000" w:rsidR="00000000" w:rsidRPr="00000000">
        <w:rPr>
          <w:rFonts w:ascii="Arial Unicode MS" w:cs="Arial Unicode MS" w:eastAsia="Arial Unicode MS" w:hAnsi="Arial Unicode MS"/>
          <w:sz w:val="23"/>
          <w:szCs w:val="23"/>
          <w:rtl w:val="0"/>
        </w:rPr>
        <w:t xml:space="preserve">전공</w:t>
      </w:r>
    </w:p>
    <w:p w:rsidR="00000000" w:rsidDel="00000000" w:rsidP="00000000" w:rsidRDefault="00000000" w:rsidRPr="00000000" w14:paraId="00000229">
      <w:pPr>
        <w:rPr>
          <w:sz w:val="23"/>
          <w:szCs w:val="23"/>
        </w:rPr>
      </w:pPr>
      <w:r w:rsidDel="00000000" w:rsidR="00000000" w:rsidRPr="00000000">
        <w:rPr>
          <w:rFonts w:ascii="Arial Unicode MS" w:cs="Arial Unicode MS" w:eastAsia="Arial Unicode MS" w:hAnsi="Arial Unicode MS"/>
          <w:sz w:val="23"/>
          <w:szCs w:val="23"/>
          <w:rtl w:val="0"/>
        </w:rPr>
        <w:t xml:space="preserve">전공은 캐릭터의 몇 가지 특수 능력을 정의하는데, 이는 캐릭터가 어떤 행동을 할 때 이득을 얻게 해줍니다. 이는 훈련, 경험, 재능 그리고 능력의 구현입니다.  </w:t>
      </w:r>
    </w:p>
    <w:p w:rsidR="00000000" w:rsidDel="00000000" w:rsidP="00000000" w:rsidRDefault="00000000" w:rsidRPr="00000000" w14:paraId="0000022A">
      <w:pPr>
        <w:rPr>
          <w:sz w:val="23"/>
          <w:szCs w:val="23"/>
        </w:rPr>
      </w:pPr>
      <w:r w:rsidDel="00000000" w:rsidR="00000000" w:rsidRPr="00000000">
        <w:rPr>
          <w:rtl w:val="0"/>
        </w:rPr>
      </w:r>
    </w:p>
    <w:p w:rsidR="00000000" w:rsidDel="00000000" w:rsidP="00000000" w:rsidRDefault="00000000" w:rsidRPr="00000000" w14:paraId="0000022B">
      <w:pPr>
        <w:rPr>
          <w:sz w:val="23"/>
          <w:szCs w:val="23"/>
        </w:rPr>
      </w:pPr>
      <w:r w:rsidDel="00000000" w:rsidR="00000000" w:rsidRPr="00000000">
        <w:rPr>
          <w:rFonts w:ascii="Arial Unicode MS" w:cs="Arial Unicode MS" w:eastAsia="Arial Unicode MS" w:hAnsi="Arial Unicode MS"/>
          <w:sz w:val="23"/>
          <w:szCs w:val="23"/>
          <w:rtl w:val="0"/>
        </w:rPr>
        <w:t xml:space="preserve">경험치나 몇 가지 특수한 방법을 사용해서 전공을 강화할 수 있습니다. </w:t>
      </w:r>
    </w:p>
    <w:p w:rsidR="00000000" w:rsidDel="00000000" w:rsidP="00000000" w:rsidRDefault="00000000" w:rsidRPr="00000000" w14:paraId="0000022C">
      <w:pPr>
        <w:rPr>
          <w:sz w:val="23"/>
          <w:szCs w:val="23"/>
        </w:rPr>
      </w:pPr>
      <w:r w:rsidDel="00000000" w:rsidR="00000000" w:rsidRPr="00000000">
        <w:rPr>
          <w:rFonts w:ascii="Arial Unicode MS" w:cs="Arial Unicode MS" w:eastAsia="Arial Unicode MS" w:hAnsi="Arial Unicode MS"/>
          <w:sz w:val="23"/>
          <w:szCs w:val="23"/>
          <w:rtl w:val="0"/>
        </w:rPr>
        <w:t xml:space="preserve">동시에, 전공의 "전제조건"을 만족해야만 해당 전공을 습득할 수 있습니다.</w:t>
      </w:r>
    </w:p>
    <w:p w:rsidR="00000000" w:rsidDel="00000000" w:rsidP="00000000" w:rsidRDefault="00000000" w:rsidRPr="00000000" w14:paraId="0000022D">
      <w:pPr>
        <w:rPr>
          <w:sz w:val="23"/>
          <w:szCs w:val="23"/>
        </w:rPr>
      </w:pPr>
      <w:r w:rsidDel="00000000" w:rsidR="00000000" w:rsidRPr="00000000">
        <w:rPr>
          <w:rtl w:val="0"/>
        </w:rPr>
      </w:r>
    </w:p>
    <w:p w:rsidR="00000000" w:rsidDel="00000000" w:rsidP="00000000" w:rsidRDefault="00000000" w:rsidRPr="00000000" w14:paraId="0000022E">
      <w:pPr>
        <w:rPr>
          <w:sz w:val="23"/>
          <w:szCs w:val="23"/>
        </w:rPr>
      </w:pPr>
      <w:r w:rsidDel="00000000" w:rsidR="00000000" w:rsidRPr="00000000">
        <w:rPr>
          <w:rFonts w:ascii="Arial Unicode MS" w:cs="Arial Unicode MS" w:eastAsia="Arial Unicode MS" w:hAnsi="Arial Unicode MS"/>
          <w:sz w:val="23"/>
          <w:szCs w:val="23"/>
          <w:rtl w:val="0"/>
        </w:rPr>
        <w:t xml:space="preserve">캐릭터 제작 시, 특별한 설명이 없다면 어떤 전투계 전공도 선택할 수 없습니다.  </w:t>
      </w:r>
    </w:p>
    <w:p w:rsidR="00000000" w:rsidDel="00000000" w:rsidP="00000000" w:rsidRDefault="00000000" w:rsidRPr="00000000" w14:paraId="0000022F">
      <w:pPr>
        <w:rPr>
          <w:sz w:val="23"/>
          <w:szCs w:val="23"/>
        </w:rPr>
      </w:pPr>
      <w:r w:rsidDel="00000000" w:rsidR="00000000" w:rsidRPr="00000000">
        <w:rPr>
          <w:rFonts w:ascii="Arial Unicode MS" w:cs="Arial Unicode MS" w:eastAsia="Arial Unicode MS" w:hAnsi="Arial Unicode MS"/>
          <w:sz w:val="23"/>
          <w:szCs w:val="23"/>
          <w:rtl w:val="0"/>
        </w:rPr>
        <w:t xml:space="preserve">이 전공들의 구체적인 기능과 역할, 학습 방법 등의 내용은 "전공 개요" 장을 참조하시고, 여기서는 캐릭터 제작 시 전공을 어떻게 결정하는지만 설명하겠습니다.</w:t>
      </w:r>
    </w:p>
    <w:p w:rsidR="00000000" w:rsidDel="00000000" w:rsidP="00000000" w:rsidRDefault="00000000" w:rsidRPr="00000000" w14:paraId="00000230">
      <w:pPr>
        <w:rPr>
          <w:sz w:val="23"/>
          <w:szCs w:val="23"/>
        </w:rPr>
      </w:pPr>
      <w:r w:rsidDel="00000000" w:rsidR="00000000" w:rsidRPr="00000000">
        <w:rPr>
          <w:rtl w:val="0"/>
        </w:rPr>
      </w:r>
    </w:p>
    <w:p w:rsidR="00000000" w:rsidDel="00000000" w:rsidP="00000000" w:rsidRDefault="00000000" w:rsidRPr="00000000" w14:paraId="00000231">
      <w:pPr>
        <w:rPr>
          <w:sz w:val="23"/>
          <w:szCs w:val="23"/>
        </w:rPr>
      </w:pPr>
      <w:r w:rsidDel="00000000" w:rsidR="00000000" w:rsidRPr="00000000">
        <w:rPr>
          <w:rFonts w:ascii="Arial Unicode MS" w:cs="Arial Unicode MS" w:eastAsia="Arial Unicode MS" w:hAnsi="Arial Unicode MS"/>
          <w:sz w:val="23"/>
          <w:szCs w:val="23"/>
          <w:rtl w:val="0"/>
        </w:rPr>
        <w:t xml:space="preserve">새로운 캐릭터 시트 만들기</w:t>
      </w:r>
    </w:p>
    <w:p w:rsidR="00000000" w:rsidDel="00000000" w:rsidP="00000000" w:rsidRDefault="00000000" w:rsidRPr="00000000" w14:paraId="00000232">
      <w:pPr>
        <w:rPr>
          <w:sz w:val="23"/>
          <w:szCs w:val="23"/>
        </w:rPr>
      </w:pPr>
      <w:r w:rsidDel="00000000" w:rsidR="00000000" w:rsidRPr="00000000">
        <w:rPr>
          <w:rFonts w:ascii="Arial Unicode MS" w:cs="Arial Unicode MS" w:eastAsia="Arial Unicode MS" w:hAnsi="Arial Unicode MS"/>
          <w:sz w:val="23"/>
          <w:szCs w:val="23"/>
          <w:rtl w:val="0"/>
        </w:rPr>
        <w:t xml:space="preserve">우선, 캐릭터는 아무 전공도 없습니다.</w:t>
      </w:r>
    </w:p>
    <w:p w:rsidR="00000000" w:rsidDel="00000000" w:rsidP="00000000" w:rsidRDefault="00000000" w:rsidRPr="00000000" w14:paraId="00000233">
      <w:pPr>
        <w:rPr>
          <w:sz w:val="23"/>
          <w:szCs w:val="23"/>
        </w:rPr>
      </w:pPr>
      <w:r w:rsidDel="00000000" w:rsidR="00000000" w:rsidRPr="00000000">
        <w:rPr>
          <w:rFonts w:ascii="Arial Unicode MS" w:cs="Arial Unicode MS" w:eastAsia="Arial Unicode MS" w:hAnsi="Arial Unicode MS"/>
          <w:sz w:val="23"/>
          <w:szCs w:val="23"/>
          <w:rtl w:val="0"/>
        </w:rPr>
        <w:t xml:space="preserve">15점의 전공 점수를 일반 전공에 배분하는데, 각 일반 전공에는 해당 레벨에 대응되는 점수가 있습니다. 1레벨 일반 전공은 1점의 전공 점수에 대응되고, 2레벨 일반 전공은 2점의 전공 점수에 대응되는 식입니다.  </w:t>
      </w:r>
    </w:p>
    <w:p w:rsidR="00000000" w:rsidDel="00000000" w:rsidP="00000000" w:rsidRDefault="00000000" w:rsidRPr="00000000" w14:paraId="00000234">
      <w:pPr>
        <w:rPr>
          <w:sz w:val="23"/>
          <w:szCs w:val="23"/>
        </w:rPr>
      </w:pPr>
      <w:r w:rsidDel="00000000" w:rsidR="00000000" w:rsidRPr="00000000">
        <w:rPr>
          <w:rtl w:val="0"/>
        </w:rPr>
      </w:r>
    </w:p>
    <w:p w:rsidR="00000000" w:rsidDel="00000000" w:rsidP="00000000" w:rsidRDefault="00000000" w:rsidRPr="00000000" w14:paraId="00000235">
      <w:pPr>
        <w:rPr>
          <w:sz w:val="23"/>
          <w:szCs w:val="23"/>
        </w:rPr>
      </w:pPr>
      <w:r w:rsidDel="00000000" w:rsidR="00000000" w:rsidRPr="00000000">
        <w:rPr>
          <w:rFonts w:ascii="Arial Unicode MS" w:cs="Arial Unicode MS" w:eastAsia="Arial Unicode MS" w:hAnsi="Arial Unicode MS"/>
          <w:sz w:val="23"/>
          <w:szCs w:val="23"/>
          <w:rtl w:val="0"/>
        </w:rPr>
        <w:t xml:space="preserve">일반적으로, 특별한 설명이 없다면 전공은 반드시 낮은 레벨에서 높은 레벨 순으로 습득해야 합니다. 예를 들어 3레벨 일반 전공을 습득하려면 1+2+3, 총 6점의 전공 점수가 소모됩니다. 일부 전공은 높은 레벨 부분만 있는데, 이때는 해당하는 전공 점수만 소모하면 됩니다. 예를 들어 2레벨과 3레벨만 있는 일반 전공을 습득할 때는 2+3점의 전공 점수가 총 소모됩니다.  </w:t>
      </w:r>
    </w:p>
    <w:p w:rsidR="00000000" w:rsidDel="00000000" w:rsidP="00000000" w:rsidRDefault="00000000" w:rsidRPr="00000000" w14:paraId="00000236">
      <w:pPr>
        <w:rPr>
          <w:sz w:val="23"/>
          <w:szCs w:val="23"/>
        </w:rPr>
      </w:pPr>
      <w:r w:rsidDel="00000000" w:rsidR="00000000" w:rsidRPr="00000000">
        <w:rPr>
          <w:rtl w:val="0"/>
        </w:rPr>
      </w:r>
    </w:p>
    <w:p w:rsidR="00000000" w:rsidDel="00000000" w:rsidP="00000000" w:rsidRDefault="00000000" w:rsidRPr="00000000" w14:paraId="00000237">
      <w:pPr>
        <w:rPr>
          <w:sz w:val="23"/>
          <w:szCs w:val="23"/>
        </w:rPr>
      </w:pPr>
      <w:r w:rsidDel="00000000" w:rsidR="00000000" w:rsidRPr="00000000">
        <w:rPr>
          <w:rFonts w:ascii="Arial Unicode MS" w:cs="Arial Unicode MS" w:eastAsia="Arial Unicode MS" w:hAnsi="Arial Unicode MS"/>
          <w:sz w:val="23"/>
          <w:szCs w:val="23"/>
          <w:rtl w:val="0"/>
        </w:rPr>
        <w:t xml:space="preserve">만약 플레이어에게 남은 전공 점수가 있다면 보존되지 않고 바로 소멸됩니다.  </w:t>
      </w:r>
    </w:p>
    <w:p w:rsidR="00000000" w:rsidDel="00000000" w:rsidP="00000000" w:rsidRDefault="00000000" w:rsidRPr="00000000" w14:paraId="00000238">
      <w:pPr>
        <w:rPr>
          <w:sz w:val="23"/>
          <w:szCs w:val="23"/>
        </w:rPr>
      </w:pPr>
      <w:r w:rsidDel="00000000" w:rsidR="00000000" w:rsidRPr="00000000">
        <w:rPr>
          <w:rFonts w:ascii="Arial Unicode MS" w:cs="Arial Unicode MS" w:eastAsia="Arial Unicode MS" w:hAnsi="Arial Unicode MS"/>
          <w:sz w:val="23"/>
          <w:szCs w:val="23"/>
          <w:rtl w:val="0"/>
        </w:rPr>
        <w:t xml:space="preserve">플레이어는 캐릭터 제작 시 "전투 전공"을 습득하고 싶다면 반드시 "특수 신분" 전공을 습득해야 합니다.</w:t>
      </w:r>
    </w:p>
    <w:p w:rsidR="00000000" w:rsidDel="00000000" w:rsidP="00000000" w:rsidRDefault="00000000" w:rsidRPr="00000000" w14:paraId="00000239">
      <w:pPr>
        <w:rPr>
          <w:sz w:val="23"/>
          <w:szCs w:val="23"/>
        </w:rPr>
      </w:pPr>
      <w:r w:rsidDel="00000000" w:rsidR="00000000" w:rsidRPr="00000000">
        <w:rPr>
          <w:rFonts w:ascii="Arial Unicode MS" w:cs="Arial Unicode MS" w:eastAsia="Arial Unicode MS" w:hAnsi="Arial Unicode MS"/>
          <w:sz w:val="23"/>
          <w:szCs w:val="23"/>
          <w:rtl w:val="0"/>
        </w:rPr>
        <w:t xml:space="preserve">플레이어는 캐릭터 제작 시 "윤회지경 전공"을 습득할 수 없습니다.</w:t>
      </w:r>
    </w:p>
    <w:p w:rsidR="00000000" w:rsidDel="00000000" w:rsidP="00000000" w:rsidRDefault="00000000" w:rsidRPr="00000000" w14:paraId="0000023A">
      <w:pPr>
        <w:rPr>
          <w:sz w:val="23"/>
          <w:szCs w:val="23"/>
        </w:rPr>
      </w:pPr>
      <w:r w:rsidDel="00000000" w:rsidR="00000000" w:rsidRPr="00000000">
        <w:rPr>
          <w:rtl w:val="0"/>
        </w:rPr>
      </w:r>
    </w:p>
    <w:p w:rsidR="00000000" w:rsidDel="00000000" w:rsidP="00000000" w:rsidRDefault="00000000" w:rsidRPr="00000000" w14:paraId="0000023B">
      <w:pPr>
        <w:rPr>
          <w:sz w:val="23"/>
          <w:szCs w:val="23"/>
        </w:rPr>
      </w:pPr>
      <w:r w:rsidDel="00000000" w:rsidR="00000000" w:rsidRPr="00000000">
        <w:rPr>
          <w:rFonts w:ascii="Arial Unicode MS" w:cs="Arial Unicode MS" w:eastAsia="Arial Unicode MS" w:hAnsi="Arial Unicode MS"/>
          <w:sz w:val="23"/>
          <w:szCs w:val="23"/>
          <w:rtl w:val="0"/>
        </w:rPr>
        <w:t xml:space="preserve">우리는 계속해서 "롤랑"의 캐릭터 시트를 참고하겠습니다:</w:t>
      </w:r>
    </w:p>
    <w:p w:rsidR="00000000" w:rsidDel="00000000" w:rsidP="00000000" w:rsidRDefault="00000000" w:rsidRPr="00000000" w14:paraId="0000023C">
      <w:pPr>
        <w:rPr>
          <w:sz w:val="23"/>
          <w:szCs w:val="23"/>
        </w:rPr>
      </w:pPr>
      <w:r w:rsidDel="00000000" w:rsidR="00000000" w:rsidRPr="00000000">
        <w:rPr>
          <w:rFonts w:ascii="Arial Unicode MS" w:cs="Arial Unicode MS" w:eastAsia="Arial Unicode MS" w:hAnsi="Arial Unicode MS"/>
          <w:sz w:val="23"/>
          <w:szCs w:val="23"/>
          <w:rtl w:val="0"/>
        </w:rPr>
        <w:t xml:space="preserve">롤랑은 기사라면 몸을 아끼지 말고 나서서 자신의 동료를 지키고 적을 무찌르는 게 마땅하다고 생각했습니다. 그는 "죽음에 강함" 전공이 기사의 강인함을 완벽하게 구현한다고 여겼습니다. "죽음에 강함" 전공은 플레이어의 건강이 3, 정신이 3일 것을 요구하는데, 롤랑의 건강은 4, 정신은 3으로 모두 요건을 충족했기에, 그는 10점의 전공 점수를 사용해 "죽음에 강함" 전공을 4레벨까지 올렸습니다.</w:t>
      </w:r>
    </w:p>
    <w:p w:rsidR="00000000" w:rsidDel="00000000" w:rsidP="00000000" w:rsidRDefault="00000000" w:rsidRPr="00000000" w14:paraId="0000023D">
      <w:pPr>
        <w:rPr>
          <w:sz w:val="23"/>
          <w:szCs w:val="23"/>
        </w:rPr>
      </w:pPr>
      <w:r w:rsidDel="00000000" w:rsidR="00000000" w:rsidRPr="00000000">
        <w:rPr>
          <w:rtl w:val="0"/>
        </w:rPr>
      </w:r>
    </w:p>
    <w:p w:rsidR="00000000" w:rsidDel="00000000" w:rsidP="00000000" w:rsidRDefault="00000000" w:rsidRPr="00000000" w14:paraId="0000023E">
      <w:pPr>
        <w:rPr>
          <w:sz w:val="23"/>
          <w:szCs w:val="23"/>
        </w:rPr>
      </w:pPr>
      <w:r w:rsidDel="00000000" w:rsidR="00000000" w:rsidRPr="00000000">
        <w:rPr>
          <w:rFonts w:ascii="Arial Unicode MS" w:cs="Arial Unicode MS" w:eastAsia="Arial Unicode MS" w:hAnsi="Arial Unicode MS"/>
          <w:sz w:val="23"/>
          <w:szCs w:val="23"/>
          <w:rtl w:val="0"/>
        </w:rPr>
        <w:t xml:space="preserve">롤랑에게는 아직 3점의 전공 점수가 남아 있었는데, 그는 이를 "특수 신분" 전공 1레벨과 교환하기로 결정했습니다. "특수 신분" 전공 1레벨의 효과에 따르면, 그는 한 기능의 상한을 5레벨까지 올릴 수 있습니다. 롤랑은 백병전 기능의 상한을 5레벨로 올리기로 결정하고, 기능 점수를 재분배해 격투 기능의 3점과 생존 기능의 1점을 백병전 기능으로 옮겼습니다. 동시에 격투 기능의 전문 분야는 3레벨 기능 등급으로 인해 얻은 것이었기에, 캐릭터 제작 시 격투 기능이 0레벨이 되면서 해당 전문 분야는 무조건 상실되었습니다. 그리고 백병전이 4레벨로 상승하면서 롤랑은 다시 한 번 백병전 전문 분야를 무료로 획득했고, 그는 "특정 부위 공격"을 선택했습니다.</w:t>
      </w:r>
    </w:p>
    <w:p w:rsidR="00000000" w:rsidDel="00000000" w:rsidP="00000000" w:rsidRDefault="00000000" w:rsidRPr="00000000" w14:paraId="0000023F">
      <w:pPr>
        <w:rPr>
          <w:sz w:val="23"/>
          <w:szCs w:val="23"/>
        </w:rPr>
      </w:pPr>
      <w:r w:rsidDel="00000000" w:rsidR="00000000" w:rsidRPr="00000000">
        <w:rPr>
          <w:rtl w:val="0"/>
        </w:rPr>
      </w:r>
    </w:p>
    <w:p w:rsidR="00000000" w:rsidDel="00000000" w:rsidP="00000000" w:rsidRDefault="00000000" w:rsidRPr="00000000" w14:paraId="00000240">
      <w:pPr>
        <w:rPr>
          <w:sz w:val="23"/>
          <w:szCs w:val="23"/>
        </w:rPr>
      </w:pPr>
      <w:r w:rsidDel="00000000" w:rsidR="00000000" w:rsidRPr="00000000">
        <w:rPr>
          <w:rFonts w:ascii="Arial Unicode MS" w:cs="Arial Unicode MS" w:eastAsia="Arial Unicode MS" w:hAnsi="Arial Unicode MS"/>
          <w:sz w:val="23"/>
          <w:szCs w:val="23"/>
          <w:rtl w:val="0"/>
        </w:rPr>
        <w:t xml:space="preserve">"특수 신분" 전공 1레벨은 또한 그가 일부 흔한 물품을 영화 속으로 가지고 들어가는 것을 허용합니다. 롤랑은 자신의 스토리텔러와 상의한 후(주로 스토리텔러가 인정하는 흔한 물품의 범주를 확인하기 위해), 돌격검 하나를 가지고 입장하기로 결정했습니다.  </w:t>
      </w:r>
    </w:p>
    <w:p w:rsidR="00000000" w:rsidDel="00000000" w:rsidP="00000000" w:rsidRDefault="00000000" w:rsidRPr="00000000" w14:paraId="00000241">
      <w:pPr>
        <w:rPr>
          <w:sz w:val="23"/>
          <w:szCs w:val="23"/>
        </w:rPr>
      </w:pPr>
      <w:r w:rsidDel="00000000" w:rsidR="00000000" w:rsidRPr="00000000">
        <w:rPr>
          <w:rtl w:val="0"/>
        </w:rPr>
      </w:r>
    </w:p>
    <w:p w:rsidR="00000000" w:rsidDel="00000000" w:rsidP="00000000" w:rsidRDefault="00000000" w:rsidRPr="00000000" w14:paraId="00000242">
      <w:pPr>
        <w:rPr>
          <w:sz w:val="23"/>
          <w:szCs w:val="23"/>
        </w:rPr>
      </w:pPr>
      <w:r w:rsidDel="00000000" w:rsidR="00000000" w:rsidRPr="00000000">
        <w:rPr>
          <w:rFonts w:ascii="Arial Unicode MS" w:cs="Arial Unicode MS" w:eastAsia="Arial Unicode MS" w:hAnsi="Arial Unicode MS"/>
          <w:sz w:val="23"/>
          <w:szCs w:val="23"/>
          <w:rtl w:val="0"/>
        </w:rPr>
        <w:t xml:space="preserve">이때, 롤랑의 시트는 다음과 같습니다:</w:t>
      </w:r>
    </w:p>
    <w:p w:rsidR="00000000" w:rsidDel="00000000" w:rsidP="00000000" w:rsidRDefault="00000000" w:rsidRPr="00000000" w14:paraId="00000243">
      <w:pPr>
        <w:rPr>
          <w:sz w:val="23"/>
          <w:szCs w:val="23"/>
        </w:rPr>
      </w:pPr>
      <w:r w:rsidDel="00000000" w:rsidR="00000000" w:rsidRPr="00000000">
        <w:rPr>
          <w:rtl w:val="0"/>
        </w:rPr>
      </w:r>
    </w:p>
    <w:p w:rsidR="00000000" w:rsidDel="00000000" w:rsidP="00000000" w:rsidRDefault="00000000" w:rsidRPr="00000000" w14:paraId="00000244">
      <w:pPr>
        <w:rPr>
          <w:sz w:val="23"/>
          <w:szCs w:val="23"/>
        </w:rPr>
      </w:pPr>
      <w:r w:rsidDel="00000000" w:rsidR="00000000" w:rsidRPr="00000000">
        <w:rPr>
          <w:rFonts w:ascii="Arial Unicode MS" w:cs="Arial Unicode MS" w:eastAsia="Arial Unicode MS" w:hAnsi="Arial Unicode MS"/>
          <w:sz w:val="23"/>
          <w:szCs w:val="23"/>
          <w:rtl w:val="0"/>
        </w:rPr>
        <w:t xml:space="preserve">이름: 롤랑</w:t>
      </w:r>
    </w:p>
    <w:p w:rsidR="00000000" w:rsidDel="00000000" w:rsidP="00000000" w:rsidRDefault="00000000" w:rsidRPr="00000000" w14:paraId="00000245">
      <w:pPr>
        <w:rPr>
          <w:sz w:val="23"/>
          <w:szCs w:val="23"/>
        </w:rPr>
      </w:pPr>
      <w:r w:rsidDel="00000000" w:rsidR="00000000" w:rsidRPr="00000000">
        <w:rPr>
          <w:rFonts w:ascii="Arial Unicode MS" w:cs="Arial Unicode MS" w:eastAsia="Arial Unicode MS" w:hAnsi="Arial Unicode MS"/>
          <w:sz w:val="23"/>
          <w:szCs w:val="23"/>
          <w:rtl w:val="0"/>
        </w:rPr>
        <w:t xml:space="preserve">성별: 남</w:t>
      </w:r>
    </w:p>
    <w:p w:rsidR="00000000" w:rsidDel="00000000" w:rsidP="00000000" w:rsidRDefault="00000000" w:rsidRPr="00000000" w14:paraId="00000246">
      <w:pPr>
        <w:rPr>
          <w:sz w:val="23"/>
          <w:szCs w:val="23"/>
        </w:rPr>
      </w:pPr>
      <w:r w:rsidDel="00000000" w:rsidR="00000000" w:rsidRPr="00000000">
        <w:rPr>
          <w:rFonts w:ascii="Arial Unicode MS" w:cs="Arial Unicode MS" w:eastAsia="Arial Unicode MS" w:hAnsi="Arial Unicode MS"/>
          <w:sz w:val="23"/>
          <w:szCs w:val="23"/>
          <w:rtl w:val="0"/>
        </w:rPr>
        <w:t xml:space="preserve">나이: 20</w:t>
      </w:r>
    </w:p>
    <w:p w:rsidR="00000000" w:rsidDel="00000000" w:rsidP="00000000" w:rsidRDefault="00000000" w:rsidRPr="00000000" w14:paraId="00000247">
      <w:pPr>
        <w:rPr>
          <w:sz w:val="23"/>
          <w:szCs w:val="23"/>
        </w:rPr>
      </w:pPr>
      <w:r w:rsidDel="00000000" w:rsidR="00000000" w:rsidRPr="00000000">
        <w:rPr>
          <w:rFonts w:ascii="Arial Unicode MS" w:cs="Arial Unicode MS" w:eastAsia="Arial Unicode MS" w:hAnsi="Arial Unicode MS"/>
          <w:sz w:val="23"/>
          <w:szCs w:val="23"/>
          <w:rtl w:val="0"/>
        </w:rPr>
        <w:t xml:space="preserve">신장/체중: 180cm/56kg</w:t>
      </w:r>
    </w:p>
    <w:p w:rsidR="00000000" w:rsidDel="00000000" w:rsidP="00000000" w:rsidRDefault="00000000" w:rsidRPr="00000000" w14:paraId="00000248">
      <w:pPr>
        <w:rPr>
          <w:sz w:val="23"/>
          <w:szCs w:val="23"/>
        </w:rPr>
      </w:pPr>
      <w:r w:rsidDel="00000000" w:rsidR="00000000" w:rsidRPr="00000000">
        <w:rPr>
          <w:rFonts w:ascii="Arial Unicode MS" w:cs="Arial Unicode MS" w:eastAsia="Arial Unicode MS" w:hAnsi="Arial Unicode MS"/>
          <w:sz w:val="23"/>
          <w:szCs w:val="23"/>
          <w:rtl w:val="0"/>
        </w:rPr>
        <w:t xml:space="preserve">종족/국적: 인간/영국</w:t>
      </w:r>
    </w:p>
    <w:p w:rsidR="00000000" w:rsidDel="00000000" w:rsidP="00000000" w:rsidRDefault="00000000" w:rsidRPr="00000000" w14:paraId="00000249">
      <w:pPr>
        <w:rPr>
          <w:sz w:val="23"/>
          <w:szCs w:val="23"/>
        </w:rPr>
      </w:pPr>
      <w:r w:rsidDel="00000000" w:rsidR="00000000" w:rsidRPr="00000000">
        <w:rPr>
          <w:rFonts w:ascii="Arial Unicode MS" w:cs="Arial Unicode MS" w:eastAsia="Arial Unicode MS" w:hAnsi="Arial Unicode MS"/>
          <w:sz w:val="23"/>
          <w:szCs w:val="23"/>
          <w:rtl w:val="0"/>
        </w:rPr>
        <w:t xml:space="preserve">외모/특징: 찬란한 금발</w:t>
      </w:r>
    </w:p>
    <w:p w:rsidR="00000000" w:rsidDel="00000000" w:rsidP="00000000" w:rsidRDefault="00000000" w:rsidRPr="00000000" w14:paraId="0000024A">
      <w:pPr>
        <w:rPr>
          <w:sz w:val="23"/>
          <w:szCs w:val="23"/>
        </w:rPr>
      </w:pPr>
      <w:r w:rsidDel="00000000" w:rsidR="00000000" w:rsidRPr="00000000">
        <w:rPr>
          <w:rFonts w:ascii="Arial Unicode MS" w:cs="Arial Unicode MS" w:eastAsia="Arial Unicode MS" w:hAnsi="Arial Unicode MS"/>
          <w:sz w:val="23"/>
          <w:szCs w:val="23"/>
          <w:rtl w:val="0"/>
        </w:rPr>
        <w:t xml:space="preserve">성격/개성: 대충 말하자면 얼빠진 착한 사람이랄까.  </w:t>
      </w:r>
    </w:p>
    <w:p w:rsidR="00000000" w:rsidDel="00000000" w:rsidP="00000000" w:rsidRDefault="00000000" w:rsidRPr="00000000" w14:paraId="0000024B">
      <w:pPr>
        <w:rPr>
          <w:sz w:val="23"/>
          <w:szCs w:val="23"/>
        </w:rPr>
      </w:pPr>
      <w:r w:rsidDel="00000000" w:rsidR="00000000" w:rsidRPr="00000000">
        <w:rPr>
          <w:rFonts w:ascii="Arial Unicode MS" w:cs="Arial Unicode MS" w:eastAsia="Arial Unicode MS" w:hAnsi="Arial Unicode MS"/>
          <w:sz w:val="23"/>
          <w:szCs w:val="23"/>
          <w:rtl w:val="0"/>
        </w:rPr>
        <w:t xml:space="preserve">개요: 부모님이 저에게 고대 성기사의 이름을 지어주셨어요.</w:t>
      </w:r>
    </w:p>
    <w:p w:rsidR="00000000" w:rsidDel="00000000" w:rsidP="00000000" w:rsidRDefault="00000000" w:rsidRPr="00000000" w14:paraId="0000024C">
      <w:pPr>
        <w:rPr>
          <w:sz w:val="23"/>
          <w:szCs w:val="23"/>
        </w:rPr>
      </w:pPr>
      <w:r w:rsidDel="00000000" w:rsidR="00000000" w:rsidRPr="00000000">
        <w:rPr>
          <w:rFonts w:ascii="Arial Unicode MS" w:cs="Arial Unicode MS" w:eastAsia="Arial Unicode MS" w:hAnsi="Arial Unicode MS"/>
          <w:sz w:val="23"/>
          <w:szCs w:val="23"/>
          <w:rtl w:val="0"/>
        </w:rPr>
        <w:t xml:space="preserve">오랫동안 전 그 이름의 의미를 잘 몰랐죠.</w:t>
      </w:r>
    </w:p>
    <w:p w:rsidR="00000000" w:rsidDel="00000000" w:rsidP="00000000" w:rsidRDefault="00000000" w:rsidRPr="00000000" w14:paraId="0000024D">
      <w:pPr>
        <w:rPr>
          <w:sz w:val="23"/>
          <w:szCs w:val="23"/>
        </w:rPr>
      </w:pPr>
      <w:r w:rsidDel="00000000" w:rsidR="00000000" w:rsidRPr="00000000">
        <w:rPr>
          <w:rFonts w:ascii="Arial Unicode MS" w:cs="Arial Unicode MS" w:eastAsia="Arial Unicode MS" w:hAnsi="Arial Unicode MS"/>
          <w:sz w:val="23"/>
          <w:szCs w:val="23"/>
          <w:rtl w:val="0"/>
        </w:rPr>
        <w:t xml:space="preserve">성기사라니, 우리 삶과는 너무나 먼 이야기 같았으니까요. </w:t>
      </w:r>
    </w:p>
    <w:p w:rsidR="00000000" w:rsidDel="00000000" w:rsidP="00000000" w:rsidRDefault="00000000" w:rsidRPr="00000000" w14:paraId="0000024E">
      <w:pPr>
        <w:rPr>
          <w:sz w:val="23"/>
          <w:szCs w:val="23"/>
        </w:rPr>
      </w:pPr>
      <w:r w:rsidDel="00000000" w:rsidR="00000000" w:rsidRPr="00000000">
        <w:rPr>
          <w:rFonts w:ascii="Arial Unicode MS" w:cs="Arial Unicode MS" w:eastAsia="Arial Unicode MS" w:hAnsi="Arial Unicode MS"/>
          <w:sz w:val="23"/>
          <w:szCs w:val="23"/>
          <w:rtl w:val="0"/>
        </w:rPr>
        <w:t xml:space="preserve">멀기도 멀어서... 닿을 수 없을 것만 같았어요.</w:t>
      </w:r>
    </w:p>
    <w:p w:rsidR="00000000" w:rsidDel="00000000" w:rsidP="00000000" w:rsidRDefault="00000000" w:rsidRPr="00000000" w14:paraId="0000024F">
      <w:pPr>
        <w:rPr>
          <w:sz w:val="23"/>
          <w:szCs w:val="23"/>
        </w:rPr>
      </w:pPr>
      <w:r w:rsidDel="00000000" w:rsidR="00000000" w:rsidRPr="00000000">
        <w:rPr>
          <w:rFonts w:ascii="Arial Unicode MS" w:cs="Arial Unicode MS" w:eastAsia="Arial Unicode MS" w:hAnsi="Arial Unicode MS"/>
          <w:sz w:val="23"/>
          <w:szCs w:val="23"/>
          <w:rtl w:val="0"/>
        </w:rPr>
        <w:t xml:space="preserve">하지만 평온한 삶도 나쁘진 않았어요. 전 이런 삶을 싫어하지 않았고, 오히려 좋아했다고 할 수 있죠.</w:t>
      </w:r>
    </w:p>
    <w:p w:rsidR="00000000" w:rsidDel="00000000" w:rsidP="00000000" w:rsidRDefault="00000000" w:rsidRPr="00000000" w14:paraId="00000250">
      <w:pPr>
        <w:rPr>
          <w:sz w:val="23"/>
          <w:szCs w:val="23"/>
        </w:rPr>
      </w:pPr>
      <w:r w:rsidDel="00000000" w:rsidR="00000000" w:rsidRPr="00000000">
        <w:rPr>
          <w:rFonts w:ascii="Arial Unicode MS" w:cs="Arial Unicode MS" w:eastAsia="Arial Unicode MS" w:hAnsi="Arial Unicode MS"/>
          <w:sz w:val="23"/>
          <w:szCs w:val="23"/>
          <w:rtl w:val="0"/>
        </w:rPr>
        <w:t xml:space="preserve">제 인생은 아마 그런 거겠죠. 평범하지만 나름 재미있는.  </w:t>
      </w:r>
    </w:p>
    <w:p w:rsidR="00000000" w:rsidDel="00000000" w:rsidP="00000000" w:rsidRDefault="00000000" w:rsidRPr="00000000" w14:paraId="00000251">
      <w:pPr>
        <w:rPr>
          <w:sz w:val="23"/>
          <w:szCs w:val="23"/>
        </w:rPr>
      </w:pPr>
      <w:r w:rsidDel="00000000" w:rsidR="00000000" w:rsidRPr="00000000">
        <w:rPr>
          <w:rFonts w:ascii="Arial Unicode MS" w:cs="Arial Unicode MS" w:eastAsia="Arial Unicode MS" w:hAnsi="Arial Unicode MS"/>
          <w:sz w:val="23"/>
          <w:szCs w:val="23"/>
          <w:rtl w:val="0"/>
        </w:rPr>
        <w:t xml:space="preserve">하지만 그날의 저는 좀 충동적이었어요. (웃음)</w:t>
      </w:r>
    </w:p>
    <w:p w:rsidR="00000000" w:rsidDel="00000000" w:rsidP="00000000" w:rsidRDefault="00000000" w:rsidRPr="00000000" w14:paraId="00000252">
      <w:pPr>
        <w:rPr>
          <w:sz w:val="23"/>
          <w:szCs w:val="23"/>
        </w:rPr>
      </w:pPr>
      <w:r w:rsidDel="00000000" w:rsidR="00000000" w:rsidRPr="00000000">
        <w:rPr>
          <w:rFonts w:ascii="Arial Unicode MS" w:cs="Arial Unicode MS" w:eastAsia="Arial Unicode MS" w:hAnsi="Arial Unicode MS"/>
          <w:sz w:val="23"/>
          <w:szCs w:val="23"/>
          <w:rtl w:val="0"/>
        </w:rPr>
        <w:t xml:space="preserve">차에서 폭탄을 치우면 죽을 거란 건 알고 있었는데도 말이에요. </w:t>
      </w:r>
    </w:p>
    <w:p w:rsidR="00000000" w:rsidDel="00000000" w:rsidP="00000000" w:rsidRDefault="00000000" w:rsidRPr="00000000" w14:paraId="00000253">
      <w:pPr>
        <w:rPr>
          <w:sz w:val="23"/>
          <w:szCs w:val="23"/>
        </w:rPr>
      </w:pPr>
      <w:r w:rsidDel="00000000" w:rsidR="00000000" w:rsidRPr="00000000">
        <w:rPr>
          <w:rFonts w:ascii="Arial Unicode MS" w:cs="Arial Unicode MS" w:eastAsia="Arial Unicode MS" w:hAnsi="Arial Unicode MS"/>
          <w:sz w:val="23"/>
          <w:szCs w:val="23"/>
          <w:rtl w:val="0"/>
        </w:rPr>
        <w:t xml:space="preserve">그런데도 몸이 제 의지와 상관없이 움직이기 시작했어요.</w:t>
      </w:r>
    </w:p>
    <w:p w:rsidR="00000000" w:rsidDel="00000000" w:rsidP="00000000" w:rsidRDefault="00000000" w:rsidRPr="00000000" w14:paraId="00000254">
      <w:pPr>
        <w:rPr>
          <w:sz w:val="23"/>
          <w:szCs w:val="23"/>
        </w:rPr>
      </w:pPr>
      <w:r w:rsidDel="00000000" w:rsidR="00000000" w:rsidRPr="00000000">
        <w:rPr>
          <w:rFonts w:ascii="Arial Unicode MS" w:cs="Arial Unicode MS" w:eastAsia="Arial Unicode MS" w:hAnsi="Arial Unicode MS"/>
          <w:sz w:val="23"/>
          <w:szCs w:val="23"/>
          <w:rtl w:val="0"/>
        </w:rPr>
        <w:t xml:space="preserve">"아아, 나 정말 이러고 있네." 이렇게 감탄하면서 전력을 다해 멀리 달렸죠.</w:t>
      </w:r>
    </w:p>
    <w:p w:rsidR="00000000" w:rsidDel="00000000" w:rsidP="00000000" w:rsidRDefault="00000000" w:rsidRPr="00000000" w14:paraId="00000255">
      <w:pPr>
        <w:rPr>
          <w:sz w:val="23"/>
          <w:szCs w:val="23"/>
        </w:rPr>
      </w:pPr>
      <w:r w:rsidDel="00000000" w:rsidR="00000000" w:rsidRPr="00000000">
        <w:rPr>
          <w:rFonts w:ascii="Arial Unicode MS" w:cs="Arial Unicode MS" w:eastAsia="Arial Unicode MS" w:hAnsi="Arial Unicode MS"/>
          <w:sz w:val="23"/>
          <w:szCs w:val="23"/>
          <w:rtl w:val="0"/>
        </w:rPr>
        <w:t xml:space="preserve">"이런 일은 내가 아닌 평민이 해야 하는 건데." 울면서 달렸지만 후회는 없었어요. 제 희생으로 더 많은 사람을 구할 수 있다면 희생해도 괜찮으니까요.</w:t>
      </w:r>
    </w:p>
    <w:p w:rsidR="00000000" w:rsidDel="00000000" w:rsidP="00000000" w:rsidRDefault="00000000" w:rsidRPr="00000000" w14:paraId="00000256">
      <w:pPr>
        <w:rPr>
          <w:sz w:val="23"/>
          <w:szCs w:val="23"/>
        </w:rPr>
      </w:pPr>
      <w:r w:rsidDel="00000000" w:rsidR="00000000" w:rsidRPr="00000000">
        <w:rPr>
          <w:rFonts w:ascii="Arial Unicode MS" w:cs="Arial Unicode MS" w:eastAsia="Arial Unicode MS" w:hAnsi="Arial Unicode MS"/>
          <w:sz w:val="23"/>
          <w:szCs w:val="23"/>
          <w:rtl w:val="0"/>
        </w:rPr>
        <w:t xml:space="preserve">적어도 마지막 순간에 전 제 이름에 부끄럽지 않았으니까요.</w:t>
      </w:r>
    </w:p>
    <w:p w:rsidR="00000000" w:rsidDel="00000000" w:rsidP="00000000" w:rsidRDefault="00000000" w:rsidRPr="00000000" w14:paraId="00000257">
      <w:pPr>
        <w:rPr>
          <w:sz w:val="23"/>
          <w:szCs w:val="23"/>
        </w:rPr>
      </w:pPr>
      <w:r w:rsidDel="00000000" w:rsidR="00000000" w:rsidRPr="00000000">
        <w:rPr>
          <w:rtl w:val="0"/>
        </w:rPr>
      </w:r>
    </w:p>
    <w:p w:rsidR="00000000" w:rsidDel="00000000" w:rsidP="00000000" w:rsidRDefault="00000000" w:rsidRPr="00000000" w14:paraId="00000258">
      <w:pPr>
        <w:rPr>
          <w:sz w:val="23"/>
          <w:szCs w:val="23"/>
        </w:rPr>
      </w:pPr>
      <w:r w:rsidDel="00000000" w:rsidR="00000000" w:rsidRPr="00000000">
        <w:rPr>
          <w:rFonts w:ascii="Arial Unicode MS" w:cs="Arial Unicode MS" w:eastAsia="Arial Unicode MS" w:hAnsi="Arial Unicode MS"/>
          <w:sz w:val="23"/>
          <w:szCs w:val="23"/>
          <w:rtl w:val="0"/>
        </w:rPr>
        <w:t xml:space="preserve">근력 5 민첩 3 건강 5</w:t>
      </w:r>
    </w:p>
    <w:p w:rsidR="00000000" w:rsidDel="00000000" w:rsidP="00000000" w:rsidRDefault="00000000" w:rsidRPr="00000000" w14:paraId="00000259">
      <w:pPr>
        <w:rPr>
          <w:sz w:val="23"/>
          <w:szCs w:val="23"/>
        </w:rPr>
      </w:pPr>
      <w:r w:rsidDel="00000000" w:rsidR="00000000" w:rsidRPr="00000000">
        <w:rPr>
          <w:rFonts w:ascii="Arial Unicode MS" w:cs="Arial Unicode MS" w:eastAsia="Arial Unicode MS" w:hAnsi="Arial Unicode MS"/>
          <w:sz w:val="23"/>
          <w:szCs w:val="23"/>
          <w:rtl w:val="0"/>
        </w:rPr>
        <w:t xml:space="preserve">지능 2 통찰 3 정신 3</w:t>
      </w:r>
    </w:p>
    <w:p w:rsidR="00000000" w:rsidDel="00000000" w:rsidP="00000000" w:rsidRDefault="00000000" w:rsidRPr="00000000" w14:paraId="0000025A">
      <w:pPr>
        <w:rPr>
          <w:sz w:val="23"/>
          <w:szCs w:val="23"/>
        </w:rPr>
      </w:pPr>
      <w:r w:rsidDel="00000000" w:rsidR="00000000" w:rsidRPr="00000000">
        <w:rPr>
          <w:rFonts w:ascii="Arial Unicode MS" w:cs="Arial Unicode MS" w:eastAsia="Arial Unicode MS" w:hAnsi="Arial Unicode MS"/>
          <w:sz w:val="23"/>
          <w:szCs w:val="23"/>
          <w:rtl w:val="0"/>
        </w:rPr>
        <w:t xml:space="preserve">매력 2 조작 2 냉정 3</w:t>
      </w:r>
    </w:p>
    <w:p w:rsidR="00000000" w:rsidDel="00000000" w:rsidP="00000000" w:rsidRDefault="00000000" w:rsidRPr="00000000" w14:paraId="0000025B">
      <w:pPr>
        <w:rPr>
          <w:sz w:val="23"/>
          <w:szCs w:val="23"/>
        </w:rPr>
      </w:pPr>
      <w:r w:rsidDel="00000000" w:rsidR="00000000" w:rsidRPr="00000000">
        <w:rPr>
          <w:rtl w:val="0"/>
        </w:rPr>
      </w:r>
    </w:p>
    <w:p w:rsidR="00000000" w:rsidDel="00000000" w:rsidP="00000000" w:rsidRDefault="00000000" w:rsidRPr="00000000" w14:paraId="0000025C">
      <w:pPr>
        <w:rPr>
          <w:sz w:val="23"/>
          <w:szCs w:val="23"/>
        </w:rPr>
      </w:pPr>
      <w:r w:rsidDel="00000000" w:rsidR="00000000" w:rsidRPr="00000000">
        <w:rPr>
          <w:rFonts w:ascii="Arial Unicode MS" w:cs="Arial Unicode MS" w:eastAsia="Arial Unicode MS" w:hAnsi="Arial Unicode MS"/>
          <w:sz w:val="23"/>
          <w:szCs w:val="23"/>
          <w:rtl w:val="0"/>
        </w:rPr>
        <w:t xml:space="preserve">운동3(수영 자기보호) 학식 동물 교감</w:t>
      </w:r>
    </w:p>
    <w:p w:rsidR="00000000" w:rsidDel="00000000" w:rsidP="00000000" w:rsidRDefault="00000000" w:rsidRPr="00000000" w14:paraId="0000025D">
      <w:pPr>
        <w:rPr>
          <w:sz w:val="23"/>
          <w:szCs w:val="23"/>
        </w:rPr>
      </w:pPr>
      <w:r w:rsidDel="00000000" w:rsidR="00000000" w:rsidRPr="00000000">
        <w:rPr>
          <w:rFonts w:ascii="Arial Unicode MS" w:cs="Arial Unicode MS" w:eastAsia="Arial Unicode MS" w:hAnsi="Arial Unicode MS"/>
          <w:sz w:val="23"/>
          <w:szCs w:val="23"/>
          <w:rtl w:val="0"/>
        </w:rPr>
        <w:t xml:space="preserve">격투 컴퓨터 감수성1</w:t>
      </w:r>
    </w:p>
    <w:p w:rsidR="00000000" w:rsidDel="00000000" w:rsidP="00000000" w:rsidRDefault="00000000" w:rsidRPr="00000000" w14:paraId="0000025E">
      <w:pPr>
        <w:rPr>
          <w:sz w:val="23"/>
          <w:szCs w:val="23"/>
        </w:rPr>
      </w:pPr>
      <w:r w:rsidDel="00000000" w:rsidR="00000000" w:rsidRPr="00000000">
        <w:rPr>
          <w:rFonts w:ascii="Arial Unicode MS" w:cs="Arial Unicode MS" w:eastAsia="Arial Unicode MS" w:hAnsi="Arial Unicode MS"/>
          <w:sz w:val="23"/>
          <w:szCs w:val="23"/>
          <w:rtl w:val="0"/>
        </w:rPr>
        <w:t xml:space="preserve">운전 수공예 표현-연설1  </w:t>
      </w:r>
    </w:p>
    <w:p w:rsidR="00000000" w:rsidDel="00000000" w:rsidP="00000000" w:rsidRDefault="00000000" w:rsidRPr="00000000" w14:paraId="0000025F">
      <w:pPr>
        <w:rPr>
          <w:sz w:val="23"/>
          <w:szCs w:val="23"/>
        </w:rPr>
      </w:pPr>
      <w:r w:rsidDel="00000000" w:rsidR="00000000" w:rsidRPr="00000000">
        <w:rPr>
          <w:rFonts w:ascii="Arial Unicode MS" w:cs="Arial Unicode MS" w:eastAsia="Arial Unicode MS" w:hAnsi="Arial Unicode MS"/>
          <w:sz w:val="23"/>
          <w:szCs w:val="23"/>
          <w:rtl w:val="0"/>
        </w:rPr>
        <w:t xml:space="preserve">총기 수사3(수색) 협박</w:t>
      </w:r>
    </w:p>
    <w:p w:rsidR="00000000" w:rsidDel="00000000" w:rsidP="00000000" w:rsidRDefault="00000000" w:rsidRPr="00000000" w14:paraId="00000260">
      <w:pPr>
        <w:rPr>
          <w:sz w:val="23"/>
          <w:szCs w:val="23"/>
        </w:rPr>
      </w:pPr>
      <w:r w:rsidDel="00000000" w:rsidR="00000000" w:rsidRPr="00000000">
        <w:rPr>
          <w:rFonts w:ascii="Arial Unicode MS" w:cs="Arial Unicode MS" w:eastAsia="Arial Unicode MS" w:hAnsi="Arial Unicode MS"/>
          <w:sz w:val="23"/>
          <w:szCs w:val="23"/>
          <w:rtl w:val="0"/>
        </w:rPr>
        <w:t xml:space="preserve">손재주 의학 사교3(설득)</w:t>
      </w:r>
    </w:p>
    <w:p w:rsidR="00000000" w:rsidDel="00000000" w:rsidP="00000000" w:rsidRDefault="00000000" w:rsidRPr="00000000" w14:paraId="00000261">
      <w:pPr>
        <w:rPr>
          <w:sz w:val="23"/>
          <w:szCs w:val="23"/>
        </w:rPr>
      </w:pPr>
      <w:r w:rsidDel="00000000" w:rsidR="00000000" w:rsidRPr="00000000">
        <w:rPr>
          <w:rFonts w:ascii="Arial Unicode MS" w:cs="Arial Unicode MS" w:eastAsia="Arial Unicode MS" w:hAnsi="Arial Unicode MS"/>
          <w:sz w:val="23"/>
          <w:szCs w:val="23"/>
          <w:rtl w:val="0"/>
        </w:rPr>
        <w:t xml:space="preserve">은폐 신비학1 위장</w:t>
      </w:r>
    </w:p>
    <w:p w:rsidR="00000000" w:rsidDel="00000000" w:rsidP="00000000" w:rsidRDefault="00000000" w:rsidRPr="00000000" w14:paraId="00000262">
      <w:pPr>
        <w:rPr>
          <w:sz w:val="23"/>
          <w:szCs w:val="23"/>
        </w:rPr>
      </w:pPr>
      <w:r w:rsidDel="00000000" w:rsidR="00000000" w:rsidRPr="00000000">
        <w:rPr>
          <w:rFonts w:ascii="Arial Unicode MS" w:cs="Arial Unicode MS" w:eastAsia="Arial Unicode MS" w:hAnsi="Arial Unicode MS"/>
          <w:sz w:val="23"/>
          <w:szCs w:val="23"/>
          <w:rtl w:val="0"/>
        </w:rPr>
        <w:t xml:space="preserve">생존1(자기보호) 과학</w:t>
      </w:r>
    </w:p>
    <w:p w:rsidR="00000000" w:rsidDel="00000000" w:rsidP="00000000" w:rsidRDefault="00000000" w:rsidRPr="00000000" w14:paraId="00000263">
      <w:pPr>
        <w:rPr>
          <w:sz w:val="23"/>
          <w:szCs w:val="23"/>
        </w:rPr>
      </w:pPr>
      <w:r w:rsidDel="00000000" w:rsidR="00000000" w:rsidRPr="00000000">
        <w:rPr>
          <w:rFonts w:ascii="Arial Unicode MS" w:cs="Arial Unicode MS" w:eastAsia="Arial Unicode MS" w:hAnsi="Arial Unicode MS"/>
          <w:sz w:val="23"/>
          <w:szCs w:val="23"/>
          <w:rtl w:val="0"/>
        </w:rPr>
        <w:t xml:space="preserve">백병전5(대검 방어, 특정 부위 공격)</w:t>
      </w:r>
    </w:p>
    <w:p w:rsidR="00000000" w:rsidDel="00000000" w:rsidP="00000000" w:rsidRDefault="00000000" w:rsidRPr="00000000" w14:paraId="00000264">
      <w:pPr>
        <w:rPr>
          <w:sz w:val="23"/>
          <w:szCs w:val="23"/>
        </w:rPr>
      </w:pPr>
      <w:r w:rsidDel="00000000" w:rsidR="00000000" w:rsidRPr="00000000">
        <w:rPr>
          <w:rtl w:val="0"/>
        </w:rPr>
      </w:r>
    </w:p>
    <w:p w:rsidR="00000000" w:rsidDel="00000000" w:rsidP="00000000" w:rsidRDefault="00000000" w:rsidRPr="00000000" w14:paraId="00000265">
      <w:pPr>
        <w:rPr>
          <w:sz w:val="23"/>
          <w:szCs w:val="23"/>
        </w:rPr>
      </w:pPr>
      <w:r w:rsidDel="00000000" w:rsidR="00000000" w:rsidRPr="00000000">
        <w:rPr>
          <w:rFonts w:ascii="Arial Unicode MS" w:cs="Arial Unicode MS" w:eastAsia="Arial Unicode MS" w:hAnsi="Arial Unicode MS"/>
          <w:sz w:val="23"/>
          <w:szCs w:val="23"/>
          <w:rtl w:val="0"/>
        </w:rPr>
        <w:t xml:space="preserve">전공: 특수 신분1, 죽음에 강함4</w:t>
      </w:r>
    </w:p>
    <w:p w:rsidR="00000000" w:rsidDel="00000000" w:rsidP="00000000" w:rsidRDefault="00000000" w:rsidRPr="00000000" w14:paraId="00000266">
      <w:pPr>
        <w:rPr>
          <w:sz w:val="23"/>
          <w:szCs w:val="23"/>
        </w:rPr>
      </w:pPr>
      <w:r w:rsidDel="00000000" w:rsidR="00000000" w:rsidRPr="00000000">
        <w:rPr>
          <w:rFonts w:ascii="Arial Unicode MS" w:cs="Arial Unicode MS" w:eastAsia="Arial Unicode MS" w:hAnsi="Arial Unicode MS"/>
          <w:sz w:val="23"/>
          <w:szCs w:val="23"/>
          <w:rtl w:val="0"/>
        </w:rPr>
        <w:t xml:space="preserve">1레벨: 캐릭터가 강인 판정을 할 때 이 전공의 레벨/점수만큼 전공 가치를 얻습니다.  </w:t>
      </w:r>
    </w:p>
    <w:p w:rsidR="00000000" w:rsidDel="00000000" w:rsidP="00000000" w:rsidRDefault="00000000" w:rsidRPr="00000000" w14:paraId="00000267">
      <w:pPr>
        <w:rPr>
          <w:sz w:val="23"/>
          <w:szCs w:val="23"/>
        </w:rPr>
      </w:pPr>
      <w:r w:rsidDel="00000000" w:rsidR="00000000" w:rsidRPr="00000000">
        <w:rPr>
          <w:rFonts w:ascii="Arial Unicode MS" w:cs="Arial Unicode MS" w:eastAsia="Arial Unicode MS" w:hAnsi="Arial Unicode MS"/>
          <w:sz w:val="23"/>
          <w:szCs w:val="23"/>
          <w:rtl w:val="0"/>
        </w:rPr>
        <w:t xml:space="preserve">2레벨: 캐릭터의 생명력이 2점 증가합니다. 이 전공이 4레벨에 도달하면 다시 2점 증가합니다.</w:t>
      </w:r>
    </w:p>
    <w:p w:rsidR="00000000" w:rsidDel="00000000" w:rsidP="00000000" w:rsidRDefault="00000000" w:rsidRPr="00000000" w14:paraId="00000268">
      <w:pPr>
        <w:rPr>
          <w:sz w:val="23"/>
          <w:szCs w:val="23"/>
        </w:rPr>
      </w:pPr>
      <w:r w:rsidDel="00000000" w:rsidR="00000000" w:rsidRPr="00000000">
        <w:rPr>
          <w:rFonts w:ascii="Arial Unicode MS" w:cs="Arial Unicode MS" w:eastAsia="Arial Unicode MS" w:hAnsi="Arial Unicode MS"/>
          <w:sz w:val="23"/>
          <w:szCs w:val="23"/>
          <w:rtl w:val="0"/>
        </w:rPr>
        <w:t xml:space="preserve">3레벨: 캐릭터는 부상으로 인해 의식을 잃지 않습니다. 캐릭터가 강인 내성 판정을 할 때 1점의 추가 성공을 얻습니다.</w:t>
      </w:r>
    </w:p>
    <w:p w:rsidR="00000000" w:rsidDel="00000000" w:rsidP="00000000" w:rsidRDefault="00000000" w:rsidRPr="00000000" w14:paraId="00000269">
      <w:pPr>
        <w:rPr>
          <w:sz w:val="23"/>
          <w:szCs w:val="23"/>
        </w:rPr>
      </w:pPr>
      <w:r w:rsidDel="00000000" w:rsidR="00000000" w:rsidRPr="00000000">
        <w:rPr>
          <w:rFonts w:ascii="Arial Unicode MS" w:cs="Arial Unicode MS" w:eastAsia="Arial Unicode MS" w:hAnsi="Arial Unicode MS"/>
          <w:sz w:val="23"/>
          <w:szCs w:val="23"/>
          <w:rtl w:val="0"/>
        </w:rPr>
        <w:t xml:space="preserve">4레벨: 캐릭터에게 온전한 생명력이 없을 때, 캐릭터의 모든 판정과 방어는 1DP 사기 가치를 얻습니다. 캐릭터에게 온전한 생명력이 없고 최악의 생명력이 심각한 부상일 때, 캐릭터의 모든 판정과 방어는 2DP 사기 가치를 얻습니다. 캐릭터에게 온전한 생명력이 없고 최악의 생명력이 악성 부상일 때, 캐릭터의 모든 판정과 방어는 4DP 사기 가치를 얻습니다.</w:t>
      </w:r>
    </w:p>
    <w:p w:rsidR="00000000" w:rsidDel="00000000" w:rsidP="00000000" w:rsidRDefault="00000000" w:rsidRPr="00000000" w14:paraId="0000026A">
      <w:pPr>
        <w:rPr>
          <w:sz w:val="23"/>
          <w:szCs w:val="23"/>
        </w:rPr>
      </w:pPr>
      <w:r w:rsidDel="00000000" w:rsidR="00000000" w:rsidRPr="00000000">
        <w:rPr>
          <w:rtl w:val="0"/>
        </w:rPr>
      </w:r>
    </w:p>
    <w:p w:rsidR="00000000" w:rsidDel="00000000" w:rsidP="00000000" w:rsidRDefault="00000000" w:rsidRPr="00000000" w14:paraId="0000026B">
      <w:pPr>
        <w:rPr>
          <w:sz w:val="23"/>
          <w:szCs w:val="23"/>
        </w:rPr>
      </w:pPr>
      <w:r w:rsidDel="00000000" w:rsidR="00000000" w:rsidRPr="00000000">
        <w:rPr>
          <w:rFonts w:ascii="Arial Unicode MS" w:cs="Arial Unicode MS" w:eastAsia="Arial Unicode MS" w:hAnsi="Arial Unicode MS"/>
          <w:sz w:val="23"/>
          <w:szCs w:val="23"/>
          <w:rtl w:val="0"/>
        </w:rPr>
        <w:t xml:space="preserve">물품:</w:t>
      </w:r>
    </w:p>
    <w:p w:rsidR="00000000" w:rsidDel="00000000" w:rsidP="00000000" w:rsidRDefault="00000000" w:rsidRPr="00000000" w14:paraId="0000026C">
      <w:pPr>
        <w:rPr>
          <w:sz w:val="23"/>
          <w:szCs w:val="23"/>
        </w:rPr>
      </w:pPr>
      <w:r w:rsidDel="00000000" w:rsidR="00000000" w:rsidRPr="00000000">
        <w:rPr>
          <w:rFonts w:ascii="Arial Unicode MS" w:cs="Arial Unicode MS" w:eastAsia="Arial Unicode MS" w:hAnsi="Arial Unicode MS"/>
          <w:sz w:val="23"/>
          <w:szCs w:val="23"/>
          <w:rtl w:val="0"/>
        </w:rPr>
        <w:t xml:space="preserve">돌격검</w:t>
      </w:r>
    </w:p>
    <w:p w:rsidR="00000000" w:rsidDel="00000000" w:rsidP="00000000" w:rsidRDefault="00000000" w:rsidRPr="00000000" w14:paraId="0000026D">
      <w:pPr>
        <w:rPr>
          <w:sz w:val="23"/>
          <w:szCs w:val="23"/>
        </w:rPr>
      </w:pPr>
      <w:r w:rsidDel="00000000" w:rsidR="00000000" w:rsidRPr="00000000">
        <w:rPr>
          <w:rtl w:val="0"/>
        </w:rPr>
      </w:r>
    </w:p>
    <w:p w:rsidR="00000000" w:rsidDel="00000000" w:rsidP="00000000" w:rsidRDefault="00000000" w:rsidRPr="00000000" w14:paraId="0000026E">
      <w:pPr>
        <w:rPr>
          <w:sz w:val="23"/>
          <w:szCs w:val="23"/>
        </w:rPr>
      </w:pPr>
      <w:r w:rsidDel="00000000" w:rsidR="00000000" w:rsidRPr="00000000">
        <w:rPr>
          <w:rFonts w:ascii="Arial Unicode MS" w:cs="Arial Unicode MS" w:eastAsia="Arial Unicode MS" w:hAnsi="Arial Unicode MS"/>
          <w:sz w:val="23"/>
          <w:szCs w:val="23"/>
          <w:rtl w:val="0"/>
        </w:rPr>
        <w:t xml:space="preserve">여기서 전공 문구가 "전공" 항목 아래 각 전공의 문구 설명과 완전히 일치하지 않는 걸 눈치채셨을 수도 있는데요, 예를 들어 "죽음에 강함" 전공은 여기서 5레벨 부분을 기입하지 않았습니다. 이는 롤랑이 4레벨 죽음에 강함만 획득했기 때문에 "죽음에 강함" 전공 5레벨이 가져다주는 혜택을 누릴 수 없기 때문입니다. 만약 그가 나중에 "죽음에 강함" 전공을 5레벨로 올린다면, 5레벨 부분을 복사해 넣어야 할 것입니다.  </w:t>
      </w:r>
    </w:p>
    <w:p w:rsidR="00000000" w:rsidDel="00000000" w:rsidP="00000000" w:rsidRDefault="00000000" w:rsidRPr="00000000" w14:paraId="0000026F">
      <w:pPr>
        <w:rPr>
          <w:sz w:val="23"/>
          <w:szCs w:val="23"/>
        </w:rPr>
      </w:pPr>
      <w:r w:rsidDel="00000000" w:rsidR="00000000" w:rsidRPr="00000000">
        <w:rPr>
          <w:rtl w:val="0"/>
        </w:rPr>
      </w:r>
    </w:p>
    <w:p w:rsidR="00000000" w:rsidDel="00000000" w:rsidP="00000000" w:rsidRDefault="00000000" w:rsidRPr="00000000" w14:paraId="00000270">
      <w:pPr>
        <w:rPr>
          <w:sz w:val="23"/>
          <w:szCs w:val="23"/>
        </w:rPr>
      </w:pPr>
      <w:r w:rsidDel="00000000" w:rsidR="00000000" w:rsidRPr="00000000">
        <w:rPr>
          <w:rFonts w:ascii="Arial Unicode MS" w:cs="Arial Unicode MS" w:eastAsia="Arial Unicode MS" w:hAnsi="Arial Unicode MS"/>
          <w:sz w:val="23"/>
          <w:szCs w:val="23"/>
          <w:rtl w:val="0"/>
        </w:rPr>
        <w:t xml:space="preserve">같은 방법이 혈통, 개조, 동술, 물품 등에도 적용됩니다. 캐릭터 시트에 키워드만 남기지 말고, 규칙서에서 적용해야 할 부분을 모두 캐릭터 시트에 복사해 넣으세요.</w:t>
      </w:r>
    </w:p>
    <w:p w:rsidR="00000000" w:rsidDel="00000000" w:rsidP="00000000" w:rsidRDefault="00000000" w:rsidRPr="00000000" w14:paraId="00000271">
      <w:pPr>
        <w:rPr>
          <w:sz w:val="23"/>
          <w:szCs w:val="23"/>
        </w:rPr>
      </w:pPr>
      <w:r w:rsidDel="00000000" w:rsidR="00000000" w:rsidRPr="00000000">
        <w:rPr>
          <w:rFonts w:ascii="Arial Unicode MS" w:cs="Arial Unicode MS" w:eastAsia="Arial Unicode MS" w:hAnsi="Arial Unicode MS"/>
          <w:sz w:val="23"/>
          <w:szCs w:val="23"/>
          <w:rtl w:val="0"/>
        </w:rPr>
        <w:t xml:space="preserve">이런 캐릭터 시트 작성 방법은 한편으로는 스토리텔러와 플레이어가 캐릭터가 보유한 능력을 참조하기 편리하게 해주고, 다른 한편으로는 캐릭터 시트의 감상성을 높여줍니다.  </w:t>
      </w:r>
    </w:p>
    <w:p w:rsidR="00000000" w:rsidDel="00000000" w:rsidP="00000000" w:rsidRDefault="00000000" w:rsidRPr="00000000" w14:paraId="00000272">
      <w:pPr>
        <w:rPr>
          <w:sz w:val="23"/>
          <w:szCs w:val="23"/>
        </w:rPr>
      </w:pPr>
      <w:r w:rsidDel="00000000" w:rsidR="00000000" w:rsidRPr="00000000">
        <w:rPr>
          <w:rtl w:val="0"/>
        </w:rPr>
      </w:r>
    </w:p>
    <w:p w:rsidR="00000000" w:rsidDel="00000000" w:rsidP="00000000" w:rsidRDefault="00000000" w:rsidRPr="00000000" w14:paraId="00000273">
      <w:pPr>
        <w:rPr>
          <w:sz w:val="23"/>
          <w:szCs w:val="23"/>
        </w:rPr>
      </w:pPr>
      <w:r w:rsidDel="00000000" w:rsidR="00000000" w:rsidRPr="00000000">
        <w:rPr>
          <w:rFonts w:ascii="Arial Unicode MS" w:cs="Arial Unicode MS" w:eastAsia="Arial Unicode MS" w:hAnsi="Arial Unicode MS"/>
          <w:sz w:val="23"/>
          <w:szCs w:val="23"/>
          <w:rtl w:val="0"/>
        </w:rPr>
        <w:t xml:space="preserve">규칙서에서 캐릭터 시트에 복사해 넣을 유용한 부분을 선택하는 것은 모든 플레이어에게 필수적인 자질입니다.</w:t>
      </w:r>
    </w:p>
    <w:p w:rsidR="00000000" w:rsidDel="00000000" w:rsidP="00000000" w:rsidRDefault="00000000" w:rsidRPr="00000000" w14:paraId="00000274">
      <w:pPr>
        <w:rPr>
          <w:sz w:val="23"/>
          <w:szCs w:val="23"/>
        </w:rPr>
      </w:pPr>
      <w:r w:rsidDel="00000000" w:rsidR="00000000" w:rsidRPr="00000000">
        <w:rPr>
          <w:rtl w:val="0"/>
        </w:rPr>
      </w:r>
    </w:p>
    <w:p w:rsidR="00000000" w:rsidDel="00000000" w:rsidP="00000000" w:rsidRDefault="00000000" w:rsidRPr="00000000" w14:paraId="00000275">
      <w:pPr>
        <w:rPr>
          <w:sz w:val="23"/>
          <w:szCs w:val="23"/>
        </w:rPr>
      </w:pPr>
      <w:r w:rsidDel="00000000" w:rsidR="00000000" w:rsidRPr="00000000">
        <w:rPr>
          <w:rFonts w:ascii="Arial Unicode MS" w:cs="Arial Unicode MS" w:eastAsia="Arial Unicode MS" w:hAnsi="Arial Unicode MS"/>
          <w:sz w:val="23"/>
          <w:szCs w:val="23"/>
          <w:rtl w:val="0"/>
        </w:rPr>
        <w:t xml:space="preserve">지금까지 기본적인 캐릭터 제작 과정이 완료되었습니다. 롤랑이 다음으로 해야 할 일은 아래의 파생 특성치 단계에 따라 자신의 각 파생 특성치를 계산하는 것입니다. 그러면 그는 TRPG에 참여할 수 있게 됩니다.</w:t>
      </w:r>
    </w:p>
    <w:p w:rsidR="00000000" w:rsidDel="00000000" w:rsidP="00000000" w:rsidRDefault="00000000" w:rsidRPr="00000000" w14:paraId="00000276">
      <w:pPr>
        <w:rPr>
          <w:sz w:val="23"/>
          <w:szCs w:val="23"/>
        </w:rPr>
      </w:pPr>
      <w:r w:rsidDel="00000000" w:rsidR="00000000" w:rsidRPr="00000000">
        <w:rPr>
          <w:sz w:val="23"/>
          <w:szCs w:val="23"/>
          <w:rtl w:val="0"/>
        </w:rPr>
        <w:t xml:space="preserve">=====================================================================</w:t>
      </w:r>
    </w:p>
    <w:p w:rsidR="00000000" w:rsidDel="00000000" w:rsidP="00000000" w:rsidRDefault="00000000" w:rsidRPr="00000000" w14:paraId="00000277">
      <w:pPr>
        <w:rPr>
          <w:sz w:val="23"/>
          <w:szCs w:val="23"/>
        </w:rPr>
      </w:pPr>
      <w:r w:rsidDel="00000000" w:rsidR="00000000" w:rsidRPr="00000000">
        <w:rPr>
          <w:sz w:val="23"/>
          <w:szCs w:val="23"/>
          <w:rtl w:val="0"/>
        </w:rPr>
        <w:t xml:space="preserve">======================================</w:t>
      </w:r>
    </w:p>
    <w:p w:rsidR="00000000" w:rsidDel="00000000" w:rsidP="00000000" w:rsidRDefault="00000000" w:rsidRPr="00000000" w14:paraId="00000278">
      <w:pPr>
        <w:rPr>
          <w:sz w:val="23"/>
          <w:szCs w:val="23"/>
        </w:rPr>
      </w:pPr>
      <w:r w:rsidDel="00000000" w:rsidR="00000000" w:rsidRPr="00000000">
        <w:rPr>
          <w:rFonts w:ascii="Arial Unicode MS" w:cs="Arial Unicode MS" w:eastAsia="Arial Unicode MS" w:hAnsi="Arial Unicode MS"/>
          <w:sz w:val="23"/>
          <w:szCs w:val="23"/>
          <w:rtl w:val="0"/>
        </w:rPr>
        <w:t xml:space="preserve">파생 특성치</w:t>
      </w:r>
    </w:p>
    <w:p w:rsidR="00000000" w:rsidDel="00000000" w:rsidP="00000000" w:rsidRDefault="00000000" w:rsidRPr="00000000" w14:paraId="00000279">
      <w:pPr>
        <w:rPr>
          <w:sz w:val="23"/>
          <w:szCs w:val="23"/>
        </w:rPr>
      </w:pPr>
      <w:r w:rsidDel="00000000" w:rsidR="00000000" w:rsidRPr="00000000">
        <w:rPr>
          <w:rFonts w:ascii="Arial Unicode MS" w:cs="Arial Unicode MS" w:eastAsia="Arial Unicode MS" w:hAnsi="Arial Unicode MS"/>
          <w:sz w:val="23"/>
          <w:szCs w:val="23"/>
          <w:rtl w:val="0"/>
        </w:rPr>
        <w:t xml:space="preserve">파생 특성치는 보통 캐릭터의 특성치, 전공, 기능 등 여러 특수 능력에 의해 결정됩니다. 아래에서 언급되는 수치들은 모두 초기값이며, 플레이어가 교환한 각종 강화로 인해 변화할 수 있다는 점에 유의하세요.</w:t>
      </w:r>
    </w:p>
    <w:p w:rsidR="00000000" w:rsidDel="00000000" w:rsidP="00000000" w:rsidRDefault="00000000" w:rsidRPr="00000000" w14:paraId="0000027A">
      <w:pPr>
        <w:rPr>
          <w:sz w:val="23"/>
          <w:szCs w:val="23"/>
        </w:rPr>
      </w:pPr>
      <w:r w:rsidDel="00000000" w:rsidR="00000000" w:rsidRPr="00000000">
        <w:rPr>
          <w:rtl w:val="0"/>
        </w:rPr>
      </w:r>
    </w:p>
    <w:p w:rsidR="00000000" w:rsidDel="00000000" w:rsidP="00000000" w:rsidRDefault="00000000" w:rsidRPr="00000000" w14:paraId="0000027B">
      <w:pPr>
        <w:rPr>
          <w:sz w:val="23"/>
          <w:szCs w:val="23"/>
        </w:rPr>
      </w:pPr>
      <w:r w:rsidDel="00000000" w:rsidR="00000000" w:rsidRPr="00000000">
        <w:rPr>
          <w:rFonts w:ascii="Arial Unicode MS" w:cs="Arial Unicode MS" w:eastAsia="Arial Unicode MS" w:hAnsi="Arial Unicode MS"/>
          <w:sz w:val="23"/>
          <w:szCs w:val="23"/>
          <w:rtl w:val="0"/>
        </w:rPr>
        <w:t xml:space="preserve">체적: 모든 생물이나 물체는 서로 다른 크기의 공간을 차지합니다. 이 게임에서는 0-0.33 제곱미터의 단위를 체적 1로 보고, 아래 표의 체적에 따라 단위의 체형을 결정합니다.</w:t>
      </w:r>
    </w:p>
    <w:p w:rsidR="00000000" w:rsidDel="00000000" w:rsidP="00000000" w:rsidRDefault="00000000" w:rsidRPr="00000000" w14:paraId="0000027C">
      <w:pPr>
        <w:rPr>
          <w:sz w:val="23"/>
          <w:szCs w:val="23"/>
        </w:rPr>
      </w:pPr>
      <w:r w:rsidDel="00000000" w:rsidR="00000000" w:rsidRPr="00000000">
        <w:rPr>
          <w:rtl w:val="0"/>
        </w:rPr>
      </w:r>
    </w:p>
    <w:p w:rsidR="00000000" w:rsidDel="00000000" w:rsidP="00000000" w:rsidRDefault="00000000" w:rsidRPr="00000000" w14:paraId="0000027D">
      <w:pPr>
        <w:rPr>
          <w:sz w:val="23"/>
          <w:szCs w:val="23"/>
        </w:rPr>
      </w:pPr>
      <w:r w:rsidDel="00000000" w:rsidR="00000000" w:rsidRPr="00000000">
        <w:rPr>
          <w:rFonts w:ascii="Arial Unicode MS" w:cs="Arial Unicode MS" w:eastAsia="Arial Unicode MS" w:hAnsi="Arial Unicode MS"/>
          <w:sz w:val="23"/>
          <w:szCs w:val="23"/>
          <w:rtl w:val="0"/>
        </w:rPr>
        <w:t xml:space="preserve">체형 체적 점유 공간(직립) 예시 생명력 조정 간섭 기본 속도 수정</w:t>
      </w:r>
    </w:p>
    <w:p w:rsidR="00000000" w:rsidDel="00000000" w:rsidP="00000000" w:rsidRDefault="00000000" w:rsidRPr="00000000" w14:paraId="0000027E">
      <w:pPr>
        <w:rPr>
          <w:sz w:val="23"/>
          <w:szCs w:val="23"/>
        </w:rPr>
      </w:pPr>
      <w:r w:rsidDel="00000000" w:rsidR="00000000" w:rsidRPr="00000000">
        <w:rPr>
          <w:rFonts w:ascii="Arial Unicode MS" w:cs="Arial Unicode MS" w:eastAsia="Arial Unicode MS" w:hAnsi="Arial Unicode MS"/>
          <w:sz w:val="23"/>
          <w:szCs w:val="23"/>
          <w:rtl w:val="0"/>
        </w:rPr>
        <w:t xml:space="preserve">초미형 무시 가능 없음 모기 0 없음 없음</w:t>
      </w:r>
    </w:p>
    <w:p w:rsidR="00000000" w:rsidDel="00000000" w:rsidP="00000000" w:rsidRDefault="00000000" w:rsidRPr="00000000" w14:paraId="0000027F">
      <w:pPr>
        <w:rPr>
          <w:sz w:val="23"/>
          <w:szCs w:val="23"/>
        </w:rPr>
      </w:pPr>
      <w:r w:rsidDel="00000000" w:rsidR="00000000" w:rsidRPr="00000000">
        <w:rPr>
          <w:rFonts w:ascii="Arial Unicode MS" w:cs="Arial Unicode MS" w:eastAsia="Arial Unicode MS" w:hAnsi="Arial Unicode MS"/>
          <w:sz w:val="23"/>
          <w:szCs w:val="23"/>
          <w:rtl w:val="0"/>
        </w:rPr>
        <w:t xml:space="preserve">미형 1 반 칸(1제곱미터) 참새 1 없음 1미터</w:t>
      </w:r>
    </w:p>
    <w:p w:rsidR="00000000" w:rsidDel="00000000" w:rsidP="00000000" w:rsidRDefault="00000000" w:rsidRPr="00000000" w14:paraId="00000280">
      <w:pPr>
        <w:rPr>
          <w:sz w:val="23"/>
          <w:szCs w:val="23"/>
        </w:rPr>
      </w:pPr>
      <w:r w:rsidDel="00000000" w:rsidR="00000000" w:rsidRPr="00000000">
        <w:rPr>
          <w:rFonts w:ascii="Arial Unicode MS" w:cs="Arial Unicode MS" w:eastAsia="Arial Unicode MS" w:hAnsi="Arial Unicode MS"/>
          <w:sz w:val="23"/>
          <w:szCs w:val="23"/>
          <w:rtl w:val="0"/>
        </w:rPr>
        <w:t xml:space="preserve">소형 2-3 1칸(2제곱미터) 살쾡이 2 2미터 2미터</w:t>
      </w:r>
    </w:p>
    <w:p w:rsidR="00000000" w:rsidDel="00000000" w:rsidP="00000000" w:rsidRDefault="00000000" w:rsidRPr="00000000" w14:paraId="00000281">
      <w:pPr>
        <w:rPr>
          <w:sz w:val="23"/>
          <w:szCs w:val="23"/>
        </w:rPr>
      </w:pPr>
      <w:r w:rsidDel="00000000" w:rsidR="00000000" w:rsidRPr="00000000">
        <w:rPr>
          <w:rFonts w:ascii="Arial Unicode MS" w:cs="Arial Unicode MS" w:eastAsia="Arial Unicode MS" w:hAnsi="Arial Unicode MS"/>
          <w:sz w:val="23"/>
          <w:szCs w:val="23"/>
          <w:rtl w:val="0"/>
        </w:rPr>
        <w:t xml:space="preserve">중형 4-6 1칸(2제곱미터) 인간 5 2미터 5미터</w:t>
      </w:r>
    </w:p>
    <w:p w:rsidR="00000000" w:rsidDel="00000000" w:rsidP="00000000" w:rsidRDefault="00000000" w:rsidRPr="00000000" w14:paraId="00000282">
      <w:pPr>
        <w:rPr>
          <w:sz w:val="23"/>
          <w:szCs w:val="23"/>
        </w:rPr>
      </w:pPr>
      <w:r w:rsidDel="00000000" w:rsidR="00000000" w:rsidRPr="00000000">
        <w:rPr>
          <w:rFonts w:ascii="Arial Unicode MS" w:cs="Arial Unicode MS" w:eastAsia="Arial Unicode MS" w:hAnsi="Arial Unicode MS"/>
          <w:sz w:val="23"/>
          <w:szCs w:val="23"/>
          <w:rtl w:val="0"/>
        </w:rPr>
        <w:t xml:space="preserve">대형 7-12 2칸(4제곱미터) 코뿔소 10 2미터 5미터</w:t>
      </w:r>
    </w:p>
    <w:p w:rsidR="00000000" w:rsidDel="00000000" w:rsidP="00000000" w:rsidRDefault="00000000" w:rsidRPr="00000000" w14:paraId="00000283">
      <w:pPr>
        <w:rPr>
          <w:sz w:val="23"/>
          <w:szCs w:val="23"/>
        </w:rPr>
      </w:pPr>
      <w:r w:rsidDel="00000000" w:rsidR="00000000" w:rsidRPr="00000000">
        <w:rPr>
          <w:rFonts w:ascii="Arial Unicode MS" w:cs="Arial Unicode MS" w:eastAsia="Arial Unicode MS" w:hAnsi="Arial Unicode MS"/>
          <w:sz w:val="23"/>
          <w:szCs w:val="23"/>
          <w:rtl w:val="0"/>
        </w:rPr>
        <w:t xml:space="preserve">초대형 13-21 3칸(6제곱미터) 코끼리 17 4미터 8미터</w:t>
      </w:r>
    </w:p>
    <w:p w:rsidR="00000000" w:rsidDel="00000000" w:rsidP="00000000" w:rsidRDefault="00000000" w:rsidRPr="00000000" w14:paraId="00000284">
      <w:pPr>
        <w:rPr>
          <w:sz w:val="23"/>
          <w:szCs w:val="23"/>
        </w:rPr>
      </w:pPr>
      <w:r w:rsidDel="00000000" w:rsidR="00000000" w:rsidRPr="00000000">
        <w:rPr>
          <w:rFonts w:ascii="Arial Unicode MS" w:cs="Arial Unicode MS" w:eastAsia="Arial Unicode MS" w:hAnsi="Arial Unicode MS"/>
          <w:sz w:val="23"/>
          <w:szCs w:val="23"/>
          <w:rtl w:val="0"/>
        </w:rPr>
        <w:t xml:space="preserve">거대형 22-33 4칸(8제곱미터) 트리케라톱스 26 6미터 12미터</w:t>
      </w:r>
    </w:p>
    <w:p w:rsidR="00000000" w:rsidDel="00000000" w:rsidP="00000000" w:rsidRDefault="00000000" w:rsidRPr="00000000" w14:paraId="00000285">
      <w:pPr>
        <w:rPr>
          <w:sz w:val="23"/>
          <w:szCs w:val="23"/>
        </w:rPr>
      </w:pPr>
      <w:r w:rsidDel="00000000" w:rsidR="00000000" w:rsidRPr="00000000">
        <w:rPr>
          <w:rFonts w:ascii="Arial Unicode MS" w:cs="Arial Unicode MS" w:eastAsia="Arial Unicode MS" w:hAnsi="Arial Unicode MS"/>
          <w:sz w:val="23"/>
          <w:szCs w:val="23"/>
          <w:rtl w:val="0"/>
        </w:rPr>
        <w:t xml:space="preserve">초거대형 34 이상 6칸(12제곱미터) 이상 흰긴수염고래 37 이상 8미터 이상 16미터 이상</w:t>
      </w:r>
    </w:p>
    <w:p w:rsidR="00000000" w:rsidDel="00000000" w:rsidP="00000000" w:rsidRDefault="00000000" w:rsidRPr="00000000" w14:paraId="00000286">
      <w:pPr>
        <w:rPr>
          <w:sz w:val="23"/>
          <w:szCs w:val="23"/>
        </w:rPr>
      </w:pPr>
      <w:r w:rsidDel="00000000" w:rsidR="00000000" w:rsidRPr="00000000">
        <w:rPr>
          <w:rtl w:val="0"/>
        </w:rPr>
      </w:r>
    </w:p>
    <w:p w:rsidR="00000000" w:rsidDel="00000000" w:rsidP="00000000" w:rsidRDefault="00000000" w:rsidRPr="00000000" w14:paraId="00000287">
      <w:pPr>
        <w:rPr>
          <w:sz w:val="23"/>
          <w:szCs w:val="23"/>
        </w:rPr>
      </w:pPr>
      <w:r w:rsidDel="00000000" w:rsidR="00000000" w:rsidRPr="00000000">
        <w:rPr>
          <w:rFonts w:ascii="Arial Unicode MS" w:cs="Arial Unicode MS" w:eastAsia="Arial Unicode MS" w:hAnsi="Arial Unicode MS"/>
          <w:sz w:val="23"/>
          <w:szCs w:val="23"/>
          <w:rtl w:val="0"/>
        </w:rPr>
        <w:t xml:space="preserve">보통 성인의 체적은 5, 즉 중형 생물입니다.</w:t>
      </w:r>
    </w:p>
    <w:p w:rsidR="00000000" w:rsidDel="00000000" w:rsidP="00000000" w:rsidRDefault="00000000" w:rsidRPr="00000000" w14:paraId="00000288">
      <w:pPr>
        <w:rPr>
          <w:sz w:val="23"/>
          <w:szCs w:val="23"/>
        </w:rPr>
      </w:pPr>
      <w:r w:rsidDel="00000000" w:rsidR="00000000" w:rsidRPr="00000000">
        <w:rPr>
          <w:rtl w:val="0"/>
        </w:rPr>
      </w:r>
    </w:p>
    <w:p w:rsidR="00000000" w:rsidDel="00000000" w:rsidP="00000000" w:rsidRDefault="00000000" w:rsidRPr="00000000" w14:paraId="00000289">
      <w:pPr>
        <w:rPr>
          <w:sz w:val="23"/>
          <w:szCs w:val="23"/>
        </w:rPr>
      </w:pPr>
      <w:r w:rsidDel="00000000" w:rsidR="00000000" w:rsidRPr="00000000">
        <w:rPr>
          <w:rFonts w:ascii="Arial Unicode MS" w:cs="Arial Unicode MS" w:eastAsia="Arial Unicode MS" w:hAnsi="Arial Unicode MS"/>
          <w:sz w:val="23"/>
          <w:szCs w:val="23"/>
          <w:rtl w:val="0"/>
        </w:rPr>
        <w:t xml:space="preserve">전투 속도: 전투 속도는 캐릭터가 이동 행동 한 번으로 얼마나 멀리 이동할 수 있는지를 나타내며, 초기값은 근력+민첩+체적에 따른 기본 속도 수정입니다. 단위는 미터이며, 이 속도를 기본 이동 속도라고도 합니다. </w:t>
      </w:r>
    </w:p>
    <w:p w:rsidR="00000000" w:rsidDel="00000000" w:rsidP="00000000" w:rsidRDefault="00000000" w:rsidRPr="00000000" w14:paraId="0000028A">
      <w:pPr>
        <w:rPr>
          <w:sz w:val="23"/>
          <w:szCs w:val="23"/>
        </w:rPr>
      </w:pPr>
      <w:r w:rsidDel="00000000" w:rsidR="00000000" w:rsidRPr="00000000">
        <w:rPr>
          <w:rtl w:val="0"/>
        </w:rPr>
      </w:r>
    </w:p>
    <w:p w:rsidR="00000000" w:rsidDel="00000000" w:rsidP="00000000" w:rsidRDefault="00000000" w:rsidRPr="00000000" w14:paraId="0000028B">
      <w:pPr>
        <w:rPr>
          <w:sz w:val="23"/>
          <w:szCs w:val="23"/>
        </w:rPr>
      </w:pPr>
      <w:r w:rsidDel="00000000" w:rsidR="00000000" w:rsidRPr="00000000">
        <w:rPr>
          <w:rFonts w:ascii="Arial Unicode MS" w:cs="Arial Unicode MS" w:eastAsia="Arial Unicode MS" w:hAnsi="Arial Unicode MS"/>
          <w:sz w:val="23"/>
          <w:szCs w:val="23"/>
          <w:rtl w:val="0"/>
        </w:rPr>
        <w:t xml:space="preserve">여행 속도: 여행 속도는 특수 능력의 일종으로, 캐릭터가 미래에 어떤 지점에서 다른 지점으로 더 빠르게 이동하는 능력을 습득할 수 있습니다. 캐릭터가 특수 능력을 보유하지 않은 상태에서는 이 속도의 초기값이 기본 이동 속도와 같습니다.</w:t>
      </w:r>
    </w:p>
    <w:p w:rsidR="00000000" w:rsidDel="00000000" w:rsidP="00000000" w:rsidRDefault="00000000" w:rsidRPr="00000000" w14:paraId="0000028C">
      <w:pPr>
        <w:rPr>
          <w:sz w:val="23"/>
          <w:szCs w:val="23"/>
        </w:rPr>
      </w:pPr>
      <w:r w:rsidDel="00000000" w:rsidR="00000000" w:rsidRPr="00000000">
        <w:rPr>
          <w:rtl w:val="0"/>
        </w:rPr>
      </w:r>
    </w:p>
    <w:p w:rsidR="00000000" w:rsidDel="00000000" w:rsidP="00000000" w:rsidRDefault="00000000" w:rsidRPr="00000000" w14:paraId="0000028D">
      <w:pPr>
        <w:rPr>
          <w:sz w:val="23"/>
          <w:szCs w:val="23"/>
        </w:rPr>
      </w:pPr>
      <w:r w:rsidDel="00000000" w:rsidR="00000000" w:rsidRPr="00000000">
        <w:rPr>
          <w:rFonts w:ascii="Arial Unicode MS" w:cs="Arial Unicode MS" w:eastAsia="Arial Unicode MS" w:hAnsi="Arial Unicode MS"/>
          <w:sz w:val="23"/>
          <w:szCs w:val="23"/>
          <w:rtl w:val="0"/>
        </w:rPr>
        <w:t xml:space="preserve">선제: 전투에서의 행동 순서를 결정하는 데 사용되며, 초기값은 민첩+냉정입니다.</w:t>
      </w:r>
    </w:p>
    <w:p w:rsidR="00000000" w:rsidDel="00000000" w:rsidP="00000000" w:rsidRDefault="00000000" w:rsidRPr="00000000" w14:paraId="0000028E">
      <w:pPr>
        <w:rPr>
          <w:sz w:val="23"/>
          <w:szCs w:val="23"/>
        </w:rPr>
      </w:pPr>
      <w:r w:rsidDel="00000000" w:rsidR="00000000" w:rsidRPr="00000000">
        <w:rPr>
          <w:rtl w:val="0"/>
        </w:rPr>
      </w:r>
    </w:p>
    <w:p w:rsidR="00000000" w:rsidDel="00000000" w:rsidP="00000000" w:rsidRDefault="00000000" w:rsidRPr="00000000" w14:paraId="0000028F">
      <w:pPr>
        <w:rPr>
          <w:sz w:val="23"/>
          <w:szCs w:val="23"/>
        </w:rPr>
      </w:pPr>
      <w:r w:rsidDel="00000000" w:rsidR="00000000" w:rsidRPr="00000000">
        <w:rPr>
          <w:rFonts w:ascii="Arial Unicode MS" w:cs="Arial Unicode MS" w:eastAsia="Arial Unicode MS" w:hAnsi="Arial Unicode MS"/>
          <w:sz w:val="23"/>
          <w:szCs w:val="23"/>
          <w:rtl w:val="0"/>
        </w:rPr>
        <w:t xml:space="preserve">기본 방어: 캐릭터의 방어값을 결정하는 데 사용되며, 초기값은 민첩과 통찰 중 낮은 쪽입니다. 기본 방어는 다른 능력에서 오는 기본 방어와 중첩될 수 있습니다.</w:t>
      </w:r>
    </w:p>
    <w:p w:rsidR="00000000" w:rsidDel="00000000" w:rsidP="00000000" w:rsidRDefault="00000000" w:rsidRPr="00000000" w14:paraId="00000290">
      <w:pPr>
        <w:rPr>
          <w:sz w:val="23"/>
          <w:szCs w:val="23"/>
        </w:rPr>
      </w:pPr>
      <w:r w:rsidDel="00000000" w:rsidR="00000000" w:rsidRPr="00000000">
        <w:rPr>
          <w:rtl w:val="0"/>
        </w:rPr>
      </w:r>
    </w:p>
    <w:p w:rsidR="00000000" w:rsidDel="00000000" w:rsidP="00000000" w:rsidRDefault="00000000" w:rsidRPr="00000000" w14:paraId="00000291">
      <w:pPr>
        <w:rPr>
          <w:sz w:val="23"/>
          <w:szCs w:val="23"/>
        </w:rPr>
      </w:pPr>
      <w:r w:rsidDel="00000000" w:rsidR="00000000" w:rsidRPr="00000000">
        <w:rPr>
          <w:rFonts w:ascii="Arial Unicode MS" w:cs="Arial Unicode MS" w:eastAsia="Arial Unicode MS" w:hAnsi="Arial Unicode MS"/>
          <w:sz w:val="23"/>
          <w:szCs w:val="23"/>
          <w:rtl w:val="0"/>
        </w:rPr>
        <w:t xml:space="preserve">생명력: 생명력은 캐릭터의 생명력을 나타내며, 캐릭터가 부상을 입으면 생명력이 좋지 않은 상태로 변화합니다. 구체적인 내용은 "생명 장"을 참조하세요. 생명력의 크기는 건강+체형에 따른 생명력 조정입니다.</w:t>
      </w:r>
    </w:p>
    <w:p w:rsidR="00000000" w:rsidDel="00000000" w:rsidP="00000000" w:rsidRDefault="00000000" w:rsidRPr="00000000" w14:paraId="00000292">
      <w:pPr>
        <w:rPr>
          <w:sz w:val="23"/>
          <w:szCs w:val="23"/>
        </w:rPr>
      </w:pPr>
      <w:r w:rsidDel="00000000" w:rsidR="00000000" w:rsidRPr="00000000">
        <w:rPr>
          <w:rtl w:val="0"/>
        </w:rPr>
      </w:r>
    </w:p>
    <w:p w:rsidR="00000000" w:rsidDel="00000000" w:rsidP="00000000" w:rsidRDefault="00000000" w:rsidRPr="00000000" w14:paraId="00000293">
      <w:pPr>
        <w:rPr>
          <w:sz w:val="23"/>
          <w:szCs w:val="23"/>
        </w:rPr>
      </w:pPr>
      <w:r w:rsidDel="00000000" w:rsidR="00000000" w:rsidRPr="00000000">
        <w:rPr>
          <w:rFonts w:ascii="Arial Unicode MS" w:cs="Arial Unicode MS" w:eastAsia="Arial Unicode MS" w:hAnsi="Arial Unicode MS"/>
          <w:sz w:val="23"/>
          <w:szCs w:val="23"/>
          <w:rtl w:val="0"/>
        </w:rPr>
        <w:t xml:space="preserve">간섭 범위: 간섭 범위는 일반적으로 전투에서 당신의 위협 범위를 결정하며, 기본 위협 범위는 체적에 따른 간섭 범위입니다. 간섭 범위는 캐릭터의 근접 공격 범위를 결정합니다.</w:t>
      </w:r>
    </w:p>
    <w:p w:rsidR="00000000" w:rsidDel="00000000" w:rsidP="00000000" w:rsidRDefault="00000000" w:rsidRPr="00000000" w14:paraId="00000294">
      <w:pPr>
        <w:rPr>
          <w:sz w:val="23"/>
          <w:szCs w:val="23"/>
        </w:rPr>
      </w:pPr>
      <w:r w:rsidDel="00000000" w:rsidR="00000000" w:rsidRPr="00000000">
        <w:rPr>
          <w:rFonts w:ascii="Arial Unicode MS" w:cs="Arial Unicode MS" w:eastAsia="Arial Unicode MS" w:hAnsi="Arial Unicode MS"/>
          <w:sz w:val="23"/>
          <w:szCs w:val="23"/>
          <w:rtl w:val="0"/>
        </w:rPr>
        <w:t xml:space="preserve">일부 특수 능력이나 체적이 큰 무기는 추가 간섭 범위를 제공하는데, 일반적으로 체적 6점당 무기마다 2미터(1칸 연장)의 추가 간섭 범위를 제공합니다.</w:t>
      </w:r>
    </w:p>
    <w:p w:rsidR="00000000" w:rsidDel="00000000" w:rsidP="00000000" w:rsidRDefault="00000000" w:rsidRPr="00000000" w14:paraId="00000295">
      <w:pPr>
        <w:rPr>
          <w:sz w:val="23"/>
          <w:szCs w:val="23"/>
        </w:rPr>
      </w:pPr>
      <w:r w:rsidDel="00000000" w:rsidR="00000000" w:rsidRPr="00000000">
        <w:rPr>
          <w:rtl w:val="0"/>
        </w:rPr>
      </w:r>
    </w:p>
    <w:p w:rsidR="00000000" w:rsidDel="00000000" w:rsidP="00000000" w:rsidRDefault="00000000" w:rsidRPr="00000000" w14:paraId="00000296">
      <w:pPr>
        <w:rPr>
          <w:sz w:val="23"/>
          <w:szCs w:val="23"/>
        </w:rPr>
      </w:pPr>
      <w:r w:rsidDel="00000000" w:rsidR="00000000" w:rsidRPr="00000000">
        <w:rPr>
          <w:rFonts w:ascii="Arial Unicode MS" w:cs="Arial Unicode MS" w:eastAsia="Arial Unicode MS" w:hAnsi="Arial Unicode MS"/>
          <w:sz w:val="23"/>
          <w:szCs w:val="23"/>
          <w:rtl w:val="0"/>
        </w:rPr>
        <w:t xml:space="preserve">감지 범위: 감지 범위는 캐릭터가 선명하게 감지할 수 있는 범위를 말하는데, 예를 들어 이 범위 내에서는 캐릭터가 상대방 캐릭터의 얼굴을 선명하게 볼 수 있고, 대화를 선명하게 들을 수 있습니다. 이 범위를 벗어나면 목표의 장식이나 문자 등을 선명하게 볼 수 없습니다. </w:t>
      </w:r>
    </w:p>
    <w:p w:rsidR="00000000" w:rsidDel="00000000" w:rsidP="00000000" w:rsidRDefault="00000000" w:rsidRPr="00000000" w14:paraId="00000297">
      <w:pPr>
        <w:rPr>
          <w:sz w:val="23"/>
          <w:szCs w:val="23"/>
        </w:rPr>
      </w:pPr>
      <w:r w:rsidDel="00000000" w:rsidR="00000000" w:rsidRPr="00000000">
        <w:rPr>
          <w:rFonts w:ascii="Arial Unicode MS" w:cs="Arial Unicode MS" w:eastAsia="Arial Unicode MS" w:hAnsi="Arial Unicode MS"/>
          <w:sz w:val="23"/>
          <w:szCs w:val="23"/>
          <w:rtl w:val="0"/>
        </w:rPr>
        <w:t xml:space="preserve">캐릭터의 감지 범위 초기값은 통찰*10미터입니다. 일반적으로 대부분의 생물은 시각을 사용해야만 정확하게 위치를 파악할 수 있습니다.</w:t>
      </w:r>
    </w:p>
    <w:p w:rsidR="00000000" w:rsidDel="00000000" w:rsidP="00000000" w:rsidRDefault="00000000" w:rsidRPr="00000000" w14:paraId="00000298">
      <w:pPr>
        <w:rPr>
          <w:sz w:val="23"/>
          <w:szCs w:val="23"/>
        </w:rPr>
      </w:pPr>
      <w:r w:rsidDel="00000000" w:rsidR="00000000" w:rsidRPr="00000000">
        <w:rPr>
          <w:rFonts w:ascii="Arial Unicode MS" w:cs="Arial Unicode MS" w:eastAsia="Arial Unicode MS" w:hAnsi="Arial Unicode MS"/>
          <w:sz w:val="23"/>
          <w:szCs w:val="23"/>
          <w:rtl w:val="0"/>
        </w:rPr>
        <w:t xml:space="preserve">특수 능력이 없다면 생물은 비시각적 능력으로 위치를 파악할 수 없습니다.</w:t>
      </w:r>
    </w:p>
    <w:p w:rsidR="00000000" w:rsidDel="00000000" w:rsidP="00000000" w:rsidRDefault="00000000" w:rsidRPr="00000000" w14:paraId="00000299">
      <w:pPr>
        <w:rPr>
          <w:sz w:val="23"/>
          <w:szCs w:val="23"/>
        </w:rPr>
      </w:pPr>
      <w:r w:rsidDel="00000000" w:rsidR="00000000" w:rsidRPr="00000000">
        <w:rPr>
          <w:rFonts w:ascii="Arial Unicode MS" w:cs="Arial Unicode MS" w:eastAsia="Arial Unicode MS" w:hAnsi="Arial Unicode MS"/>
          <w:sz w:val="23"/>
          <w:szCs w:val="23"/>
          <w:rtl w:val="0"/>
        </w:rPr>
        <w:t xml:space="preserve">"예민한 청각"을 보유한 생물만이 청각을 통해 감지 범위 내에서 대략적인 위치를 파악할 수 있습니다.</w:t>
      </w:r>
    </w:p>
    <w:p w:rsidR="00000000" w:rsidDel="00000000" w:rsidP="00000000" w:rsidRDefault="00000000" w:rsidRPr="00000000" w14:paraId="0000029A">
      <w:pPr>
        <w:rPr>
          <w:sz w:val="23"/>
          <w:szCs w:val="23"/>
        </w:rPr>
      </w:pPr>
      <w:r w:rsidDel="00000000" w:rsidR="00000000" w:rsidRPr="00000000">
        <w:rPr>
          <w:rFonts w:ascii="Arial Unicode MS" w:cs="Arial Unicode MS" w:eastAsia="Arial Unicode MS" w:hAnsi="Arial Unicode MS"/>
          <w:sz w:val="23"/>
          <w:szCs w:val="23"/>
          <w:rtl w:val="0"/>
        </w:rPr>
        <w:t xml:space="preserve">"예민한 후각"을 보유한 생물만이 후각을 통해 감지 범위 내에서 대략적인 위치를 파악할 수 있습니다.</w:t>
      </w:r>
    </w:p>
    <w:p w:rsidR="00000000" w:rsidDel="00000000" w:rsidP="00000000" w:rsidRDefault="00000000" w:rsidRPr="00000000" w14:paraId="0000029B">
      <w:pPr>
        <w:rPr>
          <w:sz w:val="23"/>
          <w:szCs w:val="23"/>
        </w:rPr>
      </w:pPr>
      <w:r w:rsidDel="00000000" w:rsidR="00000000" w:rsidRPr="00000000">
        <w:rPr>
          <w:rFonts w:ascii="Arial Unicode MS" w:cs="Arial Unicode MS" w:eastAsia="Arial Unicode MS" w:hAnsi="Arial Unicode MS"/>
          <w:sz w:val="23"/>
          <w:szCs w:val="23"/>
          <w:rtl w:val="0"/>
        </w:rPr>
        <w:t xml:space="preserve">목표의 체적 차이(체적이 클수록 발견하기 쉬움) 때문에 특정 목표를 관찰할 때 감지 범위가 동적으로 조정될 수 있는데, 조정 규칙은 다음과 같습니다:</w:t>
      </w:r>
    </w:p>
    <w:p w:rsidR="00000000" w:rsidDel="00000000" w:rsidP="00000000" w:rsidRDefault="00000000" w:rsidRPr="00000000" w14:paraId="0000029C">
      <w:pPr>
        <w:rPr>
          <w:sz w:val="23"/>
          <w:szCs w:val="23"/>
        </w:rPr>
      </w:pPr>
      <w:r w:rsidDel="00000000" w:rsidR="00000000" w:rsidRPr="00000000">
        <w:rPr>
          <w:rFonts w:ascii="Arial Unicode MS" w:cs="Arial Unicode MS" w:eastAsia="Arial Unicode MS" w:hAnsi="Arial Unicode MS"/>
          <w:sz w:val="23"/>
          <w:szCs w:val="23"/>
          <w:rtl w:val="0"/>
        </w:rPr>
        <w:t xml:space="preserve">목표의 체적이 5보다 1 클 때마다 캐릭터의 해당 목표에 대한 감지 범위는 원래보다 10미터 늘어나는 것으로 간주되고, 목표의 체적이 5보다 1 작을 때마다 캐릭터의 해당 목표에 대한 감지 범위는 원래보다 10미터 줄어드는 것으로 간주됩니다.</w:t>
      </w:r>
    </w:p>
    <w:p w:rsidR="00000000" w:rsidDel="00000000" w:rsidP="00000000" w:rsidRDefault="00000000" w:rsidRPr="00000000" w14:paraId="0000029D">
      <w:pPr>
        <w:rPr>
          <w:sz w:val="23"/>
          <w:szCs w:val="23"/>
        </w:rPr>
      </w:pPr>
      <w:r w:rsidDel="00000000" w:rsidR="00000000" w:rsidRPr="00000000">
        <w:rPr>
          <w:rtl w:val="0"/>
        </w:rPr>
      </w:r>
    </w:p>
    <w:p w:rsidR="00000000" w:rsidDel="00000000" w:rsidP="00000000" w:rsidRDefault="00000000" w:rsidRPr="00000000" w14:paraId="0000029E">
      <w:pPr>
        <w:rPr>
          <w:sz w:val="23"/>
          <w:szCs w:val="23"/>
        </w:rPr>
      </w:pPr>
      <w:r w:rsidDel="00000000" w:rsidR="00000000" w:rsidRPr="00000000">
        <w:rPr>
          <w:rFonts w:ascii="Arial Unicode MS" w:cs="Arial Unicode MS" w:eastAsia="Arial Unicode MS" w:hAnsi="Arial Unicode MS"/>
          <w:sz w:val="23"/>
          <w:szCs w:val="23"/>
          <w:rtl w:val="0"/>
        </w:rPr>
        <w:t xml:space="preserve">불명확 범위: 이 범위에서는 캐릭터가 그곳에 목표가 있다는 것만 관찰할 수 있을 뿐, 생김새 등 다른 정보는 볼 수 없습니다. 캐릭터의 불명확 범위 초기값은 감지 범위*10미터입니다. 일반적으로 특수 능력이 없는 상황에서는 불명확 범위에는 시야만 존재하며, 일반적으로 말하는 시야도 불명확 범위입니다.</w:t>
      </w:r>
    </w:p>
    <w:p w:rsidR="00000000" w:rsidDel="00000000" w:rsidP="00000000" w:rsidRDefault="00000000" w:rsidRPr="00000000" w14:paraId="0000029F">
      <w:pPr>
        <w:rPr>
          <w:sz w:val="23"/>
          <w:szCs w:val="23"/>
        </w:rPr>
      </w:pPr>
      <w:r w:rsidDel="00000000" w:rsidR="00000000" w:rsidRPr="00000000">
        <w:rPr>
          <w:rFonts w:ascii="Arial Unicode MS" w:cs="Arial Unicode MS" w:eastAsia="Arial Unicode MS" w:hAnsi="Arial Unicode MS"/>
          <w:sz w:val="23"/>
          <w:szCs w:val="23"/>
          <w:rtl w:val="0"/>
        </w:rPr>
        <w:t xml:space="preserve">불명확 범위에서 캐릭터는 목표에 대해 정확한 위치 파악은 할 수 있지만, 세밀한 관찰은 할 수 없습니다.</w:t>
      </w:r>
    </w:p>
    <w:p w:rsidR="00000000" w:rsidDel="00000000" w:rsidP="00000000" w:rsidRDefault="00000000" w:rsidRPr="00000000" w14:paraId="000002A0">
      <w:pPr>
        <w:rPr>
          <w:sz w:val="23"/>
          <w:szCs w:val="23"/>
        </w:rPr>
      </w:pPr>
      <w:r w:rsidDel="00000000" w:rsidR="00000000" w:rsidRPr="00000000">
        <w:rPr>
          <w:rFonts w:ascii="Arial Unicode MS" w:cs="Arial Unicode MS" w:eastAsia="Arial Unicode MS" w:hAnsi="Arial Unicode MS"/>
          <w:sz w:val="23"/>
          <w:szCs w:val="23"/>
          <w:rtl w:val="0"/>
        </w:rPr>
        <w:t xml:space="preserve">특수: 캐릭터의 불명확 범위가 자신의 감지 범위에 의해 결정되기 때문에, 감지 범위를 변경하는 능력은 일반적으로 불명확 범위에도 동시에 영향을 미칩니다.</w:t>
      </w:r>
    </w:p>
    <w:p w:rsidR="00000000" w:rsidDel="00000000" w:rsidP="00000000" w:rsidRDefault="00000000" w:rsidRPr="00000000" w14:paraId="000002A1">
      <w:pPr>
        <w:rPr>
          <w:sz w:val="23"/>
          <w:szCs w:val="23"/>
        </w:rPr>
      </w:pPr>
      <w:r w:rsidDel="00000000" w:rsidR="00000000" w:rsidRPr="00000000">
        <w:rPr>
          <w:rFonts w:ascii="Arial Unicode MS" w:cs="Arial Unicode MS" w:eastAsia="Arial Unicode MS" w:hAnsi="Arial Unicode MS"/>
          <w:sz w:val="23"/>
          <w:szCs w:val="23"/>
          <w:rtl w:val="0"/>
        </w:rPr>
        <w:t xml:space="preserve">특수: 일부 능력은 캐릭터에게 감지 범위와 불명확 범위를 초과하는 감지 능력을 부여하는데, 이는 해당 능력에서 설명될 것입니다.</w:t>
      </w:r>
    </w:p>
    <w:p w:rsidR="00000000" w:rsidDel="00000000" w:rsidP="00000000" w:rsidRDefault="00000000" w:rsidRPr="00000000" w14:paraId="000002A2">
      <w:pPr>
        <w:rPr>
          <w:sz w:val="23"/>
          <w:szCs w:val="23"/>
        </w:rPr>
      </w:pPr>
      <w:r w:rsidDel="00000000" w:rsidR="00000000" w:rsidRPr="00000000">
        <w:rPr>
          <w:rFonts w:ascii="Arial Unicode MS" w:cs="Arial Unicode MS" w:eastAsia="Arial Unicode MS" w:hAnsi="Arial Unicode MS"/>
          <w:sz w:val="23"/>
          <w:szCs w:val="23"/>
          <w:rtl w:val="0"/>
        </w:rPr>
        <w:t xml:space="preserve">특수: 일부 능력은 특정 감각의 감지 범위나 불명확 범위만 높이는데, 예를 들어 망원경은 시야를 높일 수 있습니다. 이런 능력은 시각 범위만 확대할 뿐, 감지 범위나 불명확 범위 자체를 확대하지는 않습니다.</w:t>
      </w:r>
    </w:p>
    <w:p w:rsidR="00000000" w:rsidDel="00000000" w:rsidP="00000000" w:rsidRDefault="00000000" w:rsidRPr="00000000" w14:paraId="000002A3">
      <w:pPr>
        <w:rPr>
          <w:sz w:val="23"/>
          <w:szCs w:val="23"/>
        </w:rPr>
      </w:pPr>
      <w:r w:rsidDel="00000000" w:rsidR="00000000" w:rsidRPr="00000000">
        <w:rPr>
          <w:rtl w:val="0"/>
        </w:rPr>
      </w:r>
    </w:p>
    <w:p w:rsidR="00000000" w:rsidDel="00000000" w:rsidP="00000000" w:rsidRDefault="00000000" w:rsidRPr="00000000" w14:paraId="000002A4">
      <w:pPr>
        <w:rPr>
          <w:sz w:val="23"/>
          <w:szCs w:val="23"/>
        </w:rPr>
      </w:pPr>
      <w:r w:rsidDel="00000000" w:rsidR="00000000" w:rsidRPr="00000000">
        <w:rPr>
          <w:rFonts w:ascii="Arial Unicode MS" w:cs="Arial Unicode MS" w:eastAsia="Arial Unicode MS" w:hAnsi="Arial Unicode MS"/>
          <w:sz w:val="23"/>
          <w:szCs w:val="23"/>
          <w:rtl w:val="0"/>
        </w:rPr>
        <w:t xml:space="preserve">의지력: 캐릭터의 의지력은 캐릭터가 자신의 확고한 의지로 불리한 상황을 뒤집거나 현실을 바꾸는 능력을 나타냅니다. 의지력은 소모해서 이득을 얻을 수 있는 점수로, 초기 상한은 정신+냉정이며, 새로운 캐릭터 시트를 만들 때 캐릭터의 의지력은 최대치입니다.</w:t>
      </w:r>
    </w:p>
    <w:p w:rsidR="00000000" w:rsidDel="00000000" w:rsidP="00000000" w:rsidRDefault="00000000" w:rsidRPr="00000000" w14:paraId="000002A5">
      <w:pPr>
        <w:rPr>
          <w:sz w:val="23"/>
          <w:szCs w:val="23"/>
        </w:rPr>
      </w:pPr>
      <w:r w:rsidDel="00000000" w:rsidR="00000000" w:rsidRPr="00000000">
        <w:rPr>
          <w:rFonts w:ascii="Arial Unicode MS" w:cs="Arial Unicode MS" w:eastAsia="Arial Unicode MS" w:hAnsi="Arial Unicode MS"/>
          <w:sz w:val="23"/>
          <w:szCs w:val="23"/>
          <w:rtl w:val="0"/>
        </w:rPr>
        <w:t xml:space="preserve">캐릭터의 의지력은 캐릭터가 자신의 확고한 의지로 불리한 상황을 뒤집거나 현실을 바꾸는 능력을 나타냅니다.</w:t>
      </w:r>
    </w:p>
    <w:p w:rsidR="00000000" w:rsidDel="00000000" w:rsidP="00000000" w:rsidRDefault="00000000" w:rsidRPr="00000000" w14:paraId="000002A6">
      <w:pPr>
        <w:rPr>
          <w:sz w:val="23"/>
          <w:szCs w:val="23"/>
        </w:rPr>
      </w:pPr>
      <w:r w:rsidDel="00000000" w:rsidR="00000000" w:rsidRPr="00000000">
        <w:rPr>
          <w:rFonts w:ascii="Arial Unicode MS" w:cs="Arial Unicode MS" w:eastAsia="Arial Unicode MS" w:hAnsi="Arial Unicode MS"/>
          <w:sz w:val="23"/>
          <w:szCs w:val="23"/>
          <w:rtl w:val="0"/>
        </w:rPr>
        <w:t xml:space="preserve">의지력의 더 많은 용법과 회복에 대해서는 "의지력 규칙" 페이지를 참조하세요.</w:t>
      </w:r>
    </w:p>
    <w:p w:rsidR="00000000" w:rsidDel="00000000" w:rsidP="00000000" w:rsidRDefault="00000000" w:rsidRPr="00000000" w14:paraId="000002A7">
      <w:pPr>
        <w:rPr>
          <w:sz w:val="23"/>
          <w:szCs w:val="23"/>
        </w:rPr>
      </w:pPr>
      <w:r w:rsidDel="00000000" w:rsidR="00000000" w:rsidRPr="00000000">
        <w:rPr>
          <w:rtl w:val="0"/>
        </w:rPr>
      </w:r>
    </w:p>
    <w:p w:rsidR="00000000" w:rsidDel="00000000" w:rsidP="00000000" w:rsidRDefault="00000000" w:rsidRPr="00000000" w14:paraId="000002A8">
      <w:pPr>
        <w:rPr>
          <w:sz w:val="23"/>
          <w:szCs w:val="23"/>
        </w:rPr>
      </w:pPr>
      <w:r w:rsidDel="00000000" w:rsidR="00000000" w:rsidRPr="00000000">
        <w:rPr>
          <w:rFonts w:ascii="Arial Unicode MS" w:cs="Arial Unicode MS" w:eastAsia="Arial Unicode MS" w:hAnsi="Arial Unicode MS"/>
          <w:sz w:val="23"/>
          <w:szCs w:val="23"/>
          <w:rtl w:val="0"/>
        </w:rPr>
        <w:t xml:space="preserve">의지 내성: 어떤 상황에서는 의지 내성 판정을 사용하는데, 즉 이 항목입니다. 주로 정신 영향이나 정신 피해에 저항하는 데 사용되며, 의지 내성 판정의 초기 DP는 정신+감수성(자기보호)입니다.</w:t>
      </w:r>
    </w:p>
    <w:p w:rsidR="00000000" w:rsidDel="00000000" w:rsidP="00000000" w:rsidRDefault="00000000" w:rsidRPr="00000000" w14:paraId="000002A9">
      <w:pPr>
        <w:rPr>
          <w:sz w:val="23"/>
          <w:szCs w:val="23"/>
        </w:rPr>
      </w:pPr>
      <w:r w:rsidDel="00000000" w:rsidR="00000000" w:rsidRPr="00000000">
        <w:rPr>
          <w:rtl w:val="0"/>
        </w:rPr>
      </w:r>
    </w:p>
    <w:p w:rsidR="00000000" w:rsidDel="00000000" w:rsidP="00000000" w:rsidRDefault="00000000" w:rsidRPr="00000000" w14:paraId="000002AA">
      <w:pPr>
        <w:rPr>
          <w:sz w:val="23"/>
          <w:szCs w:val="23"/>
        </w:rPr>
      </w:pPr>
      <w:r w:rsidDel="00000000" w:rsidR="00000000" w:rsidRPr="00000000">
        <w:rPr>
          <w:rFonts w:ascii="Arial Unicode MS" w:cs="Arial Unicode MS" w:eastAsia="Arial Unicode MS" w:hAnsi="Arial Unicode MS"/>
          <w:sz w:val="23"/>
          <w:szCs w:val="23"/>
          <w:rtl w:val="0"/>
        </w:rPr>
        <w:t xml:space="preserve">반사 내성: 어떤 상황에서는 반사 내성 판정을 사용하는데, 즉 이 항목입니다. 주로 범위 공격을 회피하는 데 사용되며, 반사 내성 판정의 초기 DP는 민첩+운동(자기보호)입니다.</w:t>
      </w:r>
    </w:p>
    <w:p w:rsidR="00000000" w:rsidDel="00000000" w:rsidP="00000000" w:rsidRDefault="00000000" w:rsidRPr="00000000" w14:paraId="000002AB">
      <w:pPr>
        <w:rPr>
          <w:sz w:val="23"/>
          <w:szCs w:val="23"/>
        </w:rPr>
      </w:pPr>
      <w:r w:rsidDel="00000000" w:rsidR="00000000" w:rsidRPr="00000000">
        <w:rPr>
          <w:rtl w:val="0"/>
        </w:rPr>
      </w:r>
    </w:p>
    <w:p w:rsidR="00000000" w:rsidDel="00000000" w:rsidP="00000000" w:rsidRDefault="00000000" w:rsidRPr="00000000" w14:paraId="000002AC">
      <w:pPr>
        <w:rPr>
          <w:sz w:val="23"/>
          <w:szCs w:val="23"/>
        </w:rPr>
      </w:pPr>
      <w:r w:rsidDel="00000000" w:rsidR="00000000" w:rsidRPr="00000000">
        <w:rPr>
          <w:rFonts w:ascii="Arial Unicode MS" w:cs="Arial Unicode MS" w:eastAsia="Arial Unicode MS" w:hAnsi="Arial Unicode MS"/>
          <w:sz w:val="23"/>
          <w:szCs w:val="23"/>
          <w:rtl w:val="0"/>
        </w:rPr>
        <w:t xml:space="preserve">강인 내성: 어떤 상황에서는 강인 내성 판정을 사용하는데, 즉 이 항목입니다. 주로 생밈적 영향에 저항하는 데 사용되며, 강인 내성 판정의 초기 DP는 건강+생존(자기보호)입니다.</w:t>
      </w:r>
    </w:p>
    <w:p w:rsidR="00000000" w:rsidDel="00000000" w:rsidP="00000000" w:rsidRDefault="00000000" w:rsidRPr="00000000" w14:paraId="000002AD">
      <w:pPr>
        <w:rPr>
          <w:sz w:val="23"/>
          <w:szCs w:val="23"/>
        </w:rPr>
      </w:pPr>
      <w:r w:rsidDel="00000000" w:rsidR="00000000" w:rsidRPr="00000000">
        <w:rPr>
          <w:rtl w:val="0"/>
        </w:rPr>
      </w:r>
    </w:p>
    <w:p w:rsidR="00000000" w:rsidDel="00000000" w:rsidP="00000000" w:rsidRDefault="00000000" w:rsidRPr="00000000" w14:paraId="000002AE">
      <w:pPr>
        <w:rPr>
          <w:sz w:val="23"/>
          <w:szCs w:val="23"/>
        </w:rPr>
      </w:pPr>
      <w:r w:rsidDel="00000000" w:rsidR="00000000" w:rsidRPr="00000000">
        <w:rPr>
          <w:rFonts w:ascii="Arial Unicode MS" w:cs="Arial Unicode MS" w:eastAsia="Arial Unicode MS" w:hAnsi="Arial Unicode MS"/>
          <w:sz w:val="23"/>
          <w:szCs w:val="23"/>
          <w:rtl w:val="0"/>
        </w:rPr>
        <w:t xml:space="preserve">위의 세 항목을 통칭해서 삼내성이라고 합니다.</w:t>
      </w:r>
    </w:p>
    <w:p w:rsidR="00000000" w:rsidDel="00000000" w:rsidP="00000000" w:rsidRDefault="00000000" w:rsidRPr="00000000" w14:paraId="000002AF">
      <w:pPr>
        <w:rPr>
          <w:sz w:val="23"/>
          <w:szCs w:val="23"/>
        </w:rPr>
      </w:pPr>
      <w:r w:rsidDel="00000000" w:rsidR="00000000" w:rsidRPr="00000000">
        <w:rPr>
          <w:sz w:val="23"/>
          <w:szCs w:val="23"/>
          <w:rtl w:val="0"/>
        </w:rPr>
        <w:t xml:space="preserve">=====================================================================</w:t>
      </w:r>
    </w:p>
    <w:p w:rsidR="00000000" w:rsidDel="00000000" w:rsidP="00000000" w:rsidRDefault="00000000" w:rsidRPr="00000000" w14:paraId="000002B0">
      <w:pPr>
        <w:rPr>
          <w:sz w:val="23"/>
          <w:szCs w:val="23"/>
        </w:rPr>
      </w:pPr>
      <w:r w:rsidDel="00000000" w:rsidR="00000000" w:rsidRPr="00000000">
        <w:rPr>
          <w:sz w:val="23"/>
          <w:szCs w:val="23"/>
          <w:rtl w:val="0"/>
        </w:rPr>
        <w:t xml:space="preserve">======================================</w:t>
      </w:r>
    </w:p>
    <w:p w:rsidR="00000000" w:rsidDel="00000000" w:rsidP="00000000" w:rsidRDefault="00000000" w:rsidRPr="00000000" w14:paraId="000002B1">
      <w:pPr>
        <w:rPr>
          <w:sz w:val="23"/>
          <w:szCs w:val="23"/>
        </w:rPr>
      </w:pPr>
      <w:r w:rsidDel="00000000" w:rsidR="00000000" w:rsidRPr="00000000">
        <w:rPr>
          <w:rFonts w:ascii="Arial Unicode MS" w:cs="Arial Unicode MS" w:eastAsia="Arial Unicode MS" w:hAnsi="Arial Unicode MS"/>
          <w:sz w:val="23"/>
          <w:szCs w:val="23"/>
          <w:rtl w:val="0"/>
        </w:rPr>
        <w:t xml:space="preserve">위의 규칙에 따라 우리는 계속해서 "롤랑"의 캐릭터 시트를 참고하겠습니다. 그의 최종 캐릭터 시트는 다음과 같습니다:</w:t>
      </w:r>
    </w:p>
    <w:p w:rsidR="00000000" w:rsidDel="00000000" w:rsidP="00000000" w:rsidRDefault="00000000" w:rsidRPr="00000000" w14:paraId="000002B2">
      <w:pPr>
        <w:rPr>
          <w:sz w:val="23"/>
          <w:szCs w:val="23"/>
        </w:rPr>
      </w:pPr>
      <w:r w:rsidDel="00000000" w:rsidR="00000000" w:rsidRPr="00000000">
        <w:rPr>
          <w:rtl w:val="0"/>
        </w:rPr>
      </w:r>
    </w:p>
    <w:p w:rsidR="00000000" w:rsidDel="00000000" w:rsidP="00000000" w:rsidRDefault="00000000" w:rsidRPr="00000000" w14:paraId="000002B3">
      <w:pPr>
        <w:rPr>
          <w:sz w:val="23"/>
          <w:szCs w:val="23"/>
        </w:rPr>
      </w:pPr>
      <w:r w:rsidDel="00000000" w:rsidR="00000000" w:rsidRPr="00000000">
        <w:rPr>
          <w:rFonts w:ascii="Arial Unicode MS" w:cs="Arial Unicode MS" w:eastAsia="Arial Unicode MS" w:hAnsi="Arial Unicode MS"/>
          <w:sz w:val="23"/>
          <w:szCs w:val="23"/>
          <w:rtl w:val="0"/>
        </w:rPr>
        <w:t xml:space="preserve">이름: 롤랑</w:t>
      </w:r>
    </w:p>
    <w:p w:rsidR="00000000" w:rsidDel="00000000" w:rsidP="00000000" w:rsidRDefault="00000000" w:rsidRPr="00000000" w14:paraId="000002B4">
      <w:pPr>
        <w:rPr>
          <w:sz w:val="23"/>
          <w:szCs w:val="23"/>
        </w:rPr>
      </w:pPr>
      <w:r w:rsidDel="00000000" w:rsidR="00000000" w:rsidRPr="00000000">
        <w:rPr>
          <w:rFonts w:ascii="Arial Unicode MS" w:cs="Arial Unicode MS" w:eastAsia="Arial Unicode MS" w:hAnsi="Arial Unicode MS"/>
          <w:sz w:val="23"/>
          <w:szCs w:val="23"/>
          <w:rtl w:val="0"/>
        </w:rPr>
        <w:t xml:space="preserve">성별: 남</w:t>
      </w:r>
    </w:p>
    <w:p w:rsidR="00000000" w:rsidDel="00000000" w:rsidP="00000000" w:rsidRDefault="00000000" w:rsidRPr="00000000" w14:paraId="000002B5">
      <w:pPr>
        <w:rPr>
          <w:sz w:val="23"/>
          <w:szCs w:val="23"/>
        </w:rPr>
      </w:pPr>
      <w:r w:rsidDel="00000000" w:rsidR="00000000" w:rsidRPr="00000000">
        <w:rPr>
          <w:rFonts w:ascii="Arial Unicode MS" w:cs="Arial Unicode MS" w:eastAsia="Arial Unicode MS" w:hAnsi="Arial Unicode MS"/>
          <w:sz w:val="23"/>
          <w:szCs w:val="23"/>
          <w:rtl w:val="0"/>
        </w:rPr>
        <w:t xml:space="preserve">나이: 20</w:t>
      </w:r>
    </w:p>
    <w:p w:rsidR="00000000" w:rsidDel="00000000" w:rsidP="00000000" w:rsidRDefault="00000000" w:rsidRPr="00000000" w14:paraId="000002B6">
      <w:pPr>
        <w:rPr>
          <w:sz w:val="23"/>
          <w:szCs w:val="23"/>
        </w:rPr>
      </w:pPr>
      <w:r w:rsidDel="00000000" w:rsidR="00000000" w:rsidRPr="00000000">
        <w:rPr>
          <w:rFonts w:ascii="Arial Unicode MS" w:cs="Arial Unicode MS" w:eastAsia="Arial Unicode MS" w:hAnsi="Arial Unicode MS"/>
          <w:sz w:val="23"/>
          <w:szCs w:val="23"/>
          <w:rtl w:val="0"/>
        </w:rPr>
        <w:t xml:space="preserve">신장/체중: 180cm/56kg</w:t>
      </w:r>
    </w:p>
    <w:p w:rsidR="00000000" w:rsidDel="00000000" w:rsidP="00000000" w:rsidRDefault="00000000" w:rsidRPr="00000000" w14:paraId="000002B7">
      <w:pPr>
        <w:rPr>
          <w:sz w:val="23"/>
          <w:szCs w:val="23"/>
        </w:rPr>
      </w:pPr>
      <w:r w:rsidDel="00000000" w:rsidR="00000000" w:rsidRPr="00000000">
        <w:rPr>
          <w:rFonts w:ascii="Arial Unicode MS" w:cs="Arial Unicode MS" w:eastAsia="Arial Unicode MS" w:hAnsi="Arial Unicode MS"/>
          <w:sz w:val="23"/>
          <w:szCs w:val="23"/>
          <w:rtl w:val="0"/>
        </w:rPr>
        <w:t xml:space="preserve">종족/국적: 인간/영국</w:t>
      </w:r>
    </w:p>
    <w:p w:rsidR="00000000" w:rsidDel="00000000" w:rsidP="00000000" w:rsidRDefault="00000000" w:rsidRPr="00000000" w14:paraId="000002B8">
      <w:pPr>
        <w:rPr>
          <w:sz w:val="23"/>
          <w:szCs w:val="23"/>
        </w:rPr>
      </w:pPr>
      <w:r w:rsidDel="00000000" w:rsidR="00000000" w:rsidRPr="00000000">
        <w:rPr>
          <w:rFonts w:ascii="Arial Unicode MS" w:cs="Arial Unicode MS" w:eastAsia="Arial Unicode MS" w:hAnsi="Arial Unicode MS"/>
          <w:sz w:val="23"/>
          <w:szCs w:val="23"/>
          <w:rtl w:val="0"/>
        </w:rPr>
        <w:t xml:space="preserve">외모/특징: 찬란한 금발</w:t>
      </w:r>
    </w:p>
    <w:p w:rsidR="00000000" w:rsidDel="00000000" w:rsidP="00000000" w:rsidRDefault="00000000" w:rsidRPr="00000000" w14:paraId="000002B9">
      <w:pPr>
        <w:rPr>
          <w:sz w:val="23"/>
          <w:szCs w:val="23"/>
        </w:rPr>
      </w:pPr>
      <w:r w:rsidDel="00000000" w:rsidR="00000000" w:rsidRPr="00000000">
        <w:rPr>
          <w:rFonts w:ascii="Arial Unicode MS" w:cs="Arial Unicode MS" w:eastAsia="Arial Unicode MS" w:hAnsi="Arial Unicode MS"/>
          <w:sz w:val="23"/>
          <w:szCs w:val="23"/>
          <w:rtl w:val="0"/>
        </w:rPr>
        <w:t xml:space="preserve">성격/개성: 대충 말하자면 얼빠진 착한 사람이랄까.</w:t>
      </w:r>
    </w:p>
    <w:p w:rsidR="00000000" w:rsidDel="00000000" w:rsidP="00000000" w:rsidRDefault="00000000" w:rsidRPr="00000000" w14:paraId="000002BA">
      <w:pPr>
        <w:rPr>
          <w:sz w:val="23"/>
          <w:szCs w:val="23"/>
        </w:rPr>
      </w:pPr>
      <w:r w:rsidDel="00000000" w:rsidR="00000000" w:rsidRPr="00000000">
        <w:rPr>
          <w:rFonts w:ascii="Arial Unicode MS" w:cs="Arial Unicode MS" w:eastAsia="Arial Unicode MS" w:hAnsi="Arial Unicode MS"/>
          <w:sz w:val="23"/>
          <w:szCs w:val="23"/>
          <w:rtl w:val="0"/>
        </w:rPr>
        <w:t xml:space="preserve">개요: 부모님이 저에게 고대 성기사의 이름을 지어주셨어요.</w:t>
      </w:r>
    </w:p>
    <w:p w:rsidR="00000000" w:rsidDel="00000000" w:rsidP="00000000" w:rsidRDefault="00000000" w:rsidRPr="00000000" w14:paraId="000002BB">
      <w:pPr>
        <w:rPr>
          <w:sz w:val="23"/>
          <w:szCs w:val="23"/>
        </w:rPr>
      </w:pPr>
      <w:r w:rsidDel="00000000" w:rsidR="00000000" w:rsidRPr="00000000">
        <w:rPr>
          <w:rFonts w:ascii="Arial Unicode MS" w:cs="Arial Unicode MS" w:eastAsia="Arial Unicode MS" w:hAnsi="Arial Unicode MS"/>
          <w:sz w:val="23"/>
          <w:szCs w:val="23"/>
          <w:rtl w:val="0"/>
        </w:rPr>
        <w:t xml:space="preserve">오랫동안 전 그 이름의 의미를 잘 몰랐죠.</w:t>
      </w:r>
    </w:p>
    <w:p w:rsidR="00000000" w:rsidDel="00000000" w:rsidP="00000000" w:rsidRDefault="00000000" w:rsidRPr="00000000" w14:paraId="000002BC">
      <w:pPr>
        <w:rPr>
          <w:sz w:val="23"/>
          <w:szCs w:val="23"/>
        </w:rPr>
      </w:pPr>
      <w:r w:rsidDel="00000000" w:rsidR="00000000" w:rsidRPr="00000000">
        <w:rPr>
          <w:rFonts w:ascii="Arial Unicode MS" w:cs="Arial Unicode MS" w:eastAsia="Arial Unicode MS" w:hAnsi="Arial Unicode MS"/>
          <w:sz w:val="23"/>
          <w:szCs w:val="23"/>
          <w:rtl w:val="0"/>
        </w:rPr>
        <w:t xml:space="preserve">성기사라니, 우리 삶과는 너무나 먼 이야기 같았으니까요.</w:t>
      </w:r>
    </w:p>
    <w:p w:rsidR="00000000" w:rsidDel="00000000" w:rsidP="00000000" w:rsidRDefault="00000000" w:rsidRPr="00000000" w14:paraId="000002BD">
      <w:pPr>
        <w:rPr>
          <w:sz w:val="23"/>
          <w:szCs w:val="23"/>
        </w:rPr>
      </w:pPr>
      <w:r w:rsidDel="00000000" w:rsidR="00000000" w:rsidRPr="00000000">
        <w:rPr>
          <w:rFonts w:ascii="Arial Unicode MS" w:cs="Arial Unicode MS" w:eastAsia="Arial Unicode MS" w:hAnsi="Arial Unicode MS"/>
          <w:sz w:val="23"/>
          <w:szCs w:val="23"/>
          <w:rtl w:val="0"/>
        </w:rPr>
        <w:t xml:space="preserve">멀기도 멀어서... 닿을 수 없을 것만 같았어요.</w:t>
      </w:r>
    </w:p>
    <w:p w:rsidR="00000000" w:rsidDel="00000000" w:rsidP="00000000" w:rsidRDefault="00000000" w:rsidRPr="00000000" w14:paraId="000002BE">
      <w:pPr>
        <w:rPr>
          <w:sz w:val="23"/>
          <w:szCs w:val="23"/>
        </w:rPr>
      </w:pPr>
      <w:r w:rsidDel="00000000" w:rsidR="00000000" w:rsidRPr="00000000">
        <w:rPr>
          <w:rFonts w:ascii="Arial Unicode MS" w:cs="Arial Unicode MS" w:eastAsia="Arial Unicode MS" w:hAnsi="Arial Unicode MS"/>
          <w:sz w:val="23"/>
          <w:szCs w:val="23"/>
          <w:rtl w:val="0"/>
        </w:rPr>
        <w:t xml:space="preserve">하지만 평온한 삶도 나쁘진 않았어요. 전 이런 삶을 싫어하지 않았고, 오히려 좋아했다고 할 수 있죠.</w:t>
      </w:r>
    </w:p>
    <w:p w:rsidR="00000000" w:rsidDel="00000000" w:rsidP="00000000" w:rsidRDefault="00000000" w:rsidRPr="00000000" w14:paraId="000002BF">
      <w:pPr>
        <w:rPr>
          <w:sz w:val="23"/>
          <w:szCs w:val="23"/>
        </w:rPr>
      </w:pPr>
      <w:r w:rsidDel="00000000" w:rsidR="00000000" w:rsidRPr="00000000">
        <w:rPr>
          <w:rFonts w:ascii="Arial Unicode MS" w:cs="Arial Unicode MS" w:eastAsia="Arial Unicode MS" w:hAnsi="Arial Unicode MS"/>
          <w:sz w:val="23"/>
          <w:szCs w:val="23"/>
          <w:rtl w:val="0"/>
        </w:rPr>
        <w:t xml:space="preserve">제 인생은 아마 그런 거겠죠. 평범하지만 나름 재미있는.</w:t>
      </w:r>
    </w:p>
    <w:p w:rsidR="00000000" w:rsidDel="00000000" w:rsidP="00000000" w:rsidRDefault="00000000" w:rsidRPr="00000000" w14:paraId="000002C0">
      <w:pPr>
        <w:rPr>
          <w:sz w:val="23"/>
          <w:szCs w:val="23"/>
        </w:rPr>
      </w:pPr>
      <w:r w:rsidDel="00000000" w:rsidR="00000000" w:rsidRPr="00000000">
        <w:rPr>
          <w:rFonts w:ascii="Arial Unicode MS" w:cs="Arial Unicode MS" w:eastAsia="Arial Unicode MS" w:hAnsi="Arial Unicode MS"/>
          <w:sz w:val="23"/>
          <w:szCs w:val="23"/>
          <w:rtl w:val="0"/>
        </w:rPr>
        <w:t xml:space="preserve">하지만 그날의 저는 좀 충동적이었어요. (웃음)</w:t>
      </w:r>
    </w:p>
    <w:p w:rsidR="00000000" w:rsidDel="00000000" w:rsidP="00000000" w:rsidRDefault="00000000" w:rsidRPr="00000000" w14:paraId="000002C1">
      <w:pPr>
        <w:rPr>
          <w:sz w:val="23"/>
          <w:szCs w:val="23"/>
        </w:rPr>
      </w:pPr>
      <w:r w:rsidDel="00000000" w:rsidR="00000000" w:rsidRPr="00000000">
        <w:rPr>
          <w:rFonts w:ascii="Arial Unicode MS" w:cs="Arial Unicode MS" w:eastAsia="Arial Unicode MS" w:hAnsi="Arial Unicode MS"/>
          <w:sz w:val="23"/>
          <w:szCs w:val="23"/>
          <w:rtl w:val="0"/>
        </w:rPr>
        <w:t xml:space="preserve">차에서 폭탄을 치우면 죽을 거란 건 알고 있었는데도 말이에요.</w:t>
      </w:r>
    </w:p>
    <w:p w:rsidR="00000000" w:rsidDel="00000000" w:rsidP="00000000" w:rsidRDefault="00000000" w:rsidRPr="00000000" w14:paraId="000002C2">
      <w:pPr>
        <w:rPr>
          <w:sz w:val="23"/>
          <w:szCs w:val="23"/>
        </w:rPr>
      </w:pPr>
      <w:r w:rsidDel="00000000" w:rsidR="00000000" w:rsidRPr="00000000">
        <w:rPr>
          <w:rFonts w:ascii="Arial Unicode MS" w:cs="Arial Unicode MS" w:eastAsia="Arial Unicode MS" w:hAnsi="Arial Unicode MS"/>
          <w:sz w:val="23"/>
          <w:szCs w:val="23"/>
          <w:rtl w:val="0"/>
        </w:rPr>
        <w:t xml:space="preserve">그런데도 몸이 제 의지와 상관없이 움직이기 시작했어요.</w:t>
      </w:r>
    </w:p>
    <w:p w:rsidR="00000000" w:rsidDel="00000000" w:rsidP="00000000" w:rsidRDefault="00000000" w:rsidRPr="00000000" w14:paraId="000002C3">
      <w:pPr>
        <w:rPr>
          <w:sz w:val="23"/>
          <w:szCs w:val="23"/>
        </w:rPr>
      </w:pPr>
      <w:r w:rsidDel="00000000" w:rsidR="00000000" w:rsidRPr="00000000">
        <w:rPr>
          <w:rFonts w:ascii="Arial Unicode MS" w:cs="Arial Unicode MS" w:eastAsia="Arial Unicode MS" w:hAnsi="Arial Unicode MS"/>
          <w:sz w:val="23"/>
          <w:szCs w:val="23"/>
          <w:rtl w:val="0"/>
        </w:rPr>
        <w:t xml:space="preserve">"아아, 나 정말 이러고 있네." 이렇게 감탄하면서 전력을 다해 멀리 달렸죠.</w:t>
      </w:r>
    </w:p>
    <w:p w:rsidR="00000000" w:rsidDel="00000000" w:rsidP="00000000" w:rsidRDefault="00000000" w:rsidRPr="00000000" w14:paraId="000002C4">
      <w:pPr>
        <w:rPr>
          <w:sz w:val="23"/>
          <w:szCs w:val="23"/>
        </w:rPr>
      </w:pPr>
      <w:r w:rsidDel="00000000" w:rsidR="00000000" w:rsidRPr="00000000">
        <w:rPr>
          <w:rFonts w:ascii="Arial Unicode MS" w:cs="Arial Unicode MS" w:eastAsia="Arial Unicode MS" w:hAnsi="Arial Unicode MS"/>
          <w:sz w:val="23"/>
          <w:szCs w:val="23"/>
          <w:rtl w:val="0"/>
        </w:rPr>
        <w:t xml:space="preserve">"이런 일은 내가 아닌 평민이 해야 하는 건데." 울면서 달렸지만 후회는 없었어요. 제 희생으로 더 많은 사람을 구할 수 있다면 희생해도 괜찮으니까요.</w:t>
      </w:r>
    </w:p>
    <w:p w:rsidR="00000000" w:rsidDel="00000000" w:rsidP="00000000" w:rsidRDefault="00000000" w:rsidRPr="00000000" w14:paraId="000002C5">
      <w:pPr>
        <w:rPr>
          <w:sz w:val="23"/>
          <w:szCs w:val="23"/>
        </w:rPr>
      </w:pPr>
      <w:r w:rsidDel="00000000" w:rsidR="00000000" w:rsidRPr="00000000">
        <w:rPr>
          <w:rFonts w:ascii="Arial Unicode MS" w:cs="Arial Unicode MS" w:eastAsia="Arial Unicode MS" w:hAnsi="Arial Unicode MS"/>
          <w:sz w:val="23"/>
          <w:szCs w:val="23"/>
          <w:rtl w:val="0"/>
        </w:rPr>
        <w:t xml:space="preserve">적어도 마지막 순간에 전 제 이름에 부끄럽지 않았으니까요.</w:t>
      </w:r>
    </w:p>
    <w:p w:rsidR="00000000" w:rsidDel="00000000" w:rsidP="00000000" w:rsidRDefault="00000000" w:rsidRPr="00000000" w14:paraId="000002C6">
      <w:pPr>
        <w:rPr>
          <w:sz w:val="23"/>
          <w:szCs w:val="23"/>
        </w:rPr>
      </w:pPr>
      <w:r w:rsidDel="00000000" w:rsidR="00000000" w:rsidRPr="00000000">
        <w:rPr>
          <w:rtl w:val="0"/>
        </w:rPr>
      </w:r>
    </w:p>
    <w:p w:rsidR="00000000" w:rsidDel="00000000" w:rsidP="00000000" w:rsidRDefault="00000000" w:rsidRPr="00000000" w14:paraId="000002C7">
      <w:pPr>
        <w:rPr>
          <w:sz w:val="23"/>
          <w:szCs w:val="23"/>
        </w:rPr>
      </w:pPr>
      <w:r w:rsidDel="00000000" w:rsidR="00000000" w:rsidRPr="00000000">
        <w:rPr>
          <w:rFonts w:ascii="Arial Unicode MS" w:cs="Arial Unicode MS" w:eastAsia="Arial Unicode MS" w:hAnsi="Arial Unicode MS"/>
          <w:sz w:val="23"/>
          <w:szCs w:val="23"/>
          <w:rtl w:val="0"/>
        </w:rPr>
        <w:t xml:space="preserve">근력 5 민첩 3 건강 5</w:t>
      </w:r>
    </w:p>
    <w:p w:rsidR="00000000" w:rsidDel="00000000" w:rsidP="00000000" w:rsidRDefault="00000000" w:rsidRPr="00000000" w14:paraId="000002C8">
      <w:pPr>
        <w:rPr>
          <w:sz w:val="23"/>
          <w:szCs w:val="23"/>
        </w:rPr>
      </w:pPr>
      <w:r w:rsidDel="00000000" w:rsidR="00000000" w:rsidRPr="00000000">
        <w:rPr>
          <w:rFonts w:ascii="Arial Unicode MS" w:cs="Arial Unicode MS" w:eastAsia="Arial Unicode MS" w:hAnsi="Arial Unicode MS"/>
          <w:sz w:val="23"/>
          <w:szCs w:val="23"/>
          <w:rtl w:val="0"/>
        </w:rPr>
        <w:t xml:space="preserve">지능 2 통찰 3 정신 3</w:t>
      </w:r>
    </w:p>
    <w:p w:rsidR="00000000" w:rsidDel="00000000" w:rsidP="00000000" w:rsidRDefault="00000000" w:rsidRPr="00000000" w14:paraId="000002C9">
      <w:pPr>
        <w:rPr>
          <w:sz w:val="23"/>
          <w:szCs w:val="23"/>
        </w:rPr>
      </w:pPr>
      <w:r w:rsidDel="00000000" w:rsidR="00000000" w:rsidRPr="00000000">
        <w:rPr>
          <w:rFonts w:ascii="Arial Unicode MS" w:cs="Arial Unicode MS" w:eastAsia="Arial Unicode MS" w:hAnsi="Arial Unicode MS"/>
          <w:sz w:val="23"/>
          <w:szCs w:val="23"/>
          <w:rtl w:val="0"/>
        </w:rPr>
        <w:t xml:space="preserve">매력 2 조작 2 냉정 3</w:t>
      </w:r>
    </w:p>
    <w:p w:rsidR="00000000" w:rsidDel="00000000" w:rsidP="00000000" w:rsidRDefault="00000000" w:rsidRPr="00000000" w14:paraId="000002CA">
      <w:pPr>
        <w:rPr>
          <w:sz w:val="23"/>
          <w:szCs w:val="23"/>
        </w:rPr>
      </w:pPr>
      <w:r w:rsidDel="00000000" w:rsidR="00000000" w:rsidRPr="00000000">
        <w:rPr>
          <w:rtl w:val="0"/>
        </w:rPr>
      </w:r>
    </w:p>
    <w:p w:rsidR="00000000" w:rsidDel="00000000" w:rsidP="00000000" w:rsidRDefault="00000000" w:rsidRPr="00000000" w14:paraId="000002CB">
      <w:pPr>
        <w:rPr>
          <w:sz w:val="23"/>
          <w:szCs w:val="23"/>
        </w:rPr>
      </w:pPr>
      <w:r w:rsidDel="00000000" w:rsidR="00000000" w:rsidRPr="00000000">
        <w:rPr>
          <w:rFonts w:ascii="Arial Unicode MS" w:cs="Arial Unicode MS" w:eastAsia="Arial Unicode MS" w:hAnsi="Arial Unicode MS"/>
          <w:sz w:val="23"/>
          <w:szCs w:val="23"/>
          <w:rtl w:val="0"/>
        </w:rPr>
        <w:t xml:space="preserve">운동3(수영 자기보호) 학식 동물 교감</w:t>
      </w:r>
    </w:p>
    <w:p w:rsidR="00000000" w:rsidDel="00000000" w:rsidP="00000000" w:rsidRDefault="00000000" w:rsidRPr="00000000" w14:paraId="000002CC">
      <w:pPr>
        <w:rPr>
          <w:sz w:val="23"/>
          <w:szCs w:val="23"/>
        </w:rPr>
      </w:pPr>
      <w:r w:rsidDel="00000000" w:rsidR="00000000" w:rsidRPr="00000000">
        <w:rPr>
          <w:rFonts w:ascii="Arial Unicode MS" w:cs="Arial Unicode MS" w:eastAsia="Arial Unicode MS" w:hAnsi="Arial Unicode MS"/>
          <w:sz w:val="23"/>
          <w:szCs w:val="23"/>
          <w:rtl w:val="0"/>
        </w:rPr>
        <w:t xml:space="preserve">격투 컴퓨터 감수성1</w:t>
      </w:r>
    </w:p>
    <w:p w:rsidR="00000000" w:rsidDel="00000000" w:rsidP="00000000" w:rsidRDefault="00000000" w:rsidRPr="00000000" w14:paraId="000002CD">
      <w:pPr>
        <w:rPr>
          <w:sz w:val="23"/>
          <w:szCs w:val="23"/>
        </w:rPr>
      </w:pPr>
      <w:r w:rsidDel="00000000" w:rsidR="00000000" w:rsidRPr="00000000">
        <w:rPr>
          <w:rFonts w:ascii="Arial Unicode MS" w:cs="Arial Unicode MS" w:eastAsia="Arial Unicode MS" w:hAnsi="Arial Unicode MS"/>
          <w:sz w:val="23"/>
          <w:szCs w:val="23"/>
          <w:rtl w:val="0"/>
        </w:rPr>
        <w:t xml:space="preserve">운전 수공예 표현-연설1</w:t>
      </w:r>
    </w:p>
    <w:p w:rsidR="00000000" w:rsidDel="00000000" w:rsidP="00000000" w:rsidRDefault="00000000" w:rsidRPr="00000000" w14:paraId="000002CE">
      <w:pPr>
        <w:rPr>
          <w:sz w:val="23"/>
          <w:szCs w:val="23"/>
        </w:rPr>
      </w:pPr>
      <w:r w:rsidDel="00000000" w:rsidR="00000000" w:rsidRPr="00000000">
        <w:rPr>
          <w:rFonts w:ascii="Arial Unicode MS" w:cs="Arial Unicode MS" w:eastAsia="Arial Unicode MS" w:hAnsi="Arial Unicode MS"/>
          <w:sz w:val="23"/>
          <w:szCs w:val="23"/>
          <w:rtl w:val="0"/>
        </w:rPr>
        <w:t xml:space="preserve">총기 수사3(수색) 협박</w:t>
      </w:r>
    </w:p>
    <w:p w:rsidR="00000000" w:rsidDel="00000000" w:rsidP="00000000" w:rsidRDefault="00000000" w:rsidRPr="00000000" w14:paraId="000002CF">
      <w:pPr>
        <w:rPr>
          <w:sz w:val="23"/>
          <w:szCs w:val="23"/>
        </w:rPr>
      </w:pPr>
      <w:r w:rsidDel="00000000" w:rsidR="00000000" w:rsidRPr="00000000">
        <w:rPr>
          <w:rFonts w:ascii="Arial Unicode MS" w:cs="Arial Unicode MS" w:eastAsia="Arial Unicode MS" w:hAnsi="Arial Unicode MS"/>
          <w:sz w:val="23"/>
          <w:szCs w:val="23"/>
          <w:rtl w:val="0"/>
        </w:rPr>
        <w:t xml:space="preserve">손재주 의학 사교3(설득)</w:t>
      </w:r>
    </w:p>
    <w:p w:rsidR="00000000" w:rsidDel="00000000" w:rsidP="00000000" w:rsidRDefault="00000000" w:rsidRPr="00000000" w14:paraId="000002D0">
      <w:pPr>
        <w:rPr>
          <w:sz w:val="23"/>
          <w:szCs w:val="23"/>
        </w:rPr>
      </w:pPr>
      <w:r w:rsidDel="00000000" w:rsidR="00000000" w:rsidRPr="00000000">
        <w:rPr>
          <w:rFonts w:ascii="Arial Unicode MS" w:cs="Arial Unicode MS" w:eastAsia="Arial Unicode MS" w:hAnsi="Arial Unicode MS"/>
          <w:sz w:val="23"/>
          <w:szCs w:val="23"/>
          <w:rtl w:val="0"/>
        </w:rPr>
        <w:t xml:space="preserve">은폐 신비학1 위장</w:t>
      </w:r>
    </w:p>
    <w:p w:rsidR="00000000" w:rsidDel="00000000" w:rsidP="00000000" w:rsidRDefault="00000000" w:rsidRPr="00000000" w14:paraId="000002D1">
      <w:pPr>
        <w:rPr>
          <w:sz w:val="23"/>
          <w:szCs w:val="23"/>
        </w:rPr>
      </w:pPr>
      <w:r w:rsidDel="00000000" w:rsidR="00000000" w:rsidRPr="00000000">
        <w:rPr>
          <w:rFonts w:ascii="Arial Unicode MS" w:cs="Arial Unicode MS" w:eastAsia="Arial Unicode MS" w:hAnsi="Arial Unicode MS"/>
          <w:sz w:val="23"/>
          <w:szCs w:val="23"/>
          <w:rtl w:val="0"/>
        </w:rPr>
        <w:t xml:space="preserve">생존1(자기보호) 과학</w:t>
      </w:r>
    </w:p>
    <w:p w:rsidR="00000000" w:rsidDel="00000000" w:rsidP="00000000" w:rsidRDefault="00000000" w:rsidRPr="00000000" w14:paraId="000002D2">
      <w:pPr>
        <w:rPr>
          <w:sz w:val="23"/>
          <w:szCs w:val="23"/>
        </w:rPr>
      </w:pPr>
      <w:r w:rsidDel="00000000" w:rsidR="00000000" w:rsidRPr="00000000">
        <w:rPr>
          <w:rFonts w:ascii="Arial Unicode MS" w:cs="Arial Unicode MS" w:eastAsia="Arial Unicode MS" w:hAnsi="Arial Unicode MS"/>
          <w:sz w:val="23"/>
          <w:szCs w:val="23"/>
          <w:rtl w:val="0"/>
        </w:rPr>
        <w:t xml:space="preserve">백병전5(대검 방어, 특정 부위 공격)</w:t>
      </w:r>
    </w:p>
    <w:p w:rsidR="00000000" w:rsidDel="00000000" w:rsidP="00000000" w:rsidRDefault="00000000" w:rsidRPr="00000000" w14:paraId="000002D3">
      <w:pPr>
        <w:rPr>
          <w:sz w:val="23"/>
          <w:szCs w:val="23"/>
        </w:rPr>
      </w:pPr>
      <w:r w:rsidDel="00000000" w:rsidR="00000000" w:rsidRPr="00000000">
        <w:rPr>
          <w:rtl w:val="0"/>
        </w:rPr>
      </w:r>
    </w:p>
    <w:p w:rsidR="00000000" w:rsidDel="00000000" w:rsidP="00000000" w:rsidRDefault="00000000" w:rsidRPr="00000000" w14:paraId="000002D4">
      <w:pPr>
        <w:rPr>
          <w:sz w:val="23"/>
          <w:szCs w:val="23"/>
        </w:rPr>
      </w:pPr>
      <w:r w:rsidDel="00000000" w:rsidR="00000000" w:rsidRPr="00000000">
        <w:rPr>
          <w:rFonts w:ascii="Arial Unicode MS" w:cs="Arial Unicode MS" w:eastAsia="Arial Unicode MS" w:hAnsi="Arial Unicode MS"/>
          <w:sz w:val="23"/>
          <w:szCs w:val="23"/>
          <w:rtl w:val="0"/>
        </w:rPr>
        <w:t xml:space="preserve">전공: 특수 신분1,</w:t>
      </w:r>
    </w:p>
    <w:p w:rsidR="00000000" w:rsidDel="00000000" w:rsidP="00000000" w:rsidRDefault="00000000" w:rsidRPr="00000000" w14:paraId="000002D5">
      <w:pPr>
        <w:rPr>
          <w:sz w:val="23"/>
          <w:szCs w:val="23"/>
        </w:rPr>
      </w:pPr>
      <w:r w:rsidDel="00000000" w:rsidR="00000000" w:rsidRPr="00000000">
        <w:rPr>
          <w:rFonts w:ascii="Arial Unicode MS" w:cs="Arial Unicode MS" w:eastAsia="Arial Unicode MS" w:hAnsi="Arial Unicode MS"/>
          <w:sz w:val="23"/>
          <w:szCs w:val="23"/>
          <w:rtl w:val="0"/>
        </w:rPr>
        <w:t xml:space="preserve">죽음에 강함4</w:t>
      </w:r>
    </w:p>
    <w:p w:rsidR="00000000" w:rsidDel="00000000" w:rsidP="00000000" w:rsidRDefault="00000000" w:rsidRPr="00000000" w14:paraId="000002D6">
      <w:pPr>
        <w:rPr>
          <w:sz w:val="23"/>
          <w:szCs w:val="23"/>
        </w:rPr>
      </w:pPr>
      <w:r w:rsidDel="00000000" w:rsidR="00000000" w:rsidRPr="00000000">
        <w:rPr>
          <w:rFonts w:ascii="Arial Unicode MS" w:cs="Arial Unicode MS" w:eastAsia="Arial Unicode MS" w:hAnsi="Arial Unicode MS"/>
          <w:sz w:val="23"/>
          <w:szCs w:val="23"/>
          <w:rtl w:val="0"/>
        </w:rPr>
        <w:t xml:space="preserve">1레벨: 캐릭터가 강인 판정을 할 때 이 전공의 레벨/점수만큼 전공 가치를 얻습니다.</w:t>
      </w:r>
    </w:p>
    <w:p w:rsidR="00000000" w:rsidDel="00000000" w:rsidP="00000000" w:rsidRDefault="00000000" w:rsidRPr="00000000" w14:paraId="000002D7">
      <w:pPr>
        <w:rPr>
          <w:sz w:val="23"/>
          <w:szCs w:val="23"/>
        </w:rPr>
      </w:pPr>
      <w:r w:rsidDel="00000000" w:rsidR="00000000" w:rsidRPr="00000000">
        <w:rPr>
          <w:rFonts w:ascii="Arial Unicode MS" w:cs="Arial Unicode MS" w:eastAsia="Arial Unicode MS" w:hAnsi="Arial Unicode MS"/>
          <w:sz w:val="23"/>
          <w:szCs w:val="23"/>
          <w:rtl w:val="0"/>
        </w:rPr>
        <w:t xml:space="preserve">2레벨: 캐릭터의 생명력이 2점 증가합니다. 이 전공이 4레벨에 도달하면 다시 2점 증가합니다.</w:t>
      </w:r>
    </w:p>
    <w:p w:rsidR="00000000" w:rsidDel="00000000" w:rsidP="00000000" w:rsidRDefault="00000000" w:rsidRPr="00000000" w14:paraId="000002D8">
      <w:pPr>
        <w:rPr>
          <w:sz w:val="23"/>
          <w:szCs w:val="23"/>
        </w:rPr>
      </w:pPr>
      <w:r w:rsidDel="00000000" w:rsidR="00000000" w:rsidRPr="00000000">
        <w:rPr>
          <w:rFonts w:ascii="Arial Unicode MS" w:cs="Arial Unicode MS" w:eastAsia="Arial Unicode MS" w:hAnsi="Arial Unicode MS"/>
          <w:sz w:val="23"/>
          <w:szCs w:val="23"/>
          <w:rtl w:val="0"/>
        </w:rPr>
        <w:t xml:space="preserve">3레벨: 캐릭터는 부상으로 인해 의식을 잃지 않습니다. 캐릭터가 강인 내성 판정을 할 때 1점의 추가 성공을 얻습니다.</w:t>
      </w:r>
    </w:p>
    <w:p w:rsidR="00000000" w:rsidDel="00000000" w:rsidP="00000000" w:rsidRDefault="00000000" w:rsidRPr="00000000" w14:paraId="000002D9">
      <w:pPr>
        <w:rPr>
          <w:sz w:val="23"/>
          <w:szCs w:val="23"/>
        </w:rPr>
      </w:pPr>
      <w:r w:rsidDel="00000000" w:rsidR="00000000" w:rsidRPr="00000000">
        <w:rPr>
          <w:rFonts w:ascii="Arial Unicode MS" w:cs="Arial Unicode MS" w:eastAsia="Arial Unicode MS" w:hAnsi="Arial Unicode MS"/>
          <w:sz w:val="23"/>
          <w:szCs w:val="23"/>
          <w:rtl w:val="0"/>
        </w:rPr>
        <w:t xml:space="preserve">4레벨: 캐릭터에게 온전한 생명력이 없을 때, 캐릭터의 모든 판정과 방어는 1DP 사기 가치를 얻습니다. 캐릭터에게 온전한 생명력이 없고 최악의 생명력이 심각한 부상일 때, 캐릭터의 모든 판정과 방어는 2DP 사기 가치를 얻습니다. 캐릭터에게 온전한 생명력이 없고 최악의 생명력이 악성 부상일 때, 캐릭터의 모든 판정과 방어는 4DP 사기 가치를 얻습니다.</w:t>
      </w:r>
    </w:p>
    <w:p w:rsidR="00000000" w:rsidDel="00000000" w:rsidP="00000000" w:rsidRDefault="00000000" w:rsidRPr="00000000" w14:paraId="000002DA">
      <w:pPr>
        <w:rPr>
          <w:sz w:val="23"/>
          <w:szCs w:val="23"/>
        </w:rPr>
      </w:pPr>
      <w:r w:rsidDel="00000000" w:rsidR="00000000" w:rsidRPr="00000000">
        <w:rPr>
          <w:rtl w:val="0"/>
        </w:rPr>
      </w:r>
    </w:p>
    <w:p w:rsidR="00000000" w:rsidDel="00000000" w:rsidP="00000000" w:rsidRDefault="00000000" w:rsidRPr="00000000" w14:paraId="000002DB">
      <w:pPr>
        <w:rPr>
          <w:sz w:val="23"/>
          <w:szCs w:val="23"/>
        </w:rPr>
      </w:pPr>
      <w:r w:rsidDel="00000000" w:rsidR="00000000" w:rsidRPr="00000000">
        <w:rPr>
          <w:rFonts w:ascii="Arial Unicode MS" w:cs="Arial Unicode MS" w:eastAsia="Arial Unicode MS" w:hAnsi="Arial Unicode MS"/>
          <w:sz w:val="23"/>
          <w:szCs w:val="23"/>
          <w:rtl w:val="0"/>
        </w:rPr>
        <w:t xml:space="preserve">체적: 중형 생물(체적 5)</w:t>
      </w:r>
    </w:p>
    <w:p w:rsidR="00000000" w:rsidDel="00000000" w:rsidP="00000000" w:rsidRDefault="00000000" w:rsidRPr="00000000" w14:paraId="000002DC">
      <w:pPr>
        <w:rPr>
          <w:sz w:val="23"/>
          <w:szCs w:val="23"/>
        </w:rPr>
      </w:pPr>
      <w:r w:rsidDel="00000000" w:rsidR="00000000" w:rsidRPr="00000000">
        <w:rPr>
          <w:rFonts w:ascii="Arial Unicode MS" w:cs="Arial Unicode MS" w:eastAsia="Arial Unicode MS" w:hAnsi="Arial Unicode MS"/>
          <w:sz w:val="23"/>
          <w:szCs w:val="23"/>
          <w:rtl w:val="0"/>
        </w:rPr>
        <w:t xml:space="preserve">기본 이동 속도: 13미터</w:t>
      </w:r>
    </w:p>
    <w:p w:rsidR="00000000" w:rsidDel="00000000" w:rsidP="00000000" w:rsidRDefault="00000000" w:rsidRPr="00000000" w14:paraId="000002DD">
      <w:pPr>
        <w:rPr>
          <w:sz w:val="23"/>
          <w:szCs w:val="23"/>
        </w:rPr>
      </w:pPr>
      <w:r w:rsidDel="00000000" w:rsidR="00000000" w:rsidRPr="00000000">
        <w:rPr>
          <w:rFonts w:ascii="Arial Unicode MS" w:cs="Arial Unicode MS" w:eastAsia="Arial Unicode MS" w:hAnsi="Arial Unicode MS"/>
          <w:sz w:val="23"/>
          <w:szCs w:val="23"/>
          <w:rtl w:val="0"/>
        </w:rPr>
        <w:t xml:space="preserve">육상 속도: 13미터</w:t>
      </w:r>
    </w:p>
    <w:p w:rsidR="00000000" w:rsidDel="00000000" w:rsidP="00000000" w:rsidRDefault="00000000" w:rsidRPr="00000000" w14:paraId="000002DE">
      <w:pPr>
        <w:rPr>
          <w:sz w:val="23"/>
          <w:szCs w:val="23"/>
        </w:rPr>
      </w:pPr>
      <w:r w:rsidDel="00000000" w:rsidR="00000000" w:rsidRPr="00000000">
        <w:rPr>
          <w:rFonts w:ascii="Arial Unicode MS" w:cs="Arial Unicode MS" w:eastAsia="Arial Unicode MS" w:hAnsi="Arial Unicode MS"/>
          <w:sz w:val="23"/>
          <w:szCs w:val="23"/>
          <w:rtl w:val="0"/>
        </w:rPr>
        <w:t xml:space="preserve">선제: 6</w:t>
      </w:r>
    </w:p>
    <w:p w:rsidR="00000000" w:rsidDel="00000000" w:rsidP="00000000" w:rsidRDefault="00000000" w:rsidRPr="00000000" w14:paraId="000002DF">
      <w:pPr>
        <w:rPr>
          <w:sz w:val="23"/>
          <w:szCs w:val="23"/>
        </w:rPr>
      </w:pPr>
      <w:r w:rsidDel="00000000" w:rsidR="00000000" w:rsidRPr="00000000">
        <w:rPr>
          <w:rFonts w:ascii="Arial Unicode MS" w:cs="Arial Unicode MS" w:eastAsia="Arial Unicode MS" w:hAnsi="Arial Unicode MS"/>
          <w:sz w:val="23"/>
          <w:szCs w:val="23"/>
          <w:rtl w:val="0"/>
        </w:rPr>
        <w:t xml:space="preserve">기본 방어: 3</w:t>
      </w:r>
    </w:p>
    <w:p w:rsidR="00000000" w:rsidDel="00000000" w:rsidP="00000000" w:rsidRDefault="00000000" w:rsidRPr="00000000" w14:paraId="000002E0">
      <w:pPr>
        <w:rPr>
          <w:sz w:val="23"/>
          <w:szCs w:val="23"/>
        </w:rPr>
      </w:pPr>
      <w:r w:rsidDel="00000000" w:rsidR="00000000" w:rsidRPr="00000000">
        <w:rPr>
          <w:rFonts w:ascii="Arial Unicode MS" w:cs="Arial Unicode MS" w:eastAsia="Arial Unicode MS" w:hAnsi="Arial Unicode MS"/>
          <w:sz w:val="23"/>
          <w:szCs w:val="23"/>
          <w:rtl w:val="0"/>
        </w:rPr>
        <w:t xml:space="preserve">생명력: 14(죽음에 강함 2레벨의 효과로 인해 4점이 추가되었다는 점에 유의하세요)</w:t>
      </w:r>
    </w:p>
    <w:p w:rsidR="00000000" w:rsidDel="00000000" w:rsidP="00000000" w:rsidRDefault="00000000" w:rsidRPr="00000000" w14:paraId="000002E1">
      <w:pPr>
        <w:rPr>
          <w:sz w:val="23"/>
          <w:szCs w:val="23"/>
        </w:rPr>
      </w:pPr>
      <w:r w:rsidDel="00000000" w:rsidR="00000000" w:rsidRPr="00000000">
        <w:rPr>
          <w:rFonts w:ascii="Arial Unicode MS" w:cs="Arial Unicode MS" w:eastAsia="Arial Unicode MS" w:hAnsi="Arial Unicode MS"/>
          <w:sz w:val="23"/>
          <w:szCs w:val="23"/>
          <w:rtl w:val="0"/>
        </w:rPr>
        <w:t xml:space="preserve">간섭 범위: 1칸(2미터)</w:t>
      </w:r>
    </w:p>
    <w:p w:rsidR="00000000" w:rsidDel="00000000" w:rsidP="00000000" w:rsidRDefault="00000000" w:rsidRPr="00000000" w14:paraId="000002E2">
      <w:pPr>
        <w:rPr>
          <w:sz w:val="23"/>
          <w:szCs w:val="23"/>
        </w:rPr>
      </w:pPr>
      <w:r w:rsidDel="00000000" w:rsidR="00000000" w:rsidRPr="00000000">
        <w:rPr>
          <w:rFonts w:ascii="Arial Unicode MS" w:cs="Arial Unicode MS" w:eastAsia="Arial Unicode MS" w:hAnsi="Arial Unicode MS"/>
          <w:sz w:val="23"/>
          <w:szCs w:val="23"/>
          <w:rtl w:val="0"/>
        </w:rPr>
        <w:t xml:space="preserve">감지 범위: 30미터</w:t>
      </w:r>
    </w:p>
    <w:p w:rsidR="00000000" w:rsidDel="00000000" w:rsidP="00000000" w:rsidRDefault="00000000" w:rsidRPr="00000000" w14:paraId="000002E3">
      <w:pPr>
        <w:rPr>
          <w:sz w:val="23"/>
          <w:szCs w:val="23"/>
        </w:rPr>
      </w:pPr>
      <w:r w:rsidDel="00000000" w:rsidR="00000000" w:rsidRPr="00000000">
        <w:rPr>
          <w:rFonts w:ascii="Arial Unicode MS" w:cs="Arial Unicode MS" w:eastAsia="Arial Unicode MS" w:hAnsi="Arial Unicode MS"/>
          <w:sz w:val="23"/>
          <w:szCs w:val="23"/>
          <w:rtl w:val="0"/>
        </w:rPr>
        <w:t xml:space="preserve">불명확 범위: 300미터</w:t>
      </w:r>
    </w:p>
    <w:p w:rsidR="00000000" w:rsidDel="00000000" w:rsidP="00000000" w:rsidRDefault="00000000" w:rsidRPr="00000000" w14:paraId="000002E4">
      <w:pPr>
        <w:rPr>
          <w:sz w:val="23"/>
          <w:szCs w:val="23"/>
        </w:rPr>
      </w:pPr>
      <w:r w:rsidDel="00000000" w:rsidR="00000000" w:rsidRPr="00000000">
        <w:rPr>
          <w:rFonts w:ascii="Arial Unicode MS" w:cs="Arial Unicode MS" w:eastAsia="Arial Unicode MS" w:hAnsi="Arial Unicode MS"/>
          <w:sz w:val="23"/>
          <w:szCs w:val="23"/>
          <w:rtl w:val="0"/>
        </w:rPr>
        <w:t xml:space="preserve">의지력: 6</w:t>
      </w:r>
    </w:p>
    <w:p w:rsidR="00000000" w:rsidDel="00000000" w:rsidP="00000000" w:rsidRDefault="00000000" w:rsidRPr="00000000" w14:paraId="000002E5">
      <w:pPr>
        <w:rPr>
          <w:sz w:val="23"/>
          <w:szCs w:val="23"/>
        </w:rPr>
      </w:pPr>
      <w:r w:rsidDel="00000000" w:rsidR="00000000" w:rsidRPr="00000000">
        <w:rPr>
          <w:rFonts w:ascii="Arial Unicode MS" w:cs="Arial Unicode MS" w:eastAsia="Arial Unicode MS" w:hAnsi="Arial Unicode MS"/>
          <w:sz w:val="23"/>
          <w:szCs w:val="23"/>
          <w:rtl w:val="0"/>
        </w:rPr>
        <w:t xml:space="preserve">의지 내성: 4(정신+감수성)</w:t>
      </w:r>
    </w:p>
    <w:p w:rsidR="00000000" w:rsidDel="00000000" w:rsidP="00000000" w:rsidRDefault="00000000" w:rsidRPr="00000000" w14:paraId="000002E6">
      <w:pPr>
        <w:rPr>
          <w:sz w:val="23"/>
          <w:szCs w:val="23"/>
        </w:rPr>
      </w:pPr>
      <w:r w:rsidDel="00000000" w:rsidR="00000000" w:rsidRPr="00000000">
        <w:rPr>
          <w:rFonts w:ascii="Arial Unicode MS" w:cs="Arial Unicode MS" w:eastAsia="Arial Unicode MS" w:hAnsi="Arial Unicode MS"/>
          <w:sz w:val="23"/>
          <w:szCs w:val="23"/>
          <w:rtl w:val="0"/>
        </w:rPr>
        <w:t xml:space="preserve">반사 내성: 7(민첩+운동, 그중 1점은 전문 분야에서 옴)</w:t>
      </w:r>
    </w:p>
    <w:p w:rsidR="00000000" w:rsidDel="00000000" w:rsidP="00000000" w:rsidRDefault="00000000" w:rsidRPr="00000000" w14:paraId="000002E7">
      <w:pPr>
        <w:rPr>
          <w:sz w:val="23"/>
          <w:szCs w:val="23"/>
        </w:rPr>
      </w:pPr>
      <w:r w:rsidDel="00000000" w:rsidR="00000000" w:rsidRPr="00000000">
        <w:rPr>
          <w:rFonts w:ascii="Arial Unicode MS" w:cs="Arial Unicode MS" w:eastAsia="Arial Unicode MS" w:hAnsi="Arial Unicode MS"/>
          <w:sz w:val="23"/>
          <w:szCs w:val="23"/>
          <w:rtl w:val="0"/>
        </w:rPr>
        <w:t xml:space="preserve">강인 내성: 11+1 추가 성공(건강+생존, 그중 1점은 전문 분야에서 옴, 그중 4점은 죽음에 강함 1레벨의 효과에서 오고 추가 성공은 죽음에 강함 3레벨 효과에서 옴)</w:t>
      </w:r>
    </w:p>
    <w:p w:rsidR="00000000" w:rsidDel="00000000" w:rsidP="00000000" w:rsidRDefault="00000000" w:rsidRPr="00000000" w14:paraId="000002E8">
      <w:pPr>
        <w:rPr>
          <w:sz w:val="23"/>
          <w:szCs w:val="23"/>
        </w:rPr>
      </w:pPr>
      <w:r w:rsidDel="00000000" w:rsidR="00000000" w:rsidRPr="00000000">
        <w:rPr>
          <w:rtl w:val="0"/>
        </w:rPr>
      </w:r>
    </w:p>
    <w:p w:rsidR="00000000" w:rsidDel="00000000" w:rsidP="00000000" w:rsidRDefault="00000000" w:rsidRPr="00000000" w14:paraId="000002E9">
      <w:pPr>
        <w:rPr>
          <w:sz w:val="23"/>
          <w:szCs w:val="23"/>
        </w:rPr>
      </w:pPr>
      <w:r w:rsidDel="00000000" w:rsidR="00000000" w:rsidRPr="00000000">
        <w:rPr>
          <w:rFonts w:ascii="Arial Unicode MS" w:cs="Arial Unicode MS" w:eastAsia="Arial Unicode MS" w:hAnsi="Arial Unicode MS"/>
          <w:sz w:val="23"/>
          <w:szCs w:val="23"/>
          <w:rtl w:val="0"/>
        </w:rPr>
        <w:t xml:space="preserve">물품:</w:t>
      </w:r>
    </w:p>
    <w:p w:rsidR="00000000" w:rsidDel="00000000" w:rsidP="00000000" w:rsidRDefault="00000000" w:rsidRPr="00000000" w14:paraId="000002EA">
      <w:pPr>
        <w:rPr>
          <w:sz w:val="23"/>
          <w:szCs w:val="23"/>
        </w:rPr>
      </w:pPr>
      <w:r w:rsidDel="00000000" w:rsidR="00000000" w:rsidRPr="00000000">
        <w:rPr>
          <w:rFonts w:ascii="Arial Unicode MS" w:cs="Arial Unicode MS" w:eastAsia="Arial Unicode MS" w:hAnsi="Arial Unicode MS"/>
          <w:sz w:val="23"/>
          <w:szCs w:val="23"/>
          <w:rtl w:val="0"/>
        </w:rPr>
        <w:t xml:space="preserve">돌격검</w:t>
      </w:r>
    </w:p>
    <w:p w:rsidR="00000000" w:rsidDel="00000000" w:rsidP="00000000" w:rsidRDefault="00000000" w:rsidRPr="00000000" w14:paraId="000002EB">
      <w:pPr>
        <w:rPr>
          <w:sz w:val="23"/>
          <w:szCs w:val="23"/>
        </w:rPr>
      </w:pPr>
      <w:r w:rsidDel="00000000" w:rsidR="00000000" w:rsidRPr="00000000">
        <w:rPr>
          <w:sz w:val="23"/>
          <w:szCs w:val="23"/>
          <w:rtl w:val="0"/>
        </w:rPr>
        <w:t xml:space="preserve">=====================================================================</w:t>
      </w:r>
    </w:p>
    <w:p w:rsidR="00000000" w:rsidDel="00000000" w:rsidP="00000000" w:rsidRDefault="00000000" w:rsidRPr="00000000" w14:paraId="000002EC">
      <w:pPr>
        <w:rPr>
          <w:sz w:val="23"/>
          <w:szCs w:val="23"/>
        </w:rPr>
      </w:pPr>
      <w:r w:rsidDel="00000000" w:rsidR="00000000" w:rsidRPr="00000000">
        <w:rPr>
          <w:sz w:val="23"/>
          <w:szCs w:val="23"/>
          <w:rtl w:val="0"/>
        </w:rPr>
        <w:t xml:space="preserve">======================================</w:t>
      </w:r>
    </w:p>
    <w:p w:rsidR="00000000" w:rsidDel="00000000" w:rsidP="00000000" w:rsidRDefault="00000000" w:rsidRPr="00000000" w14:paraId="000002ED">
      <w:pPr>
        <w:pStyle w:val="Heading1"/>
        <w:rPr/>
      </w:pPr>
      <w:bookmarkStart w:colFirst="0" w:colLast="0" w:name="_lofhe5sx2u2y" w:id="7"/>
      <w:bookmarkEnd w:id="7"/>
      <w:r w:rsidDel="00000000" w:rsidR="00000000" w:rsidRPr="00000000">
        <w:rPr>
          <w:rFonts w:ascii="Arial Unicode MS" w:cs="Arial Unicode MS" w:eastAsia="Arial Unicode MS" w:hAnsi="Arial Unicode MS"/>
          <w:rtl w:val="0"/>
        </w:rPr>
        <w:t xml:space="preserve">1.3.2 특성치 개요</w:t>
      </w:r>
    </w:p>
    <w:p w:rsidR="00000000" w:rsidDel="00000000" w:rsidP="00000000" w:rsidRDefault="00000000" w:rsidRPr="00000000" w14:paraId="000002EE">
      <w:pPr>
        <w:pStyle w:val="Heading1"/>
        <w:rPr/>
      </w:pPr>
      <w:bookmarkStart w:colFirst="0" w:colLast="0" w:name="_cq5ct9q1f8ys" w:id="8"/>
      <w:bookmarkEnd w:id="8"/>
      <w:r w:rsidDel="00000000" w:rsidR="00000000" w:rsidRPr="00000000">
        <w:rPr>
          <w:rFonts w:ascii="Arial Unicode MS" w:cs="Arial Unicode MS" w:eastAsia="Arial Unicode MS" w:hAnsi="Arial Unicode MS"/>
          <w:rtl w:val="0"/>
        </w:rPr>
        <w:t xml:space="preserve">1.3.2.1 특성치 개요</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9가지 특성치는 캐릭터 자신이 가진 능력을 나타내며, 이 능력들은 타고난 것을 기반으로 하고 후천적으로 단련할 수 있으며, 윤회지경의 각종 자원을 사용하여 강화할 수 있습니다.</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모든 생물의 각 특성치 값은 최소 1 이상입니다. </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캐릭터의 대부분의 행동은 자신의 특성치에 의존해야 하므로 특성치는 캐릭터의 주동적 능력과 행동의 가능성과 같으며, 때로는 자신이 방해나 침해를 받지 않고 유지하는 능력과 동일합니다.</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만약 캐릭터가 어떤 초자연적인 본질이나 특성을 가지고 있다면, 특성치도 초자연적인 형태로 작용할 수 있습니다.</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특성치 값은 인물이 이 방면에서의 능력이 어떠한지를 나타냅니다.</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일반적으로 특성치 값 2-3은 현대 인류의 평균 수준이며, 특성치 값 5 정도는 정상 인류가 도달할 수 있는 한계입니다. 특성치 값 6부터는 캐릭터가 범인을 뛰어넘는 힘을 얻게 되어 전설 속 영웅들의 수준에 도달하며, 특성치가 15를 넘으면 반신의 영역에 들어서고, 25를 넘으면 범인의 눈에는 신과 같은 존재가 됩니다.</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9개의 특성치는 신체계, 정신계, 교류계 3대 분류로 나뉩니다:</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신체계 특성치: 근력, 민첩, 건강 </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정신계 특성치: 지능, 통찰, 정신</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교류계 특성치: 매력, 조작, 냉정</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특성치 개념:</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근력: 물체를 밀고 당기거나 무거운 물건을 들어 올리는 등의 관련 특성치로, 폭발력과 중량 능력을 포함하므로 달리기나 물체를 휘두르는 속도, 때릴 때 줄 수 있는 피해 정도에도 영향을 미칩니다. </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물체에 물리적 작용을 가할 수 있는 모든 존재는 근력 값을 가집니다.</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민첩: 전신의 협응 능력, 동작의 정확성과 유연성, 반응 신경 등 신속하고 효과적으로 신체를 움직이는 능력입니다.</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활동하고 이동할 수 있는 모든 물체는 민첩 값을 가집니다.</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건강: 신체의 건강 정도와 저항력, 신진대사의 활발함 등 상해와 질병에 저항하는 능력입니다. </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살아있는 모든 것은 건강 값을 가집니다.</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지능: 논리적 사고 능력, 자주적 의식, 자주적 행동 능력, 계산 능력, 분석 능력, 기억력 등이며, 때로는 인물의 초자연적 에너지 분배와 제어를 나타내기도 합니다.</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일련의 행동 논리로 행동할 수 있는 모든 존재는 지능 값을 가집니다.</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통찰: 환경에 주의를 기울이고 변화를 감지하는 능력, 통찰력, 직관, 세부 사항을 빠르게 구별하는 능력입니다. 이 특성치는 인물의 주의력과 정보 구별 능력을 나타내므로 근시안이 반드시 통찰이 낮다는 것은 아닙니다.</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외부를 감지할 수 있는 모든 존재는 통찰 값을 가집니다.  </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정신: 인물의 과감한 결단력과 결정의 확고함 정도이며, 인물의 고집스러운 정도를 나타내기도 합니다. 초자연적 의미에서는 인물의 정신력 강도를 나타냅니다.</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목적 있는 행동을 할 수 있는 모든 존재는 정신 값을 가집니다.</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매력: 인물의 기질, 품격, 존재감이며, 타인의 흥미를 불러일으키는 능력입니다. 초자연적 의미에서는 인물이 자연본성에서 얼마나 초월했는지를 나타내기도 합니다. 용모와 관련이 있지만, 수치가 높다고 해서 잘생기거나 아름답다는 뜻은 아니며, 수치가 낮다고 해서 못생겼다는 뜻도 아닙니다. </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자신을 환경과 구분할 수 있는 모든 존재는 매력 값을 가집니다.</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조작: 타인에게 영향을 미치는 능력, 언행의 감화력, 다른 사람을 선동하고 당신의 생각대로 행동하게 하는 능력입니다.</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자신의 의지를 표현할 수 있는 모든 존재는 조작 값을 가집니다. </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조작 값이 2 이상인 개체는 모두 언어와 같이 자신의 의도를 명확하고 주동적이며 자각적으로 표현하는 수단을 가져야 합니다.</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냉정: 침착하고 태연한 능력, 머리의 반응 속도, 압력 하에서나 긴급 상황에서 냉정을 유지하는 능력입니다. 초자연적 의미에서는 인물 심신의 활력을 나타냅니다.</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외부 자극에 대응하려는 의지가 있는 모든 존재는 냉정 값을 가집니다.</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특성치 값이 0인 경우</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특성치 값이 낮아진다는 것은 인물이 어떤 면에서 손상을 입었다는 것을 의미하며, 신체일 수도 있고 정신이나 영혼일 수도 있습니다. 만약 특성치 값이 0이 되면 인물은 자주적 행동력을 잃게 됩니다. 게임 진행 중에는 플레이어가 인물에 대한 제어권을 잃게 됩니다.</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근력이 0인 인물은 움직일 수 없으며, 자신의 체중을 견딜 수 없고 사지를 움직일 수 없습니다. 그는 "쓰러짐" 상태가 되어 땅에 쓰러지고 모든 동작을 잃게 됩니다.</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민첩이 0인 인물은 활동할 수 없으며, 관절이 굳어 움직일 수 없습니다. 그는 "쓰러짐" 상태가 되어 땅에 쓰러지고 모든 동작을 잃게 됩니다.</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건강이 0인 인물은 즉시 사망합니다.</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지능이 0인 인물은 자주적 행동 능력을 잃습니다. 그는 "기절" 상태가 됩니다.</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통찰이 0인 인물은 현실에 대한 감응을 잃고 깨어날 수 없는 꿈속에 빠집니다. 그는 "기절" 상태가 됩니다.</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정신이 0인 인물은 행동 능력을 잃습니다. 그는 "기절" 상태가 됩니다.  </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매력이 0인 인물은 의식을 잃습니다. 그는 "기절" 상태가 됩니다.</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조작이 0인 인물은 완전히 정신이 무너집니다. 그는 "기절" 상태가 됩니다. </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냉정이 0인 인물은 행동 능력과 자제력을 잃고 어떤 상황에도 반응할 수 없습니다. 그는 "기절" 상태가 됩니다.</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빈 특성치</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어떤 존재는 타고난 특성상 특정 특성치가 없는데, 이를 빈 특성치라고 하며 텍스트에서는 "-"로 표시합니다.</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인물이 빈 특성치로 관련 판정을 할 때는 직접 실패하며, 성공 수는 0으로 간주합니다.</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빈 특성치는 해당 특성치가 0일 때 받는 페널티를 받지 않으며, 해당 빈 특성치에 대응하는 특성치 피해나 해당 특성치를 낮추는 다른 효과를 받지 않습니다. </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파생 특성치나 임의의 자원이 빈 특성치를 참조해야 할 때는 빈 특성치를 0으로 간주하여 계산합니다.</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어떤 특성치를 높이는 효과는 빈 특성치에 무효합니다.</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예1: 갑의 민첩 값이 빈 특성치인데, 5L의 화염 피해를 받아 반사 내성 굴림을 해야 합니다. 반사 내성 굴림은 민첩을 사용해 판정해야 하므로 해당 반사 내성 굴림은 직접 실패하고 성공 수는 0으로 간주되어 갑은 5L의 화염 피해를 모두 받습니다. </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예2: 갑의 정신 값이 빈 특성치이지만, 여전히 정상적으로 행동할 수 있으며 "기절" 상태에 빠지지 않습니다. 그런 다음 을이 갑에게 1점의 정신 피해를 입혔는데, 갑은 해당 정신 피해의 영향을 받지 않고 계속 정상적으로 행동합니다.</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예3: 갑의 통찰 값이 빈 특성치인데, "공격 판정에서 통찰 값/점의 수련 가치 보너스를 얻습니다"라는 특성을 얻었습니다. 그러면 공격 판정에서 어떤 보너스도 얻지 못합니다.</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예4: 갑의 건강 값이 빈 특성치인데, D등급 황고성체를 구매했습니다. 황고성체는 건강에 1점의 내재 가치를 제공하지만, 갑의 건강 값이 빈 특성치이므로 해당 내재 가치는 무효이며, 갑의 건강 값은 여전히 빈 특성치입니다.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pStyle w:val="Heading1"/>
        <w:rPr/>
      </w:pPr>
      <w:bookmarkStart w:colFirst="0" w:colLast="0" w:name="_q2fdqpcnhwen" w:id="9"/>
      <w:bookmarkEnd w:id="9"/>
      <w:r w:rsidDel="00000000" w:rsidR="00000000" w:rsidRPr="00000000">
        <w:rPr>
          <w:rFonts w:ascii="Arial Unicode MS" w:cs="Arial Unicode MS" w:eastAsia="Arial Unicode MS" w:hAnsi="Arial Unicode MS"/>
          <w:rtl w:val="0"/>
        </w:rPr>
        <w:t xml:space="preserve">1.3.2.2 전설 특성치</w:t>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초자연적 힘이 암류 속에 숨어있는 세계에서는 일반인들에게 5점의 특성치가 대부분의 경우 한계입니다. 하지만 이면세계에 사는 강자들에게는 특성치 5점은 단지 시작에 불과합니다. 거대한 용이 날아다니고 악마와 천사가 대지에서 싸우는 세계에서는 보통 전사의 특성치가 이미 5점을 넘어섰을 것이고, 최고의 강자는 더욱 상상할 수 없는 경지에 도달했을 것입니다. 범인의 눈에는 그들이 신과 큰 차이가 없어 보일 것입니다. </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당신의 특성치가 한계를 돌파할 때마다 몇 가지 초월적인 힘을 얻게 되는데, 이것이 바로 전설 특성치입니다.</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캐릭터의 특성치(영구 보너스와 임시 보너스 포함)가 6점에 도달하면 자동으로 1점의 전설 특성치를 얻고, 이후 5점씩 특성치가 증가할 때마다(11, 16, 21, 26, 31 등) 1점의 전설 특성치를 추가로 얻습니다. </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명심하세요: 전설 특성치 n = (특성치 - 1) / 5이며, 소수점 이하는 버립니다.</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특별한 언급이 없다면 전설 특성치의 고급 효과는 저급 효과를 대체합니다.</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전설 근력</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전설 근력 공통 효과: 근력 관련 판정에서 n개의 추가 성공을 얻고, 캐릭터의 무게 제한이 n+1배가 되며, 극한 투척 거리 및 활 사정거리가 n+1배가 됩니다. 근력 관련 판정 시 nDP의 완벽 보너스를 얻고, 근력으로 공격할 때 피해 상한이 n(n+1)/2만큼 증가합니다.</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1점: 근력 관련 판정에서 1개의 추가 성공을 얻고, 캐릭터의 무게 제한이 2배가 되며, 극한 투척 거리 및 활 사정거리가 2배가 됩니다. 근력 관련 판정 시 1DP 완벽 보너스를 얻고, 근력으로 공격할 때 피해 상한이 1점 증가합니다.</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2점: 근력 관련 판정에서 2개의 추가 성공을 얻고, 캐릭터의 무게 제한이 3배가 되며, 극한 투척 거리 및 활 사정거리가 3배가 됩니다. 근력 관련 판정 시 2DP 완벽 보너스를 얻고, 근력으로 공격할 때 피해 상한이 추가로 2점 증가하여 총 (1+2=)3점 증가합니다.</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3점: 근력 관련 판정에서 3개의 추가 성공을 얻고, 캐릭터의 무게 제한이 4배가 되며, 극한 투척 거리 및 활 사정거리가 4배가 됩니다. 근력 관련 판정 시 3DP 완벽 보너스를 얻고, 근력으로 공격할 때 피해 상한이 추가로 3점 증가하여 총 (1+2+3=)6점 증가합니다.</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4점: 근력 관련 판정에서 4개의 추가 성공을 얻고, 캐릭터의 무게 제한이 5배가 되며, 극한 투척 거리 및 활 사정거리가 5배가 됩니다. 근력 관련 판정 시 4DP 완벽 보너스를 얻고, 근력으로 공격할 때 피해 상한이 추가로 4점 증가하여 총 (1+2+3+4=)10점 증가합니다.</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5점: 근력 관련 판정에서 5개의 추가 성공을 얻고, 캐릭터의 무게 제한이 6배가 되며, 극한 투척 거리 및 활 사정거리가 6배가 됩니다. 근력 관련 판정 시 5DP 완벽 보너스를 얻고, 근력으로 공격할 때 피해 상한이 추가로 5점 증가하여 총 (1+2+3+4+5=)15점 증가합니다.</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특수: 전설 근력으로 인한 무게 제한 및 기본 투척 거리 배율은 다른 배율 자원과 중첩될 때 곱셈 공식에 따라 정상적으로 계산됩니다.</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예: 전설 근력 1점으로 무게 제한 2배, 체격이 큰 생물로 무게 제한 2배인 경우, 무게 제한은 *(2+2-1)로 총 3배가 됩니다.</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전설 민첩</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전설 민첩 공통 효과: 민첩 관련 판정에서 n개의 추가 성공을 얻고, n점의 방어 추가 성공을 얻으며, 기본 방어력이 n만큼 증가하고, 반사 내성 판정에서 n*3DP 완벽 보너스를 얻습니다.</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1점: 민첩 관련 판정에서 1개의 추가 성공을 얻고, 1점의 방어 추가 성공을 얻으며, 기본 방어력이 1 증가하고, 반사 내성 판정에서 3DP 완벽 보너스를 얻습니다.</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2점: 민첩 관련 판정에서 2개의 추가 성공을 얻고, 2점의 방어 추가 성공을 얻으며, 기본 방어력이 2 증가하고, 반사 내성 판정에서 6DP 완벽 보너스를 얻습니다.</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3점: 민첩 관련 판정에서 3개의 추가 성공을 얻고, 3점의 방어 추가 성공을 얻으며, 기본 방어력이 3 증가하고, 반사 내성 판정에서 9DP 완벽 보너스를 얻습니다.</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4점: 민첩 관련 판정에서 4개의 추가 성공을 얻고, 4점의 방어 추가 성공을 얻으며, 기본 방어력이 4 증가하고, 반사 내성 판정에서 12DP 완벽 보너스를 얻습니다.</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5점: 민첩 관련 판정에서 5개의 추가 성공을 얻고, 5점의 방어 추가 성공을 얻으며, 기본 방어력이 5 증가하고, 반사 내성 판정에서 15DP 완벽 보너스를 얻습니다.</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전설 건강</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전설 건강 공통 효과: 건강 관련 판정에서 n개의 추가 성공을 얻고, 생명력이 추가로 n(n+1)/2점 증가하며, 캐릭터는 2^(n-1)주 동안 먹지 않고 자지 않을 수 있고, 숨 참는 시간이 2^n배가 되며, 강인 내성 판정에서 n*3DP 완벽 보너스를 얻습니다.</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1점: 건강 관련 판정에서 1개의 추가 성공을 얻고, 생명력이 추가로 1점 증가하며, 캐릭터는 1주 동안 먹지 않고 자지 않을 수 있습니다. 숨 참는 시간이 2배가 되고, 강인 내성 판정에서 3DP 완벽 보너스를 얻습니다.</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2점: 건강 관련 판정에서 2개의 추가 성공을 얻고, 생명력이 추가로 2점 증가하여 총 (1+2=)3점 추가 증가하며, 캐릭터는 2주 동안 먹지 않고 자지 않을 수 있습니다. 숨 참는 시간이 4배가 되고, 강인 내성 판정에서 6DP 완벽 보너스를 얻습니다.</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3점: 건강 관련 판정에서 3개의 추가 성공을 얻고, 생명력이 추가로 3점 증가하여 총 (1+2+3=)6점 추가 증가하며, 캐릭터는 4주 동안 먹지 않고 자지 않을 수 있습니다. 숨 참는 시간이 8배가 되고, 강인 내성 판정에서 9DP 완벽 보너스를 얻습니다.</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4점: 건강 관련 판정에서 4개의 추가 성공을 얻고, 생명력이 추가로 4점 증가하여 총 (1+2+3+4=)10점 추가 증가하며, 캐릭터는 8주 동안 먹지 않고 자지 않을 수 있습니다. 숨 참는 시간이 16배가 되고, 강인 내성 판정에서 12DP 완벽 보너스를 얻습니다.</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5점: 건강 관련 판정에서 5개의 추가 성공을 얻고, 생명력이 추가로 5점 증가하여 총 (1+2+3+4+5=)15점 추가 증가하며, 캐릭터는 16주 동안 먹지 않고 자지 않을 수 있습니다. 숨 참는 시간이 32배가 되고, 강인 내성 판정에서 15DP 완벽 보너스를 얻습니다.</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전설 지능</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전설 지능 공통 효과: 지능 관련 판정에서 n개의 추가 성공을 얻습니다. 각 영화 종료 시 경험치 정산에서 해당 공포 영화에서의 최저 전설 지능 수에 따라 추가로 4*n점의 경험치 보너스를 얻지만, 어떤 경우에도 보너스는 보너스를 생성할 수 없습니다.</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1점: 지능 관련 판정에서 1개의 추가 성공을 얻습니다. 각 모험 종료 시 경험치 정산에서 추가로 4점의 경험치 보너스를 얻을 수 있지만, 어떤 경우에도 보너스는 보너스를 생성할 수 없습니다.</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2점: 지능 관련 판정에서 2개의 추가 성공을 얻습니다. 각 모험 종료 시 경험치 정산에서 추가로 8점의 경험치 보너스를 얻을 수 있지만, 어떤 경우에도 보너스는 보너스를 생성할 수 없습니다.</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3점: 지능 관련 판정에서 3개의 추가 성공을 얻습니다. 각 모험 종료 시 경험치 정산에서 추가로 12점의 경험치 보너스를 얻을 수 있지만, 어떤 경우에도 보너스는 보너스를 생성할 수 없습니다.</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4점: 지능 관련 판정에서 4개의 추가 성공을 얻습니다. 각 모험 종료 시 경험치 정산에서 추가로 16점의 경험치 보너스를 얻을 수 있지만, 어떤 경우에도 보너스는 보너스를 생성할 수 없습니다.</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5점: 지능 관련 판정에서 5개의 추가 성공을 얻습니다. 각 모험 종료 시 경험치 정산에서 추가로 20점의 경험치 보너스를 얻을 수 있지만, 어떤 경우에도 보너스는 보너스를 생성할 수 없습니다.</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주의: 전설 지능으로 인한 추가 경험치는 소급 적용되지 않으며, 캐릭터 시트 제작 시에도 높은 지능으로 인해 추가 경험치를 얻지는 않습니다.</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전설 통찰</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전설 통찰 공통 효과: 통찰 관련 판정에서 n개의 추가 성공을 얻고, n점의 방어 추가 성공을 얻으며, n점의 기본 방어력을 얻고, 기본 감지 범위가 20n미터 증가합니다.</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1점: 통찰 관련 판정에서 1개의 추가 성공을 얻고, 1점의 방어 추가 성공을 얻으며, 1점의 기본 방어력을 얻고, 기본 감지 범위가 20미터 증가합니다.</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2점: 통찰 관련 판정에서 2개의 추가 성공을 얻고, 2점의 방어 추가 성공을 얻으며, 2점의 기본 방어력을 얻고, 기본 감지 범위가 40미터 증가합니다.</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3점: 통찰 관련 판정에서 3개의 추가 성공을 얻고, 3점의 방어 추가 성공을 얻으며, 3점의 기본 방어력을 얻고, 기본 감지 범위가 60미터 증가합니다.</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4점: 통찰 관련 판정에서 4개의 추가 성공을 얻고, 4점의 방어 추가 성공을 얻으며, 4점의 기본 방어력을 얻고, 기본 감지 범위가 80미터 증가합니다.</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5점: 통찰 관련 판정에서 5개의 추가 성공을 얻고, 5점의 방어 추가 성공을 얻으며, 5점의 기본 방어력을 얻고, 기본 감지 범위가 100미터 증가합니다.</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전설 정신</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전설 정신 공통 효과: 정신 관련 판정에서 n개의 추가 성공을 얻고, 의지력 풀이 3n만큼 증가하며, 의지 내성 판정에서 n*3DP 완벽 보너스를 얻습니다.</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1점: 정신 관련 판정에서 1개의 추가 성공을 얻고, 의지력 풀이 3점 증가하며, 의지 내성 판정에서 3DP 완벽 보너스를 얻습니다.</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2점: 정신 관련 판정에서 2개의 추가 성공을 얻고, 의지력 풀이 6점 증가하며, 의지 내성 판정에서 6DP 완벽 보너스를 얻습니다.</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3점: 정신 관련 판정에서 3개의 추가 성공을 얻고, 의지력 풀이 9점 증가하며, 의지 내성 판정에서 9DP 완벽 보너스를 얻습니다.</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4점: 정신 관련 판정에서 4개의 추가 성공을 얻고, 의지력 풀이 12점 증가하며, 의지 내성 판정에서 12DP 완벽 보너스를 얻습니다.</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5점: 정신 관련 판정에서 5개의 추가 성공을 얻고, 의지력 풀이 15점 증가하며, 의지 내성 판정에서 15DP 완벽 보너스를 얻습니다.</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전설 매력</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전설 매력 공통 효과: 매력 관련 판정에서 n개의 추가 성공을 얻습니다. 캐릭터가 본능 각성을 시작하는 판정이나 운 주사위 판정을 할 때 판정 결과에 +n을 하지만, 이로 인해 운 주사위의 추가 주사위를 얻지는 않습니다. 동시에 의지력의 기본 용법을 사용할 때 얻는 완벽 보너스가 2n점 증가합니다.</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1점: 매력 관련 판정에서 1개의 추가 성공을 얻습니다. 캐릭터가 본능 각성을 시작하는 판정이나 운 주사위 판정을 할 때 판정 결과에 +1을 하지만, 이로 인해 운 주사위의 추가 주사위를 얻지는 않습니다. 동시에 의지력의 기본 용법을 사용할 때 얻는 완벽 보너스가 2점 증가합니다.</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2점: 매력 관련 판정에서 2개의 추가 성공을 얻습니다. 캐릭터가 본능 각성을 시작하는 판정이나 운 주사위 판정을 할 때 판정 결과에 +2를 하지만, 이로 인해 운 주사위의 추가 주사위를 얻지는 않습니다. 동시에 의지력의 기본 용법을 사용할 때 얻는 완벽 보너스가 4점 증가합니다.</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3점: 매력 관련 판정에서 3개의 추가 성공을 얻습니다. 캐릭터가 본능 각성을 시작하는 판정이나 운 주사위 판정을 할 때 판정 결과에 +3을 하지만, 이로 인해 운 주사위의 추가 주사위를 얻지는 않습니다. 동시에 의지력의 기본 용법을 사용할 때 얻는 완벽 보너스가 6점 증가합니다.</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4점: 매력 관련 판정에서 4개의 추가 성공을 얻습니다. 캐릭터가 본능 각성을 시작하는 판정이나 운 주사위 판정을 할 때 판정 결과에 +4를 하지만, 이로 인해 운 주사위의 추가 주사위를 얻지는 않습니다. 동시에 의지력의 기본 용법을 사용할 때 얻는 완벽 보너스가 8점 증가합니다.</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5점: 매력 관련 판정에서 5개의 추가 성공을 얻습니다. 캐릭터가 본능 각성을 시작하는 판정이나 운 주사위 판정을 할 때 판정 결과에 +5를 하지만, 이로 인해 운 주사위의 추가 주사위를 얻지는 않습니다. 동시에 의지력의 기본 용법을 사용할 때 얻는 완벽 보너스가 10점 증가합니다.</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전설 조작</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전설 조작 공통 효과: 조작 관련 판정에서 n개의 추가 성공을 얻고, 캐릭터는 장면마다 n번의 재투척 기회를 얻어 투척 결과에 만족하지 않을 경우 다시 사용할 수 있으며, 더 좋은 결과를 취합니다. (주의: 본 능력의 재투척은 주사위를 재투척하는 것이지 판정을 재투척하는 것이 아닙니다. 판정이 아닌 능력에 대해서도 본 효과는 여전히 발동할 수 있지만, 재투척할 수 없는 능력에 대해서는 본 능력이 효과를 발휘할 수 없습니다.) 만약 해당 투척이 판정이라면 해당 판정에서 n*3DP 완벽 보너스를 얻습니다.</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1점: 조작 관련 판정에서 1개의 추가 성공을 얻고, 캐릭터는 장면마다 1번의 재투척 기회를 얻어 투척 결과에 만족하지 않을 경우 다시 사용할 수 있으며, 더 좋은 결과를 취합니다. 동일한 투척에 대해 본 효과는 한 번만 사용할 수 있습니다. 만약 해당 투척이 판정이라면 해당 판정에서 3DP 완벽 보너스를 얻습니다.</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2점: 조작 관련 판정에서 2개의 추가 성공을 얻고, 캐릭터는 장면마다 2번의 재투척 기회를 얻어 투척 결과에 만족하지 않을 경우 다시 사용할 수 있으며, 더 좋은 결과를 취합니다. 동일한 투척에 대해 본 효과는 한 번만 사용할 수 있습니다. 만약 해당 투척이 판정이라면 해당 판정에서 6DP 완벽 보너스를 얻습니다.</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3점: 조작 관련 판정에서 3개의 추가 성공을 얻고, 캐릭터는 장면마다 3번의 재투척 기회를 얻어 투척 결과에 만족하지 않을 경우 다시 사용할 수 있으며, 더 좋은 결과를 취합니다. 동일한 투척에 대해 본 효과는 한 번만 사용할 수 있습니다. 만약 해당 투척이 판정이라면 해당 판정에서 9DP 완벽 보너스를 얻습니다.</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4점: 조작 관련 판정에서 4개의 추가 성공을 얻고, 캐릭터는 장면마다 4번의 재투척 기회를 얻어 투척 결과에 만족하지 않을 경우 다시 사용할 수 있으며, 더 좋은 결과를 취합니다. 동일한 투척에 대해 본 효과는 한 번만 사용할 수 있습니다. 만약 해당 투척이 판정이라면 해당 판정에서 12DP 완벽 보너스를 얻습니다.</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5점: 조작 관련 판정에서 5개의 추가 성공을 얻고, 캐릭터는 장면마다 5번의 재투척 기회를 얻어 투척 결과에 만족하지 않을 경우 다시 사용할 수 있으며, 더 좋은 결과를 취합니다. 동일한 투척에 대해 본 효과는 한 번만 사용할 수 있습니다. 만약 해당 투척이 판정이라면 해당 판정에서 15DP 완벽 보너스를 얻습니다.</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전설 냉정</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전설 냉정 공통 효과: 냉정 관련 판정에서 n개의 추가 성공을 얻고, 의지력 풀이 3n만큼 증가하며, 선제가 3n만큼 증가합니다.</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1점: 냉정 관련 판정에서 1개의 추가 성공을 얻고, 의지력 풀이 3점 증가하며, 선제가 3점 증가합니다.</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2점: 냉정 관련 판정에서 2개의 추가 성공을 얻고, 의지력 풀이 6점 증가하며, 선제가 6점 증가합니다.</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3점: 냉정 관련 판정에서 3개의 추가 성공을 얻고, 의지력 풀이 9점 증가하며, 선제가 9점 증가합니다.</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4점: 냉정 관련 판정에서 4개의 추가 성공을 얻고, 의지력 풀이 12점 증가하며, 선제가 12점 증가합니다.</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5점: 냉정 관련 판정에서 5개의 추가 성공을 얻고, 의지력 풀이 15점 증가하며, 선제가 15점 증가합니다.</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pStyle w:val="Heading1"/>
        <w:rPr/>
      </w:pPr>
      <w:bookmarkStart w:colFirst="0" w:colLast="0" w:name="_yx3tw1opg8p3" w:id="10"/>
      <w:bookmarkEnd w:id="10"/>
      <w:r w:rsidDel="00000000" w:rsidR="00000000" w:rsidRPr="00000000">
        <w:rPr>
          <w:rFonts w:ascii="Arial Unicode MS" w:cs="Arial Unicode MS" w:eastAsia="Arial Unicode MS" w:hAnsi="Arial Unicode MS"/>
          <w:rtl w:val="0"/>
        </w:rPr>
        <w:t xml:space="preserve">1.3.2.3 특성치의 증감</w:t>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영구적으로 특정 특성치를 증가시키는 방법</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일반적으로 영구적으로 특정 특성치를 증가시키는 방법에는 세 가지가 있습니다:</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1) 영구적인 특성치 수정치를 제공하는 능력을 교환하는 것입니다. 예를 들어 혈통, 개조, 동술 등이 있습니다.</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2) 보상 점수로 특성치를 교환하는 것입니다. 특성치 1점을 올리는 가격은 현재 특성치 값 * 200점입니다. 따라서 근력을 1에서 5로 올리려면 200+400+600+800=2000점이 필요합니다. 이런 식으로 올린 특성치를 기본 특성치라고 합니다.</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3) 경험치로 특성치를 교환하는 것입니다. 특성치 1점을 올리는 가격은 현재 특성치 값 * 4XP입니다. 따라서 근력을 1에서 5로 올리려면 4+8+12+16=40XP가 필요합니다. 이런 식으로 올린 특성치를 기본 특성치라고 합니다.</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특수: 기본 특성치를 0에서 1로 구매할 때는 점수를 사용하면 100점만 지불하면 되고, 경험치를 사용하면 1XP만 지불하면 됩니다.</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특수하게도 점수와 경험치로 특성치를 교환할 때는 구매한 능력, 받은 특성치 피해는 계산하지 않고 특성치 기본값만으로 구매 비용을 계산합니다.</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예1: 4점의 기본 근력과 2점의 근력 내재 수정치를 가지고 있을 때 구매 시 지불해야 할 점수는 800점이며 1200점이 아닙니다. 구매하면 근력은 5점의 기본 근력과 2점의 근력 내재 수정치가 되어 총 7점의 근력이 됩니다.</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예2: 4점의 기본 냉정과 2점의 냉정 내재 감소치를 가지고 있을 때 구매 시 지불해야 할 점수는 여전히 800점이며 400점이 아닙니다. 구매하면 냉정은 5점의 기본 냉정과 2점의 냉정 내재 감소치가 되어 총 3점의 냉정이 됩니다.</w:t>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일시적으로 특정 특성치를 증가시키는 방법</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일시적으로 특성치를 증가시키는 방법에는 여러 가지가 있습니다.</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일시적으로 증가한 특성치는 특별한 설명이 없다면 사용과 계산에 있어 원래의 특성치와 동일합니다.</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증가 후의 특성치로 인해 어떤 능력의 전제 조건을 만족하게 되면 현재의 특성치로 그 능력들을 교환할 수 있습니다. 더 이상 전제 조건을 만족하지 않게 되면 그 능력들을 잃지는 않지만 일시적으로 효과가 발휘되지 않습니다. 또한 일시적으로 특성치를 증가시켜도 특성치 상한을 초과할 수는 없습니다.</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예1: 근력이 5인 캐릭터가 근력에 +2 강화 수정치를 주는 벨트를 착용하면 근력이 7이 되어 전설 특성치를 사용할 수 있습니다. 근력 벨트를 벗으면 이 1점의 전설 특성치는 일시적으로 효과가 발휘되지 않다가 근력을 다시 6으로 교환하면 이 1점의 전설 특성치가 다시 효과를 발휘하게 됩니다.  </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예2: 캐릭터의 조작이 7일 때 전설 조작 재굴림 능력을 사용했습니다. 그 후 조작이 5로 떨어져 전설 특성치를 잃었다가 다시 특성치가 7이 되었습니다. 비록 전설 특성치를 얻었지만 조작 재굴림 능력은 이미 사용했기에 다시 사용할 수 없습니다.</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일시 특성치와 영구 특성치의 판단</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영구 특성치는 무언가를 구매해서 바로 XX를 얻는 것이 영구적인 것입니다.</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예1: 혈통, 개조가 부여하는 템플릿 특성치, 지능+2, 통찰+2.</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예2: 불굴: 근력에 수련 수정치 3점을 추가로 얻습니다.</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일시 특성치는 무언가를 구매했을 때 특정 조건을 만족해야 XXX를 얻는 것이 일시적인 것입니다. 지속시간이 n/a라 해도 마찬가지입니다.</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예1: 근력 축복: 지속시간 동안 근력에 강화 수정치 2점을 얻습니다. (지속시간 1분)</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예2: 보조: 착용자는 근력에 장비 수정치 1점을 얻습니다. (갑옷이 가져다주는 효과) </w:t>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특정 특성치를 감소시키는 방법</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특성치를 감소시키는 방법에는 여러 가지가 있습니다.</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특성치 감소 효과는 최대 캐릭터의 특성치를 0까지만 감소시킬 수 있습니다. </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특성치 감소로 인해 더 이상 이미 가진 능력의 전제 조건을 만족하지 않게 되더라도 그 능력들은 여전히 가지고 있지만 일시적으로 효과가 발휘되지 않습니다. 전설 특성치도 마찬가지입니다. 하지만 해당 능력에 부정적인 효과가 있다면 그 부정적인 효과는 여전히 정상적으로 발휘됩니다.</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일반적으로 특정 특성치를 감소시키는 경우는 네 가지뿐입니다:</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1) 특정 특성치를 영구적으로 감소시키는 능력을 교환하는 것.</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이런 능력을 교환할 때는 반드시 감소 후의 특성치가 여전히 1 이상이어야 교환이 가능합니다. 교환 후 특성치가 0이 되면 교환할 수 없습니다.</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2) 지속시간 동안 특정 특성치를 감소시키는 능력을 가진 상태를 얻는 것.</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이런 능력들은 대개 자신의 어떤 능력이나 다른 캐릭터의 어떤 능력에서 비롯된 것으로, 이런 경우 해당 능력에 구체적인 설명이 있을 것입니다.</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3) 특성치 피해.</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특성치 피해는 우선 영구 특성치에 영향을 미칩니다. 영구 특성치가 모두 0이 되어야 일시 특성치에 영향을 미칩니다.</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특성치 피해는 비교적 완화되고 일시적인 효과입니다. 특별한 설명이 없다면 모든 특성치 피해는 일시적인 것으로 간주합니다.</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캐릭터가 특성치 피해를 입으면 특성치 피해 점수에 따라 해당 특성치가 일시적으로 그 점수만큼 감소합니다. 이는 해당 특성치와 관련된 모든 면에 즉시 영향을 미칩니다.</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별도 설명이 없다면 특성치 피해의 자연 회복 속도는 8시간의 긴 휴식을 할 때마다 임의의 특성치 하나를 선택해 특성치 피해 1점을 회복하는 것입니다. 이는 자연 회복이므로 자연 회복 속도를 높이는 능력으로 이 회복 속도를 높일 수 있습니다. 불량 점수나 저주 등 특수 능력으로 인한 것이라면 해당 점수나 저주 등의 능력이 제거된 후에야 서서히 회복될 수 있습니다.  </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4) 특성치 상실(특성치 흡수).</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특성치 상실은 우선 기본 특성치에 영향을 미칩니다. 기본 특성치가 0이 된 후에는 다른 영구 특성치에 영향을 미치고, 영구 특성치가 모두 0이 되어야 일시 특성치에 영향을 미칩니다. 영향을 받는 조건에 부합하는 특성치가 여러 개일 때는 대개 특성치 상실을 일으킨 시전자가 어떤 영구 특성치에 영향을 미칠지 결정합니다.</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특성치 상실은 특성치에 대한 영구적인 피해입니다. 캐릭터가 특성치 상실을 당하면 특성치 상실 점수에 따라 해당 특성치가 영구적으로 그 점수만큼 감소합니다. 이는 해당 특성치와 관련된 모든 면에 즉시 영향을 미치며, 해당 특성치는 휴식이나 회복 등의 방식으로 회복될 수 없고 플레이어가 전혀 얻은 적이 없는 것으로 간주합니다.</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특성치 상실이 기본 특성치에 영구적으로 작용하므로 특성치를 다시 구매할 때는 현재의 기본 특성치를 기준으로 구매합니다.</w:t>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pStyle w:val="Heading1"/>
        <w:rPr/>
      </w:pPr>
      <w:bookmarkStart w:colFirst="0" w:colLast="0" w:name="_rr76h7uiyrhv" w:id="11"/>
      <w:bookmarkEnd w:id="11"/>
      <w:r w:rsidDel="00000000" w:rsidR="00000000" w:rsidRPr="00000000">
        <w:rPr>
          <w:rFonts w:ascii="Arial Unicode MS" w:cs="Arial Unicode MS" w:eastAsia="Arial Unicode MS" w:hAnsi="Arial Unicode MS"/>
          <w:rtl w:val="0"/>
        </w:rPr>
        <w:t xml:space="preserve">1.3.3 기능 개요</w:t>
      </w:r>
    </w:p>
    <w:p w:rsidR="00000000" w:rsidDel="00000000" w:rsidP="00000000" w:rsidRDefault="00000000" w:rsidRPr="00000000" w14:paraId="000003D0">
      <w:pPr>
        <w:pStyle w:val="Heading1"/>
        <w:rPr/>
      </w:pPr>
      <w:bookmarkStart w:colFirst="0" w:colLast="0" w:name="_n0yegrh0445y" w:id="12"/>
      <w:bookmarkEnd w:id="12"/>
      <w:r w:rsidDel="00000000" w:rsidR="00000000" w:rsidRPr="00000000">
        <w:rPr>
          <w:rFonts w:ascii="Arial Unicode MS" w:cs="Arial Unicode MS" w:eastAsia="Arial Unicode MS" w:hAnsi="Arial Unicode MS"/>
          <w:rtl w:val="0"/>
        </w:rPr>
        <w:t xml:space="preserve">1.3.3.1 기능 개요</w:t>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플레이어 A는 조용히 방 안으로 들어가서 귀를 문가에 대고 옆방 흑당(黑帮)의 대화를 엿들을 수 있습니다. 하지만 플레이어 B도 그렇게 하려고 한다면, 그는 기능이 충분히 전문적이지 않기 때문에 아마도 소음을 일으켜 흑당의 주의를 끌 것입니다. 하지만 충돌이 발생한다면 그는 곧바로 권총을 꺼내 상대방을 제거할 수 있습니다. 이러한 행동들은 모두 캐릭터가 가진 기능과 관련이 있습니다. </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구체적으로 말하자면, 위의 예시에서 필요한 기능은 각각 숨기(잠행), 조사(청취) 그리고 총기(권총)입니다.</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기능은 여러분이 자신의 학습을 통해 습득한 다양한 행동 능력을 나타냅니다. </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이러한 능력들은 모두 후천적인 단련을 통해 이루어지므로 최소 0입니다. 캐릭터의 특성치에 비해 기능은 더 전문적이고 용도가 더 좁지만, 그것은 여러분을 진정한 전문가로 만들어 줍니다. 많은 경우에 특성치만으로는 판정을 완수할 수 없으며, 반드시 해당하는 기능이 있어야 합니다.</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기능 1~5는 범인의 영역을 나타내며, 5점이면 범인 중의 전문가입니다. 5점을 초과하는 것은 더 많이 초자연적인 능력이나 불가사의한 힘을 이용하는 것이며, 여기서는 더 이상 추가로 기능하지 않겠습니다.</w:t>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기능의 분류:</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특성치와 마찬가지로 기능도 신체, 정신, 교류의 세 가지 계열로 나뉩니다.</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신체 기능 정신 기능 교류 기능</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운동 학식 동물 교감</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격투 컴퓨터 감수성</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운전 수공예 표현</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총기 수공예 표현</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손재주 수사 협박</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은폐 의학 사교</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생존 신비학 위장</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백병전 과학  </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기능 등급이 0인 경우:</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신체 기능: 신체 기능은 완전히 순수한 기교만은 아니며, 많은 기교는 지식이 없어도 자신의 소질만으로도 시도해 볼 수 있습니다. 만약 신체 기능이 0이라면, 여전히 판정을 시도할 수 있지만 하나의 자연 성공 수를 잃게 됩니다. </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정신 기능: 정신 기능은 순수한 지식과 기교이므로, 만약 정신 기능이 0이라면 해당하는 판정을 진행할 수 없으며, 판정 결과는 자동으로 실패로 간주됩니다.</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교류 기능: 교류 기능은 대개 기교와 지식의 결합이며, 신체 기능과 유사합니다. 만약 교류 기능이 0이라면, 여전히 판정을 시도할 수 있지만 두 개의 자연 성공 수를 잃게 됩니다. 그 중 일부 기능 또는 일부 기능의 일부 용법에 대해서는 ST가 0일 때 판정할 수 없다고 인정할 수 있으며, 결과는 자동으로 실패로 간주됩니다. 예를 들어 표현-피아노 연주가 그렇습니다.</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기능 설명:</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플레이어가 캐릭터를 만들 때, 자신이 배울 수 있는 기능이 제한적이며 등급도 제한적이라는 것을 알게 될 것입니다. 캐릭터는 현실 속의 사람들처럼 다재다능하지 않습니다. 그러나 여러분의 캐릭터 시트에 있는 기능이 캐릭터가 할 수 있는 일을 진정으로 대표할 수는 없습니다. </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캐릭터는 어떤 기능에 익숙할 수 있습니다. 예를 들어 요리, 담 넘기, 자전거 타기, 자동차 운전 등입니다. 하지만 그렇게 할 수 있다고 해서 캐릭터가 정말로 수공예-요리, 운동(자전거), 운전(자동차), 등반 등의 기능 등급을 가지고 있다는 것을 의미하지는 않습니다. 이러한 기능 등급은 캐릭터의 전문성을 나타냅니다.</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예를 들면 세계 요리 대회에 참가하거나, 등반 대회에 참가하거나, 환법 자전거 대회에 참가하거나, 드리프트를 하는 것 등입니다. </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그렇다면 기능 등급이 없는 상황에서는 어떻게 처리해야 할까요?</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우리는 먼저 모든 행동이 기능 판정을 사용할 필요는 없다는 것을 확인해야 합니다. 일반적인 상황에서 일상생활과 업무를 수행하는 것은 매우 쉽습니다. 판정이 필요하지 않을 정도로 쉽습니다. 예를 들어 물컵을 들고 물을 마시는 행위는 어떤 판정도 전혀 필요하지 않습니다.</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평범한 생활에서 일반적인 행위의 DC는 무시할 만하다고 할 수 있으며, 약간의 어려움이 있는 경우에도 최대 DC1 정도의 상황뿐입니다. 더 높은 DC는 말할 필요도 없습니다. 평범한 나날에는 적과 생사를 건 싸움을 하지 않고, 하늘을 날아다니지도 않으며, 엄격한 시간 제한도 없습니다. 그렇게 되면 난이도가 크게 낮아져서 해당 기능의 등급이 필요하지 않더라도 성공할 수 있습니다.</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그러나 경험을 소모하여 구매한 기능만이 위험에 처했을 때 자신을 보호하고 다른 사람을 구하는 캐릭터의 최고의 의지처입니다.</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기능의 등급은 캐릭터의 기능 숙달 정도를 나타냅니다. 캐릭터의 각 기능에는 모두 기능 등급이 있으며, 범위는 0~15입니다. 기능 관련 판정을 진행할 때, 기능 등급을 해당 판정에 더하면 기능 1등급마다 주사위를 하나 더 던질 수 있습니다. 따라서 기능 등급이 높을수록 판정 결과가 더 좋아집니다. 등급은 캐릭터의 기능에 대한 능숙함과 훈련 정도를 반영합니다.</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기능 숙련:</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일반적으로 기능 등급 11의 캐릭터는 기능 등급 10의 캐릭터보다 해당 기능의 응용과 사용에 있어 더 숙련되고 전문적입니다.</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그래서 특정 등급에서는 해당 등급에 도달한 캐릭터에게 특정 추가 성공을 보상으로 줍니다.</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기능 등급이 5, 7, 9, 11, 13, 15에 도달하면 각각 해당 기능의 관련 판정에 1개의 추가 성공을 제공하므로 최대 6개까지 얻을 수 있습니다.</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어떤 특수한 상황에서는 기능 등급이 15를 초과할 수도 있지만, 특별한 설명이 없다면 15를 초과한 후에도 더 많은 기능 등급으로 인한 추가 성공을 얻을 수 없습니다.</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경험 감면:</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기능 등급이 상승함에 따라 플레이어는 스스로 어떤 능력과 기교를 익힐 수 있습니다. 이는 플레이어의 기능 등급이 6, 8, 10, 12, 14에 도달했을 때 각각 전제 조건에 원래 해당 기능이 포함된 전공이나 원래 해당 기능을 사용하는 자체 제작 기능을 선택하여 해당 전공이나 자체 제작 기능을 학습할 때 6/12/24/48/96점의 경험치 소모를 줄일 수 있다는 것으로 표현됩니다. 최저는 소모를 0으로 낮출 수 있습니다.</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감소된 경험은 여러 다른 능력에 분산될 수 없습니다(같은 전공/칭호 내의 다른 등급은 다른 능력으로 간주됩니다). 하지만 감소된 경험은 한 능력에 누적될 수 있으며, 해당 전공이나 능력을 선택할 때 반드시 동시에 학습해야 하는 것은 아닙니다. 따라서 만약 어떤 능력에 70XP가 필요하다면, 캐릭터는 기능 등급 12에 도달했을 때 해당 기능에 대해 90XP 소모 감소를 누적하여 이 능력을 무료로 얻을 수 있습니다.</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XP나 영구 상승 방식으로 얻은 기능 등급만이 XP 감면을 누릴 수 있으며, 복제, 일시적 상승, 직접 특정 등급이 되는 등의 방식으로는 경험 감면을 얻을 수 없습니다.</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경험 감면은 같은 캐릭터에 대해 한 번만 적용될 수 있습니다. 만약 계승 상황이 발생하면 계승 전의 상황을 계산하며, 만약 감면을 사용했다면 계승 후에도 해당 감면 기회는 여전히 사용된 것으로 간주됩니다. 만약 합체 상황이 발생하면 합체 전의 상황을 계산하며, 영구 합체만이 경험 감면을 사용할 수 있습니다. 이때 합체 후에는 원래 캐릭터의 기능 등급 계승에 따라 경험 감면을 사용할 수 있는지 여부가 결정되며, 만약 원래 해당 캐릭터가 사용했다면 사용된 것으로 간주되고, 그렇지 않으면 사용할 수 있습니다. 다른 상황이 발생하면 위의 상황에 따라 ST가 판단합니다.</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특별히, 만약 어떤 기능에 무수한 하위 기능이 있다면, 예를 들어 표현, 수공예 등, 하위 기능이 얼마나 많이 경험 감면 조건을 만족하든 경험 감면은 한 번만 얻을 수 있습니다.</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어떤 능력은 자동으로 기능 등급을 상승시킵니다. 이러한 능력을 잃었을 때(예: 재분배), 해당 기능에 투입한 유효 경험을 계산한 다음 다시 한 번 구매하면 남은 경험도 반드시 해당 기능에 투입해야 하며, 경험이 충분해질 때까지 계속 투입해야 합니다(예: 기능 등급 2에서 자동으로 3으로 상승한 다음 플레이어가 6XP를 소모하여 4등급으로 상승시켰는데, 이때 재분배를 했다면, 기능은 2로 돌아가고 해당 기능에 4점의 경험이 투입되어 기능 등급이 3이 됩니다. 그런 다음 해당 기능에 2점의 경험이 계산되어 2점의 경험을 더 투입하면 4등급으로 상승합니다).</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t xml:space="preserve">======================================</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기능 등급 상승:</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게임에서 얻은 "경험치"를 소모하여 상승시킵니다.</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기능은 최대 15등급까지 상승할 수 있으며, 기능을 상승시키려면 (현재 기능 등급) × 2XP가 필요합니다. 특별히 기능을 0등급에서 1등급으로 상승시키려면 1XP가 필요합니다.</w:t>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기능 등급 하락:</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만약 어떤 능력이 일시적으로 기능 등급을 낮추었다면, 전제 조건을 만족하지 못하는 모든 능력은 발동할 수 없지만 잃은 것으로 간주하지는 않습니다. 이는 만약 해당 능력이 부정적인 효과를 가지고 있다면 여전히 정상적으로 발생한다는 것으로 표현됩니다. 동시에 일단 해당 기능 등급이 조건을 만족할 정도로 회복되면, 전제 조건을 만족하지 못해 잃었던 이러한 능력들을 즉시 다시 얻게 됩니다.</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이러한 일시적인 기능 등급 하락은 "경험 감면"에 영향을 주지 않습니다.</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만약 어떤 능력이 영구적으로 기능 등급을 낮추었다면, 전제 조건을 만족하지 못하는 모든 능력은 발동할 수 없지만 잃은 것으로 간주하지는 않습니다. 이는 만약 해당 능력이 부정적인 효과를 가지고 있다면 여전히 정상적으로 발생한다는 것으로 표현됩니다. 동시에 일단 해당 기능 등급이 조건을 만족할 정도로 회복되면, 전제 조건을 만족하지 못해 잃었던 이러한 능력들을 즉시 다시 얻게 됩니다.</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동시에 만약 "경험 감면"을 사용했다면, 해당 기능 등급을 잃은 후 해당 기능 능력으로 인한 "경험 감면"을 즉시 잃게 되며, 이는 "감면된 경험만큼"을 해당 기능에 다시 소모하거나 해당 기능 등급을 회복할 때까지 "감면"으로 얻은 능력을 즉시 잃는다는 것을 의미합니다. 만약 해당 능력에 경험을 정상적으로 소모했다면, 하지만 추후 기능 등급이 다시 "경험 감면"을 얻을 정도로 회복되더라도 "경험 감면"을 중복으로 얻을 수 없으며, 소모한 경험도 반환되지 않습니다.</w:t>
      </w:r>
    </w:p>
    <w:p w:rsidR="00000000" w:rsidDel="00000000" w:rsidP="00000000" w:rsidRDefault="00000000" w:rsidRPr="00000000" w14:paraId="00000412">
      <w:pPr>
        <w:rPr/>
      </w:pPr>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전문</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기능을 사용하는 과정에서 우리는 어떤 전문화를 사용할 것입니다.</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왜냐하면 기능 자체는 거대한 분류를 포함하고 있으며, 같은 기능이 서로 다른 영역의 사업과 전문 분야를 대표할 수 있기 때문입니다.</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그래서 우리는 이를 구분했습니다.</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일반적으로 기능의 전문을 얻으려면 1XP를 소모해야 합니다. 얻은 후에는 해당 전문의 기능 판정에서 해당 전문 가치를 얻게 되며, 보통 1DP입니다.</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그리고 기능이 3과 4로 상승할 때, 어떻게 상승했든 간에 즉시 무료로 해당 기능 아래의 전문 하나를 얻을 수 있습니다. 만약 이때 선택하지 않으면 이후에는 얻을 수 없습니다.</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자원 섹션에서 전문은 일반적으로 해당 기능 뒤의 괄호 안에 쓰여 있습니다. 예를 들어 백병전(도끼), 의학(응급처치), 위장(변장) 등입니다.</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동시에 여러 전문을 만족하는 행동에서는 전문 가치가 누적되지 않습니다.</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어떤 기능은 특수한 하위 분류를 가지고 있으며, 하위 분류는 "기능명-기능하위항목"으로 씁니다.</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이런 경우에 해당 기능의 전문은 하위 기능이 되는데, 이는 해당 기능을 구매할 때 해당 기능 아래의 해당 전문 하나를 선택한 다음 해당 전문이 대표하는 하위 기능의 등급을 상승시켜야 한다는 것을 의미합니다. 이렇게 하면 전문 가치를 정상적으로 얻게 됩니다.</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예를 들어 "수공예-과학기술 갑옷 제조"입니다. 이는 단독 등급을 가지고 있는데, 즉 동시에 "수공예-과학기술 갑옷 제조 3등급"과 "수공예-과학기술 무기 제조 5등급"을 가질 수 있다는 것입니다. 이때 서로 다른 상황에 따라 각각 발생합니다. 그리고 이러한 기능들은 모두 XP를 투입하여 각각 상승시켜야 합니다.</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기능 하위항목은 여전히 전공에 속하며, 예를 들어 "수공예-과학기술 무기 제조" 판정을 진행할 때는 "과학기술 무기 제조"의 전공(실제로는 하위항목)을 가지고 있기 때문에 전공 가치를 얻게 됩니다.</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그러나 이런 유형의 기능은 하위항목이 처음으로 3등급과 4등급으로 상승할 때 더 이상 무료 전공 보상을 얻지 않습니다.</w:t>
      </w:r>
    </w:p>
    <w:p w:rsidR="00000000" w:rsidDel="00000000" w:rsidP="00000000" w:rsidRDefault="00000000" w:rsidRPr="00000000" w14:paraId="00000421">
      <w:pPr>
        <w:rPr/>
      </w:pP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기능의 사용</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기능을 사용할 때는 반드시 기능 판정을 진행해야 합니다. 기능 판정 결과가 클수록 캐릭터의 표현이 더 좋아집니다. 기능 판정 결과는 반드시 어떤 수치보다 크거나 같아야 성공으로 간주됩니다(보통은 난이도, 약칭 DC, 또는 상대방의 판정 결과). 수행하는 작업이 어려울수록 도달해야 하는 수치도 높아집니다.</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환경이 기능 사용에 영향을 줄 수 있습니다. 일반적으로 외부 간섭이 없다면 캐릭터는 집중해서 일할 수 있으므로 간단한 실수를 하기 쉽지 않습니다. 만약 시간이 충분하다면 캐릭터는 계속 시도해 볼 수 있어 최고의 결과를 얻을 수 있습니다. 만약 다른 사람의 도움이 있다면 캐릭터는 혼자서는 완수할 수 없는 작업도 완수할 수 있습니다.</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일반적으로 어떤 행동을 위해 진행하는 판정은 대부분 핵심 특성치 + 핵심 기능 등급(해당 전공)을 사용하여 진행합니다.</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이는 캐릭터의 재능(특성치) + 훈련 정도(기능 등급) + 해당 영역의 전문성(전공) + 운(주사위 결과)을 나타냅니다.</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물론 다른 능력이나 상황도 캐릭터의 기능 판정에 영향을 줄 수 있습니다.</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기능 판정을 진행할 때 플레이어는 위에서 언급한 것들을 더한 주사위를 던지고 기능 판정에 영향을 주는 다른 능력이나 상황을 계산한 다음, 최종적으로 던져야 할 주사위 수를 얻고 마지막으로 주사위를 던집니다(즉, 판정). 성공 수와 난이도(DC)를 비교하여 성공 여부를 판단합니다.</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물론 난이도 외에도 대항이라는 것이 있는데, 이런 상황에서는 캐릭터의 판정 결과를 다른 캐릭터(또는 여러 캐릭터)의 판정 결과와 비교해야 합니다. 이를 대항 판정이라고 하며, 대항 판정 규칙에 따라 누가 성공했는지 판단합니다.</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그리고 한 번의 행동을 위해 진행하는 판정이 어떤 핵심 기능 및 어떤 핵심 특성치와 관련되는지는 아래에서 자세히 설명하겠습니다.</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자세히 설명하지 않은 부분에 대해서는 ST가 보기에 상식에 크게 좌우되며, 여러 특성치+기능의 조합이 모두 적합할 수 있으므로 ST가 가장 적합한 하나를 선택하며, 규칙에서는 몇 가지 일반적인 판정 방식을 정할 것입니다.</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재시도</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일반적으로 기능 판정에 실패하면 캐릭터는 무제한으로 재시도할 수 있습니다. 하지만 판정 실패로 인한 결과는 반드시 고려해야 합니다. 어떤 작업은 한 번만 시도할 수 있으며, 실패하면 해당 기능으로는 더 이상 할 수 없습니다. 대부분의 기능에 대해, 만약 이전에 이미 판정에 성공했다면 다시 판정에 성공해도 결과에 영향을 주지 않습니다.</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예시: 플레이어 A가 등반 판정을 시도하려고 합니다. 막 시작했을 때 실패했지만 높이가 낮아서 별다른 결과가 발생하지 않았으므로 계속 시도할 수 있습니다.</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하지만 그가 10미터 높이까지 올라갔을 때 실패했다면, 이때는 추락 피해를 감수해야 하지만 여전히 일어나서 다시 시도할 수 있습니다.</w:t>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시간과 기능 판정</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기능 사용에 소모되는 시간은 같지 않습니다. 어떤 것은 시간이 걸리지 않고, 어떤 것은 1라운드가 걸리며, 어떤 것은 심지어 여러 라운드 또는 더 오래 걸립니다. 대부분의 기능 사용은 표준 행동(Standard actions), 이동 행동(Move actions), 또는 전체 라운드 행동(Full-round actions)으로 분류될 수 있습니다. 이러한 행동 유형은 전투 라운드(1라운드=6초)를 단위로 하는 시간 순서에서 해당 행동을 수행하는 데 소요되는 시간과 해당 행동 및 이동에 대한 상대적인 규칙을 정의합니다("장면과 행동 규칙" 장 참조).</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사건에 즉각 반응하거나 행동에 포함되는 기능 판정은 별도의 행동으로 간주하지 않습니다. 그리고 어떤 기능 판정은 캐릭터의 이동을 포함합니다. 예를 들어 점프, 등반 또는 수영 등입니다.</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그리고 캐릭터가 매우 오랜 시간이 걸리는 일을 해야 할 때는 주기 판정을 사용합니다.</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주기 판정은 캐릭터가 어떤 일을 할 때 필요한 시간이 상당히 길고 장기적으로 진행할 수 있는 것을 말합니다.</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예를 들 들어: 갑옷이나 무기를 제작하는 것, 환자를 수술하는 것, 프로그램 코드를 작성하는 것 등이 모두 주기 판정이 필요한 경우입니다.</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주기 판정은 일반적으로 판정 주기와 총 DC로 구성됩니다.</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판정 주기는 일반적으로 해당 판정의 주기 단위이며, 캐릭터는 매번 판정할 때마다 성공 수를 기록하고 누적 계산합니다. 성공 수가 총 DC를 초과하거나 도달하면 해당 판정에 성공한 것입니다. 동시에 판정 과정에서 한 번이라도 주사위에서 나온 "1"의 수가 총 DC를 초과하면 해당 장기 판정은 자동으로 실패하고, 이전에 누적된 성공 수는 모두 잃게 되며, 투입한 자원도 함께 잃을 수 있고, 심지어 매우 심각한 결과를 초래할 수도 있습니다.</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예: 플레이어 A가 다른 플레이어에게 수술을 하는데, 이는 DC가 10이고 주기가 시간인 지능+의학(외과 수술)의 주기 판정입니다. 플레이어 A의 첫 번째 판정 성공 수는 3, 두 번째는 2, 세 번째는 2, 네 번째는 5입니다. 이때 총계가 10을 초과했으므로 수술에 성공하고 4시간이 소요되었습니다.</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만약 그 과정에서 플레이어 A가 던진 주사위에서 나온 1이 10점을 초과했다면, 이때 수술은 실패하고 이전에 투입한 시간은 모두 잃게 되며, 수술을 받은 플레이어의 상처는 더 심각해질 수 있습니다(ST가 판단).</w:t>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불가능한 임무</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캐릭터는 가끔 실제로 불가능한 작업을 시도할 때가 있습니다. 이때 DC는 40, 60 또는 더 높을 수 있습니다.</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소위 불가능한 임무는 미리 정의하기 어려우며, 대부분 말이 안 되고 순전히 운에 달린 일입니다. 예를 들어 역류하여 폭포를 거슬러 오르거나, 맨손으로 10미터 깊이의 거대한 구덩이를 파내거나, 30층 건물에서 뛰어내려도 털끝 하나 다치지 않는 것 등입니다. ST는 무엇이 완전히 불가능한 일이고 무엇이 거의 불가능한 일인지 결정할 수 있습니다.</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하지만 우리의 캐릭터들은 모두 초인들이기 때문에 게임 과정에서 그들은 많든 적든 이미 무수한 초능력을 얻었으므로 특수한 능력이나 매우 높은 기능 등급을 가진 캐릭터는 여전히 놀라운 일을 해낼 수 있는 능력이 있습니다.</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여러 사람이 동시에 기능 사용</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여러 사람이 동시에 같은 목적으로 기능을 사용하면 그 효과가 누적될 수 있습니다.</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이는 해당 효과가 개인을 대상으로 하는지 아니면 다른 목표를 대상으로 하는지를 구분해야 합니다.</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예를 들어: 캐릭터들이 함께 무언가를 제작할 수 있는데, 이런 상황에서는 모든 사람이 같은 목표를 위해 기능을 사용할 수 있으며, 그 효과는 누적됩니다.</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예를 들어: 캐릭터가 바다를 헤엄쳐 건너야 하는 상황에서는 모든 사람이 같은 목표를 위해 기능을 사용할 수 없으며, 각자는 자신만을 책임질 수 있습니다.</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하지만 이런 상황에서도 우리는 여전히 다른 사람을 도울 수 있습니다.</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이런 상황에서 캐릭터는 자신의 해당 라운드 행동을 포기하고 목표에 대해 해당 행동의 판정을 한 번 진행한 다음, 목표가 해당 행동을 할 때 성공 수에 해당하는 DP 환경 가치를 얻습니다.</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예: 플레이어 A가 수영 판정을 하고 있습니다. 이때 플레이어 B가 플레이어 A를 도우기로 결정했으므로 플레이어 B는 자신의 라운드에 자신의 행동을 포기하고 근력+운동(수영) 판정을 진행하여 3개의 성공을 얻었습니다. 이후 플레이어 A의 차례가 되었을 때 그의 근력+운동(수영) 판정은 3DP의 환경 가치를 얻습니다.</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주의해야 할 점은 이런 방식으로 다른 사람을 도울 경우, 도움을 받는 사람이 다음 라운드에 해당 행동을 하지 않으면 해당 환경 가치는 잃게 된다는 것입니다.</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기능 관련 판정을 진행할 수 없음</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만약 캐릭터가 완수하려는 작업에 적절한 기능 판정이 없다면 특성치 판정만 진행합니다.</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즉, 핵심 특성치 + 핵심 기능 등급(해당 전공)의 판정에서 핵심 특성치의 판정으로 변경됩니다.</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예를 들어: 양측이 팔씨름을 하거나 줄다리기를 하는 등의 유사한 판정은 모두 기능이 없고 순수하게 근력 판정으로 대항하는 것입니다.</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순수한 기능 관련 판정</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때로는 캐릭터의 전문 능력만 시험하고 재능은 시험하지 않는 경우가 있는데, 이런 상황에서는 기능 등급 판정만 진행합니다.</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즉, 핵심 특성치 + 핵심 기능 등급(해당 전공)의 판정에서 순수한 기능 판정으로 변경됩니다.</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예를 들어: 발도술 판정은 특성치가 없고 순수한 기능 판정입니다.</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pStyle w:val="Heading1"/>
        <w:rPr/>
      </w:pPr>
      <w:bookmarkStart w:colFirst="0" w:colLast="0" w:name="_favf0b53dhyd" w:id="13"/>
      <w:bookmarkEnd w:id="13"/>
      <w:r w:rsidDel="00000000" w:rsidR="00000000" w:rsidRPr="00000000">
        <w:rPr>
          <w:rFonts w:ascii="Arial Unicode MS" w:cs="Arial Unicode MS" w:eastAsia="Arial Unicode MS" w:hAnsi="Arial Unicode MS"/>
          <w:rtl w:val="0"/>
        </w:rPr>
        <w:t xml:space="preserve">1.3.3.2 신체 기능</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기능 상세 설명:</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주의해야 할 점은 본 기능 설명에서 언급된 것들은 모두 자연 본질에 의해 발생하는 상황이라는 것입니다.</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주의해야 할 점은 무기(예: 권총, 칼 등)에 대해서는 해당 무기에 대응하는 전문 기능이 있으며, 백병전이나 맨손 격투와 같은 전문 기능은 없다는 것입니다(투척은 아래 참조).</w:t>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운동(Athletics): 걷기, 달리기, 점프, 무기 투척, 각종 형태의 운동.</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투척 무기 공격: 민첩+운동(경투척 무기), 민첩+운동(투척 무기) 또는 근력+운동(중투척 무기)</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자세한 내용은 "전투 규칙" 페이지 참조</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반사 내성 판정: 민첩+운동(자기 보호)</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이 항목은 일반적으로 다른 캐릭터가 사용하는 특정 행동에 대응하기 위해 사용되며, 예를 들어 포탄 폭격을 받을 때 반사 내성 판정을 통해 받는 피해를 줄일 수 있습니다.</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광선 공격: 민첩+운동(광선)</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이 항목은 일반적으로 자연 본질을 통해 획득할 수 없으며, 대부분 초자연적인 능력을 통해서만 획득할 수 있습니다. 구체적인 효과와 내용은 해당 능력을 참조하십시오.</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분사 공격: 민첩+운동(분사)</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이 항목은 일반적으로 자연 본질을 통해 획득할 수 없으며, 대부분 초자연적인 능력을 통해서만 획득할 수 있습니다. 구체적인 효과와 내용은 해당 능력을 참조하십시오.</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에너지 사격: 민첩+운동(에너지 사격)</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이 항목은 일반적으로 자연 본질을 통해 획득할 수 없으며, 대부분 초자연적인 능력을 통해서만 획득할 수 있습니다. 구체적인 효과와 내용은 해당 능력을 참조하십시오.</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활 사격: 민첩+운동(활)</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자세한 내용은 "전투 규칙" 페이지 참조</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특정 부위 공격:</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않고 관련 판정에도 참여하지 않기 때문입니다. 대신 투척 무기 공격, 광선 공격, 분사 공격, 에너지 사격, 활 사격 시 목표의 특정 부위를 더 잘 공격할 수 있게 해줍니다.</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위에서 언급한 전투 방식으로 특정 부위 공격을 할 때, 특정 부위 공격에 따른 1점의 감소값을 무시합니다.</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예: 민첩+운동(활 특정 부위 공격)으로 활을 사용하여 목표의 눈을 공격할 때, "활" 전문 기능로 인한 1DP 전문 가치 보너스를 얻을 뿐만 아니라 목표의 눈을 공격함으로써 발생하는 1점의 특정 부위 감소값도 무시합니다.</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경우에는 "특정 부위 공격" 전문 기능에 영향을 주지 않습니다.</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조준:</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않고 관련 판정에도 참여하지 않기 때문입니다. 대신 투척 무기 공격, 광선 공격, 분사 공격, 에너지 사격, 활 사격 시 더 빠르게 조준할 수 있게 해줍니다.</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위에서 언급한 전투 방식으로 조준할 때, 첫 라운드의 조준은 이미 2라운드 동안 조준한 것으로 간주되므로, 첫 라운드의 조준 라운드 수에 1을 더합니다.</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단, 첫 라운드의 조준만 2라운드로 변경되며, 이후의 조준에는 영향을 주지 않습니다.</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경우에는 "조준" 전문 기능에 영향을 주지 않습니다.</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돌파: 민첩+운동(돌파) 또는 근력+운동(돌파)</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자세한 내용은 "전투 규칙" 페이지 참조</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균형감: 민첩+운동(균형감)</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기능 설명: 캐릭터가 밧줄, 좁은 들보, 돌출된 바위를 걷거나 울퉁불퉁한 지면을 가로지를 때, 이 기능을 사용하여 균형을 유지할 수 있습니다.</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균형감 판정은 갑옷 감소값의 영향을 받습니다. 갑옷 감소값 1점당 균형감 판정에서 1DP를 잃습니다.</w:t>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행동: 행동이 필요하지 않습니다. 균형 판정 한 번에 행동이 필요하지 않습니다. 이는 다른 행동의 일부로 수행되거나 특정 상황에 대한 반응으로 수행됩니다.</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사용: 캐릭터는 불안정한 지면에서 걸을 수 있습니다.</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판정에 성공하면 해당 지형에서 이동할 수 있으며, 1미터 이동에 2미터의 이동력이 소모되고, 1라운드 동안 지속됩니다.</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판정의 성공 수가 DC의 두 배를 초과하면 캐릭터는 해당 지면에서 정상적으로 이동할 수 있으며, 1라운드 동안 지속됩니다.</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판정에 실패하면 캐릭터는 1라운드 동안 이동할 수 없습니다.</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판정에 실패하고 성공 수가 DC의 절반(내림) 미만이면 캐릭터는 쓰러집니다.</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DC는 걷는 지면과 관련이 있습니다:</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좁은 표면 난이도 등급 거친 지면 난이도 조정</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30CM-40CM DC1 미끄럽거나 얼음이 있음 DC+2</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10CM-30CM DC2 장애물(조밀한 자갈, 자연 지면) DC+1</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10CM 미만 DC4 경사지고 모난 곳 DC+1</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균형감 판정에 실패한 라운드에 공격을 받으면 지지선 없음 등급의 방심 상태로 간주됩니다. 또한 해당 공격이 명중하면 민첩+운동(균형감) 판정을 다시 해야 하며, 실패하면 쓰러집니다.</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또한 이중 이동이나 돌진을 할 경우에는 두 번의 판정에 동시에 성공해야 합니다.</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점프: 근력+운동(점프)</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기능 설명: 이 기능을 사용하여 구덩이나 울타리를 뛰어넘거나 낮게 드리워진 나뭇가지에 닿을 수 있습니다. 그리고 뛰어올라 특정 물건에 닿을 수 있습니다.</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점프 판정은 갑옷 감소값의 영향을 받습니다. 갑옷 감소값 1점당 점프 판정에서 2DP를 잃습니다.</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행동: 점프에는 행동이 필요하지 않습니다. 점프 판정 한 번은 이동에 포함되며, 이동 행동의 일부입니다. 캐릭터가 점프하는 도중에 이동력을 모두 소진하면 다음 행동(표준 행동 또는 다음 라운드의 이동 행동 등)을 사용하여 해당 점프의 이동력을 채워야 합니다.</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점프 판정은 캐릭터의 속도와 직접적인 관련이 있는데, 이를 일반적으로 도움닫기라고 합니다.</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점프하기 전에 캐릭터는 먼저 직선으로 일정 거리를 이동할 수 있는데, 캐릭터가 1미터 이동할 때마다 이어지는 점프 판정에서 1DP의 강화 보너스를 얻으며, 상한은 캐릭터의 근력 값입니다.</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도움닫기를 하지 않으면 캐릭터의 점프 판정의 최종 성공 수가 절반으로 줄어듭니다.</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규칙과 자원에서 "당신의 점프는 이미 도움닫기를 한 것으로 간주합니다"라는 식으로 언급된 능력이 있다면, 캐릭터가 도움닫기를 하지 않았더라도 점프 판정의 최종 성공 수가 절반으로 줄어들지 않는다는 의미입니다.</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점프의 이동은 1라운드 내의 최대 이동 거리에 포함됩니다.</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예: 한 캐릭터가 매 라운드 20미터를 이동할 수 있고, 15미터를 도움닫기한 후 3미터를 점프했다면, 이 경우 2미터를 더 이동할 수 있습니다.</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만약 해당 캐릭터가 5미터를 점프했다면, 이 경우 정확히 자신의 한 이동 행동의 최대 이동 속도에 도달하여 바로 멈춥니다.</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만약 해당 캐릭터가 10미터를 점프했다면, 이 경우 자신의 현재 이동력을 초과한 것입니다. 이때 캐릭터가 해당 라운드에 아직 표준 행동이나 이동 행동 또는 이동력을 얻을 수 있는 다른 능력이 있다면 해당 행동이나 능력을 사용하여 이동력을 얻어야 합니다. 그렇지 않으면 캐릭터는 다음 라운드의 이동 행동을 강제로 이동력으로 교환하여 부족한 이동력을 채우고 해당 이동력을 잃게 되며, 그 동안 캐릭터는 "공중에 뜬" 상태로 간주됩니다.</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물론 점프하기 전에 캐릭터는 착지 지점의 위치를 먼저 판단할 수 있는데, 일반적으로 지능이 2 이상인 생물은 모두 이를 할 수 있습니다. 캐릭터가 이렇게 한다면 먼저 지능+운동(점프) 판정을 할 수 있으며, 성공 수 1당 점프 판정의 성공 수 1점을 줄여 거리를 조정할 수 있습니다.</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점프는 높이뛰기, 멀리뛰기, 아래로 뛰기의 세 가지로 나뉩니다:</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높이뛰기: 수직 점프로, 특정 물건에 닿거나 위의 무언가를 잡기 위한 것입니다.</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높이뛰기 미터 수: 0.3미터 × 성공 수.</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멀리뛰기: 수평 점프로, 절벽, 개울, 건물 간격 등을 건너뛰는 것입니다. 멀리뛰기를 할 때 캐릭터가 수평으로 최고점에 있을 때 지면과의 거리는 멀리뛰기 미터 수/4입니다.</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멀리뛰기 미터 수: 2미터 × 성공 수.</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아래로 뛰기: 추락 규칙으로 간주합니다.</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등반: 근력+운동(등반)</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기능 사용: 이 기능을 사용하여 절벽, 건물, 밧줄 등을 오를 수 있습니다.</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등반 판정은 갑옷 감소값의 영향을 받습니다. 갑옷 감소값 1점당 등반 판정에서 2DP를 잃습니다.</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행동: 등반은 이동입니다. 대부분의 경우 이동 행동의 일부로 간주되므로, 다른 이동과 결합하여 하나의 이동 행동이 될 수 있습니다. 각각의 등반 행동은 별도로 결산해야 합니다.</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예를 들어 캐릭터가 3미터를 등반하여 나무에 올라갔다가 2미터를 점프하여 다른 나무로 이동한 후 다시 3미터를 올랐다면, 캐릭터의 이동 행동으로 10미터를 이동할 수 있으므로 위의 모든 행동이 포함되지만, 2번의 등반이므로 각각 판정해야 합니다.</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특별한 점은 추락하는 도중이나 추락하는 목표를 잡는 것은 행동으로 간주하지 않는다는 것입니다. 즉, 라운드 외에 추락하는 목표를 잡을 수 있지만, 이를 위해서는 반사 행동이 필요합니다.</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사용: 캐릭터는 경사면, 벽, 또는 기타 기울어진 면, 나무, 암벽 위에서 이동할 수 있습니다.</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판정에 성공하면 캐릭터는 등반할 수 있으며, 1미터 이동에 4미터의 이동력이 소모되고, 1라운드 동안 지속됩니다.</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판정의 성공 수가 DC의 두 배를 초과하면 캐릭터는 등반할 수 있으며, 1미터 이동에 2미터의 이동력이 소모되고, 1라운드 동안 지속됩니다.</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판정에 실패하면 캐릭터는 1라운드 동안 이동할 수 없습니다.</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판정에 실패하고 성공 수가 DC의 절반(내림) 미만이면 캐릭터는 추락합니다.</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다음과 같은 다양한 상황에 따라 일부 보너스나 감소값을 얻을 수 있습니다:</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환경 난이도 특수 상황 난이도 조정</w:t>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밧줄, 사다리 등이 있음 DC1 두 개의 벽면이 균형을 잡을 수 있게 이용 가능 DC-2</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표면에 약간의 등반 지점만 있음(난간 등) DC2 두 개의 벽면이 서로 수직으로 이용 가능 DC-1</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양손만 사용 가능, 자연 벽면, 밧줄 DC3 표면이 미끄러움 DC+2</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표면이 수직으로 울퉁불퉁함, 벽돌 벽 DC4</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양발이 공중에 뜸, 양손으로만 의지 가능, 등반 지점 있음 DC5</w:t>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표면이 평평하고 완전히 매끄러움 DC10</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양발이 공중에 뜸, 등반 지점 없음. 완전히 매끄러움 DC20</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등반 중인 생물은 자신의 신체를 유지해야 하므로 회피 방어를 잃고 막을 수 없습니다.</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또한 등반 시에는 일반적으로 양손을 사용해야 하지만, 표면에 붙어 있을 때는 한 손만 필요하므로 한 손만 사용하는 행동을 할 수 있습니다.</w:t>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특수: 등반 속도(거미줄 걷기 등)가 있는 캐릭터는 어떤 고체 표면에서도 판정 없이 이동할 수 있습니다.</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캐릭터가 등반 중에 피해를 입으면 해당 등반 DC로 등반 판정을 해야 하며, 판정에 실패하면 해당 위치에서 추락합니다.</w:t>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캐릭터는 적절한 도구나 능력만 있으면 일부 표면에 등반 지점이나 서 있을 지점을 만들 수 있으며, 개조 후에는 이러한 표면이 등반 지점이 있는 것으로 간주되어 위 표에 따라 DC가 변경됩니다.</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추락하는 도중 멈추기: 등반 판정을 하는데, DC는 해당 위치에서 등반 판정에 필요한 DC의 두 배입니다.</w:t>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추락하는 목표 잡기:</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우선 캐릭터는 추락하는 목표에 대해 근접 격투 접촉 공격 판정을 해야 하는데, 성공적으로 명중하면 해당 목표를 잡은 것으로 간주합니다. 이 판정에 실패하면 목표를 잡지 못하고 목표는 계속 추락합니다.</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그런 다음 등반 판정을 하는데, DC가 2점 증가합니다. 판정에 성공하면 해당 목표를 성공적으로 잡은 후 자신의 자세를 안정시킵니다.</w:t>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이 판정에 실패하면 잡기는 했지만 제대로 잡지 못해 목표가 계속 떨어집니다.</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이 판정에 실패하고 성공 수가 총 DC의 절반 미만이면 당신도 해당 목표와 함께 계속 추락합니다.</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또한 목표를 잡은 후 당신의 무게가 만재에 도달하면 이번 등반 판정은 자동으로 실패합니다.</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탈출: 민첩+운동(탈출)</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이 기능을 사용하여 묶인 것을 풀거나, 붙잡힌 것에서 벗어나거나, 좁은 공간을 통과할 수 있습니다.</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행동: 밧줄, 수갑과 같은 유형의 고정물에서 탈출하는 판정은 1분 판정입니다. 붙잡힌 것과 제압에서 탈출하는 것은 표준 행동입니다. 좁은 공간을 통과하는 것은 공간의 길이에 따라 다릅니다. 그리고 일부 특수 자원에서의 탈출은 해당 자원을 참조하십시오.</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사용: 캐릭터는 속박, 묶임, 붙잡힘, 제압에서 탈출할 수 있습니다.</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일반적으로 우리는 아래 표에 따라 탈출 DC를 결정합니다:</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상황 난이도</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붙잡힘과 제압 붙잡힌 자와의 붙잡기 대항, 자세한 내용은 붙잡기 규칙 참조</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그물 또는 기구 해당 기구에는 탈출 DC가 있으며, 일부 잠긴 기구는 손재주(자물쇠따기) 필요</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좁은 공간 DC6</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밧줄로 묶임 묶은 자와의 묶기 대항, 자세한 내용은 묶기 규칙 참조</w:t>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일부 특수 주문이나 능력 해당 주문이나 능력에는 DC가 있음</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좁은 공간: 좁은 공간은 캐릭터의 머리는 통과할 수 있지만 어깨는 통과할 수 없는 곳을 말합니다. 캐릭터는 머리가 통과할 수 없는 공간은 통과할 수 없습니다.</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당신이 감시받는 상황에서 탈출을 시도한다면 민첩+손재주(절도) 판정을 해야 하며, 목표의 통찰+수사(탐색) 판정에 대항합니다. 실패하면 발각됩니다.</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수영: 근력+운동(수영)</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이 기능을 사용하면 수중 행동 능력이 없는 육지 생물이 수영하고, 잠수하고, 수중에서 행동할 수 있습니다.</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수중은 대부분의 캐릭터에게 매우 우호적이지 않은데, 이는 대부분의 캐릭터가 수중 호흡을 할 수 없고, 수중에서 자유롭게 행동할 수 없기 때문입니다.</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수중 지형은 육지 지형만큼 복잡하고 다양하지는 않지만, 해저에는 많은 비범한 곳이 있으며, 한 곳의 지형에 매우 많은 지형의 특징이 포함될 수 있습니다.</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수영 판정은 갑옷 감소값의 영향을 받습니다. 갑옷 감소값 1점당 수영 판정에서 3DP를 잃습니다.</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행동: 수영은 이동입니다. 대부분의 경우 이동 행동의 일부로 간주되므로, 다른 이동과 결합하여 하나의 이동 행동이 될 수 있습니다.</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사용: 캐릭터는 수중에서 행동할 수 있습니다.</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판정에 성공하면 캐릭터는 수영할 수 있으며, 1미터 이동에 4미터의 이동력이 소모되고, 1라운드 동안 지속됩니다.</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판정의 성공 수가 DC의 두 배를 초과하면 캐릭터는 수영할 수 있으며, 1미터 이동에 2미터의 이동력이 소모되고, 1라운드 동안 지속됩니다.</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판정에 실패하면 캐릭터는 1라운드 동안 이동할 수 없고, 동시에 기본 방어와 회피 방어를 잃습니다.</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판정에 실패하고 성공 수가 DC의 절반(내림) 미만이면 캐릭터는 수면 아래로 가라앉으며, 모든 행동을 잃고, 기본 방어, 회피 방어, 막기 방어를 잃습니다.</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수면 아래로 가라앉은 캐릭터는 질식(익사) 규칙을 따릅니다.</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주의: 수중 호흡을 할 수 있게 해주는 능력이 있다고 해서 수중에서 자유롭게 행동할 수 있는 것은 아닙니다. 여전히 수영 판정이 필요합니다.</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수역 상황 난이도 환경 수정 난이도 조정</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잔잔함 DC2 느린 흐름에 정지하거나 역행 DC+3</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파도가 거침 DC3 급류에 정지하거나 역행 DC 두 배 후 +3</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폭풍우 DC4</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우리는 수역 지형을 두 가지로 나눕니다:</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정수: 유속이 5미터 미만인 하천은 모두 정수이며, 일반 하천, 호수, 바다 등이 포함됩니다. 이러한 환경에서는 정상적인 수영 판정만 하면 됩니다. 유속은 캐릭터에게 영향을 주지 않습니다.</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유수: 유수는 유속이 매우 빠른 급류를 말합니다. 속도가 매 라운드 6미터 이상 되어야 하는 하천만이 유수라고 할 수 있으며, 유수도 두 가지로 나뉩니다:</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완류: 매 라운드 유속이 6미터에서 25미터 사이인 하천을 완류라고 하며, 완류에서 역행하거나 제자리에 있는 캐릭터는 수영 판정 시 4개의 성공 수를 잃습니다. 성공하면 판정 결과에 따라 수영 결과를 계산합니다. 실패하면 떠내려갑니다.</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급류: 매 라운드 유속이 25미터를 초과하는 하천을 급류라고 하며, 급류에서 역행하거나 제자리에 있는 캐릭터는 수영 판정 시 성공 수가 절반으로 줄어든 후 3개의 성공 수를 더 잃습니다. 성공하면 판정 결과에 따라 수영 결과를 계산합니다. 실패하면 떠내려갑니다.</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떠내려감: 캐릭터가 떠내려가면 유속에 따라 강제로 물살 방향으로 이동합니다. 그리고 물살이 급류라면 목표는 다음 라운드에 표준 행동으로 근력+운동(수영) 판정을 해야 하는데, 성공 수가 절반으로 줄어든 후 DC는 3입니다. 성공하면 목표는 몸을 안정시킬 수 있지만, 그렇지 않으면 전체 라운드 행동을 자동으로 잃고 계속 떠내려갑니다.</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수영 시간이 10분을 초과할 때마다 캐릭터는 강인 판정을 해야 하는데, DC는 4이며, 실패하면 차이값만큼의 피로 점수를 받습니다. 이 점수는 누적될 수 있으며, 파멸 결과에 진입합니다. 그리고 DC는 2시간마다 1점씩 증가합니다.</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t xml:space="preserve">======================================</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격투(Athletics): 맨손 싸움 능력, 주먹다짐, 각종 무술 등.</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격투 공격: 구체적인 관련 규칙은 "전투 규칙"을 참조하십시오.</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양손 천연 무기로 공격: 근력+격투(손)</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주의해야 할 점은 모든 자원에서 "장" "권" "조" "주" 등 양팔과 손을 사용하여 공격하는 격투 행동에서 언급된 해당 전문 기능이 바로 "손" 전문 기능이라는 것입니다.</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양발 천연 무기로 공격: 근력+격투(다리)</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주의해야 할 점은 버전 문제로 인해 모든 자원에서 "다리" "차기" "발" 등 다리 아래를 사용하여 공격하는 격투 행동에서 언급된 해당 전문 기능이 바로 "다리" 전문 기능이라는 것입니다.</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이빨, 날개 등 추가 천연 무기로 공격: 근력+격투(해당 신체 부위)</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예1: 이빨로 공격: 근력+격투(이빨)</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예2: 날개로 공격: 근력+격투(날개)</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예3: 촉수로 공격: 근력+격투(촉수)</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예4: 꼬리로 공격: 근력+격투(꼬리)</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격투 붙잡기: 근력+격투(붙잡기)</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구체적인 관련 규칙은 "전투 규칙"을 참조하십시오.</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격투 충돌: 근력+격투(충돌)</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구체적인 관련 규칙은 "전투 규칙"을 참조하십시오.</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격투 넘어뜨리기: 근력+격투(넘어뜨리기)</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구체적인 관련 규칙은 "전투 규칙"을 참조하십시오.</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특정 부위 공격: 격투 공격: 근력+격투(특정 부위 공격)</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않고 관련 판정에도 참여하지 않기 때문입니다. 대신 특정 부위 공격에 따른 1점의 감소값을 무시하도록 변경됩니다. 그리고 이 전문 기능은 다른 전문 기능과 동시에 적용될 수 있습니다.</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예: 근력+격투(손 특정 부위 공격)로 공격할 때 양손으로 목표의 눈을 공격한다면 "손" 전문 기능으로 인한 1DP 전문 가치 보너스를 얻을 뿐만 아니라 목표의 눈을 공격함으로써 발생하는 1점의 특정 부위 감소값도 무시합니다.</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경우에는 "특정 부위 공격" 전문 기능에 영향을 주지 않습니다.</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격투 막기: 이는 방어 행동이며, 판정이 필요하지 않습니다.</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않고 관련 판정에도 참여하지 않기 때문입니다. 대신 "격투 막기 방어"를 할 때 추가로 1점의 막기 방어를 더 제공합니다.</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 이 전문 기능이 제공하는 추가 막기 방어도 1점에서 해당 수치로 변경됩니다.</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격투 조준:</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않고 관련 판정에도 참여하지 않기 때문입니다. 대신 격투 공격으로 공격할 때 더 빠르게 조준할 수 있게 해줍니다.</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격투 조준을 할 때 첫 라운드의 조준은 이미 2라운드 동안 조준한 것으로 간주되므로, 첫 라운드의 조준 라운드 수에 1을 더합니다.</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단, 첫 라운드의 조준만 2라운드로 변경되며, 이후의 조준에는 영향을 주지 않습니다.</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경우에는 "격투 조준" 전문 기능에 영향을 주지 않습니다.</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운전(Drives): 각종 교통수단을 운전하는 기능을 총칭하며, 충돌, 추격 등의 능력도 포함됩니다. 하지만 탱크와 연꽃 경주차 사이를 자유자재로 오갈 수 있다는 것을 완전히 의미하지는 않으며, 이는 환경 페널티로 표현됩니다.</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구체적인 탈것 조작은 탈것 규칙을 참조하십시오. 여기서는 몇 가지 탈것 전문 기능만 나열합니다.</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탈것의 유형에 따라 필요한 전문 기능도 세 가지로 나눕니다:</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경형 탈것 조작: 필요 전문 기능 "경형 탈것".</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중형 탈것 조작: 필요 전문 기능 "중형 탈것".</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인형 로봇 조작: 필요 전문 기능 "인형 로봇".</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일부 탈것은 "EVA" "건담" 등 특수한 전문 기능을 요구할 수 있습니다.</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해당 전문 기능을 획득한 후 해당 기계류 탈것을 운전할 때 모든 판정에서 1DP 전문 가치 보너스를 얻을 수 있으며, 이 전문 가치 보너스는 다른 전문 가치 보너스와 중첩될 수 있습니다.</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하지만 해당 기계류 탈것을 운전하는 데 특수 전문 기능이 필요하다면 해당 특수 전문 기능과 원래의 전문 기능을 모두 보유해야만 1DP 전문 가치 보너스를 얻을 수 있습니다. 전문 가치 보너스 중 하나가 3점으로 변경되면 3DP 전문 가치 보너스를 얻습니다.</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t xml:space="preserve">======================================</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총기(Firearms): 권총부터 중기관총까지 각종 총기의 사용, 유지보수, 수리 기능.</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총기 공격: 총기 자체가 "물품 분류"에 해당하므로 우리는 전문 기능도 해당 전문 기능에 일대일로 분류했습니다.</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권총으로 총기 공격: 민첩+총기(권총)</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기관총으로 총기 공격: 민첩+총기(기관총)</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소총으로 총기 공격: 민첩+총기(소총)</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포로 총기 공격: 지능+총기(포)</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쇠뇌로 총기 공격: 민첩+총기(쇠뇌)</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구체적인 관련 규칙은 "전투 규칙"을 참조하십시오.</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총기 조준:</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않고 관련 판정에도 참여하지 않기 때문입니다. 대신 총기 공격을 할 때 더 빠르게 조준할 수 있게 해줍니다.</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총기 조준을 할 때 첫 라운드의 조준은 이미 2라운드 동안 조준한 것으로 간주되므로, 첫 라운드의 조준 라운드 수에 1을 더합니다.</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단, 첫 라운드의 조준만 2라운드로 변경되며, 이후의 조준에는 영향을 주지 않습니다.</w:t>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경우에는 "총기 조준" 전문 기능에 영향을 주지 않습니다.</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총기 공격: 민첩+총기(특정 부위 공격)</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않고 관련 판정에도 참여하지 않기 때문입니다. 대신 특정 부위 공격에 따른 1점의 감소값을 무시하도록 변경됩니다. 그리고 이 전문 기능은 다른 전문 기능과 동시에 적용될 수 있습니다.</w:t>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예: 민첩+총기(권총 특정 부위 공격)로 공격할 때 권총으로 목표의 눈을 공격한다면 "권총" 전문 기능으로 인한 1DP 전문 가치 보너스를 얻을 뿐만 아니라 목표의 눈을 공격함으로써 발생하는 1점의 특정 부위 감소값도 무시합니다.</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경우에는 "특정 부위 공격" 전문 기능에 영향을 주지 않습니다.</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총기 막기: 이는 방어 행동이며, 판정이 필요하지 않습니다.</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이 전문 기능은 매우 특별한데, 일반적으로 "총기"를 들고 막기를 할 때는 백병전 막기를 사용합니다.</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따라서 이 전문 기능은 일반적인 상황에서는 아무런 의미가 없습니다. 하지만 총기 기능 등급을 사용하여 "총기 막기"를 할 수 있는 능력이 있다면 이 상황에서 "총기 막기 방어"를 할 때 추가로 1점의 막기 방어를 더 제공합니다.</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 이 전문 기능이 제공하는 추가 막기 방어도 1점에서 해당 수치로 변경됩니다.</w:t>
      </w:r>
    </w:p>
    <w:p w:rsidR="00000000" w:rsidDel="00000000" w:rsidP="00000000" w:rsidRDefault="00000000" w:rsidRPr="00000000" w14:paraId="0000052A">
      <w:pPr>
        <w:rPr/>
      </w:pPr>
      <w:r w:rsidDel="00000000" w:rsidR="00000000" w:rsidRPr="00000000">
        <w:rPr>
          <w:rtl w:val="0"/>
        </w:rPr>
        <w:t xml:space="preserve">=====================================================================</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손재주(Larceny): 보안 시스템 파괴부터 자물쇠따기, 소매치기까지 이 분야의 모든 능력.</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자물쇠따기: 지능+손재주(자물쇠따기)</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이 전문 기능을 사용하면 자물쇠와 열쇠가 있는 자물쇠를 열 수 있습니다.</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주의해야 할 점은 이 전문 기능을 사용하여 자물쇠를 따려면 적절한 도구(끌, 지렛대, 열쇠 모형, 철사 등)가 반드시 있어야 한다는 것입니다.</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자물쇠따기에 필요한 시간은 일반적으로 해당 자물쇠에 명시되어 있으며, 명시되어 있지 않다면 전체 라운드 행동입니다.</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자물쇠따기 DC는 일반적으로 해당 자물쇠에 명시되어 있습니다.</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위의 기본 용법 외에도 이 기능을 사용하여 함정을 해제하거나 장치를 조작할 수 있습니다.</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해당 장치를 접촉하거나 작동시키거나 잠시 정상 작동하게 한 후 일정 시간(보통 사용 후 1d4 라운드 또는 분) 후에 고장 나거나 망가지게 하는 것 등이 포함됩니다.</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행동: 장치 해제 판정에 필요한 시간은 앞서 언급한 임무에 따라 다릅니다. 간단한 장치를 해제하는 데는 1라운드가 필요하며, 전체 라운드 행동입니다. 좀 더 복잡한 장치는 1d4 또는 2d4 라운드가 필요합니다.</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판정에 성공하면 당신의 의도대로 해당 장치의 상태를 성공적으로 변경합니다.</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판정에 실패하면 해당 장치는 원래의 설정대로 계속 작동합니다.</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판정에 실패하고 성공 수가 총 DC의 절반(내림) 미만이면 좋지 않은 결과가 발생할 수 있는데, 예를 들어 자물쇠가 손상되거나 함정이 작동하거나 자동차를 사용할 수 없게 되는 등 ST가 판단합니다.</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작업 난이도 유사 상황 난이도 소요 시간</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간단한 작업 자물쇠 막기 DC1 1라운드</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다소 어려운 작업 자동차 엔진 파괴 DC3 1D4라운드</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어려운 작업 열쇠 없이 차량 시동 DC5 2D4라운드</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거의 불가능한 작업 정밀 작업으로 은행 금고 문 열기 DC10 1D4분</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주의: 이 기능으로는 전자 자물쇠, 지문 자물쇠, 홍채 자물쇠 또는 일부 컴퓨터로 제어되는 장치를 열 수 없습니다.</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절도: 민첩+손재주(절도)</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이 전문 기능을 사용하면 다른 사람의 물건을 훔칠 수 있습니다.</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행동: 보통은 표준 행동입니다. 하지만 5DP의 감소값을 감수하고 자유 행동으로 민첩+손재주(절도) 판정을 할 수 있습니다.</w:t>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사용: 캐릭터는 몰래 다른 사람의 물건을 가져갈 수 있습니다.</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상황 난이도 환경 수정 난이도 조정</w:t>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지켜보는 사람 없음 DC2 물건 부피 1 DC+1</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다른 사람에게서 훔치기 DC4 물건 부피 2 DC+2(이전 DC*2)</w:t>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물체 부피 3 DC+4(이전 DC*2)</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이와 같이 계속 이와 같이 계속</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훔치는 물건의 부피가 자신 또는 목표의 부피 절반을 초과하면 절도 판정의 모든 성공 수가 절반으로 줄어듭니다.</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훔치는 물건의 부피가 자신 또는 목표의 부피를 초과하면 절도가 자동으로 실패합니다.</w:t>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훔치는 물건이 목표가 소지하고 있는 물건이거나 갑옷, 헬멧, 신발, 장갑 등 착용하고 있는 물건이면 절도가 자동으로 실패합니다.</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이 판정을 할 때 이 행동을 감지할 수 있는 모든 캐릭터는 통찰+수사(탐색) 판정을 하여 대항할 수 있습니다. 목표의 이 판정은 당신의 행동을 방해하지 않으며, 단지 상대방이 감지했는지 여부만 나타냅니다.</w:t>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현재 상태가 높은 반탐지 등급을 가지고 있어 목표가 당신을 탐지하여 위치를 파악할 수 없다면 목표는 여전히 이 판정을 사용하여 물건이 분실되었는지 여부를 감지할 수 있지만, 성공하더라도 당신이 가져간 것인지는 알 수 없습니다.</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주의: 절도 성공 여부와 관계없이 목표의 통찰+수사(탐색) 판정이 당신에게 성공하면 목표는 여전히 당신의 행동이 이상하다는 것을 발견할 수 있습니다.</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(또한 ST는 무조건 당신이 팀원의 물건을 훔치는 것을 막을 수 있습니다)</w:t>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묶기: 지능+손재주(묶기)</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이 전문 기능을 사용하면 상대방을 완전히 묶을 수 있는데, 묶기는 "상대방을 속박하는" 행동입니다.</w:t>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주의해야 할 점은 무력하거나 자발적으로 묶이는 목표만 묶을 수 있다는 것입니다. 동시에 밧줄 등의 재료가 필요합니다.</w:t>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행동: 1분을 소비하여 지능+손재주(묶기) 판정을 하고, 성공 수를 기록하는데, 이 성공 수는 목표가 묶인 것에서 벗어나는 DC가 됩니다.</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강화를 선택할 수 있는데, 한 번 강화하는 데도 1분이 소요되며 지능+손재주(묶기) 판정을 해야 하는데, 이 성공 수의 절반이 DC에 추가됩니다.</w:t>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계속 강화할 수 있으며, 매번 성공 수가 다시 절반으로 줄어들어 성공 수가 없을 때까지 계속됩니다.</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목표가 묶인 것에서 벗어나려면 1분을 주기로 민첩+운동(탈출) 판정을 해야 하는데, 누적 성공 수가 DC를 초과해야 탈출에 성공합니다.</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목표는 묶는 물건(예: 밧줄)을 직접 끊어버리는 것을 선택할 수도 있는데, 이때 목표는 표준 행동으로 근력 판정을 하며, DC는 묶는 물건의 장갑 값+경도*3+구조 값이며, 성공하면 묶는 물건을 직접 파괴하여 탈출에 성공합니다.</w:t>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묶인 목표는 "무력" 상태에 진입합니다.</w:t>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은신(Stealth): 다른 사람에게 발각되지 않은 상태에서 이동, 추적, 은신하는 기능.</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숨기: 민첩+은신(숨기)</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구체적인 관련 규칙은 "탐지와 대항"을 참조하십시오.</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숨기 판정은 갑옷 감소값의 영향을 받습니다. 갑옷 감소값 1점당 숨기 판정에서 1DP를 잃습니다.</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행동: 일반적으로 숨기는 표준 행동입니다.</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사용: 엄폐물이나 은신처 뒤로 숨어 다른 사람이 자신을 발견하지 못하게 합니다. 또한 목표에게 조용히 접근하거나 몰래 도망칠 수 있습니다.</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숨기를 사용하려면 반드시 엄폐물이나 은신할 수 있는 환경이 있어야 하며, 투명 상태일 때는 판정상 항상 은신할 수 있는 환경에 있는 것으로 간주합니다.</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숨기에 성공하면 목표는 당신을 발견할 수 없는데, 판정상 이는 투명 능력으로 간주되지만, 탐지와 반탐지의 대항 규칙을 사용하지 않으며, 맹시, 진실 시야 등의 유사한 능력으로는 숨기에 효과가 없습니다. 단, 당신의 숨기 능력이 투명을 기반으로 한 것이라면 예외입니다.</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이미 다른 캐릭터의 주목을 받고 있다면 숨을 수 없습니다. 단, 이미 당신을 주목하고 있는 캐릭터의 주의를 분산시킬 수 있고 근처에 숨을 만한 곳이 있거나, 엄폐물 뒤로 돌아가 이 캐릭터들이 당신의 위치를 볼 수 없게 되어야만 숨을 수 있는데, 이는 당신의 지형이 숨기에 적합하거나 부분 엄폐 상태에 있어야 합니다.</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숨을 때 다른 단위의 희미 범위 내에 있다면 해당 단위는 행동이 필요 없이 자신의 통찰+수사(탐색)로 대항할 수 있습니다. 목표의 판정 결과가 당신의 성공 수보다 크면 목표는 당신을 발견합니다. 이후에 다른 단위의 희미 범위에 진입하면 해당 단위도 이렇게 할 수 있습니다. 하지만 각 단위는 당신의 한 번의 잠행에 대해 이렇게 할 수 있는 기회는 한 번뿐입니다.</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다른 단위는 자신의 차례에 표준 행동을 소비하여 당신을 찾을 수도 있는데, 이는 목표가 통찰+수사(탐색)를 해야 하며, 성공 수가 당신이 숨을 때의 판정 성공 수 이상이면 해당 단위는 당신을 발견할 수 있습니다.</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이 상태로 이동할 때는 1미터 이동에 2미터의 이동력이 필요합니다. 기본 이동 속도를 낮추지 않으면 즉시 은신 상태가 종료됩니다.</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여행 속도로 이동한다면 여행 속도의 절반 속도로만 이동할 수 있습니다. 여행 속도를 낮추지 않으면 즉시 은신 상태가 종료됩니다.</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숨기에 성공한 후 다른 목표와 상호작용하는 행위, 시전, 공격, 정신 판정 등의 유사한 행동을 하면 즉시 은신 상태가 종료됩니다.</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일부 환경은 잠행에 적합하지 않은데, 이 부분은 환경 규칙에서 자세히 확인하십시오.</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은신자가 목표에 대해 행동을 성공적으로 펼칠 때 목표는 방심 상태가 되는데, 이는 자연 본질의 지지선 없음 등급의 방심입니다. 현재 라운드가 전투 1라운드라면 은신자는 기습에 성공하여 은신자는 기습 라운드에 진입합니다. 여러 은신자가 함께 행동하고 서로 감지할 수 있다면 모두 기습 라운드에 진입합니다.</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물건 숨기기: 지능+은신(물건 숨기기)</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이 전문 기능을 사용하면 남에게 보이고 싶지 않은 물건을 몸에 숨겨 특정 장소로 가져갈 수 있습니다.</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행동: 미리 숨겨야 하므로 표준 행동이 필요합니다. 하지만 6DP의 무명 감소값을 감수하고 자유 행동으로 민첩+은신(물건 숨기기) 판정을 할 수 있습니다.</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사용: 특정 물품이나 목표를 몸에 숨깁니다.</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지능+은신(물건 숨기기) 판정을 하고 성공 수를 기록합니다.</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목표가 당신을 수색하거나 찾을 때 해당 목표는 통찰+수사(수색/탐색) 판정을 하는데, 성공 수가 당신의 성공 수와 같거나 초과하면 목표는 당신이 숨긴 물건을 발견합니다.</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물품 크기 난이도 수정</w:t>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부피가 1보다 작음 판정에서 1점 추가 성공 획득</w:t>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부피가 1과 같음 없음</w:t>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부피가 2와 같음 판정에서 1점 자연 성공 상실</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부피가 3과 같음 판정에서 2점 자연 성공 상실(이전에 상실한 성공 수 두 배)</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부피가 4와 같음 판정에서 4점 자연 성공 상실(이전에 상실한 성공 수 두 배)</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이와 같이 계속 이와 같이 계속</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숨기는 물건의 부피가 자신 또는 목표 부피의 절반을 초과하면 물건 숨기기 판정의 모든 성공 수가 절반으로 줄어든 후 난이도 수정을 계산합니다.</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숨기는 물건의 부피가 자신 또는 목표의 부피를 초과하면 물건 숨기기 판정이 자동으로 실패합니다.</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하지만 "당신은 부피 X 이하의 XX 물건을 몸에 숨길 수 있습니다"와 같은 능력이 있다면 위의 부피 요구사항과 해당 부피 수정을 무시할 수 있습니다.</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생존(Survival): 야외에서 생존하는 기능으로, 식량 찾기, 거처 찾기, 야생동물의 습격 피하기 등이 포함되며, 독소와 질병에 대항하고 목표를 추적하는 능력도 포함됩니다.</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자연 환경 생존: 통찰+생존(야외 생존)</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이 기능을 사용하면 추적, 야외 사냥, 빙원을 안전하게 통과하도록 대원을 인도, 근처에 올빼미곰이 사는지 식별, 날씨 예보, 유사 등 자연 위험 피하기 등을 할 수 있습니다.</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행동: 가변적입니다. 단독 생존 판정 한 번에 몇 시간 또는 하루 종일 걸릴 수 있습니다. 발자국을 찾는 데 사용되는 생존 판정은 최소한 전체 라운드 행동이 필요하며, 더 오래 걸릴 수도 있습니다.</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야외에서 생존할 때는 각 일에 대해 별도로 판정해야 하는데, 일반적으로 야외 행동 시 다음 행동에는 판정이 필요합니다:</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야외 생존 항목 난이도 시간 대가</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동서남북 찾기 DC1 1전체 라운드 없음</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식인 늪지나 유사 피하기 DC2 수동 판정 없음</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24시간 이내 날씨 예보 DC3 1전체 라운드 없음</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길 안내, 방향 지시 DC3 10분 실패 시 길 잃음</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식량과 물 찾기 성공 수 1당 1인분 하루 종일 하루 절반 속도 이동</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악천후 강인 판정에 대항+2DP(불 피워 몸 녹이기)</w:t>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성공 수 1당 한 사람 1D4시간 지속 시간 절반 속도 이동</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강인 내성 판정: 건강+생존(자기 보호)</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이 항목은 일반적으로 자신의 독소나 피로 등의 상황에서 내성 판정을 하기 위해 사용됩니다.</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추적: 통찰+생존(추적)</w:t>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목표의 흔적을 추적할 수 있습니다.</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행동: 행동이 필요하지 않습니다.</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사용: 다른 사람 추적</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추적할 때는 2000미터마다 통찰+생존(추적) 판정을 해야 하며, 성공해야 계속 추적할 수 있고, 그렇지 않으면 추적이 실패로 선언됩니다.</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또한 ST가 판단할 때 추적하는 흔적이 다른 흔적에 덮이거나, 의도적으로 지워지거나, 흔적이 후퇴하거나, 흐릿해지는 등 식별하기 어려워질 때마다 통찰+생존(추적) 판정을 다시 해야 합니다.</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일반적으로 흔적은 지면에만 남으므로 추적할 때는 지면에만 머물러야 합니다.</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비행하는 생물은 흔적을 남기기 매우 어렵습니다.</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추적할 때는 기본 이동 속도가 절반으로 줄어듭니다. 기본 이동 속도를 낮추지 않으면 추적 판정의 성공 수가 절반으로 줄어듭니다.</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추적할 때는 다음 상황에 따라 추적 DC를 조정합니다:</w:t>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지면 상황 난이도 체적 영향 난이도 조정 환경 영향 난이도 조정</w:t>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매우 푹신한 지면(눈밭) DC1 초소형 DC+2 추적되는 목표가 5개 추가될 때마다 DC-1</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푹신한 지면(진흙밭) DC2 소형 DC+1 흔적을 남긴 후 5일마다 DC+1</w:t>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단단한 지면(풀밭) DC3 중형 DC 변화 없음 흔적을 남길 때마다 비가 1시간씩 내림 DC+1</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단단한 지면(바위밭) DC4 대형 DC-1 목표가 의도적으로 은폐(절반 속도 이동)</w:t>
      </w:r>
    </w:p>
    <w:p w:rsidR="00000000" w:rsidDel="00000000" w:rsidP="00000000" w:rsidRDefault="00000000" w:rsidRPr="00000000" w14:paraId="0000059C">
      <w:pPr>
        <w:rPr/>
      </w:pPr>
      <w:r w:rsidDel="00000000" w:rsidR="00000000" w:rsidRPr="00000000">
        <w:rPr>
          <w:rtl w:val="0"/>
        </w:rPr>
        <w:t xml:space="preserve">DC+1</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초대형 DC-2 어두운 환경 DC+1</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거대형 DC-4 안개가 끼거나 비가 내림 DC+2</w:t>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초거대형 DC-8 새 눈(흙)으로 덮임 DC+2</w:t>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어둠 DC+5</w:t>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t xml:space="preserve">======================================</w:t>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백병전(Weaponary): 칼부터 몽둥이, 창 등의 사용 기능.</w:t>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백병전 공격: 백병 무기 자체가 "물품 분류"에 해당하므로 우리는 전문 기능도 해당 전문 기능에 일대일로 분류했습니다.</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장검으로 백병전 공격: 근력+백병전(장검)</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중검으로 백병전 공격: 근력+백병전(중검)</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찌르는 검으로 백병전 공격: 근력+백병전(찌르는 검)</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춤추는 부채로 백병전 공격: 근력+백병전(부채)</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구체적인 관련 규칙은 "전투 규칙"을 참조하십시오.</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특정 부위 공격: 백병전 공격: 근력+백병전(특정 부위 공격)</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않고 관련 판정에도 참여하지 않기 때문입니다. 대신 특정 부위 공격에 따른 1점의 감소값을 무시하도록 변경됩니다. 그리고 이 전문 기능은 다른 전문 기능과 동시에 적용될 수 있습니다.</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예: 근력+백병전(장검 특정 부위 공격)으로 공격할 때 장검으로 목표의 눈을 공격한다면 "장검" 전문 기능으로 인한 1DP 전문 가치 보너스를 얻을 뿐만 아니라 목표의 눈을 공격함으로써 발생하는 1점의 특정 부위 감소값도 무시합니다.</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경우에는 "특정 부위 공격" 전문 기능에 영향을 주지 않습니다.</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백병전 조준:</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않고 관련 판정에도 참여하지 않기 때문입니다. 대신 백병전 공격을 할 때 더 빠르게 조준할 수 있게 해줍니다.</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백병전 조준을 할 때 첫 라운드의 조준은 이미 2라운드 동안 조준한 것으로 간주되므로, 첫 라운드의 조준 라운드 수에 1을 더합니다.</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단, 첫 라운드의 조준만 2라운드로 변경되며, 이후의 조준에는 영향을 주지 않습니다.</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경우에는 "백병전 조준" 전문 기능에 영향을 주지 않습니다.</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백병전 막기: 이는 방어 행동이며, 판정이 필요하지 않습니다.</w:t>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이 전문 기능은 매우 특별한데, 이는 DP를 증가시키지 않기 때문입니다. 대신 백병전 기능 값을 사용하여 "백병전 막기 방어"를 할 때 추가로 1점의 막기 방어를 더 제공합니다.</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특별한 점은 일부 능력이나 자원으로 인해 전문 가치 보너스가 1DP에서 다른 DP로 변경되는 경우가 있는데, 이 경우 이 전문 기능이 제공하는 추가 막기 방어도 1점에서 해당 수치로 변경됩니다.</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pStyle w:val="Heading1"/>
        <w:rPr/>
      </w:pPr>
      <w:bookmarkStart w:colFirst="0" w:colLast="0" w:name="_z59uwt3a2jmj" w:id="14"/>
      <w:bookmarkEnd w:id="14"/>
      <w:r w:rsidDel="00000000" w:rsidR="00000000" w:rsidRPr="00000000">
        <w:rPr>
          <w:rFonts w:ascii="Arial Unicode MS" w:cs="Arial Unicode MS" w:eastAsia="Arial Unicode MS" w:hAnsi="Arial Unicode MS"/>
          <w:rtl w:val="0"/>
        </w:rPr>
        <w:t xml:space="preserve">1.3.3.3 정신 기능</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기능 상세 설명:</w:t>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주의해야 할 점은, 본 기능 상세 설명은 모두 자연 본질로 인해 발생하는 상황들입니다:</w:t>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t xml:space="preserve">======================================</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학식(Academics): 철학, 역사, 문학 등등, 광범위한 각종 지식.</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서문:</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플레이어와 캐릭터는 완전히 다른 단위이므로, 그들이 갖고 있는 지식도 다릅니다. 예를 들어 컴퓨터 분야 전문가인 PC가 게임에서는 격투에 능숙한 권투 선수일 수 있습니다. 하지만 플레이어가 알고 있는 컴퓨터 관련 지식을 게임에 반영하는 것은 캐릭터 정의와 맞지 않습니다. </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이런 상황에서 어떤 ST는 플레이어가 자신의 경험을 활용해 문제를 해결하도록 장려합니다. 반면 어떤 ST는 PC의 연기가 캐릭터 정보에 최대한 부합하기를 바랍니다. 대부분의 ST는 두 가지 사이에 있습니다. 이 문제에 대해서는 플레이어와 ST가 함께 상의해 해결해야 합니다.</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문서 해독: 지능+학식(문서 해독) </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본 기능은 암호 해독, 보물지도 문자, 신비한 벽화, 상형문자, 고대 문헌의 의미를 분석할 수 있습니다.</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행동: 문서 내용의 길이에 따라 조정됩니다.</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사용: 은밀한 정보 해독.</w:t>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캐릭터는 완전히 익숙하지 않은 문자로 쓰여진 정보나 기존 문자로 작성된 암호, 불완전한 정보 등을 해독할 수 있습니다.</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문서 상황 난이도 문서 변화 난이도 조정</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간단한 메시지 DC4 해당 문서 언어 전문가 DC-1</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어려운 메시지 DC6 해당 언어 이해 불가 DC+10</w:t>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복잡하고 기괴한 메시지 DC8 문서 손상, 모호함 10% DC+1</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문서 손상, 모호함 10% DC+3</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문서 손상, 모호함 10% DC+6</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이와 같이 이와 같이</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본 판정에서 캐릭터가 1개의 성공수를 얻을 때마다 1라운드의 시간이 소요됩니다. 만약 캐릭터가 DC에 도달하지 못하면 해독에 실패하지만 시간은 그대로 소모됩니다.</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만약 캐릭터의 해독이 실패하고 성공수가 DC의 절반(내림)보다 작다면, 캐릭터는 문서의 의미를 오해할 수 있습니다(ST 판단).</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지식: 지능+학식(해당 지식 전문 분야)</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지식은 특정 학문에 대한 연구입니다. 과학이 존재하기 때문에 본 학식 하위의 모든 전문 분야는 "인문학" 학문입니다.</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행동: 일반적으로 지식 판정에는 행동이 필요하지 않습니다.</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사용: 해당 분야의 일부 정보 획득.</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예를 들면:</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지리: 토양, 지질, 지형, 기후, 인문, 동물, 계절 변화, 기후 등과 관련.</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역사: 왕실, 신화, 종교, 전쟁, 식민지, 왕조, 무술 등과 관련.</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플레이어는 지식 판정을 통해 일부 정보를 얻을 수 있습니다.</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이는 주동 판정이며, 플레이어는 해당 분야 지식의 전문 분야를 보유해야만 주동 판정을 할 수 있습니다.</w:t>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즉, "지리" 전문 분야가 없는 캐릭터는 지능+학식(지리) 판정을 통해 지리 관련 정보를 얻을 수 없습니다.</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지식점 난이도</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간단한 문제(누구나 아는 상식) DC2</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일반적인 문제(기초 문제) DC3</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어려운 문제(상당한 난이도의 문제) DC4</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생소한 문제(해당 분야의 전문 문제) DC6</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만약 지식 판정에 실패하면 동일한 시간에 대해 지식 판정을 다시 할 수 없습니다.</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괴물 지식: 지능+학식(괴물)</w:t>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본 기능은 신화, 영화 속 괴물 정보를 알 수 있게 해줍니다.</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행동: 일반적으로 지식 판정에는 행동이 필요하지 않습니다.</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사용: 캐릭터는 학식 기능을 통해 일부 영화나 신화에서 흔히 볼 수 있는 괴물을 식별하고, 그 특수 능력이나 약점을 알 수 있습니다.</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만약 그렇게 한다면, DC는 해당 괴물의 지선 등급의 제곱과 같습니다(D1, C2, B3, A4, S5, SS6).</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만약 PC 판정에 성공하면 해당 괴물에 대한 일부 정보를 얻을 수 있는데, 약점일 수도 있고 특성일 수도 있으며 습성(행동 패턴)일 수도 있고 속성일 수도 있으며 배경일 수도 있습니다.</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그리고 캐릭터의 판정 결과가 DC보다 해당 괴물의 지선 등급만큼 높을 때마다 추가로 정보를 하나 더 알 수 있습니다.</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예: C급 괴물의 경우, 판정 성공수가 10이면 기본 DC는 4이고 6점이 초과되어 3개의 정보를 더 알 수 있습니다.</w:t>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컴퓨터(Computer): 최신 최첨단 컴퓨터와 각종 관련 시스템, 소프트웨어 등을 자유롭게 활용할 수 있는 지식.</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해킹: 지능+컴퓨터(해킹)</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본 기능은 캐릭터가 다른 대상의 전자 기기에 침입하는 데 도움을 줍니다.</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행동: 특별한 설명이 없다면 이는 15분 주기의 대항 판정이며, 대항 과정에서 양측 모두 집중을 유지해야 합니다.</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사용: 타인의 컴퓨터에 침입해 특정 효과를 달성합니다.</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본 전문 분야를 사용한다는 것은 사용자가 침입 방식으로 컴퓨터 한 대를 이용해 다른 전자 기기에 진입하여 방해, 영향을 주어 작동을 중지시키거나 감시하거나 조종하는 등의 결과를 달성하려 한다는 의미입니다.</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당신이 전자 기기에 침입하려면 두 전자 기기가 유선 또는 무선 형태로 연결되어 있어야 하며, 그렇지 않으면 침입할 수 없습니다.</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일반적인 전자 기기에는 방화벽이 내장되어 있으며, 특별한 설명이 없다면 방화벽 등급은 그 지선 등급*2의 제곱과 같습니다.</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당신이 해킹 판정을 하면 목표 전자 기기의 사용자는 지능+컴퓨터(방화벽) 판정을 할 수 있습니다.</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만약 당신의 성공수가 목표의 성공수의 두 배를 초과하면 목표는 당신의 침입을 발견하지 못합니다.</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만약 당신의 성공수가 목표의 성공수보다 크지만 목표 성공수의 두 배는 넘지 않으면 목표의 성공수를 방화벽에 더해 당신의 침입 성공 여부를 판단합니다.</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일단 목표가 당신의 침입을 발견하면, 당신의 침입 성공 여부와 관계없이 목표는 즉시 당신에 대해 지능+컴퓨터(해킹) 판정으로 침입을 개시할 수 있으며, 위의 규칙에 따라 판정합니다. 이를 역침입이라고 합니다.</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침입과 역침입 판정은 동시에 진행될 수 있습니다.</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주의해야 할 점은 전자 기기에는 일반적으로 전원과 스위치가 있으므로 직접 작동을 중지하면 침입이나 역침입이 즉시 중단되며, 최종 결과는 ST가 판단합니다.</w:t>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방화벽: 지능+컴퓨터(방화벽)</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본 기능은 다른 캐릭터가 당신의 전자 기기에 침입하는 것을 막을 수 있습니다.</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본 기능의 사용 방법은 "해킹" 기능 설명을 참조하되, 그 외에도 한 가지 용법이 있습니다.</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방화벽 구축:</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당신은 본 기능을 통해 자신의 전자 기기에 방화벽을 구축할 수 있습니다.</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당신은 지능+컴퓨터(방화벽) 판정을 하고, 해당 판정의 성공수로 기존 전자 기기의 방화벽 등급을 대체해 새로운 방화벽 등급으로 삼습니다.</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본 판정에서 1개의 성공수마다 1일의 시간이 소요됩니다.</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당신은 자신의 각 전자 기기마다 별도로 방화벽을 구축해야 합니다.</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게임하기: 지능+컴퓨터(전자 게임)</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본 기능은 전자 게임을 클리어하거나 PVP 전자 게임에서 상대를 물리치는 데 도움을 줍니다.</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행동: 각 게임마다 자체적인 게임 시간이 있습니다.</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싱글 플레이 게임: 일반적인 싱글 플레이 게임에는 ST가 설정한 고정 DC가 있으며, 판정에 성공하면 클리어할 수 있습니다. 실패할 때마다 게임 시간만큼의 시간이 소요됩니다.</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PVP 게임: 양측이 지능+컴퓨터(전자 게임) 대항 판정을 하며, 한쪽이 성공하면 성공한 쪽이 게임에서 승리합니다. 동점이면 양측 무승부입니다.</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다인 게임인 경우 모든 참가자의 성공수를 합산해 비교합니다.</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컴퓨터 사용(프로그래밍, 전자 기기 제어 등): 지능+컴퓨터(컴퓨터 사용)</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본 기능은 전자 기기를 사용할 수 있게 해줍니다.</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본 기능의 사용 방법은 일반적으로 각 기기마다 별도로 설명되며, 여기서는 자세히 설명하지 않습니다.</w:t>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수공예(Crafts): 인물이 어떤 공예, 생계 기능 또는 예술에 익숙합니다. 예를 들어 연금술, 방어구 제작, 무기 제작, 보석 세공, 차량 제작 등입니다.</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수공예는 하위 분류된 기능로, 하위 기능 간에는 서로 영향을 주지 않습니다. 수공예의 특수성 때문에 "전 전문 분야" 등과 같은 능력은 수공예 기능에 영향을 줄 수 없습니다.</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당신이 수공예 판정을 할 때 해당 하위 기능이 없다면 수공예를 사용해 판정할 수 없습니다. 단, 특별한 설명이 있는 경우는 예외입니다.</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당신이 수공예 기능을 습득할 때는 반드시 하위 기능을 함께 선택한 후에야 수공예 기능을 향상시킬 수 있습니다.</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수공예 - 대응 하위 기능을 작성합니다.</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레벨업할 때는 레벨업하려는 대응 하위 기능의 수공예를 선택해야 하며, 사용할 때는 대응 하위 기능을 사용해 판정합니다.</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예: 어떤 캐릭터는 수공예 - 과학기술 원거리 무기 제작 2레벨, 수공예 - 과학기술 갑옷 제작 5레벨을 가질 수 있습니다. 캐릭터가 과학기술 본질 방어구를 제작할 때는 대응하는 수공예 - 과학기술 갑옷 제작 5레벨로 판정하고, 캐릭터가 과학기술 본질 무기를 제작할 때는 수공예 - 과학기술 무기 제작 2레벨로 판정해야 합니다.</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만약 어떤 판정에 "수공예"만 참여해야 하고 기능이 명시되지 않았다면, 당신의 모든 수공예 하위 기능 중 가장 높은 기능으로 판정합니다.</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과학기술 계열 물품 제작: 지능 + 수공예 - 대응 하위 기능</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구체적인 판정은 "조물 규칙"을 참조하십시오.</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하위 기능 예시:</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과학기술 본질 원거리 무기 제작: 하위 기능 - 과학기술 원거리 무기 제작 (원거리 총기, 대포, 활, 암기 등 과학기술 무기로 분류)</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과학기술 본질 근접 무기 제작: 하위 기능 - 과학기술 근접 무기 제작 (근접 냉병기의 과학기술 무기로 분류)</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과학기술 본질 갑옷 제작: 하위 기능 - 과학기술 본질 갑옷 제작 (경갑 또는 중갑의 과학기술 물품으로 분류)</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과학기술 본질 방패 제작: 하위 기능 - 과학기술 본질 방패 제작 (방패의 과학기술 물품으로 분류)</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과학기술 본질 장치 제작: 하위 기능 - 과학기술 본질 장치 제작 (장치의 과학기술 물품으로 분류)</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과학기술 본질 물품 제작: 하위 기능 - 과학기술 본질 물품 제작 (장치가 아닌 과학기술 물품으로 분류, 투구, 망토 등)</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과학기술 본질 폭발물 제작: 하위 기능 - 과학기술 본질 폭발물 제작 (폭발물의 과학기술 물품으로 분류, 탄약도 본 전문 분야로 제작)</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과학기술 본질 약품 제작: 하위 기능 - 과학기술 본질 약품 제작 (마약, 물약 등 유사한 과학기술 물품으로 분류)</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과학기술 본질 경형 차량 제작: 하위 기능 - 과학기술 본질 경형 차량 제작 (경형 차량의 과학기술 차량으로 분류)</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과학기술 본질 중형 차량 제작: 하위 기능 - 과학기술 본질 중형 차량 제작 (중형 차량의 과학기술 차량으로 분류)</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과학기술 본질 전투 로봇 제작: 하위 기능 - 과학기술 본질 전투 로봇 제작 (전투 로봇의 과학기술 차량으로 분류)</w:t>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과학기술 본질 음식 제작: 하위 기능 - 요리 (요리, 음식의 과학기술 또는 자연 본질 음식으로 분류)</w:t>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과학기술 본질 물품 개조 제작: 하위 기능 - 과학기술 본질 물품 개조 제작 (물품 개조의 물품 개조로 분류)</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주: 물품이 2개의 분류 또는 2개의 특성을 가질 때는 2개 기능 중 낮은 쪽으로 판정합니다.</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주: 업그레이드 가능한 물품을 제작할 수 있으며, 이후에도 자체 제작 물품 규칙에 따라 제작할 수 있습니다.</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주: 시스템으로 분류되는 것은 제작할 수 없습니다.</w:t>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주: 생물류 차량은 제작할 수 없습니다.</w:t>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주: 일부 물품은 수리가 필요할 때 해당 물품 유형을 제작한 것에 따라 대응 하위 기능으로 정비합니다.</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주: 일부 특수 재료의 재질 개조는 특수 하위 기능이 필요하지 않지만, 과학기술 본질의 재질 개조만 제작할 수 있습니다.</w:t>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주: 자체 제작한 차량은 모두 【무한 탄약】 특성을 잃고 탄약을 정상적으로 계산합니다.</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일부 특수한 자연 본질 전문 분야: 예를 들어 수공예 - 정원사, 수공예 - 요리 등은 대응 판정에 대한 설명이 있으며, 없다면 ST가 적절히 판단해 주십시오.</w:t>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특수 전문 분야:</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다음 하위 기능은 자연적으로 획득할 수 없으며, 반드시 일부 특수 능력을 구매한 후에야 구매할 수 있습니다.</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마법 계열 물품 제작: 지능 + 수공예 - 대응 하위 기능</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마법 계열 물품 제작 규칙은 과학기술 계열 물품 제작 규칙과 동일하며, "단도"와 "선공" 두 가지 하위 기능만 다릅니다.</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전문 분야 예시:</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마법 본질 원거리 무기 제작: 하위 기능 - 마법 원거리 무기 제작 (원거리 총기, 대포의 과학기술 무기로 분류)</w:t>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마법 본질 근접 무기 제작: 하위 기능 - 마법 근접 무기 제작 (근접 냉병기의 마법 무기로 분류)</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마법 본질 갑옷 제작: 하위 기능 - 마법 본질 갑옷 제작 (경갑 또는 중갑의 마법 물품으로 분류)</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마법 본질 방패 제작: 하위 기능 - 마법 본질 방패 제작 (방패의 마법 물품으로 분류)</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마법 본질 법기 제작: 하위 기능 - 마법 본질 법기 제작 (법기의 마법 물품으로 분류)</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마법 본질 물품 제작: 하위 기능 - 마법 본질 물품 제작 (법기가 아닌 마법 물품으로 분류, 신발, 허리띠, 도구 등)</w:t>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마법 본질 장신구 제작: 하위 기능 - 마법 보석 세공 (반지, 부적, 목걸이의 마법 물품으로 분류)</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마법 본질 물약 제작: 하위 기능 - 연금술 (물약, 신유, 독약의 마법 물품으로 분류)</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마법 본질 경형 차량 제작: 하위 기능 - 마법 본질 경형 차량 제작 (경형 차량의 마법 차량으로 분류)</w:t>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마법 본질 중형 차량 제작: 하위 기능 - 마법 본질 중형 차량 제작 (중형 차량의 마법 차량으로 분류)</w:t>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마법 본질 전투 로봇 제작: 하위 기능 - 과학마법 본질 전투 로봇 제작 (전투 로봇의 마법 차량으로 분류)</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마법 본질 마법부여 제작: 하위 기능 - 마법 본질 마법부여 제작 (마법 본질의 마법부여로 분류)</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주: 물품이 2개의 분류 또는 2개의 특성을 가질 때는 2개 기능 중 낮은 쪽으로 판정합니다.</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주: 업그레이드 가능한 물품의 최저 등급을 제작할 수 있지만, 이후 업그레이드는 반드시 정상적으로 구매해야 합니다.</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주: 【신병】 특성이 있는 물품은 제작할 수 없습니다. 단, 특별한 설명이 있는 경우는 예외입니다.</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주: 개념 무장은 제작할 수 없습니다.</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주: 생물류 차량은 제작할 수 없습니다.</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주: 일부 물품은 수리가 필요할 때 해당 물품 유형을 제작한 것에 따라 대응 하위 기능으로 정비합니다.</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주: 일부 특수 재료의 재질 개조는 특수 하위 기능이 필요하지 않으며, 마법 본질의 재질 개조를 제작할 수 있습니다.</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단도 제작: 지능 + 수공예 - 단도</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본 전문 분야는 단약 제작에 사용됩니다. 관련 규칙은 "단도 조물" 규칙을 참조하십시오.</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선공 제작: 지능 + 수공예 - 선공</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본 전문 분야는 법보 제작에 사용됩니다. 관련 규칙은 "선공 조물" 규칙을 참조하십시오.</w:t>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수사(Investigation): 일반인이 쉽게 간과하는 단서를 관찰할 수 있고, 동일한 사물에 대해 일반인보다 더 많은 정보를 발견할 수 있습니다.</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수색: 지능 + 수사(수색)</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본 기능은 물품 찾기, 단서 수집, 숨겨진 보물, 비밀 공간 또는 다른 "숨겨진 것"을 찾는 데 도움을 줍니다.</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행동: 2입방미터 또는 2평방미터의 공간을 수색할 때마다 1개의 전체 라운드 행동으로 간주합니다.</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수색의 장점은 수색에 실패하더라도 해당 구역에 대해 계속 수색할 수 있다는 점입니다. 포기할 때까지 계속할 수 있습니다.</w:t>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수색은 일반적으로 손과 발을 모두 사용해야 하므로 수색 구역은 일반적으로 당신의 접근 범위 내로 제한됩니다.</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수색은 주기 판정이 아니며, 반드시 DC에 도달해야 성공을 선언할 수 있습니다.</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수색 내용 난이도 환경 변화 난이도</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잡동사니 상자에서 특정 물품 찾기 DC1 부피 1 미만 DC+2</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쓰레기통에서 특정 물품 찾기 DC2 부피 1-3 정상</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간단한 함정 찾기 DC4 이상 부피 4-6 DC-1</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숨겨진 비밀문 찾기 DC5 이상 부피 7-9 DC-2</w:t>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정교한 함정 찾기 DC7 이상 이와 같이 이와 같이</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정교한 비밀문 찾기 DC8 이상</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주: "이상"이 있는 것은 모두 ST가 적절히 판단하며, 여기서 제시한 것은 일반적인 상황에서의 최저 DC일 뿐입니다.</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청취: 통찰 + 수사(청취)</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본 기능은 작은 소리를 들을 수 있고, 발걸음 소리를 감지하며 다른 사람의 대화를 엿들을 수 있고, 기타 이상한 소리도 들을 수 있습니다.</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행동: 일반적으로 수동적인 청취에는 행동이 필요하지 않습니다. 이는 다른 것이 소리를 내고 당신이 듣는 것입니다. 하지만 당신이 문 가장자리로 다가가 안에서 나누는 대화를 엿듣는 등 능동적으로 청취하려 한다면 1개의 이동 행동을 소모해야 합니다.</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소리의 근원은 반드시 당신의 모호 범위 내에 있어야 하며, 캐릭터는 반드시 청각을 보유해야만 본 판정을 할 수 있습니다.</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그리고 캐릭터가 1점의 이명 점수를 가질 때마다 판정 결과에서 1개의 성공수를 잃습니다.</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청취의 난이도는 음원의 강도에 따라 결정됩니다. 일반적으로 DC만 넘으면 해당 소리를 들을 수 있습니다.</w:t>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하지만 들은 소리가 대화라면 당신의 성공수가 DC의 1배를 초과해야만 무슨 말을 하는지 명확히 들을 수 있습니다.</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일반적으로 고정 DC와 대항 DC로 나뉩니다.</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다음은 고정 DC입니다:</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청취 내용 난이도 환경 변화 난이도 조정</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전투 DC-2 음원과 15미터 초과할 때마다 DC+1</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정상 대화 DC0 일반 문을 사이에 두고 DC+1</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이동 DC1 금고 문을 사이에 두고 DC+3</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고양이 걸음 DC3 작은 소리로 말하기 DC+3</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올빼미 급강하 DC6 청취자가 잠자는 중 DC+5</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정찰: 통찰 + 수사(정찰)</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본 기능은 멀리 있는 적, 숨어 있는 목표, 목표의 변장 감지, 그림자 속 괴물을 발견할 수 있게 해줍니다.</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행동: 일반적으로 수동적인 정찰에는 행동이 필요하지 않습니다. 이는 다른 것이 행동으로 인해 발생한 환경 변화를 당신이 수동적으로 감지하는 것입니다. 하지만 당신이 주위 상황을 자세히 정찰하려 한다면 이런 상황에서는 1개의 이동 행동을 소모해야 합니다.</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당신은 오직 당신의 모호 범위 내의 상황만 정찰할 수 있으며, 반드시 대응하는 정찰 수단을 가져야 합니다. 이는 당신이 맹인이라면 시각으로 멀리 있는 것을 정찰할 수 없다는 의미입니다.</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일반적으로 특정 목표나 상황을 정찰할 때 1개의 성공수만 있으면 볼 수 있습니다. 그 부피가 클수록 발견하기 쉽습니다("민감 범위 규칙" 참조).</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하지만 일부 난이도 조정이 있습니다:</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상황 변화 난이도 조정</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정찰할 때 목표 주변에 정찰하려는 목표와 유사한 목표가 대량으로 존재함. DC+2</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목표가 당신으로부터 15미터 초과할 때마다 DC+1</w:t>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만약 상대가 의도적으로 대항한다면 구체적인 내용은 "탐지와 정위 규칙"을 참조하십시오.</w:t>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독순: 통찰 + 수사(독순)</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본 기능은 청각 없이도 목표가 무슨 내용을 말하는지 판단할 수 있게 해줍니다.</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행동: 반드시 먼저 1분 동안 정신을 집중해야 하며, 이후 1회의 정찰 판정을 합니다. 이 1분 동안에는 다른 어떤 행동도 할 수 없습니다(최대 절반 속도로 이동하는 것 외에는).</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독순을 통해 타인이 하는 말을 이해하려면 말하는 사람이 반드시 당신의 민감 범위 내에 있어야 하고, 당신은 반드시 시각 능력을 보유해야 하며, 동시에 그가 말하는 것을 볼 수 있어야 하고, 또한 해당 말하는 사람의 언어를 알아야 합니다(본 기능의 이런 용법은 언어에 의존합니다). 기본 DC는 3이지만 복잡한 문장이나 발음이 불분명한 화자는 모두 DC를 증가시킵니다(ST 판단). 당신은 반드시 상대방의 입술을 볼 수 있는 시선을 유지해야 합니다.</w:t>
      </w:r>
    </w:p>
    <w:p w:rsidR="00000000" w:rsidDel="00000000" w:rsidP="00000000" w:rsidRDefault="00000000" w:rsidRPr="00000000" w14:paraId="00000679">
      <w:pPr>
        <w:rPr/>
      </w:pP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tl w:val="0"/>
        </w:rPr>
        <w:t xml:space="preserve">======================================</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의학(Medicine): 응급 처치부터 외과 수술까지, 인체와 관련된 모든 지식.</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특이한 점은 의학에는 전문적인 의료 기구와 기계가 필요하므로 서로 다른 환경이 의학 관련 판정에 영향을 줍니다:</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차세대 병원: 의료 판정에 8DP 환경 가치를 얻습니다.</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병원 무균실: 의료 판정에 4DP 환경 가치를 얻습니다.</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일반 실외 거리: 가치와 감값이 없습니다.</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야외 밀림: 의료 판정에 4DP 환경 가치를 받습니다.</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얼마나 많은 세균이 있는지 모르는 진흙탕: 의료 판정에 8DP 환경 감값을 받습니다.</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응급 처치: 민첩 + 의학(응급 처치)</w:t>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본 기능은 목표의 상처가 더 이상 악화되지 않고 죽음을 면하게 해줍니다.</w:t>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행동: 보통 응급 처치는 1개의 표준 행동입니다.</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목표가 상처로 인해 기절했을 때 다른 목표는 1개의 표준 행동으로 목표에 대해 민첩 + 의학(응급 처치) 판정을 할 수 있으며, 1개의 성공수만 있으면 목표가 깨어날 수 있습니다.</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위의 용법 외에도 응급 처치는 출혈 치료에도 사용될 수 있는데, 이런 용법은 위의 방법의 용법과 동일합니다. 차이점은 1점의 성공수마다 1점의 출혈 점수를 해제할 수 있다는 것입니다.</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장기 치료: 지능 + 의학(장기 치료), 또는 (간호)</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본 기능은 목표의 자연 회복을 가속화하고 상처 회복을 가속화할 수 있게 해줍니다.</w:t>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행동: 이는 주기성 판정입니다. 주기는 시간이며, 주기 시간 내에 환자(목표)와 당신은 본 행동 외에는 다른 행동을 할 수 없습니다.</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각 환자에 대해 24시간마다 1회만 할 수 있습니다.</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—누적 성공수가 10에 도달하면 목표는 1회의 장기 휴식 효과를 얻은 것과 같습니다.</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주의해야 할 점은 장기 치료는 단기 휴식이나 장기 휴식의 일부로 사용될 수 없다는 것입니다.</w:t>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특수: 주의해야 할 점은 본 용법은 오직 정상 생물체에 대해서만 치료할 수 있다는 것입니다. 언데드, 암흑 생물, 광명 생물, 집단 생물, 영체, 허체, 구조체, 원소, 식물 등 비정상 생물은 특별한 설명이 없다면 모두 의학 기능 관련 판정의 어떤 혜택도 받을 수 없습니다.</w:t>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수술:</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수술 전문 분야는 매우 특수합니다.</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일반적인 상황에서는 본 전문 분야를 사용하지 않습니다.</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본 전문 분야는 일부 상황이나 자원에 대해서만 사용되는 전문 분야입니다.</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구체적인 용법과 요구 사항은 관련 자원이나 상황에서 설명되며, 여기서는 단지 하나의 독립된 전문 분야로 열거할 뿐 구체적인 용법에 대해서는 설명하지 않습니다.</w:t>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진단: 지능 + 의학(진단)</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본 기능은 목표의 신체 상황을 알 수 있게 해줍니다.</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행동: 반드시 먼저 1분 동안 정신을 집중해야 하며, 이후 1회의 진단 판정을 합니다. 이 1분 동안에는 다른 어떤 행동도 할 수 없습니다.</w:t>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진단은 일반적으로 목표의 신체 상황을 진단하는 데 사용되며, 당신의 민감 범위 내에 있는 목표만 진단할 수 있습니다.</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만약 당신이 목표에 접촉할 수 없고 시각을 보유하고 있다면 당신의 판정 성공수는 절반을 잃습니다.</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만약 당신이 목표에 접촉할 수 있지만 시각이 없다면 당신의 판정 성공수는 절반을 잃습니다.</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만약 당신이 목표에 접촉할 수 없고 시각도 없다면 본 판정을 할 수 없습니다.</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상처 상황 진단의 DC는 일반적으로 1입니다.</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·털끝 하나 다치지 않음: 생물이 상처를 입지 않았습니다.</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·경미한 상처: 생물이 받은 모든 피해를 충격 피해로 환산(1점 심각=2점 충격, 1점 악성=3점)한 후 목표의 생명력을 초과하지 않았습니다.</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·중등도 상처: 생물이 받은 모든 피해를 충격 피해로 환산(1점 심각=2점 충격, 1점 악성=3점)한 후 목표의 생명력의 두 배를 초과하지 않았습니다.</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·심각한 상처: 생물이 받은 모든 피해를 충격 피해로 환산(1점 심각=2점 충격, 1점 악성=3점)한 후 목표의 생명력의 세 배를 초과하지 않았습니다.</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·사망: 생물이 이미 사망했습니다.</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독소와 질병 진단의 DC는 그 (지선 등급+1)의 제곱입니다. 성공하면 해당 독소나 질병의 내용, 내성 판정, 내성 DC, 해결 방법(있다면) 등 모든 정보를 자세히 알 수 있습니다.</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치료: 지능 + 의학(치료)</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본 기능은 당신이 목표가 질병과 독소에 저항하고 건강을 회복하는 것을 도울 수 있게 해줍니다.</w:t>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행동: 이는 특수한 판정으로, 일반적으로 해당 판정의 행동은 해당 질병이나 독소의 발작 주기에 따라 결정되며, 반드시 발작 주기 동안 최소 절반의 시간을 소모해야만 본 판정을 할 수 있습니다(발작 주기가 1라운드라면 1개의 표준 행동이 필요합니다).</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당신은 1회의 치료 판정을 하고, 목표는 다음번 질병이나 독소가 발작할 때의 내성 판정이나 대항 판정에서 당신의 성공수만큼의 강화 가치를 얻습니다.</w:t>
      </w:r>
    </w:p>
    <w:p w:rsidR="00000000" w:rsidDel="00000000" w:rsidP="00000000" w:rsidRDefault="00000000" w:rsidRPr="00000000" w14:paraId="000006A6">
      <w:pPr>
        <w:rPr/>
      </w:pPr>
      <w:r w:rsidDel="00000000" w:rsidR="00000000" w:rsidRPr="00000000">
        <w:rPr>
          <w:rtl w:val="0"/>
        </w:rPr>
        <w:t xml:space="preserve">=====================================================================</w:t>
      </w:r>
    </w:p>
    <w:p w:rsidR="00000000" w:rsidDel="00000000" w:rsidP="00000000" w:rsidRDefault="00000000" w:rsidRPr="00000000" w14:paraId="000006A7">
      <w:pPr>
        <w:rPr/>
      </w:pPr>
      <w:r w:rsidDel="00000000" w:rsidR="00000000" w:rsidRPr="00000000">
        <w:rPr>
          <w:rtl w:val="0"/>
        </w:rPr>
        <w:t xml:space="preserve">======================================</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신비학(Occult): 저주, 마법, 전설, 암흑 세계 등등(진실 여부와 관계없이)의 관련 지식.</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시전 판정: 지능 + 신비학(대응 전문 분야)</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자세한 내용은 전투 장을 보십시오. 대응 전문 분야는 법술 개요 장을 참조하십시오.</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주의해야 할 점은 만약 어떤 법술에 필요한 전문 분야가 여러 개라면 반드시 모두 만족해야만 대응하는 1점의 전문 분야 가치를 얻을 수 있으며, 만약 그중 어떤 전문 분야의 전문 분야 가치가 3점으로 변한다면 3점의 전문 분야 가치를 얻는 것으로 변경됩니다.</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또한 일부 다른 시전 능력은 당신이 다른 기능으로 시전 판정을 하는 것을 허용합니다.</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법술 식별: 지능 + 신비학(법술 식별)</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본 기능은 당신이 시전 중이거나 효과가 발생 중인 법술 및 그 효과를 식별할 수 있게 해줍니다.</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행동: 본 능력은 두 가지 사용 방법으로 나뉩니다. 첫 번째는 시전 중인 법술을 식별하는 것으로, 이는 행동이 필요하지 않습니다. 두 번째는 효과가 발생 중인 법술을 판정하는 것으로, 이는 1분이 필요합니다.</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시전 중인 법술을 식별할 때는 목표가 반드시 당신의 민감 범위 내에 있어야 하며, 목표를 정상적으로 관측할 수 있어야 합니다.</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효과가 발생 중인 법술을 판정할 때는 목표가 반드시 당신의 접근 범위 내에 있어야 하며, 당신은 마법 두루마리, 물약, 마법 물품, 결계 등을 판정할 수 있습니다.</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시전 중인 법술을 식별할 때 판정에 실패하면 다시 판정할 수 없습니다.</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효과가 발생 중인 법술을 식별할 때 판정에 실패하면 다시 판정할 수 있지만, 동일한 시간을 다시 소모해야 합니다.</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만약 당신이 식별하려는 법술에 당신이 모르는 시전 전문 분야가 포함되어 있다면 당신의 판정 결과는 절반의 성공수를 잃습니다.</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시전 중인 법술 식별의 DC는: 그 법술의 원래 지선 등급의 제곱 + 현재 계급수입니다.</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예: 원래 등급이 C인 법술이 B급으로 승급되었다면 2의 제곱+3=7입니다.</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효과가 발생 중인 법술 식별의 DC는: 그 법술의 (원래 지선 등급 + 현재 계급수)의 제곱입니다.</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예: 원래 등급이 C인 법술이 승급되지 않았다면 2+2의 제곱=16입니다.</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도술:</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도술 전문 분야는 매우 특수합니다.</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모든 동양의 도술 법술은 모두 기본적으로 "도술" 전문 분야가 필요하며, 일부 특정 자원도 "도술" 전문 분야가 필요합니다.</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구체적인 용법과 요구 사항은 관련 자원이나 상황에서 설명되며, 여기서는 단지 하나의 독립된 전문 분야로 열거할 뿐입니다.</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관련 도술의 시전 판정은 본 기능 상세 설명의 시전 판정을 참조하십시오.</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마법 본질 물품 도면 해독의 전제 조건:</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도면 해독에는 핵심 기능의 대응 전문 분야 수량이 필요하므로 우리는 일부 대응 전문 분야를 열거합니다. 이런 전문 분야는 도면 해독 관련 핵심 전문 분야로 작용하는 것 외에도 특정 용법이 있는데, 여기서는 일일이 열거하지 않으며 구체적으로는 ST가 판단합니다:</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마법부여: 그 자체로 시전 전문 분야입니다.</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창조: 그 자체로 시전 전문 분야입니다.</w:t>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성상: 전제 전문 분야 외에도 별을 통해 시간, 날짜 및 방향 등을 식별할 수 있습니다.</w:t>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연금술: 식물의 기능에 대해 일부 판정을 할 수 있습니다. 예를 들어 마법 효과, 유해 여부 등입니다.</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도술: 동양계 해독에 반드시 필요하며, "도술" 전문 분야를 참조하십시오.</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단철: 금속의 기능에 대해 일부 판정을 할 수 있습니다. 예를 들어 재질, 제련 방법, 마법 효과, 경도 등입니다.</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보석: 보석의 기능에 대해 일부 판정을 할 수 있습니다. 예를 들어 재질, 마법 효과, 경도 등입니다.</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법술 식별: "법술 식별" 전문 분야를 참조하십시오.</w:t>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과학(Science): 물리, 화학, 생물, 지질 등등 이과 관련 지식에 대해 잘 알 뿐만 아니라 활용 방법도 알고 있습니다.</w:t>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서문:</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플레이어와 캐릭터는 완전히 다른 단위이므로 그들이 갖고 있는 지식도 다릅니다. 예를 들어 컴퓨터 분야 전문가인 PC가 게임에서는 격투에 능숙한 권투 선수일 수 있습니다. 하지만 플레이어가 알고 있는 컴퓨터 관련 지식을 게임에 반영하는 것은 캐릭터 정의와 맞지 않습니다.</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이런 상황에서 어떤 ST는 플레이어가 자신의 경험을 활용해 문제를 해결하도록 장려합니다. 반면 어떤 ST는 PC의 연기가 캐릭터 정보에 최대한 부합하기를 바랍니다. 대부분의 ST는 두 가지 사이에 있습니다. 이 문제에 대해서는 플레이어와 ST가 함께 상의해 해결해야 합니다.</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지식: 지능 + 과학(대응하는 과학 전문 분야)</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과학은 특정 이과에 대한 연구이며, 학식이 존재하기 때문에 본 과학 하위의 모든 전문 분야는 "이과" 학문입니다.</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행동: 일반적으로 지식 판정에는 행동이 필요하지 않습니다.</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사용: 해당 분야의 일부 정보 획득.</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예를 들면:</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고전 물리학: 또는 물리학. 가장 간단한 역학, 광학 등 관련 분야만 포함합니다.</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광학: 특정 분광학.</w:t>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역학: 특정 역학, 부력, 중력, 인력 등을 포함합니다.</w:t>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양자 물리학: 미시적 물리학 연구.</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화학: 물질의 구성, 구조, 변화, 용도 등을 연구합니다.</w:t>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생물학: 생물의 종류, 구조, 행동, 기능, 기원 등을 연구합니다.</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수학: 수량, 구조, 변화 등의 개념을 연구하는 학문.</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대부분의 과학 학문은 각 대분류 아래 자체적인 하위 분류가 있지만, 여기서는 자세히 설명하지 않습니다.</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플레이어는 지식 판정을 통해 일부 정보를 얻을 수 있습니다.</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이는 주동 판정이며, 플레이어는 반드시 해당 분야 지식의 전문 분야를 보유해야만 주동 판정을 할 수 있습니다.</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즉, "수학" 전문 분야가 없는 캐릭터는 지능 + 과학(수학) 판정을 통해 수학 관련 정보를 얻을 수 없습니다.</w:t>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지식점 난이도</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간단한 문제(누구나 아는 상식) DC2</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일반적인 문제(기초 문제) DC3</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어려운 문제(상당한 난이도의 문제) DC4</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생소한 문제(해당 분야의 전문 문제) DC6</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만약 지식 판정에 실패하면 동일한 시간에 대해 지식 판정을 다시 할 수 없습니다.</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도면 해독: 지능 + 과학(대응하는 과학 전문 분야)</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구체적인 판정은 "조물 규칙"의 도면 해독 부분을 참조하십시오.</w:t>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1"/>
        <w:rPr/>
      </w:pPr>
      <w:bookmarkStart w:colFirst="0" w:colLast="0" w:name="_j7sf3e8sz35j" w:id="15"/>
      <w:bookmarkEnd w:id="15"/>
      <w:r w:rsidDel="00000000" w:rsidR="00000000" w:rsidRPr="00000000">
        <w:rPr>
          <w:rFonts w:ascii="Arial Unicode MS" w:cs="Arial Unicode MS" w:eastAsia="Arial Unicode MS" w:hAnsi="Arial Unicode MS"/>
          <w:rtl w:val="0"/>
        </w:rPr>
        <w:t xml:space="preserve">1.3.3.4 교류 기능</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기능 상세 설명:</w:t>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세션에서 스토리 캐릭터(이하 NPC)가 플레이어 캐릭터에게 가지는 호감도를 어떻게 수치화할까요? 그들은 각자의 우호도에 따라 어떤 행동을 취할까요? 아래는 우호도를 수치화한 결과입니다.</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NPC의 호감도는 상호작용 관련 판정에 영향을 미치므로 이 표를 여기에 배치했습니다. </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우호도 의미 취할 수 있는 행동</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적대적 목숨을 바꿔가며 당신을 공격하는 것이 큰 이득 당신을 공격하고, 행동을 방해하며, 비난함</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비우호적 자신의 안전이 보장되는 한 당신의 일이 안 풀리게 함 대화에서 오도하고, 뒤에서 험담하며, 특수 상황에서 당신을 의심하고, 모욕하며, 당신에게서 도망감</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경계 당신을 어느 정도 의심함 대화에서 중요한 내용은 함구하거나 거짓말하고, 행동 시 당신을 피함</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냉담 당신에게 무관심함 일반적인 사교 활동</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우호적 당신에게 약간의 호감이 있음 기꺼이 정보와 견해를 공유하고 약간의 도움을 제공함</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친절 자신의 이익을 해치지 않는 선에서 최대한 당신을 도움 우호적인 교류. 당신의 모험이나 나쁜 행위를 타이르고, 제한적으로 도움을 제공함. 필요할 때 당신을 옹호하고, 전투 외에서 치료해주며, 집단 긍정 효과를 당신에게 적용함.</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숭배 당신을 돕기 위해 기꺼이 목숨을 바침 전투에서 당신을 보호하고, 당신의 행동을 지지함(그 행위가 미친 짓이든 나쁜 짓이든). 전투에서 당신을 치료하고, 시간을 들여 단체 강화 효과를 당신에게 시전함.</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복종 오직 동물만이 이 수준의 우호도를 가짐. 이는 완전히 길들여졌다는 뜻 당신에게 애교 부리고, 장난치길 좋아하며, 약점과 역린을 드러내길 꺼리지 않고, 당신이 타는 것을 허락함.</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주의할 점은 이 기능 상세 설명에서 언급한 것은 모두 자연적 본질에 의한 상황이라는 것입니다.</w:t>
      </w:r>
    </w:p>
    <w:p w:rsidR="00000000" w:rsidDel="00000000" w:rsidP="00000000" w:rsidRDefault="00000000" w:rsidRPr="00000000" w14:paraId="000006FC">
      <w:pPr>
        <w:rPr/>
      </w:pPr>
      <w:r w:rsidDel="00000000" w:rsidR="00000000" w:rsidRPr="00000000">
        <w:rPr>
          <w:rtl w:val="0"/>
        </w:rPr>
        <w:t xml:space="preserve">=====================================================================</w:t>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동물 교감(Animal ken): 동물의 습성과 감정 등을 이해하고, 원만히 지내며 훈련시키는 기능입니다.</w:t>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기승 전투: 조작+동물 교감(기승술), 일명 (기승)</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이는 특수 전문 분야로, 이 전문 분야를 얻으면 기승 전투의 모든 판정 및 방어에서 1DP 전문 가치를 얻을 수 있고, 이 전문 가치는 다른 전문 가치와 중첩될 수 있습니다.</w:t>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예를 들어 기승 중 백병전 공격을 사용하면 정상적인 백병전 기능이 제공하는 전문 가치 외에도 이 전문 분야가 1점의 전문 가치를 추가로 제공합니다.</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동물 훈련: 조작+동물 교감(조련)  </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이 기능로 동물을 훈련시켜 끌기, 전투, 경계 등의 작업을 하게 할 수 있습니다.</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행동: 이는 주기적 판정으로 주기는 하루입니다. 판정할 때는 반드시 동물 동료와 함께 있어야 합니다. </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반드시 동물 동료에게 특정 명령을 가르쳐야 해당 명령을 수행합니다.</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이런 명령을 익히는 DC는 다음과 같고, 가르치지 않으면 그 동물은 해당 명령을 수행하지 않습니다:</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명령 관련 DC</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전투: 어떻게 싸우는지 알고, 캐릭터처럼 조종할 수 있음. DC40</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경계: 한 곳에 머물며 다른 생물이 접근하는 것을 막거나 죄수가 도망가는 것을 막음. DC30</w:t>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운반: 짐을 나르는 것으로 등짐이나 끌기 포함. DC20</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추적과 수색: 한 구역을 수색하거나 남은 냄새를 추적하여 적을 쫓음 DC30</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물건 가져오기: 동물이 당신을 떠나 물건을 가져오게 함. DC30</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보호: 목표를 보호함. DC30</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공연: 동물이 구르기, 앉기, 점프 등의 공연을 배우게 함. 각각 개별 계산 필요 DC20</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따라오기와 오기: 동물이 당신을 따라오고 오라는 명령에 따르며 떠나고 머무르게 함. DC20</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모든 동물은 일부 지시를 익힐 수 있고, 이 지시는 반드시 주인이 내려야 효과가 있습니다. 다른 사람이 동물 동료에게 명령하기를 원한다면 훈련할 때 해당 명령을 익히는 DC*1.5로 하면 0.5 증가할 때마다 한 사람이 더 그 동물에게 해당 지시를 명령할 수 있습니다.</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각 동물이 익힐 수 있는 명령 수에는 제한이 없습니다.</w:t>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하지만 하나의 명령을 더 익힐 때마다 다음 명령을 배우는 DC가 더 높아지는데, 이전에 익힌 모든 명령의 DC를 더한 뒤(다인 명령의 추가 DC는 더할 필요 없음) 그 자체의 DC를 더해야 배울 수 있고, 다인 명령이라면 그 자체의 DC 부분만 두 배가 됩니다.  </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예시: 동물에게 전투를 익히게 하려면 DC40이 필요하고, 추가로 2명이 전투 명령을 듣게 하려면 DC80이 필요합니다. 이후 경계를 익히게 하려면 DC40+DC30으로 DC70이 필요합니다. 경계 명령도 추가로 2명이 듣게 하려면 DC40+DC30*2로 DC100이 필요합니다.</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주의할 점은 윤회지경에서 교환한 모든 동물 동료나 탑승 생물류 자원은 이미 모든 명령을 전부 익혔지만 오직 교환자(즉 주인)에게만 복종한다는 것입니다. 다른 캐릭터의 명령을 듣게 하려면 여전히 평소처럼 조련해야 합니다.</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동물 태도 개선: 조작+동물 교감(수화)</w:t>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구체적인 관련 규칙은 "교섭" 부분을 참조하세요. 거기서 언급된 "교제(교섭)"가 모두 "동물 교감(수화)"로 바뀝니다.</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그리고 다음과 같은 변화가 있습니다:</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일반적으로 일반 가축의 초기 태도는 무관심하고, 야생 생물은 보통 경계심이 강하며, 배고픈 대형 육식 동물은 적대적입니다.  </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초자연 동물의 경우 지선 등급에 따라 DC가 상응하게 상승합니다.</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간단한 상승으로 초자연 동물이 D 지선 1개마다 DC가 1점 오르도록 설정할 수 있습니다. (D=1, C=3, B=9 순서대로)</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초자연 동물이 고등 지능을 가졌다면 교제 기능을 사용해야 합니다.  </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또한 ST의 허가 하에 PC는 어떤 이유로 동물 수준의 지능밖에 없는 생물에게 동물 교감을 사용할 수 있습니다.</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예를 들어 어떤 주문으로 인해 약해진 지능을 가진 사람 같은 경우입니다.</w:t>
      </w:r>
    </w:p>
    <w:p w:rsidR="00000000" w:rsidDel="00000000" w:rsidP="00000000" w:rsidRDefault="00000000" w:rsidRPr="00000000" w14:paraId="0000071F">
      <w:pPr>
        <w:rPr/>
      </w:pPr>
      <w:r w:rsidDel="00000000" w:rsidR="00000000" w:rsidRPr="00000000">
        <w:rPr>
          <w:rtl w:val="0"/>
        </w:rPr>
        <w:t xml:space="preserve">=====================================================================</w:t>
      </w:r>
    </w:p>
    <w:p w:rsidR="00000000" w:rsidDel="00000000" w:rsidP="00000000" w:rsidRDefault="00000000" w:rsidRPr="00000000" w14:paraId="00000720">
      <w:pPr>
        <w:rPr/>
      </w:pPr>
      <w:r w:rsidDel="00000000" w:rsidR="00000000" w:rsidRPr="00000000">
        <w:rPr>
          <w:rtl w:val="0"/>
        </w:rPr>
        <w:t xml:space="preserve">======================================</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감수성(Empathy): 다른 사람의 감정, 동기를 이해하고 공감하는 능력이며, 다른 사람의 감정에 쉽게 영향을 받기도 합니다.</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입장 고수: 정신/냉정 중 높은 값+감수성(입장 고수)</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이 전문 분야는 목표의 교섭, 설득, 위협, 고함 판정에 대항하는 방식으로 사용되며, 구체적인 사용 방법은 "교섭", "설득", "위협", "고함"의 관련 규칙을 참조하세요.</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의지 내성 판정: 정신+감수성(자기보호)  </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이 항목은 일반적으로 다른 캐릭터가 사용하는 어떤 행위에 대응하기 위한 것으로, 당신에게 영향을 미치는 정신 능력을 사용하거나 엄청난 정신적 영향에 직면했을 때 의지 내성 판정으로 받는 영향을 줄이는 것 등이 있습니다.</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눈치 읽기: 통찰+감수성(눈치 읽기)</w:t>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이 기능로 목표의 일부 감정, 정신 상태 등을 판단할 수 있습니다.</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행동: 일반적으로 목표에 대해 눈치를 읽으려면 목표와 정상적인 상호작용을 해야 하고 시간이 1분(10개의 연속 전체 라운드 행동) 이상 걸립니다. 하지만 다른 사람이 당신에게 한 거짓말을 간파하는 데는 어떤 행동도 필요하지 않습니다.  </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당신은 목표가 매혹, 정신 지배 등의 유사한 효과를 받았는지 알아챌 수 있는데, 이런 초자연적 효과로 인해 목표의 행동이 제한되므로 구별할 수 있습니다. DC는 상대방의 해당 능력 시전 판정의 성공 수이고, 시전 판정이 없다면 의지 판정입니다.</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또한 목표의 현재 감정 상태를 식별할 수 있는데 DC는 3이고, 성공하면 목표의 현재 정신 상태를 알 수 있습니다. 예: 공포, 긴장, 흥분, 낙담 등.</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동시에 눈치 읽기 판정으로 목표의 속임수 판정에 대항할 수도 있는데, 구체적인 사용 방법은 "속임수"의 관련 규칙을 참조하세요. "눈치 읽기" 전문 분야를 가지고 있고 눈치 읽기로 속임수 판정에 대항해 성공하면 상대방이 당신을 속이려 한다는 것을 분명히 알 수 있습니다. </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주의할 점은 일반적으로 눈치 읽기는 일회성 판정이라는 것입니다. 한 대화, 한 사건, 한 목표에 대해 보통 한 번의 눈치 읽기 판정만 할 수 있습니다(새로운 주제로 바꾸거나 이전에 논의한 것과 무관한 대화를 나누지 않는 한).</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또한 이 기능로 다른 목표가 당신을 속이기 위해 하는 기습 행위에 대항할 수도 있는데, 자세한 내용은 "위장(속임수)" 기능을 참조하세요.</w:t>
      </w:r>
    </w:p>
    <w:p w:rsidR="00000000" w:rsidDel="00000000" w:rsidP="00000000" w:rsidRDefault="00000000" w:rsidRPr="00000000" w14:paraId="0000072F">
      <w:pPr>
        <w:rPr/>
      </w:pP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표현(Expression): 캐릭터가 어떤 공연 기능에 익숙한 것입니다. 예를 들어 연설, 연주, 노래 등입니다.</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표현은 하위 분류된 기능으로, 하위 기능 간에는 서로 영향을 미치지 않습니다. 표현의 특수성 때문에 "전 전문 분야" 등의 유사한 능력은 표현 기능에 영향을 줄 수 없습니다.</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표현 판정을 할 때 해당하는 하위 기능이 없다면 특별한 설명이 없는 한 표현을 사용해 판정할 수 없습니다.</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표현 기능을 익힐 때는 반드시 동시에 하위 기능 하나를 선택한 뒤에야 표현 기능을 올릴 수 있습니다.</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작문 표현 - 해당 하위 기능.</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레벨업할 때 해당 하위 기능의 표현을 선택해 레벨업해야 하고, 사용할 때는 해당 하위 기능을 사용해 판정합니다.</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예: 어떤 캐릭터는 표현-연주 2레벨, 표현-연설 5레벨을 가질 수 있습니다. 캐릭터가 연설할 때는 해당하는 표현-연설 5레벨로 판정하고, 연주할 때는 표현-연주 2레벨로 판정해야 합니다.</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판정에 "표현"만 참여하고 기능을 명시하지 않았다면 모든 표현 하위 기능 중 가장 높은 기능으로 판정합니다.</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표현의 하위 기능:</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음악류:</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노래: 매력+표현-노래</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노래는 가수가 자신의 성대를 사용해 발성하는 것을 말하며, 구강 발음이 필요하므로 언어 능력이 없는 자는 이 기능을 사용할 수 없고, 이 하위 기능을 사용할 때는 모든 언어 관련 능력을 전부 사용할 수 없으며 점유된 것으로 간주합니다.</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연주: 매력+표현-연주 </w:t>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연주는 악기를 통해 연주하는 행위를 말하며, 손 동작이 필요하고 일반적으로 양손을 사용하므로 연주할 때는 손 동작을 사용할 수 없습니다. 또한 일부 특수 악기는 구강도 함께 사용해야 하는데(트럼펫 등) 이런 악기라면 언어 관련 능력을 전부 사용할 수 없으며 점유된 것으로 간주합니다.</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주의: 자원을 절약하기 위해 관현악, 타악기 등의 악기를 분류하지 않고 모두 연주로 간주합니다.</w:t>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형체류: </w:t>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무용: 매력+표현-무용</w:t>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무용은 무용수가 자신의 형체를 통해 공연하는 것으로, 전신의 동작이 필요합니다. 춤출 때는 일반적으로 손을 점유된 것으로 보지 않지만 무용 때문에 자세가 있는 능력은 사용할 수 없으며 점유된 것으로 간주합니다.</w:t>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신체 공연: 매력+표현-신체 공연</w:t>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신체 공연은 공연자가 자신의 형체나 기교를 통해 공연하는 것으로, 대부분 전신의 동작이 필요하고 때로는 일부 동작이 필요합니다. 마술, 곡예 등이 여기에 속합니다. 일반적으로 신체 공연을 하는 공연자는 자세가 있는 능력을 사용할 수 없습니다.</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언어류:</w:t>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연설: 매력+표현-연설</w:t>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연설과 낭송은 말하기를 통해 공연하는 행위를 말하며, 구강 발음이 필요하므로 언어 능력이 없는 자는 이 기능을 사용할 수 없고, 이 하위 기능을 사용할 때는 모든 언어 관련 능력을 전부 사용할 수 없으며 점유된 것으로 간주합니다.</w:t>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주의: 자원을 절약하기 위해 모든 언어류는 전부 표현-연설 능력으로 간주하며 토크쇼든 코미디든 마찬가지입니다.</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주의: 음악과 언어류는 반드시 소리를 통해 전파되어야 하고, 형체는 반드시 보여야 합니다.</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위의 몇 가지 표현은 자원 중의 거의 모든 능력을 포괄하며, 자원에 설명이 없다면 ST가 어떤 하위 기능을 사용할지 판단합니다.</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또한 어떤 상황에서든 공연을 통해 일부 명성을 얻을 수 있는데, 이는 자연적 본질의 공연이며 판정에는 조작+표현-해당 하위 기능이 필요합니다. 소모되는 시간은 한 프로그램에 하루 정도로 ST가 결정하며, 참고할 만한 DC는 다음과 같습니다:</w:t>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공연 결과 난이도 </w:t>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엉망진창 공연, 기본적으로 구걸 수준의 공연. DC1</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평범한 공연, 아마추어 수준의 공연. DC3</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괜찮은 공연: 전문가 수준에 도달. DC5</w:t>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눈부신 공연: 전문가 중에서도 최고, 영화배우나 가수 정도. DC7</w:t>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비범한 공연: 역사에 기록될 만한 가치가 있음. DC10</w:t>
      </w:r>
    </w:p>
    <w:p w:rsidR="00000000" w:rsidDel="00000000" w:rsidP="00000000" w:rsidRDefault="00000000" w:rsidRPr="00000000" w14:paraId="00000753">
      <w:pPr>
        <w:rPr/>
      </w:pP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협박(Intimidation): 육체적 폭력이나 정신적 위협을 이용해 상대방에게 공포심을 불러일으켜 당신의 지시에 따라 행동하게 만드는 것입니다.</w:t>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위협: 조작+협박(위협)</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이 기능로 협박, 놀라게 함으로써 일시적으로 목표의 당신에 대한 태도를 바꿀 수 있지만, 당신과 목표 사이의 장기적 관계를 손상시킵니다.</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행동: 교섭으로 다른 사람의 태도를 바꾸려면 최소 1분(10개의 연속 전체 라운드 행동)이 필요합니다. 일부 특수한 상황에서는 필요한 시간이 크게 늘어날 수 있는데 이는 ST가 판단합니다. 마찬가지로 전체 라운드 행동 하나로 급한 위협 판정을 할 수도 있지만 이 판정에서는 자연 성공 수의 절반을 잃습니다.</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이 판정으로 목표의 태도를 일시적으로 상승시킬 수 있는데, 조작+협박(위협)으로 목표의 "입장 고수" 판정에 대항하면 성공 시 목표의 태도가 일시적으로 우호적으로 상승합니다(목표의 태도가 우호적 이상이면 변화 없음). 이는 한 장면 동안 지속되거나 목표를 위협하는 인물이나 물품이 사라질 때까지 유지됩니다.</w:t>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당신에 대한 우호적 태도는 목표가 위협받을 때 취하는 행동에서만 나타납니다. 즉, 목표의 당신에 대한 태도는 변하지 않지만 위협받는 동안에는 우호적인 것처럼 당신에게 도움을 제공합니다.</w:t>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지속시간이 끝나면 목표의 당신에 대한 초기 태도가 즉시 1단계 하락합니다.</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예: 목표의 당신에 대한 초기 태도가 경계심이었는데, 성공적인 위협 판정으로 목표의 태도를 일시적으로 우호적으로 바꾼 뒤 지속시간이 끝나면 목표의 태도가 1단계 하락해 비우호적이 됩니다.</w:t>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주의할 점은 목표를 협박할 때 당신은 위협할 만한 충분한 능력을 가지고 있어야 한다는 것입니다(적어도 목표가 당신이 충분한 능력을 가졌다고 생각해야 함). 예를 들어 총이나 무기로 일반인을 위협하거나 인질 등을 이용하는 것입니다. 충분한 조건이 없다면 협박의 성공 수가 절반으로 줄어듭니다.</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또한 협박할 충분한 조건을 가지고 있을 때 가진 조건에 따라 일정한 환경 가치를 얻을 수 있는데 이는 ST가 판단합니다.</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위의 상황 외에도 목표에게 당신에 대한 공포 점수가 있다면 위협 판정을 할 수 있으며, 목표에게 당신을 향한 공포 점수가 1점 있을 때마다 위협 판정에서 1점의 추가 성공을 얻습니다.</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협박의 본질이 목표의 공포심리를 통한 것이므로 공포에 면역인 목표는 위협에도 면역이며, 지능이 없는 생물에게는 고함을 칠 수 없습니다.</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고함: 근력+협박(고함)</w:t>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이 기능로 전투에서 상대를 협박해 적의 자신감을 떨어뜨릴 수 있습니다.</w:t>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행동: 전투에서 목표에게 고함치는 것은 표준 행동입니다.</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이 전문 분야는 오직 전투에서만 사용할 수 있습니다.</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근력+협박(고함)으로 목표의 "입장 고수" 판정에 대항합니다. 당신이 이겼다면 상대방은 당신이 이긴 점수만큼의 공포 불량 상태를 얻습니다. 근접전에서 위협할 수 있는 적에게만 위협할 수 있고, 동시에 상대방은 당신을 볼 수 있어야 합니다.</w:t>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상대방이 "입장 고수" 전문 분야를 가지고 있다면 이 능력으로 인한 공포 불량 점수는 매 라운드 자동으로 1점씩 하락하고, 해당 전문 분야가 없다면 평소처럼 그 공포 점수에 내성 굴림을 합니다.</w:t>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고함에 성공해도 다른 사람은 기껏해야 그만큼만 위협받을 수 있으므로 반복해도 높은 쪽만 취할 뿐 중첩되지 않습니다.</w:t>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실패하면 같은 전투에서 같은 목표에게 고함쳐도 더 이상 효과가 발생하지 않습니다.</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협박의 본질이 목표의 공포심리를 통한 것이므로 공포에 면역인 목표는 고함에도 면역이며, 지능이 없는 생물에게는 고함을 칠 수 없습니다.</w:t>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이는 지선 등급의 영향을 받지 않는 정신에 영향을 미치는 효과입니다.</w:t>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rPr/>
      </w:pP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사교(Socialize): 구두와 관련된 대부분의 기교로, 거래 달성, 빠른 대화, 유인, 선동, 설득 등이 있습니다.</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교섭: 조작+사교(교섭)</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이 기능로 구두와 관련된 수단을 통해 다른 사람의 당신에 대한 태도를 바꿀 수 있습니다.</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행동: 교섭으로 다른 사람의 태도를 바꾸려면 최소 1분(10개의 연속 전체 라운드 행동)이 필요합니다. 일부 특수한 상황에서는 필요한 시간이 크게 늘어날 수 있는데 이는 ST가 판단합니다. 마찬가지로 전체 라운드 행동 하나로 급한 교섭 판정을 할 수도 있지만 이 판정에서는 5DP 무명 감치를 받습니다.</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성공적인 교섭 판정 한 번으로 다른 사람(NPC)의 태도를 바꿀 수 있습니다. 성공적인 교섭 판정 한 번으로 다른 사람(NPC)의 태도를 바꿀 수 있는데, 목표는 입장 고수 판정으로 대항하며 그 성공 수를 DC에 더해 당신의 최종 대항 결과를 얻습니다.</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일반적으로 같은 NPC나 같은 일에 대해서는 교섭이 한 번만 효과가 있는데, 대부분의 사람은 실제로 저마다의 저선이 있어서 아무리 잘 말해도 그 시간의 태도에는 어느 정도 변화가 있을 뿐 무한히 변하지는 않기 때문입니다.</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마찬가지로 교섭 판정에 실패하면 목표가 당신이나 이번 일에 대해 입장을 고수하게 되거나 심지어 더 악화될 수 있습니다.</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태도 변화 적대적 비우호적 경계 냉담 우호적 친절 숭배</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초기 태도: 적대적 - DC4 DC7 DC10 DC13 DC16 DC20</w:t>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초기 태도: 비우호적 - - DC3 DC6 DC9 DC12 DC15</w:t>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초기 태도: 경계 - - - DC3 DC6 DC9 DC12</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초기 태도: 냉담 - - - - DC3 DC6 DC9 </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초기 태도: 우호적 - - - - - DC3 DC7</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초기 태도: 친절 - - - - - - DC5</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초기 태도: 숭배 - - - - - - -</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일반적으로 낯선 사람의 당신에 대한 초기 태도는 "냉담"입니다.</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일부 특수한 상황은 DC의 난이도를 바꿀 수 있습니다.</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예를 들어 양측이 서로 다른 진영에 속하거나 피부색, 생김새, 심미관, 종교 등이 다른 경우입니다. 이는 모두 해당 DC를 바꾸는데 구체적인 상황은 ST가 판단합니다.</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TRPG가 역할 연기 게임이므로 플레이어가 연기하기를 권장하며 주사위만 굴리는 것은 아닙니다. 그래서 이 규칙은 ST에게 일정한 참고를 제공하며, ST는 어떤 상황에서든 이 규칙을 무시하고 PC에게 성실히 연기하라고 요구할 권리가 있습니다.</w:t>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교섭 판정은 다른 사람의 도움을 받을 수도 있지만 도와주는 목표는 반드시 교섭하려는 목표와 우호적 이상의 관계여야만 "협조 규칙"에 따라 협조를 제공할 수 있습니다.</w:t>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설득: 조작+사교(설득)</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이 기능로 구두와 관련된 수단을 통해 일시적으로 다른 사람의 어떤 사물에 대한 견해를 바꿀 수 있습니다.</w:t>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행동: 교섭으로 다른 사람의 태도를 바꾸려면 최소 1분(10개의 연속 전체 라운드 행동)이 필요합니다. 일부 특수한 상황에서는 필요한 시간이 크게 늘어날 수 있는데 이는 ST가 판단합니다. 마찬가지로 전체 라운드 행동 하나로 급한 설득 판정을 할 수도 있지만 이 판정에서는 5DP 무명 감치를 받습니다.</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오직 한 가지 사물에 대해서만 설득 판정을 할 수 있으며, 판정할 때는 반드시 요구 사항을 말해야 합니다. 예를 들어 "무기를 내려놓으세요", "인질을 풀어주세요", "항복하세요" 등입니다. 목표는 "입장 고수" 판정으로 대항합니다. 당신이 성공하면 목표는 당신의 요구를 수행합니다.</w:t>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목표가 당신을 향해 1점의 매혹 점수를 가질 때마다 당신의 판정은 1DP 무명 가치를 얻고, 당신과 목표의 태도는 당신의 설득 판정 난이도에 영향을 미칩니다. 그 표는 다음과 같습니다:</w:t>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목표의 당신에 대한 태도 난이도 영향</w:t>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적대적 DC+15</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비우호적 DC+11</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경계 DC+7</w:t>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냉담 DC+3</w:t>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우호적 DC-1</w:t>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친절 DC-3</w:t>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숭배 DC-5</w:t>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주의할 점은 당신이 설득하는 요구가 반드시 목표의 이익을 해치지 않는 요구여야 한다는 것입니다. 또는 목표가 그것을 실행한 후에 더 큰 이득이 있어야 합니다. 당신은 목표에게 황당무계한 행위를 하도록 설득할 수 없습니다. 예를 들어 자살하거나 주머니의 돈을 전부 당신에게 주는 것 등은 안 되며, 그럴 만한 신뢰할 만한 이유를 댈 수 있어야 합니다.</w:t>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당신의 요구에 따라 ST는 난이도를 높이거나 낮출 권리가 있으며 이는 ST가 판단합니다.</w:t>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일부 특수한 상황은 DC의 난이도를 바꿀 수 있습니다.</w:t>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예를 들어 양측이 서로 다른 진영에 속하거나 피부색, 생김새, 심미관, 종교 등이 다른 경우입니다. 이는 모두 해당 DC를 바꾸는데 구체적인 상황은 ST가 판단합니다.</w:t>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주의할 점은 TRPG가 역할 연기 게임이므로 플레이어가 연기하기를 권장하며 주사위만 굴리는 것은 아니라는 것입니다. 그래서 이 규칙은 ST에게 일정한 참고를 제공하며, ST는 어떤 상황에서든 이 규칙을 무시하고 PC에게 성실히 연기하라고 요구할 권리가 있습니다.</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또한 당신도 다른 사람과 함께 같은 목표에게 서로 다른 선택을 하도록 설득하려 할 수 있습니다. 예를 들어 당신과 A가 함께 B에게 상대방을 죽이라고 설득하는 것입니다. 이런 상황에서는 목표를 설득하려는 모든 단위가 전부 목표와 설득 대항 판정을 합니다. 그런 다음 설득 판정에서 승리한 모든 목표는 얻은 승출 수를 비교하는데, 승출 수가 가장 큰 설득자가 최종 승리를 거둡니다.</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정보 수집: 조작+사교(정보 수집)</w:t>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이 기능로 일부 경로를 통해 지역 소문을 알아내거나 소문을 퍼뜨리거나 일반 정보를 수집할 수 있습니다.</w:t>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행동: 전형적인 정보 수집 판정 한 번에는 1d4+1시간이 걸립니다.</w:t>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사교하기에 적합한 환경에 있을 때, 예를 들어 주점, 나이트클럽, 시민 광장 등의 장소에서는 조작+사교(정보 수집) 판정으로 해당 지역에서 근래에 있었던 소식을 얻거나 일부 특정 정보를 캐낼 수 있습니다. 구체적인 상황과 DC는 다음과 같습니다:</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목표 정보 기본 난이도 특수 상황 난이도 조정</w:t>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누구나 아는 큰 소식 DC1 인종 불일치 DC+2</w:t>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일부 특정 정보(길 묻기, 지도 구하기) DC2 언어 불통 DC+3</w:t>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일부 특정하고 흔하지 않은 정보(어떤 물품의 내력) DC4 시간이 이른 경우 일주일 당 DC+1</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특정인이 쥐고 있는 정보(경비 교대 시간) DC7</w:t>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기밀 정보(마약 거래) DC10</w:t>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주의할 점은 정보 수집이 주기적 판정이 아니라는 것입니다. 실패하면 정보 수집 판정을 다시 시작할 수 있습니다.</w:t>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그리고 성공 수가 충분히 높다면 성공 수를 자동으로 내림해서 소모된 시간에 분배할 수 있는데, 한 단위 시간의 DC가 충분하면 정보 수집을 미리 끝낼 수 있는 것으로 간주합니다.</w:t>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예: 회색 골짜기로 가는 지도를 얻고 싶어서 기본 DC가 2인 조작+사교(정보 수집) 판정을 했는데 성공 수가 4였고, 1D4+1시간의 판정 결과가 2시간이었다면 매 시간 2개의 성공을 얻은 것으로 볼 수 있어서 첫 번째 시간에 이미 충분한 성공 수를 얻었으므로 1시간 만에 정보 수집을 즉시 끝낼 수 있고 이때 지도를 얻은 것입니다.</w:t>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같은 정보에 대해 여러 번 캐물을 수 있는데, 이는 판정을 다시 시작해야 하고 매번 판정에 시간이 걸립니다. 그리고 어떤 특정 정보를 반복해서 추궁하면 주의를 끌 수도 있습니다.</w:t>
      </w:r>
    </w:p>
    <w:p w:rsidR="00000000" w:rsidDel="00000000" w:rsidP="00000000" w:rsidRDefault="00000000" w:rsidRPr="00000000" w14:paraId="000007A4">
      <w:pPr>
        <w:rPr/>
      </w:pPr>
      <w:r w:rsidDel="00000000" w:rsidR="00000000" w:rsidRPr="00000000">
        <w:rPr>
          <w:rtl w:val="0"/>
        </w:rPr>
        <w:t xml:space="preserve">=====================================================================</w:t>
      </w:r>
    </w:p>
    <w:p w:rsidR="00000000" w:rsidDel="00000000" w:rsidP="00000000" w:rsidRDefault="00000000" w:rsidRPr="00000000" w14:paraId="000007A5">
      <w:pPr>
        <w:rPr/>
      </w:pPr>
      <w:r w:rsidDel="00000000" w:rsidR="00000000" w:rsidRPr="00000000">
        <w:rPr>
          <w:rtl w:val="0"/>
        </w:rPr>
        <w:t xml:space="preserve">======================================</w:t>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위장(Subterfuge): 자신을 숨기고 상대방을 속이며 화려한 언변과 교묘한 술수로 장난치는 능력입니다.</w:t>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일반적인 용법과 대응 전문 분야:</w:t>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허수아비: 지능+위장(허수아비)</w:t>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(자세한 내용은 전투 장을 참조)</w:t>
      </w:r>
    </w:p>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속임수: 조작+위장(속임수)</w:t>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이 기능로 거짓 정보를 진실처럼 말해 다른 사람을 속일 수 있는 수단을 제공합니다.</w:t>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행동: 속임수로 다른 사람을 속이려면 최소 1분(10개의 연속 전체 라운드 행동)이 필요합니다. 일부 특수한 상황에서는 필요한 시간이 크게 늘어날 수 있는데 이는 ST가 판단합니다. 마찬가지로 전체 라운드 행동 하나로 급한 속임수 판정을 할 수도 있지만 이 판정에서는 5DP 무명 감치를 받습니다.</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조작+위장(속임수) 판정으로 목표의 "눈치 읽기" 판정에 대항하는데, 당신이 성공하면 짧은 시간 동안(보통 1라운드 이내) 목표가 당신이 기대하는 속임수 결과대로 행동하게 할 수 있고, 당신의 속임수 수법이 교묘하다면 더 오랫동안 지속될 수도 있습니다.</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예를 들어 한 여자에게 발밑에 바퀴벌레가 있다고 믿게 해서 잠시 그 자리를 비우게 할 수 있습니다. 또는 누군가에게 자기 집에 불이 났다고 속여서 구조하러 돌아가게 할 수도 있습니다.</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예를 들어 어떤 사람에게 접근해 기회를 봐서 기습하고 싶다면, 성공 시 그 사람은 당신이 그를 공격하려 한다는 것을 알아채지 못해서 당신의 다음 공격 행위에서 기습 라운드를 얻게 됩니다.</w:t>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속임수는 2가지 결과를 이룰 수 있는데, 첫 번째는 목표가 이 거짓말을 믿고 행동하는 것이고, 두 번째는 그 행동 자체입니다.</w:t>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예를 들어 목표에게 자기 물건을 주점에 두고 왔다고 속여서 주점에 가서 찾게 하는 것입니다.</w:t>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이런 수색 행동은 행동 자체이고, 목표가 믿는 거짓말은 자기 물건을 주점에 두고 왔다는 것입니다.</w:t>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목표가 주점에서 한바탕 수색을 끝내고도 여전히 자기 물건을 찾지 못했다면,</w:t>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이런 상황에서 목표는 이 행동을 끝내겠지만 자기 물건이 여전히 주점에 있다고 생각할 수도 있고 단지 자기가 찾지 못한 것뿐이라고 여길 수 있습니다.</w:t>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이런 상황은 목표가 속은 후의 행위가 끝났지만 목표는 여전히 속은 상태에 있는 것에 속합니다.</w:t>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그래서 속임수의 지속시간도 두 가지로 나뉩니다:</w:t>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첫 번째는 진실이 밝혀지는 시간으로, 이는 목표가 자신이 속았다는 사실을 발견하는 것입니다.</w:t>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두 번째는 행동 시간으로, 이는 목표가 속은 후 실행하려던 행동을 완수하는 것에 속합니다.</w:t>
      </w:r>
    </w:p>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어떤 상황에서든 목표가 진실을 발견하는 즉시 행동 시간이 끝났는지 여부와 상관없이 속임수 상태가 즉시 해제되고 속은 후의 행동을 더 이상 계속하지 않습니다.</w:t>
      </w:r>
    </w:p>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속임수의 난이도는 당신의 거짓말과 당신과 목표의 관계에 달려 있습니다:</w:t>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거짓말 난이도 조정 태도 난이도 조정</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목표가 믿고 싶어 함 DC-1 적대적 DC+3</w:t>
      </w:r>
    </w:p>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내용이 합리적이고 손실 없음 DC=0 비우호적 DC+2</w:t>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상식에 어긋나고 약간의 손실 있음 DC+2 경계 DC+1</w:t>
      </w:r>
    </w:p>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믿기 어렵고 위험을 감수해야 함 DC+4 냉담 DC+0</w:t>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믿을 수 없고 위험이 매우 큼 DC+7 우호적 DC-1</w:t>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상상할 수 없고 절대 존재하지 않음 DC+12 친절 DC-2</w:t>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숭배 DC-4</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속이려는 목표는 반드시 당신을 이해할 수 있는 지능을 가지고 있어야 하므로 지능이 없거나 너무 낮은 단위(야수 등)에게는 속임수가 자동 실패합니다.</w:t>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보통 속임수 판정에 실패한 후 목표가 의심하지 않았다면 목표가 당신을 의심하거나 인내심을 잃을 때까지 계속 속일 수 있습니다.</w:t>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일부 특수한 상황은 DC의 난이도를 바꿀 수 있습니다.</w:t>
      </w:r>
    </w:p>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예를 들어 양측이 서로 다른 진영에 속하거나 피부색, 생김새, 심미관, 종교 등이 다른 경우입니다. 이는 모두 해당 DC를 바꾸는데 구체적인 상황은 ST가 판단합니다.</w:t>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주의할 점은 TRPG가 역할 연기 게임이므로 플레이어가 연기하기를 권장하며 주사위만 굴리는 것은 아니라는 것입니다. 그래서 이 규칙은 ST에게 일정한 참고를 제공하며, ST는 어떤 상황에서든 이 규칙을 무시하고 PC에게 성실히 연기하라고 요구할 권리가 있습니다.</w:t>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또한 이 기능으로 목표에게 기습을 가할 수도 있는데, 당신이 기습하려는 목표와의 우호도가 냉담 이상이라면 속임수 판정을 할 수 있고, 목표는 눈치 읽기로 대항하며 당신이 성공하면 목표에게 기습을 가할 수 있습니다.</w:t>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마찬가지로 당신 편의 다른 캐릭터가 기습 라운드에 참여하고 싶어 한다면(그가 무엇을 하려 하든, 당신을 도우려 하든 당신을 막으려 하든) 목표에게 평소처럼 속임수 판정을 해야 하고 목표는 눈치 읽기 판정을 하는데, 목표가 한 명이라도 성공하면 당신 편의 모든 기습이 실패로 선언됩니다.</w:t>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복수의 목표에게 기습을 가할 수도 있는데, 이때는 당신이 기습하려는 모든 목표가 눈치 읽기 판정을 하고 성공한 자는 즉시 기습 라운드에 진입할 수 있으며, 전원이 성공하면 평소처럼 전투 라운드에 진입합니다.</w:t>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특별한 점은 당신이 자기 편 동료도 기습당하는 단위에 포함시킬 수 있다는 것인데, 이때 해당 동료도 평소처럼 눈치 읽기 판정을 해서 성공해야만 기습 라운드에 참여할 수 있습니다.</w:t>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변장: 지능/조작+위장</w:t>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이 기능으로 자신이나 다른 사람의 용모를 바꿀 수 있습니다.</w:t>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행동: 한 번 변장하는 데는 1D6*10분 정도 걸립니다.</w:t>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캐릭터는 이 기능으로 어떤 사람을 사칭할 수 있는데, 자기 자신을 변장할 수도 있고 다른 사람을 변장시킬 수도 있습니다.</w:t>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변장할 때는 지능/조작+위장(변장) 판정을 하고 그 변장 성공 수를 기록하는데, 그 변장의 성공 수는 변장 난이도에 따라 조정됩니다.</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이후 변장하는 동안 당신에게 주의를 기울이고 당신의 신분에 의심을 품을 수 있는 목표와 대항해야 하는데, 목표는 통찰+감수성(눈치 읽기) 또는 통찰+수사(추적)로 판정합니다. 당신이 실패하면 변장이 들통 납니다.</w:t>
      </w:r>
    </w:p>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예를 들어 당신이 한 군관으로 변장했다면 초소에 들어갈 때 그 군관을 아는(심지어 한 번 본 적 있는) 문지기라면 대항 판정을 할 수 있습니다. 하지만 그 병사가 그 군관을 만난 적이 없다면 변장이 아니라 위장에 대항해야 합니다.</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보통 목표는 당신을 만날 때 즉시 한 번의 판정으로 당신의 변장을 간파하려 하고, 이후 매 시간마다 한 번씩 판정해야 합니다. 서로 다른 생물을 여러 마리 만난다면 각각 판정해야 합니다.</w:t>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변장은 기본 대항 외에도 다음과 같은 상황으로 인해 난이도가 조정됩니다:</w:t>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특수 상황 난이도 조정</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이성으로 가장함 변장 판정 자연 성공 수-2</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다른 유사 인종으로 가장함 변장 판정 자연 성공 수-2</w:t>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연령대 변경(소년-청년-중년-노년) 한 연령층을 넘을 때마다 변장 판정 자연 성공 수-2</w:t>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목표와 당신이 가장한 단위의 태도 냉담에서 시작해서 위아래로 1급 차이 날 때마다 변장 판정 자연 성공 수-3</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변장으로는 홍채, 지문 등 반드시 원래 목표여야만 들어갈 수 있는 지역을 통과할 수 없고, 단지 용모만 바꾼 것입니다.</w:t>
      </w:r>
    </w:p>
    <w:p w:rsidR="00000000" w:rsidDel="00000000" w:rsidP="00000000" w:rsidRDefault="00000000" w:rsidRPr="00000000" w14:paraId="000007DB">
      <w:pPr>
        <w:rPr/>
      </w:pPr>
      <w:r w:rsidDel="00000000" w:rsidR="00000000" w:rsidRPr="00000000">
        <w:rPr>
          <w:rFonts w:ascii="Arial Unicode MS" w:cs="Arial Unicode MS" w:eastAsia="Arial Unicode MS" w:hAnsi="Arial Unicode MS"/>
          <w:rtl w:val="0"/>
        </w:rPr>
        <w:t xml:space="preserve">일반적으로 한 사람은 신분 외에도 독특한 자기만의 상징을 가지고 있습니다.</w:t>
      </w:r>
    </w:p>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즉, 한 회사에서 회사 직원은 마음대로 회사를 드나들 수 있지만 사장실은 오직 사장만 들어갈 수 있습니다.</w:t>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그래서 회사를 드나들 때는 위장 판정이 필요하고 사장실에 들어가려면 변장 판정이 필요합니다(물론 몰래 잠입하는 것은 제외).</w:t>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그래서 변장과 위장의 차이는 변장은 용모를 바꾸는 것으로 얼굴을 찍어야만 들어갈 수 있는 곳에 들어갈 수 있게 해주지만 위장으로는 들어갈 수 없다는 것입니다.</w:t>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특별한 점은 변장은 반드시 이 전문 분야를 가지고 있어야만 판정할 수 있고 그렇지 않으면 판정할 수 없습니다.</w:t>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주의할 점은 이것이 자연적 본질의 변장이지 환상 같은 것이 아니라는 것입니다. 환상을 간파하는 능력으로는 이 능력을 간파할 수 없습니다.</w:t>
      </w:r>
    </w:p>
    <w:p w:rsidR="00000000" w:rsidDel="00000000" w:rsidP="00000000" w:rsidRDefault="00000000" w:rsidRPr="00000000" w14:paraId="000007E1">
      <w:pPr>
        <w:rPr/>
      </w:pPr>
      <w:r w:rsidDel="00000000" w:rsidR="00000000" w:rsidRPr="00000000">
        <w:rPr>
          <w:rFonts w:ascii="Arial Unicode MS" w:cs="Arial Unicode MS" w:eastAsia="Arial Unicode MS" w:hAnsi="Arial Unicode MS"/>
          <w:rtl w:val="0"/>
        </w:rPr>
        <w:t xml:space="preserve">보통 캐릭터가 변장하는 동시에 위장도 하고 있는 경우가 많습니다. 그래서 목표가 캐릭터의 변장과 위장을 대할 때는 각각 대항 판정을 할 수 있고, 하나라도 성공하면 당신의 변장이나 위장이 들통 납니다.</w:t>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위장: 지능/조작+위장(위장)</w:t>
      </w:r>
    </w:p>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이 기능으로 어떤 특정 인물이 아니라 특정 인간군으로 위장할 수 있습니다.</w:t>
      </w:r>
    </w:p>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행동: 한 번 위장하는 데는 1D2*10분 정도 걸립니다.</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위장은 오직 자기 자신만 위장할 수 있고, 목소리, 체형, 복장 등의 방법으로 자신을 어떤 인간군처럼 보이게 합니다. 예를 들어 독일군 병사, 광신도 등으로 위장하는 것이지 어떤 사람으로 위장하는 것이 아닙니다.</w:t>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위장한 후 위장하는 동안 당신에게 주의를 기울이고 당신의 신분에 의심을 품을 수 있는 목표와 대항해야 하는데, 목표는 통찰+감수성(눈치 읽기) 또는 통찰+수사(추적)로 판정합니다. 당신이 실패하면 위장이 들통 납니다.</w:t>
      </w:r>
    </w:p>
    <w:p w:rsidR="00000000" w:rsidDel="00000000" w:rsidP="00000000" w:rsidRDefault="00000000" w:rsidRPr="00000000" w14:paraId="000007E7">
      <w:pPr>
        <w:rPr/>
      </w:pPr>
      <w:r w:rsidDel="00000000" w:rsidR="00000000" w:rsidRPr="00000000">
        <w:rPr>
          <w:rFonts w:ascii="Arial Unicode MS" w:cs="Arial Unicode MS" w:eastAsia="Arial Unicode MS" w:hAnsi="Arial Unicode MS"/>
          <w:rtl w:val="0"/>
        </w:rPr>
        <w:t xml:space="preserve">당신이 어떤 사람을 사칭하는 것이 아니므로 대부분의 경우 한 번 위장에 성공하면 같은 목표에 대해 다시 위장할 필요가 없습니다. 당신이 어떤 실수를 저질러 상대방이 의심하지 않는 한 말이죠.</w:t>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위장은 기본 대항 외에도 다음과 같은 상황으로 인해 난이도가 조정됩니다:</w:t>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특수 상황 난이도 조정</w:t>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이성으로 위장함 DC+2</w:t>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다른 신앙, 종교, 진영의 캐릭터로 위장함 DC+1</w:t>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다른 유사 인종으로 위장함 DC+2</w:t>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연령대 변경(소년-청년-중년-노년) 한 연령층을 넘을 때마다 DC+1</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목표와 당신이 위장한 인간군의 친숙도 ST가 판단</w:t>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언어 불통 DC+5</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위장으로는 반드시 어떤 사람이어야만 들어갈 수 있는 장소나 일부 활동에 들어갈 수 없습니다. 당신은 그저 신분을 바꾼 것이지 어떤 사람이 된 것이 아닙니다.</w:t>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일반적으로 한 사람은 신분 외에도 독특한 자기만의 상징을 가지고 있습니다. </w:t>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즉, 한 회사에서 회사 직원은 마음대로 회사를 드나들 수 있지만 사장실은 오직 사장만 들어갈 수 있습니다.</w:t>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그래서 회사를 드나들 때는 위장 판정이 필요하고 사장실에 들어가려면 변장 판정이 필요합니다(물론 몰래 잠입하는 것은 제외).</w:t>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그래서 변장과 위장의 차이는 변장은 용모를 바꾸는 것으로 얼굴을 찍어야만 들어갈 수 있는 곳에 들어갈 수 있게 해주지만 위장으로는 들어갈 수 없다는 것입니다.</w:t>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주의할 점은 이것이 자연적 본질의 위장이지 환상 같은 것이 아니라는 것입니다. 환상을 간파하는 능력으로는 이 능력을 간파할 수 없습니다.</w:t>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보통 캐릭터가 변장하는 동시에 위장도 하고 있는 경우가 많습니다. 그래서 목표가 캐릭터의 변장과 위장을 대할 때는 각각 대항 판정을 할 수 있고, 하나라도 성공하면 당신의 변장이나 위장이 들통 납니다.</w:t>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t xml:space="preserve">======================================</w:t>
      </w:r>
    </w:p>
    <w:p w:rsidR="00000000" w:rsidDel="00000000" w:rsidP="00000000" w:rsidRDefault="00000000" w:rsidRPr="00000000" w14:paraId="000007F9">
      <w:pPr>
        <w:pStyle w:val="Heading1"/>
        <w:rPr/>
      </w:pPr>
      <w:bookmarkStart w:colFirst="0" w:colLast="0" w:name="_czyig2jepgqk" w:id="16"/>
      <w:bookmarkEnd w:id="16"/>
      <w:r w:rsidDel="00000000" w:rsidR="00000000" w:rsidRPr="00000000">
        <w:rPr>
          <w:rFonts w:ascii="Arial Unicode MS" w:cs="Arial Unicode MS" w:eastAsia="Arial Unicode MS" w:hAnsi="Arial Unicode MS"/>
          <w:rtl w:val="0"/>
        </w:rPr>
        <w:t xml:space="preserve">1.3.4 전공 개요</w:t>
      </w:r>
    </w:p>
    <w:p w:rsidR="00000000" w:rsidDel="00000000" w:rsidP="00000000" w:rsidRDefault="00000000" w:rsidRPr="00000000" w14:paraId="000007FA">
      <w:pPr>
        <w:pStyle w:val="Heading1"/>
        <w:rPr/>
      </w:pPr>
      <w:bookmarkStart w:colFirst="0" w:colLast="0" w:name="_998pem7c9nmw" w:id="17"/>
      <w:bookmarkEnd w:id="17"/>
      <w:r w:rsidDel="00000000" w:rsidR="00000000" w:rsidRPr="00000000">
        <w:rPr>
          <w:rFonts w:ascii="Arial Unicode MS" w:cs="Arial Unicode MS" w:eastAsia="Arial Unicode MS" w:hAnsi="Arial Unicode MS"/>
          <w:rtl w:val="0"/>
        </w:rPr>
        <w:t xml:space="preserve">1.3.4.1 전공 개요</w:t>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전공은 캐릭터가 가진 몇 가지 특수한 기술로, 단순히 기능과 특성치로 개괄할 수 없지만 윤회지경에서 교환한 능력과는 다릅니다. 이는 캐릭터 자신의 연마와 추구를 통해 얻게 됩니다.</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전공의 전제: 일반적으로 전공에는 전제 조건이 있습니다. 만약 전공의 최저 레벨을 배울 때 해당 전공에 필요한 전제 조건을 만족하지 못한다면 배울 수 없습니다.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전공에서 설명되지 않은 추가 및 감소는 모두 전공 추가와 전공 감소입니다.</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전공은 일반 전공과 윤회지경 전공으로 나뉩니다.</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일반 전공: 이러한 전공은 보통 사람도 배울 수 있는 상대적으로 간단한 것들을 대표합니다.</w:t>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일반 전공을 배우려면 일반 전공에 필요한 각 전공 레벨마다 3점의 XP를 투자해야 합니다. 만약 일반 전공이 여러 레벨을 가지고 있다면 각 레벨을 개별적으로 배워야 하며 순서대로 배워야 합니다.</w:t>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따라서 1-5레벨의 전공을 완전히 습득하려면 총 3+6+9+12+15=45XP가 필요합니다.</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만약 전공이 직접 높은 레벨로 시작한다면 해당 레벨의 XP를 직접 지불하면 얻을 수 있습니다.</w:t>
      </w:r>
    </w:p>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따라서 2-3레벨의 전공을 습득하려면 총 6+9=15XP가 필요합니다.</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윤회지경 전공: 이 전공은 초마 전공 등 비범한 재능을 포함하며, 일반적으로 전제 조건에는 몇 가지 비범한 요구 사항이 포함됩니다.</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윤회지경 전공을 배우려면 윤회지경 전공에 필요한 각 전공 레벨마다 6점의 XP를 투자해야 합니다. 만약 일반 전공이 여러 레벨을 가지고 있다면 각 레벨을 개별적으로 배워야 하며 순서대로 배워야 합니다.</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따라서 1-5레벨의 전공을 완전히 습득하려면 총 6+12+18+24+30=90XP가 필요합니다.</w:t>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만약 전공이 직접 높은 레벨로 시작한다면 해당 레벨의 XP를 직접 지불하면 얻을 수 있습니다.</w:t>
      </w:r>
    </w:p>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따라서 2-3레벨의 전공을 습득하려면 총 12+18=30XP가 필요합니다.</w:t>
      </w:r>
    </w:p>
    <w:p w:rsidR="00000000" w:rsidDel="00000000" w:rsidP="00000000" w:rsidRDefault="00000000" w:rsidRPr="00000000" w14:paraId="0000080E">
      <w:pPr>
        <w:pStyle w:val="Heading1"/>
        <w:rPr/>
      </w:pPr>
      <w:bookmarkStart w:colFirst="0" w:colLast="0" w:name="_25hrw3pqj6ok" w:id="18"/>
      <w:bookmarkEnd w:id="18"/>
      <w:r w:rsidDel="00000000" w:rsidR="00000000" w:rsidRPr="00000000">
        <w:rPr>
          <w:rFonts w:ascii="Arial Unicode MS" w:cs="Arial Unicode MS" w:eastAsia="Arial Unicode MS" w:hAnsi="Arial Unicode MS"/>
          <w:rtl w:val="0"/>
        </w:rPr>
        <w:t xml:space="preserve">1.3.4.2 캐릭터 제작 전공 </w:t>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아래의 전문들은 캐릭터 제작 시에 선택하는 것이므로, 정상적인 방법으로는 구매할 수 없습니다. </w:t>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캐릭터 제작 시에 특수한 방법으로 XP를 얻었다 하더라도, XP로 구매할 수 없습니다.  </w:t>
      </w:r>
    </w:p>
    <w:p w:rsidR="00000000" w:rsidDel="00000000" w:rsidP="00000000" w:rsidRDefault="00000000" w:rsidRPr="00000000" w14:paraId="00000811">
      <w:pPr>
        <w:rPr/>
      </w:pPr>
      <w:r w:rsidDel="00000000" w:rsidR="00000000" w:rsidRPr="00000000">
        <w:rPr>
          <w:rtl w:val="0"/>
        </w:rPr>
        <w:t xml:space="preserve">=====================================================================</w:t>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특수 신분 (1~3)</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전제조건: 없음</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1레벨: 당신은 아마도 사격 클럽에 다녔거나, 야영할 때 길을 잃지 않았거나, 특정 IT 포럼에서 어느 정도 이름이 알려져 있었을 것입니다... 어쨌든, 주변 사람들보다 약간 두드러지는 편입니다. 당신은 한 가지 기능을 지정하면, 이 기능은 캐릭터 제작 시 상한이 5레벨로 상승합니다. 당신이 이미 4레벨까지 올린 기능을 5레벨로 올릴 때는 2점의 기능 포인트가 소모됩니다. </w:t>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당신은 모험 세계에 진입할 때 작은 칼, 노트북 컴퓨터, 리볼버 권총, 등산 장비, 저격 소총 등 일부 물품을 휴대할 수 있으며, 이 물품들의 총 가치는 500점을 초과할 수 없습니다. (만약 캐릭터가 휴대하는 물품이 자원 목록에 존재하지 않는다면, 구체적인 가격은 ST가 판정합니다.)</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2레벨: 당신은 어떤 거물의 사생아이거나, 유명 레이서의 전속 정비사, 피를 핥는 용병일 수 있습니다... 어쨌든, 당신의 경험은 비범하며 흔치 않습니다.  </w:t>
      </w:r>
    </w:p>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당신은 캐릭터 제작 시 2점의 자유 기능 포인트를 획득하며, 이는 어떤 기능에도 투자할 수 있지만, 여전히 캐릭터 제작의 다른 규칙을 따라야 합니다. </w:t>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당신은 모험 세계에 진입할 때 작은 칼, 노트북 컴퓨터, 리볼버 권총, 등산 장비, 저격 소총 등 일부 물품을 휴대할 수 있으며, 이 물품들의 총 가치는 500점을 초과할 수 없습니다. (만약 캐릭터가 휴대하는 물품이 자원 목록에 존재하지 않는다면, 구체적인 가격은 ST가 판정합니다.)</w:t>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3레벨: 당신은 올림픽 챔피언이었거나, 당신에게 충성하는 부대를 보유하고 있거나, 한 번 이상 M국 국방부의 컴퓨터를 해킹한 적이 있습니다... 당신은 어떤 분야에서 최고의 위치에 있습니다.</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캐릭터 제작이 완료된 후, 당신은 최대 두 가지 기능을 지정할 수 있으며, 즉시 1레벨씩 상승시킬 수 있고, 최대 4레벨까지 가능합니다.  </w:t>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당신은 모험 세계에 진입할 때 작은 칼, 노트북 컴퓨터, 리볼버 권총, 등산 장비, 저격 소총 등 일부 물품을 휴대할 수 있으며, 이 물품들의 총 가치는 500점을 초과할 수 없습니다. (만약 캐릭터가 휴대하는 물품이 자원 목록에 존재하지 않는다면, 구체적인 가격은 ST가 판정합니다.)</w:t>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특수: 본 전문의 고레벨 효과는 저레벨 효과를 덮어쓰며, 중첩되지 않습니다.</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특수: 본 전문을 반복 구매하여 다른 레벨의 효과를 얻을 수 있지만, 각 레벨은 한 번씩만 구매 가능합니다. 예: 전 사격 클럽 회원이었던 유격대원은 특수 신분 1레벨과 특수 신분 2레벨을 각각 구매하여, 총기 기능의 캐릭터 제작 상한을 5로 올리고, 2점의 자유 기능 포인트와 2개의 추가 전문을 획득할 수 있습니다.</w:t>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특수: 캐릭터가 휴대할 물품을 결정할 때, 캐릭터가 휴대하는 물품은 반드시 자신의 캐릭터 배경에 부합해야 하며, ST는 당신의 캐릭터가 특정 물품을 현장에 휴대하는 것을 금지할 권한이 있습니다. 동시에, 이 물품들의 가격은 중첩될 수 없으며, 각각 구매해야 합니다.  </w:t>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예: 한 캐릭터는 특수 신분 1레벨과 특수 신분 2레벨을 각각 구매할 수 있으며, 이때 그는 500점 이하의 물품 2개를 휴대할 수 있지만, 1000점 이하의 물품 1개를 선택해 휴대할 수는 없습니다.</w:t>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특수: 만약 당신이 "조물 규칙"으로 수하를 창조할 때, 그들이 본 전문을 선택한다면, 어떤 물품도 현장에 휴대할 수 없습니다.  </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특수: 당신이 특수 신분 전문을 익힌 후에는 전투 전문을 익힐 수 있으며, 반드시 당신의 배경에 따라 전투 전문을 선택해야 합니다. 즉, 만약 당신이 특수 신분에서 자신을 검도 클럽의 회원이라고 묘사했다면, "저격 마스터" 전문을 선택할 이유가 없습니다.</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특수: 만약 당신이 탄약이나 에너지 소모가 필요한 물품을 휴대하고 진입한다면, 그 장전량이나 에너지 소모의 3배에 해당하는 탄약이나 배터리 등을 무료로 제공받습니다. 예를 들어 6발 장전 가능한 총기를 휴대한다면 18발의 해당 탄약을 획득합니다. 1개의 표준 에너지 배터리가 필요한 충전식 장비를 휴대한다면 3개의 표준 에너지 배터리를 휴대합니다. 활이나 쇠뇌를 선택한다면 20발의 화살이나 볼트를 휴대합니다.</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특수: 본 전문을 고레벨로 구매할 때는 저레벨의 가격도 지불해야 합니다(비록 효과는 얻을 수 없지만). 예를 들어 특수 신분 1레벨과 특수 신분 2레벨을 구매한다면, 4점의 전문 포인트를 지불해야 합니다.</w:t>
      </w:r>
    </w:p>
    <w:p w:rsidR="00000000" w:rsidDel="00000000" w:rsidP="00000000" w:rsidRDefault="00000000" w:rsidRPr="00000000" w14:paraId="00000825">
      <w:pPr>
        <w:rPr/>
      </w:pPr>
      <w:r w:rsidDel="00000000" w:rsidR="00000000" w:rsidRPr="00000000">
        <w:rPr>
          <w:rtl w:val="0"/>
        </w:rPr>
        <w:t xml:space="preserve">=====================================================================</w:t>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초범 신분 (5)</w:t>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전제조건: 없음 </w:t>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5레벨: 당신은 보통 사람과 다른 자질을 가지고 있습니다. 정신적인 것일 수도, 신체적인 것일 수도 있습니다. 때로는 전자 제품에 대한 놀라운 적응력일 뿐이지만, 때로는 피에 대한 억제할 수 없는 갈망일 수도 있습니다... 당신의 일부는 이미 초자연적인 영역에 속해 있습니다. </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당신은 지선 등급이 D급을 초과하지 않는 교환 하나를 선택합니다(D급 포함, DD급은 선택 불가). 그리고 그 교환이 성장 가능한 것이라면, 반드시 최저 레벨을 선택해야 하며, 그 후 그것을 획득합니다.</w:t>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이는 당신이 더 적은 대가로 자신의 잠든 본질을 각성시킨 것으로 간주됩니다.</w:t>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당신이 선택한 교환은 거래 가능한 것이 아니어야 하며, 만약 당신이 선택한 것이 템플릿 유형 능력이라면, 당신이 이미 해당 템플릿을 보유한 것으로 간주됩니다.</w:t>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당신은 캐릭터 배경에서 이에 대해 상세히 설명해야 합니다.</w:t>
      </w:r>
    </w:p>
    <w:p w:rsidR="00000000" w:rsidDel="00000000" w:rsidP="00000000" w:rsidRDefault="00000000" w:rsidRPr="00000000" w14:paraId="0000082E">
      <w:pPr>
        <w:rPr/>
      </w:pPr>
      <w:r w:rsidDel="00000000" w:rsidR="00000000" w:rsidRPr="00000000">
        <w:rPr>
          <w:rFonts w:ascii="Arial Unicode MS" w:cs="Arial Unicode MS" w:eastAsia="Arial Unicode MS" w:hAnsi="Arial Unicode MS"/>
          <w:rtl w:val="0"/>
        </w:rPr>
        <w:t xml:space="preserve">특수: ST는 본 전문의 개방을 금지할 권한이 있습니다.  </w:t>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t xml:space="preserve">======================================</w:t>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거대 체격 (4)</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전제조건: 이 전문을 선택한 후에는 결함에서 "난쟁이 체격"을 선택할 수 없습니다.</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4레벨: 당신의 신장은 3미터에 가깝고, 체중은 150킬로그램을 초과합니다.</w:t>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캐릭터의 체적이 7점으로 상승하며, 체형 판정에서 대형 생물로 간주되고, 관련 조정치를 획득합니다.</w:t>
      </w:r>
    </w:p>
    <w:p w:rsidR="00000000" w:rsidDel="00000000" w:rsidP="00000000" w:rsidRDefault="00000000" w:rsidRPr="00000000" w14:paraId="00000835">
      <w:pPr>
        <w:rPr/>
      </w:pPr>
      <w:r w:rsidDel="00000000" w:rsidR="00000000" w:rsidRPr="00000000">
        <w:rPr>
          <w:rtl w:val="0"/>
        </w:rPr>
        <w:t xml:space="preserve">=====================================================================</w:t>
      </w:r>
    </w:p>
    <w:p w:rsidR="00000000" w:rsidDel="00000000" w:rsidP="00000000" w:rsidRDefault="00000000" w:rsidRPr="00000000" w14:paraId="00000836">
      <w:pPr>
        <w:rPr/>
      </w:pPr>
      <w:r w:rsidDel="00000000" w:rsidR="00000000" w:rsidRPr="00000000">
        <w:rPr>
          <w:rtl w:val="0"/>
        </w:rPr>
        <w:t xml:space="preserve">======================================</w:t>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영이 제6감 (3)</w:t>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전제조건: 통찰 3, 정신 3, 냉정 3 필요</w:t>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3레벨: 당신은 초자연적인 것들에 대해 제6감을 가지고 있습니다. 관련된 것들을 마주칠 때, 몸에서 반응이 일어납니다. 머리카락이 곤두서거나, 팔에 소름이 돋거나, 등골이 서늘해지는 등으로 느끼고 판단할 수 있으며, 이는 사람마다 다릅니다. 당신은 반드시 듣거나 보지는 않으며, 정확히 무슨 일인지 알지도 못합니다.</w:t>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캐릭터는 영력 에너지 풀을 획득하며, 범용 영력 기능을 배우고 사용할 수 있지만, 당신의 특성치가 요구 조건에 도달해야 합니다.</w:t>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D급 영력 기능, 정신 6 또는 냉정 6</w:t>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C급 영력 기능, 정신 11 또는 냉정 11 </w:t>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B급 영력 기능, 정신 16 또는 냉정 16</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A급 영력 기능, 정신 21 또는 냉정 21</w:t>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S급 영력 기능, 정신 31 또는 냉정 31</w:t>
      </w:r>
    </w:p>
    <w:p w:rsidR="00000000" w:rsidDel="00000000" w:rsidP="00000000" w:rsidRDefault="00000000" w:rsidRPr="00000000" w14:paraId="00000840">
      <w:pPr>
        <w:rPr/>
      </w:pPr>
      <w:r w:rsidDel="00000000" w:rsidR="00000000" w:rsidRPr="00000000">
        <w:rPr>
          <w:rtl w:val="0"/>
        </w:rPr>
        <w:t xml:space="preserve">=====================================================================</w:t>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정신력 천부 (3)</w:t>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전제조건: 정신 3, 냉정 3 필요</w:t>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3레벨: 당신의 정신력은 매우 강력하며, 심지어 다른 사람에게 영향을 미칠 수 있습니다.</w:t>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당신은 정신력 에너지 풀을 획득하며, 범용 정신력 기능을 배우고 사용할 수 있지만, 당신의 특성치가 요구 조건에 도달해야 합니다.</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D급 정신력 기능, 정신 6 또는 냉정 6</w:t>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C급 정신력 기능, 정신 11 또는 냉정 11</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B급 정신력 기능, 정신 16 또는 냉정 16</w:t>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A급 정신력 기능, 정신 21 또는 냉정 21</w:t>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S급 정신력 기능, 정신 31 또는 냉정 31</w:t>
      </w:r>
    </w:p>
    <w:p w:rsidR="00000000" w:rsidDel="00000000" w:rsidP="00000000" w:rsidRDefault="00000000" w:rsidRPr="00000000" w14:paraId="0000084B">
      <w:pPr>
        <w:rPr/>
      </w:pPr>
      <w:r w:rsidDel="00000000" w:rsidR="00000000" w:rsidRPr="00000000">
        <w:rPr>
          <w:rtl w:val="0"/>
        </w:rPr>
        <w:t xml:space="preserve">=====================================================================</w:t>
      </w:r>
    </w:p>
    <w:p w:rsidR="00000000" w:rsidDel="00000000" w:rsidP="00000000" w:rsidRDefault="00000000" w:rsidRPr="00000000" w14:paraId="0000084C">
      <w:pPr>
        <w:rPr/>
      </w:pPr>
      <w:r w:rsidDel="00000000" w:rsidR="00000000" w:rsidRPr="00000000">
        <w:rPr>
          <w:rtl w:val="0"/>
        </w:rPr>
        <w:t xml:space="preserve">======================================</w:t>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마법력 체질 (3)</w:t>
      </w:r>
    </w:p>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전제조건: 지능 3, 신비학 기능 등급 3 필요</w:t>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설명: 당신은 당신의 마법력에서 비롯된 것을 획득했습니다.</w:t>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3레벨: 당신은 마력 에너지 풀을 획득하며, 범용 마법을 정상적으로 구매하고 배울 수 있지만, 당신의 특성치와 신비학 기능 등급이 요구 조건에 도달해야 합니다. </w:t>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하지만 주의하십시오. 이 방법은 당신이 높은 시전자 등급을 보유한 것으로 간주되지 않습니다. 당신은 단지 고급 주문을 배울 자격을 얻은 것뿐입니다. 그러므로 이 방식으로는 저급 마법을 승급할 수 없습니다. 또한 당신의 시전자 등급은 항상 D급으로 간주됩니다.</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D급 주문, 신비학 4, 지능 6 </w:t>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C급 주문, 신비학 7, 지능 11</w:t>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B급 주문, 신비학 10, 지능 16</w:t>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A급 주문, 신비학 12, 지능 21</w:t>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S급 주문, 신비학 14, 지능 31</w:t>
      </w:r>
    </w:p>
    <w:p w:rsidR="00000000" w:rsidDel="00000000" w:rsidP="00000000" w:rsidRDefault="00000000" w:rsidRPr="00000000" w14:paraId="00000857">
      <w:pPr>
        <w:rPr/>
      </w:pPr>
      <w:r w:rsidDel="00000000" w:rsidR="00000000" w:rsidRPr="00000000">
        <w:rPr>
          <w:rtl w:val="0"/>
        </w:rPr>
        <w:t xml:space="preserve">=====================================================================</w:t>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선천 도체 (3)</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전제조건: 매력 3, 신비학 기능 등급 3 필요</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설명: 당신은 태어날 때부터 다른 사람보다 도법의 본질에 더 가까웠습니다.</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3레벨: 당신은 도력 에너지 풀을 획득하며, 범용 도술을 정상적으로 구매하고 배울 수 있지만, 당신의 특성치와 신비학 기능 등급이 요구 조건에 도달해야 합니다.</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하지만 주의하십시오. 이 방법은 당신이 높은 시전자 등급을 보유한 것으로 간주되지 않습니다. 당신은 단지 고급 주문을 배울 자격을 얻은 것뿐입니다. 그러므로 이 방식으로는 저급 도술을 승급할 수 없습니다. 또한 당신의 시전자 등급은 항상 D급으로 간주됩니다. </w:t>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D급 주문, 신비학 4, 매력 6</w:t>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C급 주문, 신비학 7, 매력 11</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B급 주문, 신비학 10, 매력 16</w:t>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A급 주문, 신비학 12, 매력 21</w:t>
      </w:r>
    </w:p>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S급 주문, 신비학 14, 매력 31</w:t>
      </w:r>
    </w:p>
    <w:p w:rsidR="00000000" w:rsidDel="00000000" w:rsidP="00000000" w:rsidRDefault="00000000" w:rsidRPr="00000000" w14:paraId="00000863">
      <w:pPr>
        <w:rPr/>
      </w:pPr>
      <w:r w:rsidDel="00000000" w:rsidR="00000000" w:rsidRPr="00000000">
        <w:rPr>
          <w:rtl w:val="0"/>
        </w:rPr>
        <w:t xml:space="preserve">=====================================================================</w:t>
      </w:r>
    </w:p>
    <w:p w:rsidR="00000000" w:rsidDel="00000000" w:rsidP="00000000" w:rsidRDefault="00000000" w:rsidRPr="00000000" w14:paraId="00000864">
      <w:pPr>
        <w:rPr/>
      </w:pPr>
      <w:r w:rsidDel="00000000" w:rsidR="00000000" w:rsidRPr="00000000">
        <w:rPr>
          <w:rtl w:val="0"/>
        </w:rPr>
        <w:t xml:space="preserve">======================================</w:t>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경성지모 (1~5)</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전제조건: 매력 3 필요, 만약 캐릭터가 변장이나 다른 능력으로 용모를 바꾼 후에는 본 전문이 가져다주는 모든 혜택을 잃습니다.</w:t>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1레벨: 당신의 용모는 당신이 교제에 더 능숙하도록 만듭니다.</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캐릭터는 교제 기능 관련 판정에서 본 전문 레벨과 동등한 전문 가치를 획득합니다.</w:t>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2레벨: 이것은 외모를 보는 세상입니다.</w:t>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캐릭터에 대해 초기 태도가 "냉담"인 단위는 캐릭터에 대해 본능적인 호감을 갖게 되며, 이는 그들의 캐릭터에 대한 초기 태도가 1단계 상승하는 것으로 표현되고, 최대 "우호적"까지 상승합니다(태도에 관해서는 "교제" 기능 설명 참조). 하지만 당신은 여전히 부적절한 교섭으로 인해 적대 상태가 될 수 있습니다.</w:t>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이것은 D급 정신 영향 효과입니다.</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3레벨: 모든 사람은 아름다움을 사랑하는 마음이 있습니다.</w:t>
      </w:r>
    </w:p>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rtl w:val="0"/>
        </w:rPr>
        <w:t xml:space="preserve">당신이 공격과 적대 행위를 주도적으로 하지 않는 한(위협, 설득, 아군에게 버프 부여, 목표에게 디버프 부여 등 포함), 적은 공격할 때 당신을 우선적인 목표로 삼지 않습니다(예를 들어 그의 사정 거리 내에 당신과 다른 목표가 있다면, 그는 다른 목표를 우선 공격할 것입니다. 하지만 이는 당신이 여전히 범위 공격에 오발될 수 있음을 의미합니다).</w:t>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이것은 D급 정신 영향 효과입니다.</w:t>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만약 적에게 공격할 수 있는 다른 목표가 없다면, 이 효과는 무효화됩니다. </w:t>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(이 능력은 적이 가까운 곳을 버리고 멀리 가서 다른 목표를 공격하게 만들지는 않지만, 어떤 위험도 없는 상황에서 목표를 선택할 때는 당신을 우선 공격 대상으로 선택하지 않을 것입니다.)</w:t>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4레벨: 당신의 미모는 다른 사람을 넋을 잃게 만듭니다.</w:t>
      </w:r>
    </w:p>
    <w:p w:rsidR="00000000" w:rsidDel="00000000" w:rsidP="00000000" w:rsidRDefault="00000000" w:rsidRPr="00000000" w14:paraId="00000872">
      <w:pPr>
        <w:rPr/>
      </w:pPr>
      <w:r w:rsidDel="00000000" w:rsidR="00000000" w:rsidRPr="00000000">
        <w:rPr>
          <w:rFonts w:ascii="Arial Unicode MS" w:cs="Arial Unicode MS" w:eastAsia="Arial Unicode MS" w:hAnsi="Arial Unicode MS"/>
          <w:rtl w:val="0"/>
        </w:rPr>
        <w:t xml:space="preserve">매 목표마다 하루에 한 번, 당신은 전체 라운드 행동을 소모하고 1점의 의지력을 지불하여, 당신으로부터 10미터를 초과하지 않는 거리에 있는 목표 하나를 선택할 수 있습니다. 해당 목표는 시력을 가지고 있어야 하며 당신을 볼 수 있어야 합니다. 이후 당신은 매력 판정을 하며, 이 판정에서 본 전문 레벨과 동등한 전문 가치를 획득할 수 있습니다. 목표는 의지 내성을 하며, 만약 목표가 실패한다면, 차이값/점의 중첩되지 않는 매혹 점수를 획득합니다.</w:t>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이것은 C급 정신 영향 효과입니다.</w:t>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5레벨: 당신의 미모는 이미 동료를 고무시키는 무기로 사용될 수 있습니다.</w:t>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당신이 피해를 받을 때, 모호한 범위 내에서 당신을 볼 수 있는 모든 우호적 생물은 당신에게 피해를 준 목표에 대해 하는 공격 판정에서 4DP의 퍼포먼스 가치를 획득합니다.</w:t>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주: 본 전문은 당신과 종족이 동일한 심미안을 가진 대상에 대해서만 사용할 수 있습니다. 예를 들어 당신이 인간으로서 인간의 심미안을 가진 종족에 대해서만 사용할 수 있습니다. 구체적인 것은 ST가 판정합니다.</w:t>
      </w:r>
    </w:p>
    <w:p w:rsidR="00000000" w:rsidDel="00000000" w:rsidP="00000000" w:rsidRDefault="00000000" w:rsidRPr="00000000" w14:paraId="00000877">
      <w:pPr>
        <w:rPr/>
      </w:pPr>
      <w:r w:rsidDel="00000000" w:rsidR="00000000" w:rsidRPr="00000000">
        <w:rPr>
          <w:rtl w:val="0"/>
        </w:rPr>
        <w:t xml:space="preserve">=====================================================================</w:t>
      </w:r>
    </w:p>
    <w:p w:rsidR="00000000" w:rsidDel="00000000" w:rsidP="00000000" w:rsidRDefault="00000000" w:rsidRPr="00000000" w14:paraId="00000878">
      <w:pPr>
        <w:rPr/>
      </w:pPr>
      <w:r w:rsidDel="00000000" w:rsidR="00000000" w:rsidRPr="00000000">
        <w:rPr>
          <w:rtl w:val="0"/>
        </w:rPr>
        <w:t xml:space="preserve">======================================</w:t>
      </w:r>
    </w:p>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늑대 아이/인원 타잔 (3)</w:t>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전제조건: 지능 특성치가 2점을 초과할 수 없음</w:t>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3레벨: 늑대에 의해 양육된 인간 아이를 늑대 아이라고 부르며, 인간의 아들이 야수의 방식으로 살아갑니다. 그들의 존재는 인간의 지식과 재능이 타고난 것이 아니며, 직립 보행과 언어 또한 타고난 본능이 아님을 증명합니다.</w:t>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당신은 자연 환경의 험난한 지형에 면역이 되며, 동시에 당신의 타고난 무기는 심각한 피해를 줄 수 있습니다.</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당신은 인간의 언어를 사용하지 않지만, 윤회지경의 번역은 여전히 당신과 다른 팀원들이 서로 이해할 수 있게 해줍니다. 하지만 당신은 문자를 읽을 수 없으며, 3XP를 소모하여 이 결함을 제거할 수 있습니다.</w:t>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당신은 야수처럼 화염을 두려워하며, 화염을 보면 피할 수 없이 3점의 이상 감정 점수-공포를 획득합니다. 3XP를 소모하여 이 결함을 제거할 수 있습니다.</w:t>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당신의 지능은 캐릭터 제작 시 1점이 되며, 그 후 당신은 근력, 민첩 또는 건강 중 하나를 1점 증가시킬 수 있습니다. 이는 원래의 캐릭터 제작 특성치 상한을 변경하지 않습니다.</w:t>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만약 인원 타잔을 선택한다면, 당신은 등반할 때 등반 판정을 하지 않고, 기본 이동 속도의 절반 속도로 등반할 수 있습니다. 그리고 당신의 도약 판정은 항상 조력 달리기를 한 것으로 간주됩니다.</w:t>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만약 당신이 늑대 아이를 선택한다면, 당신의 기본 이동 속도는 5미터 상승하며, 넘어뜨리기와 넘어뜨리기에 저항하는 판정에서 3DP 전문 가치를 획득합니다.</w:t>
      </w:r>
    </w:p>
    <w:p w:rsidR="00000000" w:rsidDel="00000000" w:rsidP="00000000" w:rsidRDefault="00000000" w:rsidRPr="00000000" w14:paraId="00000882">
      <w:pPr>
        <w:rPr/>
      </w:pP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t xml:space="preserve">======================================</w:t>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XX 애호가 (1)</w:t>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전제조건: 아무 기능 1</w:t>
      </w:r>
    </w:p>
    <w:p w:rsidR="00000000" w:rsidDel="00000000" w:rsidP="00000000" w:rsidRDefault="00000000" w:rsidRPr="00000000" w14:paraId="00000886">
      <w:pPr>
        <w:rPr/>
      </w:pPr>
      <w:r w:rsidDel="00000000" w:rsidR="00000000" w:rsidRPr="00000000">
        <w:rPr>
          <w:rFonts w:ascii="Arial Unicode MS" w:cs="Arial Unicode MS" w:eastAsia="Arial Unicode MS" w:hAnsi="Arial Unicode MS"/>
          <w:rtl w:val="0"/>
        </w:rPr>
        <w:t xml:space="preserve">효과: 당신은 자신의 0이 아닌 기능 하나를 선택하고, 그 후 해당 기능에서 하나의 전공을 획득하며, 이후 해당 전공이 제공하는 전공 가치가 3점으로 변경됩니다.</w:t>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특수: 본 전문은 여러 번 선택할 수 있으며, 매번 다른 전공을 선택해야 합니다.</w:t>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특수: 본 전문은 캐릭터 제작 전공에 속하지만, 이후 플레이어는 여전히 정상적으로 선택할 수 있습니다.</w:t>
      </w:r>
    </w:p>
    <w:p w:rsidR="00000000" w:rsidDel="00000000" w:rsidP="00000000" w:rsidRDefault="00000000" w:rsidRPr="00000000" w14:paraId="00000889">
      <w:pPr>
        <w:rPr/>
      </w:pPr>
      <w:r w:rsidDel="00000000" w:rsidR="00000000" w:rsidRPr="00000000">
        <w:rPr>
          <w:rtl w:val="0"/>
        </w:rPr>
        <w:t xml:space="preserve">=====================================================================</w:t>
      </w:r>
    </w:p>
    <w:p w:rsidR="00000000" w:rsidDel="00000000" w:rsidP="00000000" w:rsidRDefault="00000000" w:rsidRPr="00000000" w14:paraId="0000088A">
      <w:pPr>
        <w:rPr/>
      </w:pPr>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생명 잠재력 (1)</w:t>
      </w:r>
    </w:p>
    <w:p w:rsidR="00000000" w:rsidDel="00000000" w:rsidP="00000000" w:rsidRDefault="00000000" w:rsidRPr="00000000" w14:paraId="0000088C">
      <w:pPr>
        <w:rPr/>
      </w:pPr>
      <w:r w:rsidDel="00000000" w:rsidR="00000000" w:rsidRPr="00000000">
        <w:rPr>
          <w:rFonts w:ascii="Arial Unicode MS" w:cs="Arial Unicode MS" w:eastAsia="Arial Unicode MS" w:hAnsi="Arial Unicode MS"/>
          <w:rtl w:val="0"/>
        </w:rPr>
        <w:t xml:space="preserve">전제조건: 건강 4, 매력 4 필요</w:t>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설명: 생명은 진화의 잠재력을 가지고 있으며, 당신은 그들 중에서도 가장 특별한 존재입니다.</w:t>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당신은 본능 각성의 개시 판정을 할 때, 판정 결과가 1점 증가합니다.</w:t>
      </w:r>
    </w:p>
    <w:p w:rsidR="00000000" w:rsidDel="00000000" w:rsidP="00000000" w:rsidRDefault="00000000" w:rsidRPr="00000000" w14:paraId="00000890">
      <w:pPr>
        <w:rPr/>
      </w:pPr>
      <w:r w:rsidDel="00000000" w:rsidR="00000000" w:rsidRPr="00000000">
        <w:rPr>
          <w:rtl w:val="0"/>
        </w:rPr>
        <w:t xml:space="preserve">=====================================================================</w:t>
      </w:r>
    </w:p>
    <w:p w:rsidR="00000000" w:rsidDel="00000000" w:rsidP="00000000" w:rsidRDefault="00000000" w:rsidRPr="00000000" w14:paraId="00000891">
      <w:pPr>
        <w:rPr/>
      </w:pPr>
      <w:r w:rsidDel="00000000" w:rsidR="00000000" w:rsidRPr="00000000">
        <w:rPr>
          <w:rtl w:val="0"/>
        </w:rPr>
        <w:t xml:space="preserve">======================================</w:t>
      </w:r>
    </w:p>
    <w:p w:rsidR="00000000" w:rsidDel="00000000" w:rsidP="00000000" w:rsidRDefault="00000000" w:rsidRPr="00000000" w14:paraId="00000892">
      <w:pPr>
        <w:pStyle w:val="Heading1"/>
        <w:rPr/>
      </w:pPr>
      <w:bookmarkStart w:colFirst="0" w:colLast="0" w:name="_47r89usxpild" w:id="19"/>
      <w:bookmarkEnd w:id="19"/>
      <w:r w:rsidDel="00000000" w:rsidR="00000000" w:rsidRPr="00000000">
        <w:rPr>
          <w:rFonts w:ascii="Arial Unicode MS" w:cs="Arial Unicode MS" w:eastAsia="Arial Unicode MS" w:hAnsi="Arial Unicode MS"/>
          <w:rtl w:val="0"/>
        </w:rPr>
        <w:t xml:space="preserve">1.3.4.3 정신 전공 </w:t>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rPr/>
      </w:pPr>
      <w:r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유식자(1~5):</w:t>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전제: 학식 기능 3레벨 이상 필요</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1레벨: 박람군서</w:t>
      </w:r>
    </w:p>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설명: 어려서부터 총명하고 비범하며, 널리 책을 읽었고, 특히 《춘추좌씨전》에 능숙합니다. </w:t>
      </w:r>
    </w:p>
    <w:p w:rsidR="00000000" w:rsidDel="00000000" w:rsidP="00000000" w:rsidRDefault="00000000" w:rsidRPr="00000000" w14:paraId="00000899">
      <w:pPr>
        <w:rPr/>
      </w:pPr>
      <w:r w:rsidDel="00000000" w:rsidR="00000000" w:rsidRPr="00000000">
        <w:rPr>
          <w:rFonts w:ascii="Arial Unicode MS" w:cs="Arial Unicode MS" w:eastAsia="Arial Unicode MS" w:hAnsi="Arial Unicode MS"/>
          <w:rtl w:val="0"/>
        </w:rPr>
        <w:t xml:space="preserve">캐릭터가 학식 기능 관련 판정을 할 때 본 전공 레벨과 동일한 전공 가치를 얻습니다.</w:t>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2레벨: 박고통금</w:t>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설명: 군후는 옛것을 널리 알고 지금을 꿰뚫어 보며, 멀리 있는 것을 살피고 가까운 것을 비추니, 세 번 생각해 보시기 바랍니다.</w:t>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한 장면에 한 번 한정으로, 자유 행동으로 민감한 범위 내의 한 목표의 생물 유형을 알 수 있습니다.  </w:t>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3레벨: 박채중장</w:t>
      </w:r>
    </w:p>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설명: 옛 책을 고찰하고, 여러 의견을 널리 채택합니다.</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학식 기능 관련 판정을 할 때, 그 판정 결과에 만족하지 않으면 그 판정을 다시 굴릴 수 있으며, 두 번의 판정 중 더 만족스러운 결과를 취할 수 있습니다. 각 판정에 대해 이 능력은 한 번만 사용할 수 있습니다.</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4레벨: 칠보성시</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설명: 문제가 일찍이 동아왕에게 칠 걸음 안에 시를 짓게 했는데, 이루지 못하면 큰 법을 시행하리라 했습니다. 응성으로 바로 시를 지었습니다. "콩을 삶아 국을 만들고, 콩을 걸러 즙을 만드네. 솥 밑에서 불이 타오르고, 솥 안의 콩은 우네. 본래 같은 뿌리에서 났건만, 서로 괴롭히기를 그리 급히 서두르는가!" 제가 깊이 부끄러워했습니다.</w:t>
      </w:r>
    </w:p>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캐릭터의 선제권이 학식 기능 레벨/2점 증가합니다.</w:t>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5레벨: 신래지필</w:t>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설명: 문장은 본래 하늘이 이루어 주는 것이요, 묘한 손길이 우연히 얻는 것이라.</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캐릭터가 학식 기능 관련 판정을 할 때, 의지력의 기본 용법으로 그 판정에 DP를 증가시키면 추가로 6DP 완벽 가치를 더 얻을 수 있습니다.</w:t>
      </w:r>
    </w:p>
    <w:p w:rsidR="00000000" w:rsidDel="00000000" w:rsidP="00000000" w:rsidRDefault="00000000" w:rsidRPr="00000000" w14:paraId="000008A6">
      <w:pPr>
        <w:rPr/>
      </w:pPr>
      <w:r w:rsidDel="00000000" w:rsidR="00000000" w:rsidRPr="00000000">
        <w:rPr>
          <w:rtl w:val="0"/>
        </w:rPr>
        <w:t xml:space="preserve">=====================================================================</w:t>
      </w:r>
    </w:p>
    <w:p w:rsidR="00000000" w:rsidDel="00000000" w:rsidP="00000000" w:rsidRDefault="00000000" w:rsidRPr="00000000" w14:paraId="000008A7">
      <w:pPr>
        <w:rPr/>
      </w:pPr>
      <w:r w:rsidDel="00000000" w:rsidR="00000000" w:rsidRPr="00000000">
        <w:rPr>
          <w:rtl w:val="0"/>
        </w:rPr>
        <w:t xml:space="preserve">======================================</w:t>
      </w:r>
    </w:p>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이능자(1~5)</w:t>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1레벨: 새끼</w:t>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효과: 캐릭터의 정신 판정이 본 전공 레벨/DP의 전공 가치를 얻습니다.</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2레벨: 초보자</w:t>
      </w:r>
    </w:p>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효과: 캐릭터가 정신 판정으로 어떤 능력을 발동할 때, 그 능력이 사거리를 가지고 있다면 캐릭터는 그것을 20미터 증가시킬 수 있습니다. 그 능력이 구형 범위를 가지고 있다면 캐릭터는 그 범위의 반경을 5미터 증가시킬 수 있습니다. </w:t>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언급할 만한 것은, 캐릭터는 사거리나 범위 중 하나만 선택할 수 있고, 둘 다 선택할 수는 없다는 점입니다.</w:t>
      </w:r>
    </w:p>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3레벨: 고수?</w:t>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효과: 캐릭터의 정신 판정 상한이 8점 상승합니다.</w:t>
      </w:r>
    </w:p>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rtl w:val="0"/>
        </w:rPr>
        <w:t xml:space="preserve">4레벨: 고수!</w:t>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효과: 캐릭터의 정신 판정이 1점의 추가 성공을 얻고, 캐릭터가 정신 판정으로 어떤 능력을 발동할 때, 그 능력이 목표에 명중하고 목표에게 피해를 입혔다면 목표에게 2점의 동일 유형 심각한 피해를 추가로 입힙니다.</w:t>
      </w:r>
    </w:p>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5레벨: 대가</w:t>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효과: 캐릭터는 자신이 가진 정신 판정을 사용하는 주동적 능력 하나를 지정할 수 있으며, 그 능력의 접촉은 반드시 접촉이어야 하고, 반드시 공격이어야 합니다. 매 장기 휴식 후 전환할 수 있습니다. 이후 캐릭터는 그 정신 능력을 사용해 기회 공격을 할 수 있습니다.</w:t>
      </w:r>
    </w:p>
    <w:p w:rsidR="00000000" w:rsidDel="00000000" w:rsidP="00000000" w:rsidRDefault="00000000" w:rsidRPr="00000000" w14:paraId="000008B4">
      <w:pPr>
        <w:rPr/>
      </w:pPr>
      <w:r w:rsidDel="00000000" w:rsidR="00000000" w:rsidRPr="00000000">
        <w:rPr>
          <w:rtl w:val="0"/>
        </w:rPr>
        <w:t xml:space="preserve">=====================================================================</w:t>
      </w:r>
    </w:p>
    <w:p w:rsidR="00000000" w:rsidDel="00000000" w:rsidP="00000000" w:rsidRDefault="00000000" w:rsidRPr="00000000" w14:paraId="000008B5">
      <w:pPr>
        <w:rPr/>
      </w:pPr>
      <w:r w:rsidDel="00000000" w:rsidR="00000000" w:rsidRPr="00000000">
        <w:rPr>
          <w:rtl w:val="0"/>
        </w:rPr>
        <w:t xml:space="preserve">======================================</w:t>
      </w:r>
    </w:p>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시전 대가(1~5):</w:t>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전제: 신비학 기능 3레벨 이상 필요</w:t>
      </w:r>
    </w:p>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1레벨: 위진청담</w:t>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설명: 낮에는 청담을 나누고, 밤에는 우려와 근심을 털어놓습니다.</w:t>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효과: 캐릭터의 시전 판정이 본 전공 레벨의 DP 전공 가치를 얻습니다.</w:t>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2레벨: 현지우현</w:t>
      </w:r>
    </w:p>
    <w:p w:rsidR="00000000" w:rsidDel="00000000" w:rsidP="00000000" w:rsidRDefault="00000000" w:rsidRPr="00000000" w14:paraId="000008BC">
      <w:pPr>
        <w:rPr/>
      </w:pPr>
      <w:r w:rsidDel="00000000" w:rsidR="00000000" w:rsidRPr="00000000">
        <w:rPr>
          <w:rFonts w:ascii="Arial Unicode MS" w:cs="Arial Unicode MS" w:eastAsia="Arial Unicode MS" w:hAnsi="Arial Unicode MS"/>
          <w:rtl w:val="0"/>
        </w:rPr>
        <w:t xml:space="preserve">설명: 현묘함 중의 현묘함이요, 모든 묘함의 문이로다.</w:t>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효과: 캐릭터가 시전하는 주문의 위력값이 2점 상승합니다.</w:t>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3레벨: 무</w:t>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설명: 이름 없는 것이 천지의 시작이니라.</w:t>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효과: 캐릭터가 시전하는 주문이 새로운 증폭 효과를 얻습니다. 캐릭터가 시전자 레벨 1레벨마다 3점의 해당 에너지를 소모하여 한 번 증폭할 수 있으며, 매번 증폭 시 그 주문의 시전 판정이 6DP 강화 가치를 얻습니다.</w:t>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4레벨: 유</w:t>
      </w:r>
    </w:p>
    <w:p w:rsidR="00000000" w:rsidDel="00000000" w:rsidP="00000000" w:rsidRDefault="00000000" w:rsidRPr="00000000" w14:paraId="000008C2">
      <w:pPr>
        <w:rPr/>
      </w:pPr>
      <w:r w:rsidDel="00000000" w:rsidR="00000000" w:rsidRPr="00000000">
        <w:rPr>
          <w:rFonts w:ascii="Arial Unicode MS" w:cs="Arial Unicode MS" w:eastAsia="Arial Unicode MS" w:hAnsi="Arial Unicode MS"/>
          <w:rtl w:val="0"/>
        </w:rPr>
        <w:t xml:space="preserve">설명: 이름 있는 것이 만물의 어미니라.</w:t>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효과: 캐릭터가 목표의 대항을 필요로 하는 주문을 시전할 때, 목표의 대항 판정이 본 전공 레벨+1점의 감치를 받습니다.</w:t>
      </w:r>
    </w:p>
    <w:p w:rsidR="00000000" w:rsidDel="00000000" w:rsidP="00000000" w:rsidRDefault="00000000" w:rsidRPr="00000000" w14:paraId="000008C4">
      <w:pPr>
        <w:rPr/>
      </w:pPr>
      <w:r w:rsidDel="00000000" w:rsidR="00000000" w:rsidRPr="00000000">
        <w:rPr>
          <w:rFonts w:ascii="Arial Unicode MS" w:cs="Arial Unicode MS" w:eastAsia="Arial Unicode MS" w:hAnsi="Arial Unicode MS"/>
          <w:rtl w:val="0"/>
        </w:rPr>
        <w:t xml:space="preserve">5레벨: 현원</w:t>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설명: 말은 현묘하게 세우고, 행동은 우아하고 멀리 나아갑니다.</w:t>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효과: 캐릭터는 신속 행동과 1점의 해당 에너지 소모로 선언할 수 있으며, 이번 라운드 내의 다음 시전 판정이 최대 신비학 기능 레벨이 가져오는 추가 성공 수/점의 감치를 받은 후 동일한 양의 추가 성공을 얻을 수 있습니다.</w:t>
      </w:r>
    </w:p>
    <w:p w:rsidR="00000000" w:rsidDel="00000000" w:rsidP="00000000" w:rsidRDefault="00000000" w:rsidRPr="00000000" w14:paraId="000008C7">
      <w:pPr>
        <w:rPr/>
      </w:pPr>
      <w:r w:rsidDel="00000000" w:rsidR="00000000" w:rsidRPr="00000000">
        <w:rPr>
          <w:rtl w:val="0"/>
        </w:rPr>
        <w:t xml:space="preserve">=====================================================================</w:t>
      </w:r>
    </w:p>
    <w:p w:rsidR="00000000" w:rsidDel="00000000" w:rsidP="00000000" w:rsidRDefault="00000000" w:rsidRPr="00000000" w14:paraId="000008C8">
      <w:pPr>
        <w:rPr/>
      </w:pPr>
      <w:r w:rsidDel="00000000" w:rsidR="00000000" w:rsidRPr="00000000">
        <w:rPr>
          <w:rtl w:val="0"/>
        </w:rPr>
        <w:t xml:space="preserve">======================================</w:t>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방향감(1):</w:t>
      </w:r>
    </w:p>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전제: 통찰 2 필요</w:t>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지구상에 있기만 하면 언제나 동서남북 방향을 알 수 있습니다.</w:t>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지구상에 있지 않다면 대략적인 방위와 자신이 지나온 길을 분별할 수 있습니다.</w:t>
      </w:r>
    </w:p>
    <w:p w:rsidR="00000000" w:rsidDel="00000000" w:rsidP="00000000" w:rsidRDefault="00000000" w:rsidRPr="00000000" w14:paraId="000008CE">
      <w:pPr>
        <w:rPr/>
      </w:pPr>
      <w:r w:rsidDel="00000000" w:rsidR="00000000" w:rsidRPr="00000000">
        <w:rPr>
          <w:rtl w:val="0"/>
        </w:rPr>
        <w:t xml:space="preserve">=====================================================================</w:t>
      </w:r>
    </w:p>
    <w:p w:rsidR="00000000" w:rsidDel="00000000" w:rsidP="00000000" w:rsidRDefault="00000000" w:rsidRPr="00000000" w14:paraId="000008CF">
      <w:pPr>
        <w:rPr/>
      </w:pP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Fonts w:ascii="Arial Unicode MS" w:cs="Arial Unicode MS" w:eastAsia="Arial Unicode MS" w:hAnsi="Arial Unicode MS"/>
          <w:rtl w:val="0"/>
        </w:rPr>
        <w:t xml:space="preserve">시간감(1):</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전제: 지능 3 필요 </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의식을 잃지 않은 한 지난 시간을 초 단위로 정확히 알 수 있고, 현재 시각도 알 수 있습니다.</w:t>
      </w:r>
    </w:p>
    <w:p w:rsidR="00000000" w:rsidDel="00000000" w:rsidP="00000000" w:rsidRDefault="00000000" w:rsidRPr="00000000" w14:paraId="000008D3">
      <w:pPr>
        <w:rPr/>
      </w:pPr>
      <w:r w:rsidDel="00000000" w:rsidR="00000000" w:rsidRPr="00000000">
        <w:rPr>
          <w:rtl w:val="0"/>
        </w:rPr>
        <w:t xml:space="preserve">=====================================================================</w:t>
      </w:r>
    </w:p>
    <w:p w:rsidR="00000000" w:rsidDel="00000000" w:rsidP="00000000" w:rsidRDefault="00000000" w:rsidRPr="00000000" w14:paraId="000008D4">
      <w:pPr>
        <w:rPr/>
      </w:pPr>
      <w:r w:rsidDel="00000000" w:rsidR="00000000" w:rsidRPr="00000000">
        <w:rPr>
          <w:rtl w:val="0"/>
        </w:rPr>
        <w:t xml:space="preserve">======================================</w:t>
      </w:r>
    </w:p>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과목불망(1):</w:t>
      </w:r>
    </w:p>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전제: 지능 2 필요</w:t>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한 달 내에 들었거나 본 모든 것을 완벽하게 복述할 수 있습니다. 예를 들어 들은 사람 이름, 지명, 본 사람, 물건, 겪은 일 등입니다.</w:t>
      </w:r>
    </w:p>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그러나 이 능력으로 책을 통째로 외우거나 데이터베이스 내용을 순간적으로 기억할 수는 없습니다.</w:t>
      </w:r>
    </w:p>
    <w:p w:rsidR="00000000" w:rsidDel="00000000" w:rsidP="00000000" w:rsidRDefault="00000000" w:rsidRPr="00000000" w14:paraId="000008DA">
      <w:pPr>
        <w:rPr/>
      </w:pPr>
      <w:r w:rsidDel="00000000" w:rsidR="00000000" w:rsidRPr="00000000">
        <w:rPr>
          <w:rtl w:val="0"/>
        </w:rPr>
        <w:t xml:space="preserve">=====================================================================</w:t>
      </w:r>
    </w:p>
    <w:p w:rsidR="00000000" w:rsidDel="00000000" w:rsidP="00000000" w:rsidRDefault="00000000" w:rsidRPr="00000000" w14:paraId="000008DB">
      <w:pPr>
        <w:rPr/>
      </w:pPr>
      <w:r w:rsidDel="00000000" w:rsidR="00000000" w:rsidRPr="00000000">
        <w:rPr>
          <w:rtl w:val="0"/>
        </w:rPr>
        <w:t xml:space="preserve">======================================</w:t>
      </w:r>
    </w:p>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폭파 전문가(1~4):</w:t>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전제: 지능 3, 민첩 3, 수공예-폭발물 기능 2레벨 필요</w:t>
      </w:r>
    </w:p>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1레벨: 폭파공</w:t>
      </w:r>
    </w:p>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설명: 캐릭터는 각종 폭발물 처리에 매우 능숙합니다. 그는 폭발물 제조에 필요한 모든 기술에 매우 익숙하며, 자신의 폭발물을 제조하는 것부터 제조된 폭탄을 식별하고 기폭하는 것까지 할 수 있습니다. 또한 폭발물 처리 훈련(EOD)을 받았으며, 자신이 보지 못한 폭발물도 해체할 수 있습니다.</w:t>
      </w:r>
    </w:p>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폭발물과 접촉할 때, 지능+수공예(폭발물) 판정을 할 수 있으며, 성공하면 그 폭발물의 기능과 모든 효과를 자동으로 이해합니다. </w:t>
      </w:r>
    </w:p>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폭발물과 접촉할 때, 전체 라운드 행동으로 지능+수공예(폭발물) 판정을 할 수 있으며, 성공하면 폭발물의 기폭장치를 제거하여 폭발하지 않게 만들 수 있습니다.</w:t>
      </w:r>
    </w:p>
    <w:p w:rsidR="00000000" w:rsidDel="00000000" w:rsidP="00000000" w:rsidRDefault="00000000" w:rsidRPr="00000000" w14:paraId="000008E2">
      <w:pPr>
        <w:rPr/>
      </w:pPr>
      <w:r w:rsidDel="00000000" w:rsidR="00000000" w:rsidRPr="00000000">
        <w:rPr>
          <w:rFonts w:ascii="Arial Unicode MS" w:cs="Arial Unicode MS" w:eastAsia="Arial Unicode MS" w:hAnsi="Arial Unicode MS"/>
          <w:rtl w:val="0"/>
        </w:rPr>
        <w:t xml:space="preserve">DC는 모두 그 폭발물의 가격을 도면의 해독 난이도로 환산한 것입니다.</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2레벨: 폭파의 천재</w:t>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설명: 오직 당신만이 폭탄의 정수가 어디에 있는지 이해할 수 있습니다.</w:t>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폭발물의 "폭발" 특성이 피해를 줄 수 있다면, 캐릭터가 그 폭발물을 사용할 때 "폭발" 특성이 줄 수 있는 피해가 3L 증가하며, 그 "폭발" 특성이 여러 번 피해를 준다면 첫 번째 피해만 3L 증가합니다.</w:t>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3레벨: 폭파의 귀재</w:t>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설명: 당신에게 폭탄은 마치 자신의 두 손처럼 잘 알고 있으며, 다른 사람들이 아직 보지 못했을 때 당신은 이미 당신의 폭파 예술을 완성했습니다.</w:t>
      </w:r>
    </w:p>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캐릭터가 폭발물을 "설치"하고 "기폭"할 때 필요한 행동이 한 단계 감소합니다(자세한 내용은 물품의 폭발물 특성 참조).</w:t>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4레벨: 폭파의 왕</w:t>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설명: 당신의 폭발은 무엇으로도 막을 수 없습니다.</w:t>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당신이 폭발물을 사용할 때, 당신이 사용한 폭발물로 인해 범위 피해를 받은 모든 목표는 그 폭발 피해를 반사 내성으로 피할 수 있다면, 모든 목표의 반사 내성 판정이 2점의 자연 성공 수를 잃습니다.</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물체에 영향을 준다면 그것의 경도 3점을 무시합니다.</w:t>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rPr/>
      </w:pPr>
      <w:r w:rsidDel="00000000" w:rsidR="00000000" w:rsidRPr="00000000">
        <w:rPr>
          <w:rtl w:val="0"/>
        </w:rPr>
        <w:t xml:space="preserve">======================================</w:t>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간파(5)</w:t>
      </w:r>
    </w:p>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전제: 지능 3, 학식 기능 3레벨 이상이며 "괴물" 전문 보유</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특수: 어떤 경우에도 본 전공의 모든 특성과 관련하여 목표에 대한 학식(괴물) 판정은 한 번만 효과가 있으며, 여러 번 판정하여 목표로부터 더 많은 정보를 얻을 수 없습니다.</w:t>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5레벨: 백전불태</w:t>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캐릭터의 학식(괴물) 판정이 최저 기준(즉, 괴물의 지선 레벨의 제곱)에 도달했을 때, 괴물에게 "약점"이 있다면 "약점"이라는 존재를 얻을 수 있습니다.</w:t>
      </w:r>
    </w:p>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캐릭터가 목표로부터 학식(괴물) 판정을 통해 정보를 1개 얻을 때마다, 그 목표에 대한 공격 판정과 방어 및 대항 판정에 1점의 통찰 가치를 얻으며, 상한은 학식 기능 레벨이 가져오는 추가 성공 수/점입니다.</w:t>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t xml:space="preserve">======</w:t>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프로그래머(1~2):</w:t>
      </w:r>
    </w:p>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전제: 지능 2, 컴퓨터 기능 2레벨 필요</w:t>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캐릭터가 컴퓨터 기능 관련 판정을 할 때, 관련 전문 가치가 3점으로 변경됩니다.</w:t>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캐릭터가 컴퓨터 기능 관련 판정을 할 때, 의지력의 기본 용법으로 그 판정에 DP를 증가시키면 추가로 4DP 완벽 가치를 더 얻을 수 있습니다.</w:t>
      </w:r>
    </w:p>
    <w:p w:rsidR="00000000" w:rsidDel="00000000" w:rsidP="00000000" w:rsidRDefault="00000000" w:rsidRPr="00000000" w14:paraId="000008FD">
      <w:pPr>
        <w:rPr/>
      </w:pPr>
      <w:r w:rsidDel="00000000" w:rsidR="00000000" w:rsidRPr="00000000">
        <w:rPr>
          <w:rtl w:val="0"/>
        </w:rPr>
        <w:t xml:space="preserve">=====================================================================</w:t>
      </w:r>
    </w:p>
    <w:p w:rsidR="00000000" w:rsidDel="00000000" w:rsidP="00000000" w:rsidRDefault="00000000" w:rsidRPr="00000000" w14:paraId="000008FE">
      <w:pPr>
        <w:rPr/>
      </w:pPr>
      <w:r w:rsidDel="00000000" w:rsidR="00000000" w:rsidRPr="00000000">
        <w:rPr>
          <w:rtl w:val="0"/>
        </w:rPr>
        <w:t xml:space="preserve">======================================</w:t>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강철 의지(1~5):</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전제: 정신력 3, 냉정 3 필요</w:t>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캐릭터가 의지 내성 판정을 할 때 본 전공 레벨/점의 전공 가치를 얻습니다.</w:t>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캐릭터의 의지력 풀 상한이 2점 증가하며, 본 전공이 4레벨에 도달하면 2점 더 증가합니다.</w:t>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불량 상태 점수가 심각 또는 파멸 상태에 진입하는지 계산할 때, 캐릭터의 모든 핵심 저항 특성치가 본 전공 레벨/점만큼 증가한 것으로 간주합니다.</w:t>
      </w:r>
    </w:p>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캐릭터가 의지 내성 판정을 할 때 1점의 추가 성공을 얻습니다.</w:t>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4레벨:</w:t>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캐릭터가 의지력의 기본 용법으로 완벽 가치를 얻을 때, 그 완벽 가치가 2점 상승합니다.</w:t>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5레벨:</w:t>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캐릭터가 단기 휴식이나 장기 휴식을 할 때마다 회복하는 의지력이 두 배가 됩니다.</w:t>
      </w:r>
    </w:p>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매 장면마다 한 번씩, 캐릭터가 불량 상태 점수에 대해 내성 굴림을 할 때, 첫 번째 판정 결과에 만족하지 않으면 한 번 더 판정할 수 있지만, 두 번째 결과가 더 나빠도 반드시 그 결과를 받아들여야 합니다.</w:t>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특수: 이와 유사한 재굴림 능력이 있다면 본 능력과 함께 사용할 수 있으며, 즉 재굴림 횟수가 +1이 되지만 반드시 마지막 효과를 받아들여야 합니다.</w:t>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rPr>
          <w:rtl w:val="0"/>
        </w:rPr>
        <w:t xml:space="preserve">======================================</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광박지식(2):</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전제: 지능 4 필요</w:t>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캐릭터는 이제 학식 기능과 과학 기능의 모든 전문을 얻습니다.</w:t>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t xml:space="preserve">======================================</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회춘묘수(1~4):</w:t>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전제: 지능 3, 의학 기능 2레벨 필요</w:t>
      </w:r>
    </w:p>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캐릭터가 의학 기능 관련 판정을 할 때 본 전공 레벨과 동일한 전공 가치를 얻습니다.</w:t>
      </w:r>
    </w:p>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캐릭터가 완비된 의료 도구(예: 수술칼, 소독 알코올, 봉합사 등, 구체적인 것은 ST가 판단)를 갖고 있거나 병원, 수술실 또는 유사한 환경(구체적인 것은 ST가 판단)에 있을 때, 캐릭터가 "장기 치료" 행동을 할 때의 주기 시간이 절반으로 줄어듭니다.</w:t>
      </w:r>
    </w:p>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이제 캐릭터는 장기 치료로 목표의 불량 상태 점수에 대해 내성 굴림을 할 수 있습니다. 장기 치료를 시작할 때 목표의 불량 상태 점수 중 하나를 선택하며, DC는 그 불량 상태 점수의 현재 수치입니다. 성공하면 목표의 그 불량 상태 점수를 모두 제거합니다.</w:t>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4레벨:</w:t>
      </w:r>
    </w:p>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이제 캐릭터가 장기 치료를 할 때 심각한 피해를 선택하면 성공 시 목표의 모든 심각한 피해를 완전한 상태로 전환합니다. 악성 피해를 선택하면 성공 시 목표의 모든 악성 피해를 충격 피해로 전환합니다.</w:t>
      </w:r>
    </w:p>
    <w:p w:rsidR="00000000" w:rsidDel="00000000" w:rsidP="00000000" w:rsidRDefault="00000000" w:rsidRPr="00000000" w14:paraId="00000920">
      <w:pPr>
        <w:rPr/>
      </w:pPr>
      <w:r w:rsidDel="00000000" w:rsidR="00000000" w:rsidRPr="00000000">
        <w:rPr>
          <w:rtl w:val="0"/>
        </w:rPr>
        <w:t xml:space="preserve">=====================================================================</w:t>
      </w:r>
    </w:p>
    <w:p w:rsidR="00000000" w:rsidDel="00000000" w:rsidP="00000000" w:rsidRDefault="00000000" w:rsidRPr="00000000" w14:paraId="00000921">
      <w:pPr>
        <w:rPr/>
      </w:pPr>
      <w:r w:rsidDel="00000000" w:rsidR="00000000" w:rsidRPr="00000000">
        <w:rPr>
          <w:rtl w:val="0"/>
        </w:rPr>
        <w:t xml:space="preserve">======================================</w:t>
      </w:r>
    </w:p>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명상(3):</w:t>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전제: 통찰 3, 냉정 3 필요</w:t>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단기 휴식이나 장기 휴식으로 의지력을 회복할 때, 회복하는 의지력이 두 배가 됩니다.</w:t>
      </w:r>
    </w:p>
    <w:p w:rsidR="00000000" w:rsidDel="00000000" w:rsidP="00000000" w:rsidRDefault="00000000" w:rsidRPr="00000000" w14:paraId="00000925">
      <w:pPr>
        <w:rPr/>
      </w:pPr>
      <w:r w:rsidDel="00000000" w:rsidR="00000000" w:rsidRPr="00000000">
        <w:rPr>
          <w:rtl w:val="0"/>
        </w:rPr>
        <w:t xml:space="preserve">=====================================================================</w:t>
      </w:r>
    </w:p>
    <w:p w:rsidR="00000000" w:rsidDel="00000000" w:rsidP="00000000" w:rsidRDefault="00000000" w:rsidRPr="00000000" w14:paraId="00000926">
      <w:pPr>
        <w:rPr/>
      </w:pPr>
      <w:r w:rsidDel="00000000" w:rsidR="00000000" w:rsidRPr="00000000">
        <w:rPr>
          <w:rtl w:val="0"/>
        </w:rPr>
        <w:t xml:space="preserve">======================================</w:t>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청풍변위(3)</w:t>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전제: 통찰 3, 캐릭터에게 "청력 결함"과 "귀머거리" 결함이 없어야 함</w:t>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설명: 청각으로부터 더 많은 세부 사항을 얻을 수 있습니다.</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예민한 청각을 얻습니다.</w:t>
      </w:r>
    </w:p>
    <w:p w:rsidR="00000000" w:rsidDel="00000000" w:rsidP="00000000" w:rsidRDefault="00000000" w:rsidRPr="00000000" w14:paraId="0000092C">
      <w:pPr>
        <w:rPr/>
      </w:pPr>
      <w:r w:rsidDel="00000000" w:rsidR="00000000" w:rsidRPr="00000000">
        <w:rPr>
          <w:rtl w:val="0"/>
        </w:rPr>
        <w:t xml:space="preserve">=====================================================================</w:t>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노도(3)</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전제: 통찰 3 필요</w:t>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설명: 후각/미각이 일반인보다 발달했습니다.</w:t>
      </w:r>
    </w:p>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예민한 후각을 얻습니다.</w:t>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t xml:space="preserve">======================================</w:t>
      </w:r>
    </w:p>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팀워크 의식(1):</w:t>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전제: 지능 3 필요</w:t>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38">
      <w:pPr>
        <w:rPr/>
      </w:pPr>
      <w:r w:rsidDel="00000000" w:rsidR="00000000" w:rsidRPr="00000000">
        <w:rPr>
          <w:rFonts w:ascii="Arial Unicode MS" w:cs="Arial Unicode MS" w:eastAsia="Arial Unicode MS" w:hAnsi="Arial Unicode MS"/>
          <w:rtl w:val="0"/>
        </w:rPr>
        <w:t xml:space="preserve">설명: 다른 사람과 협력하여 행동하는 데 능숙합니다.</w:t>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다른 사람을 돕는 판정에서 3DP 전공 가치를 얻습니다.</w:t>
      </w:r>
    </w:p>
    <w:p w:rsidR="00000000" w:rsidDel="00000000" w:rsidP="00000000" w:rsidRDefault="00000000" w:rsidRPr="00000000" w14:paraId="0000093A">
      <w:pPr>
        <w:rPr/>
      </w:pPr>
      <w:r w:rsidDel="00000000" w:rsidR="00000000" w:rsidRPr="00000000">
        <w:rPr>
          <w:rtl w:val="0"/>
        </w:rPr>
        <w:t xml:space="preserve">=====================================================================</w:t>
      </w:r>
    </w:p>
    <w:p w:rsidR="00000000" w:rsidDel="00000000" w:rsidP="00000000" w:rsidRDefault="00000000" w:rsidRPr="00000000" w14:paraId="0000093B">
      <w:pPr>
        <w:rPr/>
      </w:pPr>
      <w:r w:rsidDel="00000000" w:rsidR="00000000" w:rsidRPr="00000000">
        <w:rPr>
          <w:rtl w:val="0"/>
        </w:rPr>
        <w:t xml:space="preserve">======================================</w:t>
      </w:r>
    </w:p>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분업 협력(1):</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전제: 지능 3 필요</w:t>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3F">
      <w:pPr>
        <w:rPr/>
      </w:pPr>
      <w:r w:rsidDel="00000000" w:rsidR="00000000" w:rsidRPr="00000000">
        <w:rPr>
          <w:rFonts w:ascii="Arial Unicode MS" w:cs="Arial Unicode MS" w:eastAsia="Arial Unicode MS" w:hAnsi="Arial Unicode MS"/>
          <w:rtl w:val="0"/>
        </w:rPr>
        <w:t xml:space="preserve">설명: 목표를 달성하는 경로를 여러 개의 독립적인 단계로 분해하는 방법을 압니다.</w:t>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다른 사람의 연장 판정을 도울 때, 목표가 판정에서 가치를 얻는 것이 아니라 당신의 성공 수를 연장 판정 결과에 포함시킵니다.</w:t>
      </w:r>
    </w:p>
    <w:p w:rsidR="00000000" w:rsidDel="00000000" w:rsidP="00000000" w:rsidRDefault="00000000" w:rsidRPr="00000000" w14:paraId="00000941">
      <w:pPr>
        <w:rPr/>
      </w:pPr>
      <w:r w:rsidDel="00000000" w:rsidR="00000000" w:rsidRPr="00000000">
        <w:rPr>
          <w:rtl w:val="0"/>
        </w:rPr>
        <w:t xml:space="preserve">=====================================================================</w:t>
      </w:r>
    </w:p>
    <w:p w:rsidR="00000000" w:rsidDel="00000000" w:rsidP="00000000" w:rsidRDefault="00000000" w:rsidRPr="00000000" w14:paraId="00000942">
      <w:pPr>
        <w:rPr/>
      </w:pPr>
      <w:r w:rsidDel="00000000" w:rsidR="00000000" w:rsidRPr="00000000">
        <w:rPr>
          <w:rtl w:val="0"/>
        </w:rPr>
        <w:t xml:space="preserve">======================================</w:t>
      </w:r>
    </w:p>
    <w:p w:rsidR="00000000" w:rsidDel="00000000" w:rsidP="00000000" w:rsidRDefault="00000000" w:rsidRPr="00000000" w14:paraId="00000943">
      <w:pPr>
        <w:pStyle w:val="Heading1"/>
        <w:rPr/>
      </w:pPr>
      <w:bookmarkStart w:colFirst="0" w:colLast="0" w:name="_mo7bzbunu5dk" w:id="20"/>
      <w:bookmarkEnd w:id="20"/>
      <w:r w:rsidDel="00000000" w:rsidR="00000000" w:rsidRPr="00000000">
        <w:rPr>
          <w:rFonts w:ascii="Arial Unicode MS" w:cs="Arial Unicode MS" w:eastAsia="Arial Unicode MS" w:hAnsi="Arial Unicode MS"/>
          <w:rtl w:val="0"/>
        </w:rPr>
        <w:t xml:space="preserve">1.3.4.4 신체 전공</w:t>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신체계 전공:</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t xml:space="preserve">======================================</w:t>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강철 위장 (1):</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전제: 건강 3 필요</w:t>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캐릭터는 숙취 때 기름진 음식 먹기, 유통기한이 지나 곰팡이가 핀 음식 먹기, 황야에서 나무뿌리나 곤충 먹기 등 다양한 음식을 먹어도 역겨움을 느끼지 않습니다. 하지만 독소와 식중독은 여전히 캐릭터에게 영향을 줄 수 있습니다.</w:t>
      </w:r>
    </w:p>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캐릭터는 역겨움 점수에 대항하는 관련 판정에서 2DP 가치를 얻고, 굶주림에 대항하는 판정에서 2DP 가치를 얻습니다.</w:t>
      </w:r>
    </w:p>
    <w:p w:rsidR="00000000" w:rsidDel="00000000" w:rsidP="00000000" w:rsidRDefault="00000000" w:rsidRPr="00000000" w14:paraId="0000094C">
      <w:pPr>
        <w:rPr/>
      </w:pPr>
      <w:r w:rsidDel="00000000" w:rsidR="00000000" w:rsidRPr="00000000">
        <w:rPr>
          <w:rtl w:val="0"/>
        </w:rPr>
        <w:t xml:space="preserve">=====================================================================</w:t>
      </w:r>
    </w:p>
    <w:p w:rsidR="00000000" w:rsidDel="00000000" w:rsidP="00000000" w:rsidRDefault="00000000" w:rsidRPr="00000000" w14:paraId="0000094D">
      <w:pPr>
        <w:rPr/>
      </w:pPr>
      <w:r w:rsidDel="00000000" w:rsidR="00000000" w:rsidRPr="00000000">
        <w:rPr>
          <w:rtl w:val="0"/>
        </w:rPr>
        <w:t xml:space="preserve">======================================</w:t>
      </w:r>
    </w:p>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고양이 눈 (1):</w:t>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전제: 통찰 2, 캐릭터에게 "시력 결함"과 "맹인" 결함이 없어야 함</w:t>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1레벨: 당신의 눈은 타고난 대로 고양이처럼 어둠 속에서도 사물을 볼 수 있습니다.</w:t>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캐릭터는 어둑한 시야를 얻고, 시각 민감 범위가 추가로 5미터 늘어나며 동시에 흐릿한 시거리도 증가합니다.</w:t>
      </w:r>
    </w:p>
    <w:p w:rsidR="00000000" w:rsidDel="00000000" w:rsidP="00000000" w:rsidRDefault="00000000" w:rsidRPr="00000000" w14:paraId="00000952">
      <w:pPr>
        <w:rPr/>
      </w:pPr>
      <w:r w:rsidDel="00000000" w:rsidR="00000000" w:rsidRPr="00000000">
        <w:rPr>
          <w:rtl w:val="0"/>
        </w:rPr>
        <w:t xml:space="preserve">=====================================================================</w:t>
      </w:r>
    </w:p>
    <w:p w:rsidR="00000000" w:rsidDel="00000000" w:rsidP="00000000" w:rsidRDefault="00000000" w:rsidRPr="00000000" w14:paraId="00000953">
      <w:pPr>
        <w:rPr/>
      </w:pPr>
      <w:r w:rsidDel="00000000" w:rsidR="00000000" w:rsidRPr="00000000">
        <w:rPr>
          <w:rtl w:val="0"/>
        </w:rPr>
        <w:t xml:space="preserve">======================================</w:t>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빠른 자연 치유 (2)</w:t>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전제: 건강 2, 생존 기능 2레벨, 캐릭터에게 "자연 치유 장애" 결함이 없어야 함</w:t>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2레벨: 당신의 몸은 상처로 인해 곤경에 처하지 않게 해줍니다.</w:t>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캐릭터는 완전한 생명력이 없어도 기절하지 않으며, 캐릭터가 자연스럽게 상처를 회복하는 속도가 1배 상승합니다.</w:t>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t xml:space="preserve">======================================</w:t>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황야 생존 (1~3):</w:t>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전제: 생존 기능 3레벨 필요</w:t>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1레벨: 생존 전문가</w:t>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설명: 야외에서도 살아남을 수 있는 기술입니다.</w:t>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캐릭터가 생존 기능의 전문 분야에서 얻는 모든 전문 가치가 3점으로 상승합니다.</w:t>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2레벨: 황야 생존</w:t>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설명: 도시보다는 야외에서 살기에 더 적합할지도 모릅니다.</w:t>
      </w:r>
    </w:p>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하루에 한 번, 생존(야외 생존) 또는 생존(추적) 관련 판정을 할 때, 결과가 만족스럽지 않다면 해당 판정을 다시 할 수 있습니다. 하지만 다시 한 결과를 반드시 받아들여야 하며, 이는 더 나쁠 수도 있습니다.</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동시에 자연 환경 조건에서의 험난한 지형에 면역이 됩니다.</w:t>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3레벨: 베어 그릴스</w:t>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설명: 닭고기 맛, 바삭바삭합니다.</w:t>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하루에 한 번, 생존(야외 생존) 또는 생존(추적) 관련 판정을 할 때, 판정 없이 직접 6점의 성공을 결과로 선언할 수 있습니다. 동시에 해당 판정이 야외 생존이라면 행동이 필요하지 않습니다. 이는 당신이 손쉽게 이 일을 해결했다는 것을 의미합니다.</w:t>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그리고 당신은 이제 추적할 때 속도가 반으로 줄지 않습니다.</w:t>
      </w:r>
    </w:p>
    <w:p w:rsidR="00000000" w:rsidDel="00000000" w:rsidP="00000000" w:rsidRDefault="00000000" w:rsidRPr="00000000" w14:paraId="00000967">
      <w:pPr>
        <w:rPr/>
      </w:pPr>
      <w:r w:rsidDel="00000000" w:rsidR="00000000" w:rsidRPr="00000000">
        <w:rPr>
          <w:rtl w:val="0"/>
        </w:rPr>
        <w:t xml:space="preserve">=====================================================================</w:t>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즉시 대비 (1~2):</w:t>
      </w:r>
    </w:p>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전제: 민첩 3 필요</w:t>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매 라운드 한 번, 캐릭터는 이제 물건을 꺼내거나 넣는 것을 이동 행동이나 표준 행동과 결합할 수 있습니다.</w:t>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이제 본 전공 1레벨의 능력이 다음과 같이 변경됩니다:</w:t>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매 라운드 한 번, 캐릭터는 이제 물건을 꺼내고 넣는 것을 이동 행동이나 표준 행동과 결합할 수 있습니다.</w:t>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또는, 캐릭터는 이제 두 개의 물건을 꺼내거나 넣는 것을 이동 행동이나 표준 행동과 결합할 수 있습니다.</w:t>
      </w:r>
    </w:p>
    <w:p w:rsidR="00000000" w:rsidDel="00000000" w:rsidP="00000000" w:rsidRDefault="00000000" w:rsidRPr="00000000" w14:paraId="00000971">
      <w:pPr>
        <w:rPr/>
      </w:pPr>
      <w:r w:rsidDel="00000000" w:rsidR="00000000" w:rsidRPr="00000000">
        <w:rPr>
          <w:rFonts w:ascii="Arial Unicode MS" w:cs="Arial Unicode MS" w:eastAsia="Arial Unicode MS" w:hAnsi="Arial Unicode MS"/>
          <w:rtl w:val="0"/>
        </w:rPr>
        <w:t xml:space="preserve">특수: 본 전공을 사용해 물건을 꺼내려면 손을 비워야 합니다(1개를 꺼내려면 한 손이 비어야 하고, 2개를 꺼내려면 두 손이 비어야 함).</w:t>
      </w:r>
    </w:p>
    <w:p w:rsidR="00000000" w:rsidDel="00000000" w:rsidP="00000000" w:rsidRDefault="00000000" w:rsidRPr="00000000" w14:paraId="00000972">
      <w:pPr>
        <w:rPr/>
      </w:pPr>
      <w:r w:rsidDel="00000000" w:rsidR="00000000" w:rsidRPr="00000000">
        <w:rPr>
          <w:rtl w:val="0"/>
        </w:rPr>
        <w:t xml:space="preserve">=====================================================================</w:t>
      </w:r>
    </w:p>
    <w:p w:rsidR="00000000" w:rsidDel="00000000" w:rsidP="00000000" w:rsidRDefault="00000000" w:rsidRPr="00000000" w14:paraId="00000973">
      <w:pPr>
        <w:rPr/>
      </w:pPr>
      <w:r w:rsidDel="00000000" w:rsidR="00000000" w:rsidRPr="00000000">
        <w:rPr>
          <w:rtl w:val="0"/>
        </w:rPr>
        <w:t xml:space="preserve">======================================</w:t>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건강한 걸음 (1~3):</w:t>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전제: 근력 2, 민첩 2 필요</w:t>
      </w:r>
    </w:p>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캐릭터의 기본 이동 속도가 본 전공 레벨/미터 증가합니다.</w:t>
      </w:r>
    </w:p>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캐릭터가 돌격 공격을 할 때, 해당 공격 판정에서 추가로 4DP 전공 가치를 얻습니다.</w:t>
      </w:r>
    </w:p>
    <w:p w:rsidR="00000000" w:rsidDel="00000000" w:rsidP="00000000" w:rsidRDefault="00000000" w:rsidRPr="00000000" w14:paraId="0000097A">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당신은 쓰러진 상태에서 일어설 때, 신속 행동만 필요합니다. 그리고 당신의 점프는 항상 조력 달리기를 한 것으로 간주되며, 당신의 기본 이동 속도가 추가로 3미터 증가합니다.</w:t>
      </w:r>
    </w:p>
    <w:p w:rsidR="00000000" w:rsidDel="00000000" w:rsidP="00000000" w:rsidRDefault="00000000" w:rsidRPr="00000000" w14:paraId="0000097C">
      <w:pPr>
        <w:rPr/>
      </w:pPr>
      <w:r w:rsidDel="00000000" w:rsidR="00000000" w:rsidRPr="00000000">
        <w:rPr>
          <w:rtl w:val="0"/>
        </w:rPr>
        <w:t xml:space="preserve">=====================================================================</w:t>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경계 (1~3):</w:t>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전제: 민첩 2 필요</w:t>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캐릭터의 선제값이 전공 레벨*1점만큼 상승합니다.</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캐릭터의 선제값이 추가로 2점 상승하며, 동시에 다른 개체의 선제권이 당신과 같을 때는 당신이 먼저 행동합니다. 상대방이 동일하거나 유사한 능력을 가지고 있다면, 여전히 선제 규칙에 따라 행동 순서를 판정합니다.</w:t>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캐릭터가 준비 행동을 할 때, 1점의 의지력을 소모하면, 준비 행동의 발동 조건과 준비한 행동 내용을 선언할 필요가 없으며, 필요할 때 바로 발동할 수 있습니다. 당신이 여러 개의 준비 행동을 가지고 있다면, 당신은 매 라운드 본 능력을 한 번만 사용할 수 있습니다.</w:t>
      </w:r>
    </w:p>
    <w:p w:rsidR="00000000" w:rsidDel="00000000" w:rsidP="00000000" w:rsidRDefault="00000000" w:rsidRPr="00000000" w14:paraId="00000986">
      <w:pPr>
        <w:rPr/>
      </w:pPr>
      <w:r w:rsidDel="00000000" w:rsidR="00000000" w:rsidRPr="00000000">
        <w:rPr>
          <w:rtl w:val="0"/>
        </w:rPr>
        <w:t xml:space="preserve">=====================================================================</w:t>
      </w:r>
    </w:p>
    <w:p w:rsidR="00000000" w:rsidDel="00000000" w:rsidP="00000000" w:rsidRDefault="00000000" w:rsidRPr="00000000" w14:paraId="00000987">
      <w:pPr>
        <w:rPr/>
      </w:pPr>
      <w:r w:rsidDel="00000000" w:rsidR="00000000" w:rsidRPr="00000000">
        <w:rPr>
          <w:rtl w:val="0"/>
        </w:rPr>
        <w:t xml:space="preserve">======================================</w:t>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훔치는 솜씨 (1~2):</w:t>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전제: 민첩 4, 손재주 기능 2레벨 필요</w:t>
      </w:r>
    </w:p>
    <w:p w:rsidR="00000000" w:rsidDel="00000000" w:rsidP="00000000" w:rsidRDefault="00000000" w:rsidRPr="00000000" w14:paraId="0000098A">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캐릭터가 손재주(절도) 관련 판정을 할 때 3DP 전공 가치를 얻습니다.</w:t>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8D">
      <w:pPr>
        <w:rPr/>
      </w:pPr>
      <w:r w:rsidDel="00000000" w:rsidR="00000000" w:rsidRPr="00000000">
        <w:rPr>
          <w:rFonts w:ascii="Arial Unicode MS" w:cs="Arial Unicode MS" w:eastAsia="Arial Unicode MS" w:hAnsi="Arial Unicode MS"/>
          <w:rtl w:val="0"/>
        </w:rPr>
        <w:t xml:space="preserve">캐릭터가 손재주 기능의 전문 분야에서 얻는 모든 전문 가치가 3점으로 상승하며, 동시에 캐릭터가 훔친 물건의 부피로 인한 DC 조정이 -1됩니다.</w:t>
      </w:r>
    </w:p>
    <w:p w:rsidR="00000000" w:rsidDel="00000000" w:rsidP="00000000" w:rsidRDefault="00000000" w:rsidRPr="00000000" w14:paraId="0000098E">
      <w:pPr>
        <w:rPr/>
      </w:pPr>
      <w:r w:rsidDel="00000000" w:rsidR="00000000" w:rsidRPr="00000000">
        <w:rPr>
          <w:rtl w:val="0"/>
        </w:rPr>
        <w:t xml:space="preserve">=====================================================================</w:t>
      </w:r>
    </w:p>
    <w:p w:rsidR="00000000" w:rsidDel="00000000" w:rsidP="00000000" w:rsidRDefault="00000000" w:rsidRPr="00000000" w14:paraId="0000098F">
      <w:pPr>
        <w:rPr/>
      </w:pPr>
      <w:r w:rsidDel="00000000" w:rsidR="00000000" w:rsidRPr="00000000">
        <w:rPr>
          <w:rtl w:val="0"/>
        </w:rPr>
        <w:t xml:space="preserve">======================================</w:t>
      </w:r>
    </w:p>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튼튼한 등근육 (1~2):</w:t>
      </w:r>
    </w:p>
    <w:p w:rsidR="00000000" w:rsidDel="00000000" w:rsidP="00000000" w:rsidRDefault="00000000" w:rsidRPr="00000000" w14:paraId="00000991">
      <w:pPr>
        <w:rPr/>
      </w:pPr>
      <w:r w:rsidDel="00000000" w:rsidR="00000000" w:rsidRPr="00000000">
        <w:rPr>
          <w:rFonts w:ascii="Arial Unicode MS" w:cs="Arial Unicode MS" w:eastAsia="Arial Unicode MS" w:hAnsi="Arial Unicode MS"/>
          <w:rtl w:val="0"/>
        </w:rPr>
        <w:t xml:space="preserve">전제: 근력 3 필요</w:t>
      </w:r>
    </w:p>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무게를 계산할 때 캐릭터의 근력이 원래보다 본 전공 레벨*2만큼 높은 값으로 간주됩니다.</w:t>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소지품의 무게 상황을 판단할 때, 캐릭터의 체형이 1단계 커진 것으로 간주됩니다.</w:t>
      </w:r>
    </w:p>
    <w:p w:rsidR="00000000" w:rsidDel="00000000" w:rsidP="00000000" w:rsidRDefault="00000000" w:rsidRPr="00000000" w14:paraId="00000996">
      <w:pPr>
        <w:rPr/>
      </w:pPr>
      <w:r w:rsidDel="00000000" w:rsidR="00000000" w:rsidRPr="00000000">
        <w:rPr>
          <w:rtl w:val="0"/>
        </w:rPr>
        <w:t xml:space="preserve">=====================================================================</w:t>
      </w:r>
    </w:p>
    <w:p w:rsidR="00000000" w:rsidDel="00000000" w:rsidP="00000000" w:rsidRDefault="00000000" w:rsidRPr="00000000" w14:paraId="00000997">
      <w:pPr>
        <w:rPr/>
      </w:pPr>
      <w:r w:rsidDel="00000000" w:rsidR="00000000" w:rsidRPr="00000000">
        <w:rPr>
          <w:rtl w:val="0"/>
        </w:rPr>
        <w:t xml:space="preserve">======================================</w:t>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소리 없는 발걸음 (1~3):</w:t>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전제: 민첩 4, 은폐 기능 2레벨 필요</w:t>
      </w:r>
    </w:p>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1레벨: 무소음</w:t>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캐릭터가 은폐 기능 관련 판정을 할 때 본 전공 레벨만큼의 전공 가치를 얻습니다.</w:t>
      </w:r>
    </w:p>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2레벨: 낙엽 무흔적</w:t>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다른 개체가 당신을 추적하고 조사하는 판정에 3DP 무명 감값을 받습니다. 당신은 이제 약간의 엄폐물 아래에서도 은폐할 수 있습니다.</w:t>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3레벨: 허무하고 아득함</w:t>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캐릭터가 은폐 상태일 때 이동해도 당신의 기본 이동 속도가 감소하지 않습니다.</w:t>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t xml:space="preserve">======================================</w:t>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인내력 (1~3):</w:t>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전제: 건강 4 필요</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캐릭터는 질병과 독소에 대항하는 강인 내성 판정에서 본 전공 레벨의 전공 가치를 얻습니다.</w:t>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동시에, 캐릭터가 질식 상태에서 하는 건강 판정이 강인 내성 판정으로 변경됩니다.</w:t>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캐릭터가 어떤 불량 상태의 영향을 받을 때, 1점의 의지력을 지불하여 해당 불량 상태를 3점 감소시킬 수 있습니다.</w:t>
      </w:r>
    </w:p>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하루에 한 번, 1점의 의지력을 지불하면, 다음 장면 동안 일시적으로 굶주림, 피로, 기력 고갈, 역겨움 상태를 무시할 수 있습니다.</w:t>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t xml:space="preserve">======================================</w:t>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사망 저항 (1~5):</w:t>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전제: 건강 3, 정신 3 필요</w:t>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캐릭터가 강인 판정을 할 때 본 전공 레벨/점의 전공 가치를 얻습니다.</w:t>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캐릭터의 생명력이 2점 증가하며, 본 전공 레벨이 4레벨에 도달하면 추가로 2점 증가합니다.</w:t>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캐릭터는 상처로 인해 의식을 잃지 않으며, 캐릭터가 강인 내성 판정을 할 때 1점의 추가 성공을 얻습니다.</w:t>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4레벨:</w:t>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캐릭터가 완전한 생명력이 아닌 1점이라도 있다면, 캐릭터의 모든 판정과 방어에 1DP 사기 가치를 얻습니다. 캐릭터에게 완전한 생명력이 없고 가장 최악의 생명력이 심각한 상처일 때, 캐릭터의 모든 판정과 방어에 2DP 사기 가치를 얻습니다. 캐릭터에게 완전한 생명력이 없고 가장 최악의 생명력이 악성 상처일 때, 캐릭터의 모든 판정과 방어에 4DP 사기 가치를 얻습니다.</w:t>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5레벨:</w:t>
      </w:r>
    </w:p>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캐릭터는 짧은 휴식을 할 때마다, 모든 충격 상처와 심각한 상처의 생명력을 완전히 회복시킬 수 있습니다.</w:t>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캐릭터는 긴 휴식을 할 때마다, 모든 악성 상처를 완전히 회복시킬 수 있습니다.</w:t>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캐릭터의 생명력이 악성으로 가득 차도 사망하지 않지만, 이후 1점의 충격 상처라도 받으면 사망합니다.</w:t>
      </w:r>
    </w:p>
    <w:p w:rsidR="00000000" w:rsidDel="00000000" w:rsidP="00000000" w:rsidRDefault="00000000" w:rsidRPr="00000000" w14:paraId="000009BB">
      <w:pPr>
        <w:rPr/>
      </w:pPr>
      <w:r w:rsidDel="00000000" w:rsidR="00000000" w:rsidRPr="00000000">
        <w:rPr>
          <w:rtl w:val="0"/>
        </w:rPr>
        <w:t xml:space="preserve">=====================================================================</w:t>
      </w:r>
    </w:p>
    <w:p w:rsidR="00000000" w:rsidDel="00000000" w:rsidP="00000000" w:rsidRDefault="00000000" w:rsidRPr="00000000" w14:paraId="000009BC">
      <w:pPr>
        <w:rPr/>
      </w:pPr>
      <w:r w:rsidDel="00000000" w:rsidR="00000000" w:rsidRPr="00000000">
        <w:rPr>
          <w:rtl w:val="0"/>
        </w:rPr>
        <w:t xml:space="preserve">======================================</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pStyle w:val="Heading1"/>
        <w:rPr/>
      </w:pPr>
      <w:bookmarkStart w:colFirst="0" w:colLast="0" w:name="_7oxfsz2is3qm" w:id="21"/>
      <w:bookmarkEnd w:id="21"/>
      <w:r w:rsidDel="00000000" w:rsidR="00000000" w:rsidRPr="00000000">
        <w:rPr>
          <w:rFonts w:ascii="Arial Unicode MS" w:cs="Arial Unicode MS" w:eastAsia="Arial Unicode MS" w:hAnsi="Arial Unicode MS"/>
          <w:rtl w:val="0"/>
        </w:rPr>
        <w:t xml:space="preserve">1.3.4.5 교류 전공</w:t>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교류 전공:</w:t>
      </w:r>
    </w:p>
    <w:p w:rsidR="00000000" w:rsidDel="00000000" w:rsidP="00000000" w:rsidRDefault="00000000" w:rsidRPr="00000000" w14:paraId="000009C0">
      <w:pPr>
        <w:rPr/>
      </w:pPr>
      <w:r w:rsidDel="00000000" w:rsidR="00000000" w:rsidRPr="00000000">
        <w:rPr>
          <w:rtl w:val="0"/>
        </w:rPr>
        <w:t xml:space="preserve">=====================================================================</w:t>
      </w:r>
    </w:p>
    <w:p w:rsidR="00000000" w:rsidDel="00000000" w:rsidP="00000000" w:rsidRDefault="00000000" w:rsidRPr="00000000" w14:paraId="000009C1">
      <w:pPr>
        <w:rPr/>
      </w:pPr>
      <w:r w:rsidDel="00000000" w:rsidR="00000000" w:rsidRPr="00000000">
        <w:rPr>
          <w:rtl w:val="0"/>
        </w:rPr>
        <w:t xml:space="preserve">======================================</w:t>
      </w:r>
    </w:p>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마음 꿰뚫기(1~5):</w:t>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전제: 감수성 3, 감수성 기능 3레벨 필요</w:t>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1레벨: 꼼꼼함 </w:t>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설명: 당신은 세심하며, 어떤 디테일도 놓치지 않습니다. </w:t>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캐릭터가 의지 내성 판정 이외의 감수성 기능 관련 판정을 할 때 이 전공 레벨에 해당하는 전공 보너스를 얻습니다.</w:t>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2레벨: 확고한 입장</w:t>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설명: 당신은 쉽게 자신의 입장을 바꾸지 않습니다.</w:t>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매 장면마다 한 번, 감수성(눈치) 및 감수성(확고한 입장) 관련 판정을 할 때, 첫 번째 판정 결과가 만족스럽지 않다면 캐릭터는 한 번 더 판정할 수 있지만, 두 번째 결과가 더 나빠도 그 결과를 받아들여야 합니다. </w:t>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특수: 캐릭터가 유사한 재투척 능력을 가지고 있다면 이 능력과 함께 사용할 수 있으며, 재투척 횟수가 +1 증가하지만 마지막 결과는 반드시 받아들여야 합니다.</w:t>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3레벨: 적을 알고 나를 알면</w:t>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설명: 적을 알고 나를 알면 백전백승입니다.</w:t>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캐릭터는 1 라운드 액션으로 정확히 위치가 파악된 생물을 관찰하여 그의 9가지 특성을 추론할 수 있고, 그가 어떤 기능으로 판정할 때 그의 기능 레벨을 알 수 있습니다.</w:t>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4레벨: 한눈에 꿰뚫어 보기</w:t>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설명: 한 번 보는 것만으로 상대방의 의도를 꿰뚫어 볼 수 있습니다.</w:t>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캐릭터의 공격과 방어는 각각 4점의 통찰 보너스를 얻습니다.</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5레벨: 작은 것으로 큰 것을 알기</w:t>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설명: 사물의 작은 징조만 보아도 그것의 발전 추세를 알 수 있습니다.</w:t>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캐릭터가 대항 판정을 할 때 4DP의 통찰 보너스를 얻을 수 있습니다.</w:t>
      </w:r>
    </w:p>
    <w:p w:rsidR="00000000" w:rsidDel="00000000" w:rsidP="00000000" w:rsidRDefault="00000000" w:rsidRPr="00000000" w14:paraId="000009D4">
      <w:pPr>
        <w:rPr/>
      </w:pPr>
      <w:r w:rsidDel="00000000" w:rsidR="00000000" w:rsidRPr="00000000">
        <w:rPr>
          <w:rtl w:val="0"/>
        </w:rPr>
        <w:t xml:space="preserve">=====================================================================</w:t>
      </w:r>
    </w:p>
    <w:p w:rsidR="00000000" w:rsidDel="00000000" w:rsidP="00000000" w:rsidRDefault="00000000" w:rsidRPr="00000000" w14:paraId="000009D5">
      <w:pPr>
        <w:rPr/>
      </w:pPr>
      <w:r w:rsidDel="00000000" w:rsidR="00000000" w:rsidRPr="00000000">
        <w:rPr>
          <w:rtl w:val="0"/>
        </w:rPr>
        <w:t xml:space="preserve">======================================</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사기 진작(1~4):</w:t>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전제: 매력 3, 표현 기능 어떤 하위 항목이든 3레벨 필요</w:t>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캐릭터가 표현 기능 관련 판정을 할 때 이 전공 레벨에 해당하는 전공 보너스를 얻습니다.</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2레벨: </w:t>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윤회자 아군이 캐릭터의 감각 범위 내에 있는 한, 그들(캐릭터 자신 제외)은 공격 판정에서 3DP의 사기 보너스를 얻을 수 있습니다.</w:t>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매번 장기 휴식이 끝날 때마다 캐릭터는 15분을 소모하여 동료들을 격려할 수 있으며, 캐릭터의 감각 범위 내 최대 6명의 아군 대상(자신 포함)은 캐릭터의 표현 기능 레벨/2에 해당하는 의지력을 회복합니다.</w:t>
      </w:r>
    </w:p>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또한 각 유닛은 하루에 최대 1회만 이 전공을 통해 의지력을 회복할 수 있습니다.</w:t>
      </w:r>
    </w:p>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4레벨:</w:t>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매번 단기 휴식이 끝날 때마다 캐릭터는 15분을 들여 동료들을 격려하여 그들의 전투 의지를 북돋울 수 있습니다. 캐릭터의 감각 범위 내 최대 6명의 아군 대상(자신 포함)은 캐릭터의 전설적 매력+1/점에 해당하는 임시 생명력을 얻습니다.</w:t>
      </w:r>
    </w:p>
    <w:p w:rsidR="00000000" w:rsidDel="00000000" w:rsidP="00000000" w:rsidRDefault="00000000" w:rsidRPr="00000000" w14:paraId="000009E1">
      <w:pPr>
        <w:rPr/>
      </w:pPr>
      <w:r w:rsidDel="00000000" w:rsidR="00000000" w:rsidRPr="00000000">
        <w:rPr>
          <w:rFonts w:ascii="Arial Unicode MS" w:cs="Arial Unicode MS" w:eastAsia="Arial Unicode MS" w:hAnsi="Arial Unicode MS"/>
          <w:rtl w:val="0"/>
        </w:rPr>
        <w:t xml:space="preserve">만약 계속 피해를 받지 않는다면 이 임시 생명력은 다음 단기 휴식까지 또는 캐릭터가 이 능력을 다시 사용할 때까지 지속될 수 있습니다.</w:t>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이후 단기 휴식을 완료할 때까지 이 효과의 영향을 받은 모든 대상은 이 능력으로부터 다시 이득을 얻을 수 없습니다.  </w:t>
      </w:r>
    </w:p>
    <w:p w:rsidR="00000000" w:rsidDel="00000000" w:rsidP="00000000" w:rsidRDefault="00000000" w:rsidRPr="00000000" w14:paraId="000009E3">
      <w:pPr>
        <w:rPr/>
      </w:pPr>
      <w:r w:rsidDel="00000000" w:rsidR="00000000" w:rsidRPr="00000000">
        <w:rPr>
          <w:rtl w:val="0"/>
        </w:rPr>
        <w:t xml:space="preserve">=====================================================================</w:t>
      </w:r>
    </w:p>
    <w:p w:rsidR="00000000" w:rsidDel="00000000" w:rsidP="00000000" w:rsidRDefault="00000000" w:rsidRPr="00000000" w14:paraId="000009E4">
      <w:pPr>
        <w:rPr/>
      </w:pPr>
      <w:r w:rsidDel="00000000" w:rsidR="00000000" w:rsidRPr="00000000">
        <w:rPr>
          <w:rtl w:val="0"/>
        </w:rPr>
        <w:t xml:space="preserve">======================================</w:t>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술집 파리(1~4):</w:t>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전제: 조작 3, 사교 기능 3 필요</w:t>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캐릭터가 사교 관련 판정을 할 때 이 전공 레벨/점에 해당하는 전공 보너스를 얻습니다.</w:t>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t xml:space="preserve">당신이 1 라운드 액션으로 "급한 설득 판정"과 "급한 협상 판정"을 할 때 무명 페널티를 받지 않습니다.</w:t>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또한 캐릭터가 "정보 수집" 액션을 할 때 필요한 총 시간이 절반으로 줄어듭니다.  </w:t>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매 장면마다 한 번, 캐릭터가 사교 관련 판정을 할 때 첫 번째 판정 결과가 만족스럽지 않다면 한 번 더 판정할 수 있지만, 두 번째 결과가 더 나빠도 그 결과를 받아들여야 합니다.</w:t>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특수: 유사한 재투척 능력이 있다면 이 능력과 함께 사용할 수 있으며, 재투척 횟수가 +1 증가하지만 마지막 결과는 반드시 받아들여야 합니다.</w:t>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4레벨:</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자유 액션을 소모하고 1점의 의지력을 지불하여 감각 범위 내의 목표 하나를 지정할 수 있으며, 그 목표의 다음 판정은 마치 그 자신이 의지력의 기본 용법을 사용한 것처럼 해당 DP의 완벽 보너스를 얻습니다. 이는 목표가 의지력의 기본 용법을 이미 사용한 것으로 간주됩니다.</w:t>
      </w:r>
    </w:p>
    <w:p w:rsidR="00000000" w:rsidDel="00000000" w:rsidP="00000000" w:rsidRDefault="00000000" w:rsidRPr="00000000" w14:paraId="000009F1">
      <w:pPr>
        <w:rPr/>
      </w:pPr>
      <w:r w:rsidDel="00000000" w:rsidR="00000000" w:rsidRPr="00000000">
        <w:rPr>
          <w:rtl w:val="0"/>
        </w:rPr>
        <w:t xml:space="preserve">=====================================================================</w:t>
      </w:r>
    </w:p>
    <w:p w:rsidR="00000000" w:rsidDel="00000000" w:rsidP="00000000" w:rsidRDefault="00000000" w:rsidRPr="00000000" w14:paraId="000009F2">
      <w:pPr>
        <w:rPr/>
      </w:pPr>
      <w:r w:rsidDel="00000000" w:rsidR="00000000" w:rsidRPr="00000000">
        <w:rPr>
          <w:rtl w:val="0"/>
        </w:rPr>
        <w:t xml:space="preserve">======================================</w:t>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아름다운 함정(2):</w:t>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전제: 경성지모 2, 사교 기능 3레벨, 위장 기능 3레벨 필요</w:t>
      </w:r>
    </w:p>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캐릭터가 사교, 위장 기능 관련 판정을 할 때 당신의 경성지모 전공 레벨/점에 해당하는 전공 보너스를 얻으며, 이 전공 보너스는 경성지모가 제공하는 전문 보너스와 중첩될 수 있습니다.</w:t>
      </w:r>
    </w:p>
    <w:p w:rsidR="00000000" w:rsidDel="00000000" w:rsidP="00000000" w:rsidRDefault="00000000" w:rsidRPr="00000000" w14:paraId="000009F7">
      <w:pPr>
        <w:rPr/>
      </w:pPr>
      <w:r w:rsidDel="00000000" w:rsidR="00000000" w:rsidRPr="00000000">
        <w:rPr>
          <w:rtl w:val="0"/>
        </w:rPr>
        <w:t xml:space="preserve">=====================================================================</w:t>
      </w:r>
    </w:p>
    <w:p w:rsidR="00000000" w:rsidDel="00000000" w:rsidP="00000000" w:rsidRDefault="00000000" w:rsidRPr="00000000" w14:paraId="000009F8">
      <w:pPr>
        <w:rPr/>
      </w:pPr>
      <w:r w:rsidDel="00000000" w:rsidR="00000000" w:rsidRPr="00000000">
        <w:rPr>
          <w:rtl w:val="0"/>
        </w:rPr>
        <w:t xml:space="preserve">======================================</w:t>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악마 변호사(1~4):</w:t>
      </w:r>
    </w:p>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rtl w:val="0"/>
        </w:rPr>
        <w:t xml:space="preserve">전제: 조작 3, 위장 기능 3레벨 필요</w:t>
      </w:r>
    </w:p>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캐릭터가 위장 기능 관련 판정을 할 때 이 전공 레벨/점에 해당하는 전공 보너스를 얻습니다.</w:t>
      </w:r>
    </w:p>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당신이 1 라운드 액션으로 "급한 거짓말 판정"을 할 때 무명 페널티를 받지 않습니다.</w:t>
      </w:r>
    </w:p>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3레벨: </w:t>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전체 라운드 액션으로 "변장"과 "위장"을 할 수 있습니다.</w:t>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4레벨:</w:t>
      </w:r>
    </w:p>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매 장면마다 한 번, 캐릭터는 1개의 자유 액션을 사용하고 1점의 의지력을 지불하여 조작+위장(거짓말) 판정을 한 번 할 수 있습니다. 그 판정의 성공 수가 5보다 크다면 모든 성공 주사위를 기록해 두고, 이후 장면이 전환될 때까지 기록된 성공 주사위를 이후 판정에서 나온 자연 실패 주사위와 상호 교체할 수 있지만, 이렇게 교체된 주사위는 어떤 추가 주사위도 얻을 수 없으며, 매번 교체는 최대 5개까지만 가능하고 자신의 투척만 교체할 수 있습니다. </w:t>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한 번의 투척이 끝나고 행동이 실패했음을 알게 된 후에 주사위를 교체하여 결과를 바꿀 수 있습니다.</w:t>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특수하게도 이 전공은 행운 주사위와 본능 각성을 개시하는 판정에는 효과를 발휘할 수 없습니다.</w:t>
      </w:r>
    </w:p>
    <w:p w:rsidR="00000000" w:rsidDel="00000000" w:rsidP="00000000" w:rsidRDefault="00000000" w:rsidRPr="00000000" w14:paraId="00000A05">
      <w:pPr>
        <w:rPr/>
      </w:pPr>
      <w:r w:rsidDel="00000000" w:rsidR="00000000" w:rsidRPr="00000000">
        <w:rPr>
          <w:rtl w:val="0"/>
        </w:rPr>
        <w:t xml:space="preserve">=====================================================================</w:t>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내 분노를 들어라(1~5):</w:t>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전제: 협박 기능 3레벨 필요</w:t>
      </w:r>
    </w:p>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캐릭터가 협박 기능 관련 판정을 할 때 이 전공 레벨/점에 해당하는 전공 보너스를 얻습니다.</w:t>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당신이 "위협" 목표에 성공한 후 지속 시간이 끝나도 목표의 태도가 당신에 대해 1단계 하락하지 않습니다.</w:t>
      </w:r>
    </w:p>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캐릭터가 "고함"으로 인해 공포 점수를 얻은 목표에 대해, 목표가 "확고한 입장" 전문을 가지고 있어도 매 라운드 자동으로 1점씩 하락하지 않으며, 목표가 정상적으로 그 공포 점수에 내성 굴림을 해야 합니다.</w:t>
      </w:r>
    </w:p>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4레벨:</w:t>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캐릭터가 "고함"을 사용하는 것은 이제 이동 액션이며 표준 액션이 아닙니다.</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캐릭터가 1 라운드 액션으로 "급한 위협 판정"을 할 때 자연 성공 수를 잃지 않습니다.</w:t>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5레벨:</w:t>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당신이 "고함"으로 공포 점수를 유발할 때(목표가 내성 굴림하기 전), 목표는 동일한 양의 정신 구속 점수도 얻으며 중첩되지 않고 의지 내성 굴림을 합니다.</w:t>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Fonts w:ascii="Arial Unicode MS" w:cs="Arial Unicode MS" w:eastAsia="Arial Unicode MS" w:hAnsi="Arial Unicode MS"/>
          <w:rtl w:val="0"/>
        </w:rPr>
        <w:t xml:space="preserve">야수 조련사(1~5):</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전제: 조작 3, 동물 교감 기능 3레벨 필요</w:t>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캐릭터가 동물 교감 기능 관련 판정을 할 때 이 전공 레벨/점에 해당하는 전공 보너스를 얻습니다.</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지능이 3 이하인 야생 동물은 당신에 대해 본능적인 호감을 갖게 되며, 이는 그들의 당신에 대한 태도가 1단계 상승하는 것으로 표현되며 최대 "친절"까지 상승합니다(태도에 관해서는 "사교" 기능 설명 참조). 하지만 당신은 여전히 잘못된 협상으로 인해 적대 관계가 될 수 있습니다.</w:t>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캐릭터는 자유 액션으로 추가로 하나의 유닛을 지정하여 그 유닛이 캐릭터의 모든 동물 동료에게 명령할 수 있게 할 수 있으며, 마치 주인이 명령하는 것과 같습니다. 하지만 명령이 충돌할 때는 동물 동료는 여전히 주인의 명령을 우선시합니다.</w:t>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새로운 유닛을 지정하면 이전 유닛은 더 이상 동물 동료에게 명령할 수 없습니다.</w:t>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4레벨:</w:t>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캐릭터의 동물 교감 기능 아래의 모든 전문 보너스가 3점으로 변경됩니다.</w:t>
      </w:r>
    </w:p>
    <w:p w:rsidR="00000000" w:rsidDel="00000000" w:rsidP="00000000" w:rsidRDefault="00000000" w:rsidRPr="00000000" w14:paraId="00000A21">
      <w:pPr>
        <w:rPr/>
      </w:pPr>
      <w:r w:rsidDel="00000000" w:rsidR="00000000" w:rsidRPr="00000000">
        <w:rPr>
          <w:rFonts w:ascii="Arial Unicode MS" w:cs="Arial Unicode MS" w:eastAsia="Arial Unicode MS" w:hAnsi="Arial Unicode MS"/>
          <w:rtl w:val="0"/>
        </w:rPr>
        <w:t xml:space="preserve">5레벨:</w:t>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동물 동료가 공격, 방어 및 3가지 내성 판정을 할 때 동물 교감 기능 레벨에 해당하는 추가 성공 수/점의 강화 보너스를 얻습니다.</w:t>
      </w:r>
    </w:p>
    <w:p w:rsidR="00000000" w:rsidDel="00000000" w:rsidP="00000000" w:rsidRDefault="00000000" w:rsidRPr="00000000" w14:paraId="00000A23">
      <w:pPr>
        <w:rPr/>
      </w:pPr>
      <w:r w:rsidDel="00000000" w:rsidR="00000000" w:rsidRPr="00000000">
        <w:rPr>
          <w:rtl w:val="0"/>
        </w:rPr>
        <w:t xml:space="preserve">=====================================================================</w:t>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pStyle w:val="Heading1"/>
        <w:rPr/>
      </w:pPr>
      <w:bookmarkStart w:colFirst="0" w:colLast="0" w:name="_8wg4mnkw39w2" w:id="22"/>
      <w:bookmarkEnd w:id="22"/>
      <w:r w:rsidDel="00000000" w:rsidR="00000000" w:rsidRPr="00000000">
        <w:rPr>
          <w:rFonts w:ascii="Arial Unicode MS" w:cs="Arial Unicode MS" w:eastAsia="Arial Unicode MS" w:hAnsi="Arial Unicode MS"/>
          <w:rtl w:val="0"/>
        </w:rPr>
        <w:t xml:space="preserve">1.3.4.6 전투 전공</w:t>
      </w:r>
    </w:p>
    <w:p w:rsidR="00000000" w:rsidDel="00000000" w:rsidP="00000000" w:rsidRDefault="00000000" w:rsidRPr="00000000" w14:paraId="00000A26">
      <w:pPr>
        <w:pStyle w:val="Heading1"/>
        <w:rPr/>
      </w:pPr>
      <w:bookmarkStart w:colFirst="0" w:colLast="0" w:name="_gw1a5h1tsnw4" w:id="23"/>
      <w:bookmarkEnd w:id="23"/>
      <w:r w:rsidDel="00000000" w:rsidR="00000000" w:rsidRPr="00000000">
        <w:rPr>
          <w:rFonts w:ascii="Arial Unicode MS" w:cs="Arial Unicode MS" w:eastAsia="Arial Unicode MS" w:hAnsi="Arial Unicode MS"/>
          <w:rtl w:val="0"/>
        </w:rPr>
        <w:t xml:space="preserve">1.3.4.6.1 백병 전공</w:t>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주의해야 할 점은 캐릭터 시트를 만들 때 "특수 신분" 또는 "초범 신분" 전공을 선택하지 않으면 어떤 전투 전공도 선택할 수 없습니다.</w:t>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t xml:space="preserve">======================================</w:t>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채찍술(1~5):</w:t>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전제: 민첩 3, 백병전 기능 2레벨 및 전문 "채찍" 보유 필요.</w:t>
      </w:r>
    </w:p>
    <w:p w:rsidR="00000000" w:rsidDel="00000000" w:rsidP="00000000" w:rsidRDefault="00000000" w:rsidRPr="00000000" w14:paraId="00000A2C">
      <w:pPr>
        <w:rPr/>
      </w:pPr>
      <w:r w:rsidDel="00000000" w:rsidR="00000000" w:rsidRPr="00000000">
        <w:rPr>
          <w:rFonts w:ascii="Arial Unicode MS" w:cs="Arial Unicode MS" w:eastAsia="Arial Unicode MS" w:hAnsi="Arial Unicode MS"/>
          <w:rtl w:val="0"/>
        </w:rPr>
        <w:t xml:space="preserve">이 전공의 모든 효과를 사용하고 얻으려면 무기 특수 속성이 "연성 무기"인 백병 무기를 사용해야 합니다.</w:t>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ST 선택 사항: 이 전공을 촉수와 같이 휘감을 수 있는 긴 천연 무기에 적용할 수 있습니다. 단, 격투 기능이 3레벨에 도달해야 하며 해당 천연 무기의 전문을 보유해야 합니다.</w:t>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1레벨: 채찍 그림자</w:t>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설명: 채찍은 초음속에 도달할 수 있는 유일한 인력 냉병기입니다.</w:t>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캐릭터가 무기 특수 속성이 "연성 무기"인 무기로 백병 공격을 할 때 이 전공 레벨에 해당하는 고속 점수를 추가로 얻습니다.</w:t>
      </w:r>
    </w:p>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2레벨: 채찍질</w:t>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설명: 살이 찢어지는 소리~</w:t>
      </w:r>
    </w:p>
    <w:p w:rsidR="00000000" w:rsidDel="00000000" w:rsidP="00000000" w:rsidRDefault="00000000" w:rsidRPr="00000000" w14:paraId="00000A33">
      <w:pPr>
        <w:rPr/>
      </w:pPr>
      <w:r w:rsidDel="00000000" w:rsidR="00000000" w:rsidRPr="00000000">
        <w:rPr>
          <w:rFonts w:ascii="Arial Unicode MS" w:cs="Arial Unicode MS" w:eastAsia="Arial Unicode MS" w:hAnsi="Arial Unicode MS"/>
          <w:rtl w:val="0"/>
        </w:rPr>
        <w:t xml:space="preserve">캐릭터가 무기 특수 속성이 "연성 무기"인 무기로 갑옷 방어력이 0인 목표를 백병 공격할 때, 공격 판정에서 이 전공 레벨*2DP의 전공 가치를 얻습니다.</w:t>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특수: 파갑 등의 수단으로 목표의 갑옷 방어력을 0점으로 감소시켜도 이 능력이 발동될 수 있습니다. 그러나 접촉 공격 등 갑옷 방어력을 무시하는 유사한 능력으로는 이 능력이 발동되지 않습니다.</w:t>
      </w:r>
    </w:p>
    <w:p w:rsidR="00000000" w:rsidDel="00000000" w:rsidP="00000000" w:rsidRDefault="00000000" w:rsidRPr="00000000" w14:paraId="00000A35">
      <w:pPr>
        <w:rPr/>
      </w:pPr>
      <w:r w:rsidDel="00000000" w:rsidR="00000000" w:rsidRPr="00000000">
        <w:rPr>
          <w:rFonts w:ascii="Arial Unicode MS" w:cs="Arial Unicode MS" w:eastAsia="Arial Unicode MS" w:hAnsi="Arial Unicode MS"/>
          <w:rtl w:val="0"/>
        </w:rPr>
        <w:t xml:space="preserve">3레벨: 휘감기</w:t>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설명: 촉수를 본 적 있나요?</w:t>
      </w:r>
    </w:p>
    <w:p w:rsidR="00000000" w:rsidDel="00000000" w:rsidP="00000000" w:rsidRDefault="00000000" w:rsidRPr="00000000" w14:paraId="00000A37">
      <w:pPr>
        <w:rPr/>
      </w:pPr>
      <w:r w:rsidDel="00000000" w:rsidR="00000000" w:rsidRPr="00000000">
        <w:rPr>
          <w:rFonts w:ascii="Arial Unicode MS" w:cs="Arial Unicode MS" w:eastAsia="Arial Unicode MS" w:hAnsi="Arial Unicode MS"/>
          <w:rtl w:val="0"/>
        </w:rPr>
        <w:t xml:space="preserve">캐릭터가 무기 특수 속성이 "연성 무기"인 무기로 능동적으로 붙잡기나 넘어뜨리기를 할 때, 이 전공 레벨*3DP의 전공 가치를 얻습니다.</w:t>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4레벨: 연성 채찍</w:t>
      </w:r>
    </w:p>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설명: 나는 그냥 당신을 죽이지 않을 거예요! 그냥 당신을 묶어둘 거예요!</w:t>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캐릭터가 무기 특수 속성이 "연성 무기"인 무기로 백병 공격을 하여 성공적으로 명중시키면, 자유 행동으로 그 무기를 사용하여 목표를 붙잡거나 넘어뜨릴 수 있습니다. 성공하면 즉시 힘 대결을 한 번 더 발동할 수 있으며, 1점씩 이길 때마다 상대를 1m씩 밀쳐내고 쓰러뜨릴 수 있습니다. 뒤에 장애물이 있으면 남은 미터 수만큼의 충격 피해를 받고 동시에 붙잡기 상태가 해제됩니다.</w:t>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5레벨: 살이 찢어짐</w:t>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설명: 채찍술을 30년간 전문적으로 익혀, 휘두르는 채찍 소리에 귀신도 놀란다.</w:t>
      </w:r>
    </w:p>
    <w:p w:rsidR="00000000" w:rsidDel="00000000" w:rsidP="00000000" w:rsidRDefault="00000000" w:rsidRPr="00000000" w14:paraId="00000A3D">
      <w:pPr>
        <w:rPr/>
      </w:pPr>
      <w:r w:rsidDel="00000000" w:rsidR="00000000" w:rsidRPr="00000000">
        <w:rPr>
          <w:rFonts w:ascii="Arial Unicode MS" w:cs="Arial Unicode MS" w:eastAsia="Arial Unicode MS" w:hAnsi="Arial Unicode MS"/>
          <w:rtl w:val="0"/>
        </w:rPr>
        <w:t xml:space="preserve">캐릭터가 무기 특수 속성이 "연성 무기"인 무기로 백병 공격을 할 때, 이번 공격이 성공적으로 피해를 입히면 목표에게 성공 수에 해당하는 중첩되지 않는 극심한 고통 점수를 추가로 부여하며, 강인 내성으로 저항합니다.</w:t>
      </w:r>
    </w:p>
    <w:p w:rsidR="00000000" w:rsidDel="00000000" w:rsidP="00000000" w:rsidRDefault="00000000" w:rsidRPr="00000000" w14:paraId="00000A3E">
      <w:pPr>
        <w:rPr/>
      </w:pPr>
      <w:r w:rsidDel="00000000" w:rsidR="00000000" w:rsidRPr="00000000">
        <w:rPr>
          <w:rtl w:val="0"/>
        </w:rPr>
        <w:t xml:space="preserve">=====================================================================</w:t>
      </w:r>
    </w:p>
    <w:p w:rsidR="00000000" w:rsidDel="00000000" w:rsidP="00000000" w:rsidRDefault="00000000" w:rsidRPr="00000000" w14:paraId="00000A3F">
      <w:pPr>
        <w:rPr/>
      </w:pPr>
      <w:r w:rsidDel="00000000" w:rsidR="00000000" w:rsidRPr="00000000">
        <w:rPr>
          <w:rtl w:val="0"/>
        </w:rPr>
        <w:t xml:space="preserve">======================================</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도술(1~5):</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전제: 민첩 3, 근력 3, 백병전 기능 2레벨 및 전문 "도" 보유 필요.</w:t>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이 전공의 모든 효과를 사용하고 얻으려면 "굽은 칼" 또는 "도"로 분류되는 백병 무기를 사용해야 합니다.</w:t>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1레벨: 횡도 막기</w:t>
      </w:r>
    </w:p>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설명: 도는 보수적인 방어를 대표합니다.</w:t>
      </w:r>
    </w:p>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캐릭터가 도류 무기로 막기를 할 때, 방어에서 이 전공 레벨에 해당하는 막기 가치를 추가로 얻습니다.</w:t>
      </w:r>
    </w:p>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2레벨: 금철참세</w:t>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설명: 나와 싸우는 자는 죽음에서 멀지 않다. 인간이 아니라 단지 살육의 물건일 뿐이다. 자르지 않는 것이 없으니, 이것이 내가 마땅히 가져야 할 형태이다.</w:t>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캐릭터는 재빠른 행동으로 이번 라운드의 모든 근접 백병 공격에 이 전공 레벨*2를 초과하지 않는 범위에서 무기 피해에 해당하는 【파갑】을 추가할 수 있습니다.</w:t>
      </w:r>
    </w:p>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3레벨: 인도합일</w:t>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설명: 사람이 곧 칼이고, 칼이 곧 사람이다. 도술이 소박하고 화려하지 않기에, 당신의 품격과 같아서 이런 경지에 이르렀다.</w:t>
      </w:r>
    </w:p>
    <w:p w:rsidR="00000000" w:rsidDel="00000000" w:rsidP="00000000" w:rsidRDefault="00000000" w:rsidRPr="00000000" w14:paraId="00000A4B">
      <w:pPr>
        <w:rPr/>
      </w:pPr>
      <w:r w:rsidDel="00000000" w:rsidR="00000000" w:rsidRPr="00000000">
        <w:rPr>
          <w:rFonts w:ascii="Arial Unicode MS" w:cs="Arial Unicode MS" w:eastAsia="Arial Unicode MS" w:hAnsi="Arial Unicode MS"/>
          <w:rtl w:val="0"/>
        </w:rPr>
        <w:t xml:space="preserve">캐릭터가 무기 떨어뜨리기나 무기 파괴와 관련된 판정을 할 때, 이 전공 레벨*3DP의 전공 가치를 얻습니다.</w:t>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4레벨: 단도직입</w:t>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설명: 도는 그렇게 많은 기교가 필요하지 않습니다. 필요한 것은 소박함과 간결함입니다.</w:t>
      </w:r>
    </w:p>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캐릭터가 도류 무기로 근접 백병 공격을 할 때, 그 무기의 무기 피해가 이 전공 레벨-1점만큼 상승합니다.</w:t>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5레벨: 맹호부지</w:t>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설명: 도는 "백병지담"이라 하고, 또 "도여맹호"라고도 합니다. 그래서 도는 용맹해야 하고 힘이 있어야 합니다. 하늘 밖으로 날아가는 듯한 우아함은 아니지만 절대 패기가 있고 위엄이 있습니다.</w:t>
      </w:r>
    </w:p>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캐릭터가 도류 무기를 사용할 때, 기회 공격을 할 수 있습니다.</w:t>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rPr>
          <w:rtl w:val="0"/>
        </w:rPr>
        <w:t xml:space="preserve">======================================</w:t>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독일 양손검(1~5):</w:t>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전제: 근력 3, 백병전 기능 3레벨 및 전문 "중검" 보유 필요.</w:t>
      </w:r>
    </w:p>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이 전공의 모든 효과를 사용하고 얻으려면 "중검"으로 분류되는 백병 무기를 사용해야 합니다.</w:t>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1레벨: 휘두르기</w:t>
      </w:r>
    </w:p>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설명: 휘두르기는 가장 단순한 강력한 공격입니다.</w:t>
      </w:r>
    </w:p>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캐릭터가 근접 백병 공격을 할 때, 공격 판정에서 이 전공 레벨에 해당하는 DP 전공 가치를 얻습니다.</w:t>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2레벨: 교격검</w:t>
      </w:r>
    </w:p>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설명: 기세가 크고 힘이 강해, 사람과 검을 한 칼에 두 동강 냅니다.</w:t>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캐릭터가 막기를 할 때, 백병전 기능 레벨에 해당하는 막기 방어를 얻는 대신, 근력+백병(막기)의 판정을 하여 성공 수에 해당하는 막기 방어를 얻을 수 있으며, 상한은 이 전공 레벨*4점입니다.</w:t>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3레벨: 위협</w:t>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설명: 상대의 자세가 안정적이라면, 포효를 시도해 보세요.</w:t>
      </w:r>
    </w:p>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캐릭터가 근접 백병 공격을 할 때, 성공적으로 피해를 입히면 캐릭터는 피해를 받은 모든 목표에게 즉시 1점의 의지력을 소모하여 재빠른 행동으로 포효를 한 번 발동할 수 있습니다.</w:t>
      </w:r>
    </w:p>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4레벨: 가로 베기</w:t>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설명: 공격을 막아내고, 적의 빈틈이 크게 벌어졌을 때 반격의 일격을 가합니다.</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캐릭터가 근접 공격을 받을 때, 공격자가 당신의 근접 사거리 내에 있다면, 즉시 반사 행동을 소모하고 1점의 의지력을 지불하여 공격자에게 근접 백병 공격을 한 번 할 수 있습니다. 이 공격에는 어떤 기술이나 능력도 추가할 수 없지만, 수동 효과는 정상적으로 적용됩니다.</w:t>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5레벨: 기세등등</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설명: 적의 빈틈이 크게 벌어졌을 때 기회를 잡아 반격의 일격을 가합니다.</w:t>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캐릭터가 "중검"을 사용할 때, 기회 공격을 할 수 있습니다.</w:t>
      </w:r>
    </w:p>
    <w:p w:rsidR="00000000" w:rsidDel="00000000" w:rsidP="00000000" w:rsidRDefault="00000000" w:rsidRPr="00000000" w14:paraId="00000A66">
      <w:pPr>
        <w:rPr/>
      </w:pPr>
      <w:r w:rsidDel="00000000" w:rsidR="00000000" w:rsidRPr="00000000">
        <w:rPr>
          <w:rtl w:val="0"/>
        </w:rPr>
        <w:t xml:space="preserve">=====================================================================</w:t>
      </w:r>
    </w:p>
    <w:p w:rsidR="00000000" w:rsidDel="00000000" w:rsidP="00000000" w:rsidRDefault="00000000" w:rsidRPr="00000000" w14:paraId="00000A67">
      <w:pPr>
        <w:rPr/>
      </w:pPr>
      <w:r w:rsidDel="00000000" w:rsidR="00000000" w:rsidRPr="00000000">
        <w:rPr>
          <w:rtl w:val="0"/>
        </w:rPr>
        <w:t xml:space="preserve">======================================</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러시아 군도술(1~5):</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전제: 민첩 3, 백병전 기능 2레벨 및 전문 "단검" 보유 필요.</w:t>
      </w:r>
    </w:p>
    <w:p w:rsidR="00000000" w:rsidDel="00000000" w:rsidP="00000000" w:rsidRDefault="00000000" w:rsidRPr="00000000" w14:paraId="00000A6A">
      <w:pPr>
        <w:rPr/>
      </w:pPr>
      <w:r w:rsidDel="00000000" w:rsidR="00000000" w:rsidRPr="00000000">
        <w:rPr>
          <w:rFonts w:ascii="Arial Unicode MS" w:cs="Arial Unicode MS" w:eastAsia="Arial Unicode MS" w:hAnsi="Arial Unicode MS"/>
          <w:rtl w:val="0"/>
        </w:rPr>
        <w:t xml:space="preserve">이 전공의 모든 효과를 사용하고 얻으려면 무기 분류가 "단검"인 백병 무기를 사용해야 합니다.</w:t>
      </w:r>
    </w:p>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1레벨: 민첩한 공격</w:t>
      </w:r>
    </w:p>
    <w:p w:rsidR="00000000" w:rsidDel="00000000" w:rsidP="00000000" w:rsidRDefault="00000000" w:rsidRPr="00000000" w14:paraId="00000A6C">
      <w:pPr>
        <w:rPr/>
      </w:pPr>
      <w:r w:rsidDel="00000000" w:rsidR="00000000" w:rsidRPr="00000000">
        <w:rPr>
          <w:rFonts w:ascii="Arial Unicode MS" w:cs="Arial Unicode MS" w:eastAsia="Arial Unicode MS" w:hAnsi="Arial Unicode MS"/>
          <w:rtl w:val="0"/>
        </w:rPr>
        <w:t xml:space="preserve">설명: 빠르면 깨지지 않는다!</w:t>
      </w:r>
    </w:p>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캐릭터가 무기 분류가 "단검"인 백병 무기를 들고 공격할 때, 근력 대신 민첩을 사용하여 공격 판정을 할 수 있습니다.</w:t>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2레벨: 우세 가장 공격</w:t>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설명: 가장 공격은 정면에서뿐만 아니라 측면이나 심지어 뒷면에서도 올 수 있습니다.</w:t>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캐릭터가 전력 공격을 할 때, 근력값의 절반을 강화 가치로 공격 판정에 더하는 대신 민첩값의 절반을 강화 가치로 판정에 더하도록 선택할 수 있습니다.</w:t>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또한 캐릭터가 돌진을 할 때, 곡선 돌진을 할 수 있습니다.</w:t>
      </w:r>
    </w:p>
    <w:p w:rsidR="00000000" w:rsidDel="00000000" w:rsidP="00000000" w:rsidRDefault="00000000" w:rsidRPr="00000000" w14:paraId="00000A72">
      <w:pPr>
        <w:rPr/>
      </w:pPr>
      <w:r w:rsidDel="00000000" w:rsidR="00000000" w:rsidRPr="00000000">
        <w:rPr>
          <w:rFonts w:ascii="Arial Unicode MS" w:cs="Arial Unicode MS" w:eastAsia="Arial Unicode MS" w:hAnsi="Arial Unicode MS"/>
          <w:rtl w:val="0"/>
        </w:rPr>
        <w:t xml:space="preserve">3레벨: 공격 예측</w:t>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설명: 이 공격에 어떻게 대처하시겠습니까?</w:t>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캐릭터가 무기 분류가 "단검"인 백병 무기로 전투를 할 때, 그의 선제는 이 전공 레벨+1점만큼 증가합니다.</w:t>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4레벨: 급소 공격</w:t>
      </w:r>
    </w:p>
    <w:p w:rsidR="00000000" w:rsidDel="00000000" w:rsidP="00000000" w:rsidRDefault="00000000" w:rsidRPr="00000000" w14:paraId="00000A76">
      <w:pPr>
        <w:rPr/>
      </w:pPr>
      <w:r w:rsidDel="00000000" w:rsidR="00000000" w:rsidRPr="00000000">
        <w:rPr>
          <w:rFonts w:ascii="Arial Unicode MS" w:cs="Arial Unicode MS" w:eastAsia="Arial Unicode MS" w:hAnsi="Arial Unicode MS"/>
          <w:rtl w:val="0"/>
        </w:rPr>
        <w:t xml:space="preserve">설명: 약점과 급소를 노려, 일격필살.</w:t>
      </w:r>
    </w:p>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캐릭터가 특정 부위 공격을 할 때 특정 부위 공격 감소값 3점을 무시할 수 있습니다. 또한 목표가 특정 부위 피해로 내성 굴림을 할 때, 당신의 백병전 기능 레벨로 인한 추가 성공 수/점만큼의 무명 감소를 받습니다.</w:t>
      </w:r>
    </w:p>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5레벨: 베기와 찌르기</w:t>
      </w:r>
    </w:p>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설명: 작은 칼은 원래 이렇게 써야 합니다.</w:t>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캐릭터가 단검을 사용할 때, 기회 공격을 할 수 있습니다.</w:t>
      </w:r>
    </w:p>
    <w:p w:rsidR="00000000" w:rsidDel="00000000" w:rsidP="00000000" w:rsidRDefault="00000000" w:rsidRPr="00000000" w14:paraId="00000A7B">
      <w:pPr>
        <w:rPr/>
      </w:pPr>
      <w:r w:rsidDel="00000000" w:rsidR="00000000" w:rsidRPr="00000000">
        <w:rPr>
          <w:rtl w:val="0"/>
        </w:rPr>
        <w:t xml:space="preserve">=====================================================================</w:t>
      </w:r>
    </w:p>
    <w:p w:rsidR="00000000" w:rsidDel="00000000" w:rsidP="00000000" w:rsidRDefault="00000000" w:rsidRPr="00000000" w14:paraId="00000A7C">
      <w:pPr>
        <w:rPr/>
      </w:pPr>
      <w:r w:rsidDel="00000000" w:rsidR="00000000" w:rsidRPr="00000000">
        <w:rPr>
          <w:rtl w:val="0"/>
        </w:rPr>
        <w:t xml:space="preserve">======================================</w:t>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전쟁 도끼 전사(1~5):</w:t>
      </w:r>
    </w:p>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전제: 근력 4, 백병전 기능 레벨 2 및 전문 "전쟁 도끼" 또는 "거대 도끼" 보유 필요.</w:t>
      </w:r>
    </w:p>
    <w:p w:rsidR="00000000" w:rsidDel="00000000" w:rsidP="00000000" w:rsidRDefault="00000000" w:rsidRPr="00000000" w14:paraId="00000A7F">
      <w:pPr>
        <w:rPr/>
      </w:pPr>
      <w:r w:rsidDel="00000000" w:rsidR="00000000" w:rsidRPr="00000000">
        <w:rPr>
          <w:rFonts w:ascii="Arial Unicode MS" w:cs="Arial Unicode MS" w:eastAsia="Arial Unicode MS" w:hAnsi="Arial Unicode MS"/>
          <w:rtl w:val="0"/>
        </w:rPr>
        <w:t xml:space="preserve">이 전공의 모든 효과를 사용하고 얻으려면 "전쟁 도끼" 또는 "거대 도끼"로 분류되는 백병 무기를 사용해야 합니다.</w:t>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1레벨: 휘두르기</w:t>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설명: 휘두르기는 가장 단순한 강력한 공격입니다.</w:t>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캐릭터가 근접 백병 공격 판정을 할 때, 공격 판정에서 이 전공 레벨에 해당하는 DP 전공 가치를 얻습니다.</w:t>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2레벨: 땅 갈라짐</w:t>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설명: 땅을 갈라지게 하는 위력!!</w:t>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캐릭터가 사용하는 무기는 【위압】 특성을 얻습니다. 만약 원래 【위압】 특성을 가지고 있다면, 이 특성이 가져오는 기계 가치 상한은 백병전 기능 레벨의 절반이 아니라 당신의 백병전 기능 레벨과 같이 변경됩니다.</w:t>
      </w:r>
    </w:p>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3레벨: 바다 가르기</w:t>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설명: 바다를 가른 것은 도끼가 아니라 도끼에 깃든 신념입니다.</w:t>
      </w:r>
    </w:p>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캐릭터가 근접 백병 공격을 할 때, 그 무기의 무기 피해가 이 전공 레벨-1점만큼 상승합니다.</w:t>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4레벨: 하늘 찢기</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설명: 하늘과 땅을 찢는 위협.</w:t>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캐릭터는 이동 행동 또는 1점의 의지력으로, 이번 라운드 내의 모든 근접 백병 공격 판정이 이 전공 레벨/점만큼의 무명 감소를 받게 한 다음, 동일한 수치의 추가 성공을 얻을 수 있으며, 다음 라운드 당신의 턴이 시작될 때까지 지속됩니다.</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5레벨: 우주 파괴</w:t>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혼혼돈돈한 어두운 우주, 반고가 도끼를 휘둘러 건곤을 깨뜨립니다.</w:t>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캐릭터가 "전쟁 도끼" 또는 "거대 도끼"를 사용할 때, 기회 공격을 할 수 있습니다.</w:t>
      </w:r>
    </w:p>
    <w:p w:rsidR="00000000" w:rsidDel="00000000" w:rsidP="00000000" w:rsidRDefault="00000000" w:rsidRPr="00000000" w14:paraId="00000A8F">
      <w:pPr>
        <w:rPr/>
      </w:pPr>
      <w:r w:rsidDel="00000000" w:rsidR="00000000" w:rsidRPr="00000000">
        <w:rPr>
          <w:rtl w:val="0"/>
        </w:rPr>
        <w:t xml:space="preserve">=====================================================================</w:t>
      </w:r>
    </w:p>
    <w:p w:rsidR="00000000" w:rsidDel="00000000" w:rsidP="00000000" w:rsidRDefault="00000000" w:rsidRPr="00000000" w14:paraId="00000A90">
      <w:pPr>
        <w:rPr/>
      </w:pP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봉술(1~5):</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전제: 근력 3, 민첩 2, 백병전 기능 2레벨 및 전문 "장봉" 또는 "단봉" 보유 필요.</w:t>
      </w:r>
    </w:p>
    <w:p w:rsidR="00000000" w:rsidDel="00000000" w:rsidP="00000000" w:rsidRDefault="00000000" w:rsidRPr="00000000" w14:paraId="00000A93">
      <w:pPr>
        <w:rPr/>
      </w:pPr>
      <w:r w:rsidDel="00000000" w:rsidR="00000000" w:rsidRPr="00000000">
        <w:rPr>
          <w:rFonts w:ascii="Arial Unicode MS" w:cs="Arial Unicode MS" w:eastAsia="Arial Unicode MS" w:hAnsi="Arial Unicode MS"/>
          <w:rtl w:val="0"/>
        </w:rPr>
        <w:t xml:space="preserve">이 전공의 모든 효과를 사용하고 얻으려면 무기 분류가 "장봉" 또는 "단봉"인 무기를 사용해야 합니다.</w:t>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1레벨: 신봉</w:t>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설명: 크게 교묘하지 않습니다.</w:t>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캐릭터가 근접 백병 공격 판정을 할 때, 공격 판정에서 이 전공 레벨에 해당하는 전공 가치를 얻습니다.</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2레벨: 관자놀이 직격</w:t>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설명: 한 방에 기절시킵니다.</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캐릭터가 사용하는 무기는 【현기증】 특성을 얻으며, 캐릭터가 특정 부위 공격을 할 때 특정 부위 공격 감소값 3점을 무시할 수 있습니다.</w:t>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3레벨: 신무불살</w:t>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설명: 봉은 신무불살의 무기입니다.</w:t>
      </w:r>
    </w:p>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이때 당신이 【현기증】 특성으로 목표에게 현기증 점수를 부여할 때, 1점의 의지력을 소모하여 그 현기증 점수가 중첩될 수 있도록 변경할 수 있습니다.</w:t>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4레벨: 발목 걸기</w:t>
      </w:r>
    </w:p>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설명: 넘어진 사람은 위협이 되지 않습니다.</w:t>
      </w:r>
    </w:p>
    <w:p w:rsidR="00000000" w:rsidDel="00000000" w:rsidP="00000000" w:rsidRDefault="00000000" w:rsidRPr="00000000" w14:paraId="00000A9F">
      <w:pPr>
        <w:rPr/>
      </w:pPr>
      <w:r w:rsidDel="00000000" w:rsidR="00000000" w:rsidRPr="00000000">
        <w:rPr>
          <w:rFonts w:ascii="Arial Unicode MS" w:cs="Arial Unicode MS" w:eastAsia="Arial Unicode MS" w:hAnsi="Arial Unicode MS"/>
          <w:rtl w:val="0"/>
        </w:rPr>
        <w:t xml:space="preserve">캐릭터의 근접 백병 공격이 성공적으로 명중하면, 행동이 필요 없이 그 무기를 사용하여 목표를 넘어뜨릴 수 있습니다. 또한, 당신의 사거리는 모든 적대적 목표에게 험지로 간주됩니다. 특별히, 만약 당신이 "위험 범위"로 인한 추가 공격을 사용하고 이 능력을 추가한다면, 넘어뜨리기에 성공할 경우 목표는 이번 라운드에 기본 이동 속도가 0으로 감소합니다.</w:t>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5레벨: 위험 범위</w:t>
      </w:r>
    </w:p>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설명: 1치 길면 1치 강합니다.</w:t>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캐릭터가 "장봉" 또는 "단봉"을 사용할 때, 기회 공격을 할 수 있습니다.</w:t>
      </w:r>
    </w:p>
    <w:p w:rsidR="00000000" w:rsidDel="00000000" w:rsidP="00000000" w:rsidRDefault="00000000" w:rsidRPr="00000000" w14:paraId="00000AA3">
      <w:pPr>
        <w:rPr/>
      </w:pPr>
      <w:r w:rsidDel="00000000" w:rsidR="00000000" w:rsidRPr="00000000">
        <w:rPr>
          <w:rtl w:val="0"/>
        </w:rPr>
        <w:t xml:space="preserve">=====================================================================</w:t>
      </w:r>
    </w:p>
    <w:p w:rsidR="00000000" w:rsidDel="00000000" w:rsidP="00000000" w:rsidRDefault="00000000" w:rsidRPr="00000000" w14:paraId="00000AA4">
      <w:pPr>
        <w:rPr/>
      </w:pPr>
      <w:r w:rsidDel="00000000" w:rsidR="00000000" w:rsidRPr="00000000">
        <w:rPr>
          <w:rtl w:val="0"/>
        </w:rPr>
        <w:t xml:space="preserve">======================================</w:t>
      </w:r>
    </w:p>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검방패 전투(1~5):</w:t>
      </w:r>
    </w:p>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전제: 근력 3, 민첩 3, 백병전 기능 2레벨 필요.</w:t>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이 전공을 사용하려면 【막기】 특성이 있는 방패 하나와 인조 백병 무기 하나를 각각 손에 들고 있어야 합니다.</w:t>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1레벨: 방어 반격</w:t>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설명: 당신은 방패로 상대의 공격을 막아내고, 동시에 상대의 빈틈이 크게 벌어졌을 때 반격을 가합니다.</w:t>
      </w:r>
    </w:p>
    <w:p w:rsidR="00000000" w:rsidDel="00000000" w:rsidP="00000000" w:rsidRDefault="00000000" w:rsidRPr="00000000" w14:paraId="00000AAA">
      <w:pPr>
        <w:rPr/>
      </w:pPr>
      <w:r w:rsidDel="00000000" w:rsidR="00000000" w:rsidRPr="00000000">
        <w:rPr>
          <w:rFonts w:ascii="Arial Unicode MS" w:cs="Arial Unicode MS" w:eastAsia="Arial Unicode MS" w:hAnsi="Arial Unicode MS"/>
          <w:rtl w:val="0"/>
        </w:rPr>
        <w:t xml:space="preserve">캐릭터가 【막기】 특성이 있는 방패로 막기를 할 때, 어떤 목표라도 당신에게 근접 공격을 하고 당신에게 어떤 피해도 입히지 않았다면, 당신의 다음 턴이 끝날 때까지 당신이 그 목표에게 하는 다음 근접 공격은 공격 판정에서 당신의 이 전공 레벨*2의 전공 DP 가치를 얻습니다.</w:t>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2레벨: 힘 풀기</w:t>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지피시코의 도끼가 방패에 세차게 내리쳤을 때, 그는 방패를 살짝 뒤로 당겼습니다. 이렇게 하면 아무리 강력한 내려치기라도 효과를 잃게 됩니다. 방패의 매끄러운 표면을 쪼개거나 부술 수 없게 됩니다.</w:t>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만약 캐릭터가 【막기】 특성이 있는 방패로 막기를 할 때, 이 전공 레벨+1점 이하의 【파갑】을 무시할 수 있습니다.</w:t>
      </w:r>
    </w:p>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3레벨: 검방패 연격</w:t>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설명: 적이 당신의 방패의 맹렬한 공격을 황급히 피할 때, 당신 손의 검은 이미 그의 목을 꿰뚫었습니다.</w:t>
      </w:r>
    </w:p>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캐릭터가 【막기】 특성이 있는 방패로 막기를 할 때, 현재 당신의 사거리 내에 있는 목표 하나를 선택할 수 있으며, 그 목표에게 하는 다음 근접 공격은 이 전공 레벨*2의 【고속 우세】를 얻습니다.</w:t>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4레벨: 어갑 검투사</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설명: 당신의 원형 방패는 모든 것을 막아낼 수 있습니다. 사자의 발톱이든, 강철 창이든, 하늘에서 떨어지는 어망이든 말입니다.</w:t>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캐릭터가 【막기】 특성이 있는 방패로 막기를 할 때, 캐릭터는 이 전공 레벨에 해당하는 막기 방어를 추가로 얻으며, 반사 판정에서 이 전공 레벨에 해당하는 전공 가치를 얻습니다.</w:t>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5레벨: 철벽과 이빨</w:t>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당신은 얼마나 많은 적들이 맹렬한 공격으로 당신의 막기를 깨려다 자신의 균형을 잃었는지 모릅니다. 당신은 그로 인해 당신의 검에 심장이 꿰뚫린 적의 수가 그것과 같다는 것만 알 뿐입니다.</w:t>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당신은 이제 "방어 반격"에서 "어떤 목표라도 당신에게 근접 공격을 하고 당신에게 어떤 피해도 입히지 않았다면"이라는 설명을 "어떤 목표라도 당신에게 근접 공격을 하거나 어떤 목표라도 당신의 사거리 내의 다른 목표에게 근접 공격을 했다면"으로 수정합니다.</w:t>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그리고 당신이 "방어 반격"을 발동할 때, "방어 반격"으로 얻은 전공 가치 2점마다 1점의 추가 성공으로 변경할 수 있습니다.</w:t>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또한 동시에 "검방패 연격"이 발동된다면 당신의 공격 판정은 3DP 전공 가치를 추가로 얻습니다.</w:t>
      </w:r>
    </w:p>
    <w:p w:rsidR="00000000" w:rsidDel="00000000" w:rsidP="00000000" w:rsidRDefault="00000000" w:rsidRPr="00000000" w14:paraId="00000AB9">
      <w:pPr>
        <w:rPr/>
      </w:pPr>
      <w:r w:rsidDel="00000000" w:rsidR="00000000" w:rsidRPr="00000000">
        <w:rPr>
          <w:rtl w:val="0"/>
        </w:rPr>
        <w:t xml:space="preserve">=====================================================================</w:t>
      </w:r>
    </w:p>
    <w:p w:rsidR="00000000" w:rsidDel="00000000" w:rsidP="00000000" w:rsidRDefault="00000000" w:rsidRPr="00000000" w14:paraId="00000ABA">
      <w:pPr>
        <w:rPr/>
      </w:pPr>
      <w:r w:rsidDel="00000000" w:rsidR="00000000" w:rsidRPr="00000000">
        <w:rPr>
          <w:rtl w:val="0"/>
        </w:rPr>
        <w:t xml:space="preserve">======================================</w:t>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검격/중화검술(1~5):</w:t>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전제: 민첩 3, 백병전 기능 3 및 전문 "장검", "단검" 또는 "찌르기검" 보유 필요.</w:t>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이 전공의 모든 효과를 사용하고 얻으려면 부피 2 이상이고 "장검" "단검" "찌르기검"으로 분류되는 백병 무기를 사용해야 합니다.</w:t>
      </w:r>
    </w:p>
    <w:p w:rsidR="00000000" w:rsidDel="00000000" w:rsidP="00000000" w:rsidRDefault="00000000" w:rsidRPr="00000000" w14:paraId="00000ABE">
      <w:pPr>
        <w:rPr/>
      </w:pPr>
      <w:r w:rsidDel="00000000" w:rsidR="00000000" w:rsidRPr="00000000">
        <w:rPr>
          <w:rFonts w:ascii="Arial Unicode MS" w:cs="Arial Unicode MS" w:eastAsia="Arial Unicode MS" w:hAnsi="Arial Unicode MS"/>
          <w:rtl w:val="0"/>
        </w:rPr>
        <w:t xml:space="preserve">1레벨: 검초</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설명: 찌르기는 가장 단순한 강력한 공격입니다.</w:t>
      </w:r>
    </w:p>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캐릭터가 근접 백병 공격 판정을 할 때, 공격 판정에서 이 전공 레벨에 해당하는 전공 가치를 얻습니다.</w:t>
      </w:r>
    </w:p>
    <w:p w:rsidR="00000000" w:rsidDel="00000000" w:rsidP="00000000" w:rsidRDefault="00000000" w:rsidRPr="00000000" w14:paraId="00000AC1">
      <w:pPr>
        <w:rPr/>
      </w:pPr>
      <w:r w:rsidDel="00000000" w:rsidR="00000000" w:rsidRPr="00000000">
        <w:rPr>
          <w:rFonts w:ascii="Arial Unicode MS" w:cs="Arial Unicode MS" w:eastAsia="Arial Unicode MS" w:hAnsi="Arial Unicode MS"/>
          <w:rtl w:val="0"/>
        </w:rPr>
        <w:t xml:space="preserve">2레벨: 관갑</w:t>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설명: 갑옷의 틈새를 노려, 일격필살!</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캐릭터는 재빠른 행동으로 이번 라운드의 모든 근접 백병 공격에 이 전공 레벨+1점에 해당하는 【파갑】을 추가할 수 있습니다.</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3레벨: 후퇴</w:t>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설명: 10걸음 전진하기 위해서는 때로는 먼저 1걸음 물러서야 합니다.</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캐릭터가 공격을 받을 때, 반사 행동 하나와 1점의 의지력을 소모하여 오직 그 공격에 대해서만 전력 방어를 한 것으로 간주할 수 있습니다.</w:t>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4레벨: 허초</w:t>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설명: 상대의 방어를 뚫을 수 없다면, 허초를 시도해 보세요.</w:t>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캐릭터는 이제 지능 대신 민첩을, 위장 기능 대신 백병전 기능을 사용하여 허초 판정을 할 수 있으며, 이동 행동으로 허초를 시전할 수 있습니다.</w:t>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5레벨: 빠른 반격</w:t>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설명: 빠르게 전진하여, 적의 빈틈이 크게 벌어졌을 때 갑작스럽고 빠른 반격을 합니다.</w:t>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캐릭터가 "장검" "단검" 또는 "찌르기검"을 사용할 때, 기회 공격을 할 수 있습니다.</w:t>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t xml:space="preserve">======================================</w:t>
      </w:r>
    </w:p>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방패격 정통(1~3):</w:t>
      </w:r>
    </w:p>
    <w:p w:rsidR="00000000" w:rsidDel="00000000" w:rsidP="00000000" w:rsidRDefault="00000000" w:rsidRPr="00000000" w14:paraId="00000AD0">
      <w:pPr>
        <w:rPr/>
      </w:pPr>
      <w:r w:rsidDel="00000000" w:rsidR="00000000" w:rsidRPr="00000000">
        <w:rPr>
          <w:rFonts w:ascii="Arial Unicode MS" w:cs="Arial Unicode MS" w:eastAsia="Arial Unicode MS" w:hAnsi="Arial Unicode MS"/>
          <w:rtl w:val="0"/>
        </w:rPr>
        <w:t xml:space="preserve">전제: 백병전 기능 2 필요.</w:t>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이 전공의 모든 효과를 사용하고 얻으려면 무기 분류가 "방패"인 무기를 사용해야 합니다.</w:t>
      </w:r>
    </w:p>
    <w:p w:rsidR="00000000" w:rsidDel="00000000" w:rsidP="00000000" w:rsidRDefault="00000000" w:rsidRPr="00000000" w14:paraId="00000AD2">
      <w:pPr>
        <w:rPr/>
      </w:pPr>
      <w:r w:rsidDel="00000000" w:rsidR="00000000" w:rsidRPr="00000000">
        <w:rPr>
          <w:rFonts w:ascii="Arial Unicode MS" w:cs="Arial Unicode MS" w:eastAsia="Arial Unicode MS" w:hAnsi="Arial Unicode MS"/>
          <w:rtl w:val="0"/>
        </w:rPr>
        <w:t xml:space="preserve">1레벨: 방패 타격</w:t>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캐릭터가 밀치기 대결을 할 때, 밀치기 판정에서 3DP 전공 가치를 얻습니다.</w:t>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2레벨: 방패 막기</w:t>
      </w:r>
    </w:p>
    <w:p w:rsidR="00000000" w:rsidDel="00000000" w:rsidP="00000000" w:rsidRDefault="00000000" w:rsidRPr="00000000" w14:paraId="00000AD5">
      <w:pPr>
        <w:rPr/>
      </w:pPr>
      <w:r w:rsidDel="00000000" w:rsidR="00000000" w:rsidRPr="00000000">
        <w:rPr>
          <w:rFonts w:ascii="Arial Unicode MS" w:cs="Arial Unicode MS" w:eastAsia="Arial Unicode MS" w:hAnsi="Arial Unicode MS"/>
          <w:rtl w:val="0"/>
        </w:rPr>
        <w:t xml:space="preserve">캐릭터가 방패로 막기를 할 때, 방어에서 (전공 레벨-1)*2점의 방패 방어를 추가로 얻습니다.</w:t>
      </w:r>
    </w:p>
    <w:p w:rsidR="00000000" w:rsidDel="00000000" w:rsidP="00000000" w:rsidRDefault="00000000" w:rsidRPr="00000000" w14:paraId="00000AD6">
      <w:pPr>
        <w:rPr/>
      </w:pPr>
      <w:r w:rsidDel="00000000" w:rsidR="00000000" w:rsidRPr="00000000">
        <w:rPr>
          <w:rFonts w:ascii="Arial Unicode MS" w:cs="Arial Unicode MS" w:eastAsia="Arial Unicode MS" w:hAnsi="Arial Unicode MS"/>
          <w:rtl w:val="0"/>
        </w:rPr>
        <w:t xml:space="preserve">3레벨: 방패 맹타</w:t>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캐릭터는 이제 재빠른 행동으로 밀치기를 시작할 수 있으며, 표준 행동이 아닙니다.</w:t>
      </w:r>
    </w:p>
    <w:p w:rsidR="00000000" w:rsidDel="00000000" w:rsidP="00000000" w:rsidRDefault="00000000" w:rsidRPr="00000000" w14:paraId="00000AD8">
      <w:pPr>
        <w:rPr/>
      </w:pPr>
      <w:r w:rsidDel="00000000" w:rsidR="00000000" w:rsidRPr="00000000">
        <w:rPr>
          <w:rtl w:val="0"/>
        </w:rPr>
        <w:t xml:space="preserve">=====================================================================</w:t>
      </w:r>
    </w:p>
    <w:p w:rsidR="00000000" w:rsidDel="00000000" w:rsidP="00000000" w:rsidRDefault="00000000" w:rsidRPr="00000000" w14:paraId="00000AD9">
      <w:pPr>
        <w:rPr/>
      </w:pPr>
      <w:r w:rsidDel="00000000" w:rsidR="00000000" w:rsidRPr="00000000">
        <w:rPr>
          <w:rtl w:val="0"/>
        </w:rPr>
        <w:t xml:space="preserve">======================================</w:t>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거무기 전사(1~5):</w:t>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전제: 근력 4, 백병전 기능 3레벨 필요.</w:t>
      </w:r>
    </w:p>
    <w:p w:rsidR="00000000" w:rsidDel="00000000" w:rsidP="00000000" w:rsidRDefault="00000000" w:rsidRPr="00000000" w14:paraId="00000ADC">
      <w:pPr>
        <w:rPr/>
      </w:pPr>
      <w:r w:rsidDel="00000000" w:rsidR="00000000" w:rsidRPr="00000000">
        <w:rPr>
          <w:rFonts w:ascii="Arial Unicode MS" w:cs="Arial Unicode MS" w:eastAsia="Arial Unicode MS" w:hAnsi="Arial Unicode MS"/>
          <w:rtl w:val="0"/>
        </w:rPr>
        <w:t xml:space="preserve">이 전공의 모든 효과를 사용하고 얻으려면 무기 특수 속성이 "무거움"인 백병 무기를 양손으로 잡아야 합니다.</w:t>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1레벨: 맹렬한 공격</w:t>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설명: 사납고 맹렬한 일격은 상대를 전율케 합니다.</w:t>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캐릭터는 "중무기" 특성으로 인한 기계 감소값을 전공 레벨*2만큼 무시할 수 있으며, 기계 감소값이 0 이하로 감소하면 남은 2점마다 캐릭터의 공격 판정이 1DP 전공 가치를 얻습니다.</w:t>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2레벨: 근육 절단</w:t>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설명: 당신의 공격은 산을 가르고 바위를 부수며, 사람들을 전율케 합니다.</w:t>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캐릭터는 재빠른 행동으로 이번 라운드의 모든 근접 백병 공격에 이 전공 레벨+1점에 해당하는 【파갑】을 추가할 수 있습니다.</w:t>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3레벨: 바다 가르기</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설명: 바다를 가른 것은 도끼가 아니라 도끼에 깃든 신념입니다.</w:t>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캐릭터가 근접 백병 공격을 할 때, 그 무기의 무기 피해가 이 전공 레벨-1점만큼 상승합니다.</w:t>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4레벨: 하늘 찢기</w:t>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설명: 하늘과 땅을 찢는 위협.</w:t>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캐릭터는 이동 행동 또는 1점의 의지력으로, 이번 라운드 내의 모든 근접 백병 공격 판정이 이 전공 레벨만큼의 무명 감소를 받게 한 다음, 동일한 수치의 추가 성공을 얻을 수 있으며, 다음 라운드 당신의 턴이 시작될 때까지 지속됩니다.</w:t>
      </w:r>
    </w:p>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5레벨: 우주 파괴</w:t>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혼돈한 어두운 우주, 반고가 도끼를 휘둘러 건곤을 깨뜨립니다.</w:t>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캐릭터가 "중검" 또는 "거대 도끼"를 사용할 때, 기회 공격을 할 수 있습니다.</w:t>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rPr/>
      </w:pPr>
      <w:r w:rsidDel="00000000" w:rsidR="00000000" w:rsidRPr="00000000">
        <w:rPr>
          <w:rtl w:val="0"/>
        </w:rPr>
        <w:t xml:space="preserve">======================================</w:t>
      </w:r>
    </w:p>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수확자(1~5):</w:t>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전제: 민첩 3, 백병전 기능 2레벨 및 전문 "낫" 보유 필요.</w:t>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이 전공의 모든 효과를 사용하고 얻으려면 무기 분류가 "낫"인 백병 무기를 사용해야 합니다.</w:t>
      </w:r>
    </w:p>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1레벨: 초위험</w:t>
      </w:r>
    </w:p>
    <w:p w:rsidR="00000000" w:rsidDel="00000000" w:rsidP="00000000" w:rsidRDefault="00000000" w:rsidRPr="00000000" w14:paraId="00000AF2">
      <w:pPr>
        <w:rPr/>
      </w:pPr>
      <w:r w:rsidDel="00000000" w:rsidR="00000000" w:rsidRPr="00000000">
        <w:rPr>
          <w:rFonts w:ascii="Arial Unicode MS" w:cs="Arial Unicode MS" w:eastAsia="Arial Unicode MS" w:hAnsi="Arial Unicode MS"/>
          <w:rtl w:val="0"/>
        </w:rPr>
        <w:t xml:space="preserve">설명: 이것을 휘두르는 것은 너무 위험합니다!</w:t>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캐릭터가 무기 분류가 "낫"인 무기로 백병 공격을 할 때 이 전공 레벨에 해당하는 DP 전공 가치를 얻습니다.</w:t>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2레벨: 파갑</w:t>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설명: 틈새를 따라 그냥 찢어버렸습니다.</w:t>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캐릭터는 재빠른 행동으로 이번 라운드의 모든 근접 백병 공격에 이 전공 레벨+1점에 해당하는 【파갑】을 추가할 수 있습니다.</w:t>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3레벨: 피가 멈추지 않음</w:t>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설명: 젠장, 손을 베었어! 죽을 거야, 죽을 거야, 죽을 거야!</w:t>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캐릭터가 무기 분류가 "낫"인 무기로 근접 백병 공격을 할 때, 이번 공격이 성공적으로 피해를 입히면 목표에게 받은 피해에 해당하는 중첩되지 않는 출혈 점수를 추가로 부여하며, 강인 내성으로 저항합니다.</w:t>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4레벨: 극도로 날카로움</w:t>
      </w:r>
    </w:p>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설명: 이것은 조심하지 않으면 금방 손을 베입니다.</w:t>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캐릭터가 무기 분류가 "낫"인 무기로 근접 백병 공격을 할 때, 그 무기의 무기 피해가 이 전공 레벨-1점만큼 상승합니다.</w:t>
      </w:r>
    </w:p>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5레벨: 피가 멈추지 않음</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설명: 농담이에요, 이렇게 얇고 작고 이상한 것으로 어떻게 막나요? 하지만 나는 순간적으로 당신을 베어버릴 수 있어요.</w:t>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캐릭터가 "낫"을 사용할 때, 기회 공격을 할 수 있습니다.</w:t>
      </w:r>
    </w:p>
    <w:p w:rsidR="00000000" w:rsidDel="00000000" w:rsidP="00000000" w:rsidRDefault="00000000" w:rsidRPr="00000000" w14:paraId="00000B00">
      <w:pPr>
        <w:rPr/>
      </w:pPr>
      <w:r w:rsidDel="00000000" w:rsidR="00000000" w:rsidRPr="00000000">
        <w:rPr>
          <w:rtl w:val="0"/>
        </w:rPr>
        <w:t xml:space="preserve">=====================================================================</w:t>
      </w:r>
    </w:p>
    <w:p w:rsidR="00000000" w:rsidDel="00000000" w:rsidP="00000000" w:rsidRDefault="00000000" w:rsidRPr="00000000" w14:paraId="00000B01">
      <w:pPr>
        <w:rPr/>
      </w:pPr>
      <w:r w:rsidDel="00000000" w:rsidR="00000000" w:rsidRPr="00000000">
        <w:rPr>
          <w:rtl w:val="0"/>
        </w:rPr>
        <w:t xml:space="preserve">======================================</w:t>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전쟁망치 대가(1~5):</w:t>
      </w:r>
    </w:p>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전제: 근력 3, 백병전 기능 2레벨 및 전문 "전쟁망치" 또는 "거대망치" 보유 필요.</w:t>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1레벨: 너의 머리를 내밀어 내가 BUFF를 걸어주마!</w:t>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설명: 머리가 웅웅거리는군...</w:t>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캐릭터가 무기 분류가 "전쟁망치" 또는 "거대망치"인 무기를 사용할 때, 【현기증】 특성을 얻습니다.</w:t>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2레벨: 난타 망치법</w:t>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설명: 마X백작 본백작.</w:t>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캐릭터가 무기 분류가 "전쟁망치" 또는 "거대망치"인 무기로 백병 공격을 할 때, 이 전공 레벨에 해당하는 전공 가치를 얻습니다.</w:t>
      </w:r>
    </w:p>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3레벨: 마룡지비</w:t>
      </w:r>
    </w:p>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설명: 너 정신 나갔어.</w:t>
      </w:r>
    </w:p>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당신이 【현기증】 특성으로 목표에게 현기증 점수를 부여할 때, 2점의 의지력을 소모하여 그 현기증 점수가 중첩될 수 있도록 변경할 수 있습니다.</w:t>
      </w:r>
    </w:p>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4레벨: 중갑 전문</w:t>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설명: 전신갑옷 때리기는 내가 둘째가라면 아무도 첫째라고 하지 않아!</w:t>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캐릭터가 무기 분류가 "전쟁망치" 또는 "거대망치"인 무기로 백병 공격을 할 때, 재빠른 행동을 사용하여 이번 라운드 내의 모든 근접 백병 공격 판정이 4DP 감소를 받게 하고, 4점의 추가 성공을 얻을 수 있습니다.</w:t>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5레벨: 일타쌍피</w:t>
      </w:r>
    </w:p>
    <w:p w:rsidR="00000000" w:rsidDel="00000000" w:rsidP="00000000" w:rsidRDefault="00000000" w:rsidRPr="00000000" w14:paraId="00000B11">
      <w:pPr>
        <w:rPr/>
      </w:pPr>
      <w:r w:rsidDel="00000000" w:rsidR="00000000" w:rsidRPr="00000000">
        <w:rPr>
          <w:rFonts w:ascii="Arial Unicode MS" w:cs="Arial Unicode MS" w:eastAsia="Arial Unicode MS" w:hAnsi="Arial Unicode MS"/>
          <w:rtl w:val="0"/>
        </w:rPr>
        <w:t xml:space="preserve">설명: 80! 80!</w:t>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캐릭터가 "전쟁망치" 또는 "거대망치"를 사용할 때, 기회 공격을 할 수 있습니다.</w:t>
      </w:r>
    </w:p>
    <w:p w:rsidR="00000000" w:rsidDel="00000000" w:rsidP="00000000" w:rsidRDefault="00000000" w:rsidRPr="00000000" w14:paraId="00000B13">
      <w:pPr>
        <w:rPr/>
      </w:pPr>
      <w:r w:rsidDel="00000000" w:rsidR="00000000" w:rsidRPr="00000000">
        <w:rPr>
          <w:rtl w:val="0"/>
        </w:rPr>
        <w:t xml:space="preserve">=====================================================================</w:t>
      </w:r>
    </w:p>
    <w:p w:rsidR="00000000" w:rsidDel="00000000" w:rsidP="00000000" w:rsidRDefault="00000000" w:rsidRPr="00000000" w14:paraId="00000B14">
      <w:pPr>
        <w:rPr/>
      </w:pPr>
      <w:r w:rsidDel="00000000" w:rsidR="00000000" w:rsidRPr="00000000">
        <w:rPr>
          <w:rtl w:val="0"/>
        </w:rPr>
        <w:t xml:space="preserve">======================================</w:t>
      </w:r>
    </w:p>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양무기 전투(1~5):</w:t>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전제: 민첩 3, 백병전 기능 2레벨 필요.</w:t>
      </w:r>
    </w:p>
    <w:p w:rsidR="00000000" w:rsidDel="00000000" w:rsidP="00000000" w:rsidRDefault="00000000" w:rsidRPr="00000000" w14:paraId="00000B17">
      <w:pPr>
        <w:rPr/>
      </w:pPr>
      <w:r w:rsidDel="00000000" w:rsidR="00000000" w:rsidRPr="00000000">
        <w:rPr>
          <w:rFonts w:ascii="Arial Unicode MS" w:cs="Arial Unicode MS" w:eastAsia="Arial Unicode MS" w:hAnsi="Arial Unicode MS"/>
          <w:rtl w:val="0"/>
        </w:rPr>
        <w:t xml:space="preserve">캐릭터는 이 전공의 모든 혜택을 사용하고 얻으려면 각 손에 근접 백병 무기 하나씩을 들고 있어야 합니다. 방패와 임시 무기는 이 전공을 사용할 수 없습니다.</w:t>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1레벨: 양무기 막기</w:t>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설명: 당신은 한 손의 무기로 공격하고, 다른 손의 무기로는 빈틈없는 방어를 펼칩니다.</w:t>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캐릭터가 【막기】 특성이 있는 방패로 막기를 할 때, 캐릭터의 막기 방어가 이 전공 레벨/점만큼 추가로 증가합니다.</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2레벨: 양무기 허초</w:t>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설명: 당신이 어느 손의 무기로 공격하든, 상대는 당신의 다른 무기의 자세로 인해 방어에 전력을 다할 수 없습니다.</w:t>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캐릭터가 근접 백병 공격을 할 때, 이동 행동 하나와 1점의 의지력을 소모하여 이번 백병 공격 판정에서 공격에 참여하지 않은 무기의 원래 무기 피해/점만큼의 강화 가치를 얻을 수 있습니다.</w:t>
      </w:r>
    </w:p>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3레벨: 양무기 대가</w:t>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설명: 당신은 트리스트 클럽의 일원입니다.</w:t>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캐릭터는 표준 행동을 소모하여 양손의 무기로 각각 근접 백병 공격을 한 번씩 할 수 있지만, 이 두 번의 공격은 반드시 서로 다른 목표를 향해야 합니다.</w:t>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4레벨: 양무기 연격</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설명: 두 개의 칼은 두 배의 공격을 의미합니다.</w:t>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당신은 정신 집중 행동 하나와 1점의 의지력을 소모하여 목표에게 연속으로 두 번의 근접 백병 공격을 할 수 있습니다. 첫 번째 공격은 피해를 입히지 않고, 입힐 피해를 DP 수로 두 번째 공격의 공격 판정에 강화 가치로 추가하며, 상한은 당신의 백병전 기능 레벨/점입니다. 이는 두 번의 공격이므로 첫 번째 공격은 여느 때처럼 다중 공격 감소를 받으며, 첫 번째 공격은 공격 추가 성공을 얻을 수 없습니다.</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이 전공이 가져오는 강화 가치는 "양무기 허초"의 강화 가치와 중첩될 수 있습니다.</w:t>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5레벨: 양무기 광무</w:t>
      </w:r>
    </w:p>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설명: 최강의 검술은 사실 춤입니다.</w:t>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당신이 "양무기 대가"를 사용할 때, 행동을 정신 집중 행동으로 상승시키고 1점의 의지력을 소모하여, 그렇게 한다면 이 두 번의 공격을 같은 목표를 향해 할 수 있으며, 동시에 당신의 두 번의 공격 판정은 모두 6DP 기술 감소를 받습니다.</w:t>
      </w:r>
    </w:p>
    <w:p w:rsidR="00000000" w:rsidDel="00000000" w:rsidP="00000000" w:rsidRDefault="00000000" w:rsidRPr="00000000" w14:paraId="00000B28">
      <w:pPr>
        <w:rPr/>
      </w:pPr>
      <w:r w:rsidDel="00000000" w:rsidR="00000000" w:rsidRPr="00000000">
        <w:rPr>
          <w:rtl w:val="0"/>
        </w:rPr>
        <w:t xml:space="preserve">=====================================================================</w:t>
      </w:r>
    </w:p>
    <w:p w:rsidR="00000000" w:rsidDel="00000000" w:rsidP="00000000" w:rsidRDefault="00000000" w:rsidRPr="00000000" w14:paraId="00000B29">
      <w:pPr>
        <w:rPr/>
      </w:pPr>
      <w:r w:rsidDel="00000000" w:rsidR="00000000" w:rsidRPr="00000000">
        <w:rPr>
          <w:rtl w:val="0"/>
        </w:rPr>
        <w:t xml:space="preserve">======================================</w:t>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흉포한 타수(2)</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전제: 백병전 기능 4레벨 필요.</w:t>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2레벨: 정밀 타격</w:t>
      </w:r>
    </w:p>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매 라운드 한 번, 당신이 근접 백병 공격 판정으로 근접 백병 공격을 할 때, 한 번 다시 굴릴 수 있으며, 새로운 주사위 값과 기존 주사위 값 중 하나를 선택합니다.</w:t>
      </w:r>
    </w:p>
    <w:p w:rsidR="00000000" w:rsidDel="00000000" w:rsidP="00000000" w:rsidRDefault="00000000" w:rsidRPr="00000000" w14:paraId="00000B2E">
      <w:pPr>
        <w:rPr/>
      </w:pPr>
      <w:r w:rsidDel="00000000" w:rsidR="00000000" w:rsidRPr="00000000">
        <w:rPr>
          <w:rtl w:val="0"/>
        </w:rPr>
        <w:t xml:space="preserve">=====================================================================</w:t>
      </w:r>
    </w:p>
    <w:p w:rsidR="00000000" w:rsidDel="00000000" w:rsidP="00000000" w:rsidRDefault="00000000" w:rsidRPr="00000000" w14:paraId="00000B2F">
      <w:pPr>
        <w:rPr/>
      </w:pPr>
      <w:r w:rsidDel="00000000" w:rsidR="00000000" w:rsidRPr="00000000">
        <w:rPr>
          <w:rtl w:val="0"/>
        </w:rPr>
        <w:t xml:space="preserve">======================================</w:t>
      </w:r>
    </w:p>
    <w:p w:rsidR="00000000" w:rsidDel="00000000" w:rsidP="00000000" w:rsidRDefault="00000000" w:rsidRPr="00000000" w14:paraId="00000B30">
      <w:pPr>
        <w:rPr/>
      </w:pPr>
      <w:r w:rsidDel="00000000" w:rsidR="00000000" w:rsidRPr="00000000">
        <w:rPr>
          <w:rFonts w:ascii="Arial Unicode MS" w:cs="Arial Unicode MS" w:eastAsia="Arial Unicode MS" w:hAnsi="Arial Unicode MS"/>
          <w:rtl w:val="0"/>
        </w:rPr>
        <w:t xml:space="preserve">군단 방패술(1~3)</w:t>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전제: 근력 3, 체력 3, 백병전 기능 3레벨 필요.</w:t>
      </w:r>
    </w:p>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이 전공을 사용하려면 양손에 각각 방패 하나씩을 들고 있어야 합니다.</w:t>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1레벨: 이중 방패 막기</w:t>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설명: 내 왼손은 방패, 오른손도 방패입니다.</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캐릭터가 방패로 막기를 할 때, 방패 방어가 이 전공 레벨/점만큼 상승합니다.</w:t>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2레벨: 군진 보호</w:t>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설명: 형제들이여, 내 뒤로 오라!</w:t>
      </w:r>
    </w:p>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캐릭터가 방패로 막기를 할 때, 당신의 사거리 내의 모든 아군 단위(당신 자신 제외)는 부분 엄폐물을 얻습니다.</w:t>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3레벨: 군단 협방</w:t>
      </w:r>
    </w:p>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rtl w:val="0"/>
        </w:rPr>
        <w:t xml:space="preserve">설명: 당신은 내 동료를 때릴 수 있을 거라고 생각했나요?</w:t>
      </w:r>
    </w:p>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캐릭터가 방패로 막기를 할 때, 당신의 사거리 내에서 누군가 기회 공격을 한다면, 반사 행동으로 그 기회 공격을 저지할 수 있습니다. 목표의 행동은 돌려받지 않지만, 에너지, 재료 등은 돌려받습니다.</w:t>
      </w:r>
    </w:p>
    <w:p w:rsidR="00000000" w:rsidDel="00000000" w:rsidP="00000000" w:rsidRDefault="00000000" w:rsidRPr="00000000" w14:paraId="00000B3C">
      <w:pPr>
        <w:rPr/>
      </w:pPr>
      <w:r w:rsidDel="00000000" w:rsidR="00000000" w:rsidRPr="00000000">
        <w:rPr>
          <w:rtl w:val="0"/>
        </w:rPr>
        <w:t xml:space="preserve">=====================================================================</w:t>
      </w:r>
    </w:p>
    <w:p w:rsidR="00000000" w:rsidDel="00000000" w:rsidP="00000000" w:rsidRDefault="00000000" w:rsidRPr="00000000" w14:paraId="00000B3D">
      <w:pPr>
        <w:rPr/>
      </w:pPr>
      <w:r w:rsidDel="00000000" w:rsidR="00000000" w:rsidRPr="00000000">
        <w:rPr>
          <w:rtl w:val="0"/>
        </w:rPr>
        <w:t xml:space="preserve">======================================</w:t>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무기 숙련(1):</w:t>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전제: 민첩 4 필요.</w:t>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캐릭터의 근접 백병 공격은 근력 대신 민첩을 핵심 특성으로 사용하여 판정할 수 있습니다.</w:t>
      </w:r>
    </w:p>
    <w:p w:rsidR="00000000" w:rsidDel="00000000" w:rsidP="00000000" w:rsidRDefault="00000000" w:rsidRPr="00000000" w14:paraId="00000B42">
      <w:pPr>
        <w:rPr/>
      </w:pPr>
      <w:r w:rsidDel="00000000" w:rsidR="00000000" w:rsidRPr="00000000">
        <w:rPr>
          <w:rtl w:val="0"/>
        </w:rPr>
        <w:t xml:space="preserve">=====================================================================</w:t>
      </w:r>
    </w:p>
    <w:p w:rsidR="00000000" w:rsidDel="00000000" w:rsidP="00000000" w:rsidRDefault="00000000" w:rsidRPr="00000000" w14:paraId="00000B43">
      <w:pPr>
        <w:rPr/>
      </w:pPr>
      <w:r w:rsidDel="00000000" w:rsidR="00000000" w:rsidRPr="00000000">
        <w:rPr>
          <w:rtl w:val="0"/>
        </w:rPr>
        <w:t xml:space="preserve">======================================</w:t>
      </w:r>
    </w:p>
    <w:p w:rsidR="00000000" w:rsidDel="00000000" w:rsidP="00000000" w:rsidRDefault="00000000" w:rsidRPr="00000000" w14:paraId="00000B44">
      <w:pPr>
        <w:pStyle w:val="Heading1"/>
        <w:rPr/>
      </w:pPr>
      <w:bookmarkStart w:colFirst="0" w:colLast="0" w:name="_pvhqyspn5yc8" w:id="24"/>
      <w:bookmarkEnd w:id="24"/>
      <w:r w:rsidDel="00000000" w:rsidR="00000000" w:rsidRPr="00000000">
        <w:rPr>
          <w:rFonts w:ascii="Arial Unicode MS" w:cs="Arial Unicode MS" w:eastAsia="Arial Unicode MS" w:hAnsi="Arial Unicode MS"/>
          <w:rtl w:val="0"/>
        </w:rPr>
        <w:t xml:space="preserve">1.3.4.6.2 총기 전공</w:t>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캐릭터 시트를 작성할 때 주의해야 할 점은 "특수 신분" 또는 "초범 신분" 전공을 선택하지 않으면 어떤 전투 전공도 선택할 수 없다는 것입니다.</w:t>
      </w:r>
    </w:p>
    <w:p w:rsidR="00000000" w:rsidDel="00000000" w:rsidP="00000000" w:rsidRDefault="00000000" w:rsidRPr="00000000" w14:paraId="00000B46">
      <w:pPr>
        <w:rPr/>
      </w:pPr>
      <w:r w:rsidDel="00000000" w:rsidR="00000000" w:rsidRPr="00000000">
        <w:rPr>
          <w:rtl w:val="0"/>
        </w:rPr>
        <w:t xml:space="preserve">=====================================================================</w:t>
      </w:r>
    </w:p>
    <w:p w:rsidR="00000000" w:rsidDel="00000000" w:rsidP="00000000" w:rsidRDefault="00000000" w:rsidRPr="00000000" w14:paraId="00000B47">
      <w:pPr>
        <w:rPr/>
      </w:pPr>
      <w:r w:rsidDel="00000000" w:rsidR="00000000" w:rsidRPr="00000000">
        <w:rPr>
          <w:rtl w:val="0"/>
        </w:rPr>
        <w:t xml:space="preserve">======================================</w:t>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화력수(1~5):</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전제: 근력 3, 민첩 3, 총기 기능 2레벨 및 "기관총" 전문화 필요</w:t>
      </w:r>
    </w:p>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본 전공이 제공하는 모든 효과를 사용하고 얻기 위해서는 반드시 "기관총"을 사용해야 합니다.</w:t>
      </w:r>
    </w:p>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1레벨: 광방 소사</w:t>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설명: 기관총의 발명은 볼펜보다 50년 빨랐기에 당신도 소설 쓰기보다는 엄청난 양의 탄약을 쏟아내는 연습에 더 많은 시간을 보냈습니다.</w:t>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캐릭터가 기관총으로 원거리 총기 공격을 할 때, 공격 판정에 본 전공 레벨만큼의 전공 가치를 얻습니다.</w:t>
      </w:r>
    </w:p>
    <w:p w:rsidR="00000000" w:rsidDel="00000000" w:rsidP="00000000" w:rsidRDefault="00000000" w:rsidRPr="00000000" w14:paraId="00000B4E">
      <w:pPr>
        <w:rPr/>
      </w:pPr>
      <w:r w:rsidDel="00000000" w:rsidR="00000000" w:rsidRPr="00000000">
        <w:rPr>
          <w:rFonts w:ascii="Arial Unicode MS" w:cs="Arial Unicode MS" w:eastAsia="Arial Unicode MS" w:hAnsi="Arial Unicode MS"/>
          <w:rtl w:val="0"/>
        </w:rPr>
        <w:t xml:space="preserve">2레벨: 맹렬 압제</w:t>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설명: 당신의 총탄 세례는 상대방이 고개를 들 수 없게 만듭니다. 문자 그대로요.</w:t>
      </w:r>
    </w:p>
    <w:p w:rsidR="00000000" w:rsidDel="00000000" w:rsidP="00000000" w:rsidRDefault="00000000" w:rsidRPr="00000000" w14:paraId="00000B50">
      <w:pPr>
        <w:rPr/>
      </w:pPr>
      <w:r w:rsidDel="00000000" w:rsidR="00000000" w:rsidRPr="00000000">
        <w:rPr>
          <w:rFonts w:ascii="Arial Unicode MS" w:cs="Arial Unicode MS" w:eastAsia="Arial Unicode MS" w:hAnsi="Arial Unicode MS"/>
          <w:rtl w:val="0"/>
        </w:rPr>
        <w:t xml:space="preserve">캐릭터가 [화력 제압]을 할 때, [화력 제압] 범위가 1라운드 동안 곤란 지형으로 간주됩니다. 영향을 받은 목표는 피해를 받을 때 이 곤란 지형을 무시하도록 선택할 수 있으며, 그렇게 하면 이번 [화력 제압]에 대한 반사 내성 판정의 자연 성공 수가 절반으로 줄어듭니다.</w:t>
      </w:r>
    </w:p>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특수: 영향을 받은 목표가 곤란 지형에 면역이라면 이 특성은 무시됩니다.</w:t>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3레벨: 정확 압제</w:t>
      </w:r>
    </w:p>
    <w:p w:rsidR="00000000" w:rsidDel="00000000" w:rsidP="00000000" w:rsidRDefault="00000000" w:rsidRPr="00000000" w14:paraId="00000B53">
      <w:pPr>
        <w:rPr/>
      </w:pPr>
      <w:r w:rsidDel="00000000" w:rsidR="00000000" w:rsidRPr="00000000">
        <w:rPr>
          <w:rFonts w:ascii="Arial Unicode MS" w:cs="Arial Unicode MS" w:eastAsia="Arial Unicode MS" w:hAnsi="Arial Unicode MS"/>
          <w:rtl w:val="0"/>
        </w:rPr>
        <w:t xml:space="preserve">설명: 많은 실전을 거치면서, 이제 당신은 맹목적인 사격이 아니라 가장 필요한 곳과 가장 중요한 순간에 총탄 세례를 퍼부을 줄 압니다.</w:t>
      </w:r>
    </w:p>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캐릭터가 기관총으로 원거리 사격 공격을 할 때, 무기 피해가 1점 증가합니다. 또한, 이제 [화력 제압]을 할 때 화압 사거리는 원래 사거리의 1/2이 아니라 선형으로 원래 사거리가 되고, 원뿔형은 원래의 1/4이 아니라 1/2이 됩니다.</w:t>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4레벨: 폭풍우</w:t>
      </w:r>
    </w:p>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설명: 총탄이 엮어내는 폭풍은 더 정확하거나 위력적이거나 강력해지지는 않고, 다만 용오름에서 허리케인으로 변할 뿐입니다.</w:t>
      </w:r>
    </w:p>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캐릭터가 기관총으로 원거리 사격 공격을 할 때, 무기 피해가 추가로 2점 더 증가합니다. 또한, 캐릭터의 [화력 제압]에 영향을 받은 목표가 [화력 제압]으로 받는 피해에 대해 반사 내성 판정으로 내성할 때, 반사 내성 판정에 본 전공 레벨과 동일한 환경 감값을 받습니다.</w:t>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5레벨: 횡쓸 천군</w:t>
      </w:r>
    </w:p>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설명: 기관총 하나만 주면 군대 하나를 몰살시킬 수 있습니다. 당신의 이름이 람보와 이지마 하야토 옆에서 불립니다.</w:t>
      </w:r>
    </w:p>
    <w:p w:rsidR="00000000" w:rsidDel="00000000" w:rsidP="00000000" w:rsidRDefault="00000000" w:rsidRPr="00000000" w14:paraId="00000B5A">
      <w:pPr>
        <w:rPr/>
      </w:pPr>
      <w:r w:rsidDel="00000000" w:rsidR="00000000" w:rsidRPr="00000000">
        <w:rPr>
          <w:rFonts w:ascii="Arial Unicode MS" w:cs="Arial Unicode MS" w:eastAsia="Arial Unicode MS" w:hAnsi="Arial Unicode MS"/>
          <w:rtl w:val="0"/>
        </w:rPr>
        <w:t xml:space="preserve">캐릭터가 기관총으로 원거리 사격 공격을 할 때, 1점의 의지력을 지불하여 무기 피해를 전설 근력과 전설 민첩의 합/점만큼 추가로 증가시킬 수 있습니다.</w:t>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주: 본 전공에서 무기 피해를 증가시키는 모든 능력은 [화력 제압]에도 동시에 적용될 수 있으며, 이 능력으로 인한 무기 피해는 [화력 제압] 효과로 인해 절반으로 계산되지 않습니다.</w:t>
      </w:r>
    </w:p>
    <w:p w:rsidR="00000000" w:rsidDel="00000000" w:rsidP="00000000" w:rsidRDefault="00000000" w:rsidRPr="00000000" w14:paraId="00000B5C">
      <w:pPr>
        <w:rPr/>
      </w:pPr>
      <w:r w:rsidDel="00000000" w:rsidR="00000000" w:rsidRPr="00000000">
        <w:rPr>
          <w:rtl w:val="0"/>
        </w:rPr>
        <w:t xml:space="preserve">=====================================================================</w:t>
      </w:r>
    </w:p>
    <w:p w:rsidR="00000000" w:rsidDel="00000000" w:rsidP="00000000" w:rsidRDefault="00000000" w:rsidRPr="00000000" w14:paraId="00000B5D">
      <w:pPr>
        <w:rPr/>
      </w:pPr>
      <w:r w:rsidDel="00000000" w:rsidR="00000000" w:rsidRPr="00000000">
        <w:rPr>
          <w:rtl w:val="0"/>
        </w:rPr>
        <w:t xml:space="preserve">======================================</w:t>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총검 작전(1~5)</w:t>
      </w:r>
    </w:p>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전제: 지능 3, 백병전 3, 총기 3, 양손에 각각 한 손 백병 무기와 권총 착용</w:t>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1레벨: 교차 엄호 </w:t>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설명: 총을 검으로 바꾸고, 다시 총을 쏩니다. 나이스.</w:t>
      </w:r>
    </w:p>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당신이 총기로 원거리 사격 공격을 한 후, 다음번에 백병 무기로 백병 공격을 할 때 공격 판정에 본 전공 레벨/점의 전공 가치를 얻습니다. 다음 라운드 끝까지 지속되며, 그 반대도 마찬가지입니다.</w:t>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2레벨: 허장성세</w:t>
      </w:r>
    </w:p>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설명: "슈슈슈슈" "나는 위명류 검성, 위명일심이라!" "빵!"</w:t>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캐릭터가 허수아비 대항에서 이긴 후, 표준 행동을 얻을 수 있으며, 그 표준 행동은 목표에 대해 근접 백병 공격 또는 원거리 총기 공격 중 하나만 할 수 있습니다. 그렇게 하면 다음 라운드의 표준 행동을 잃습니다.</w:t>
      </w:r>
    </w:p>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3레벨: 속임수 시작</w:t>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설명: 망설이면 패배합니다.</w:t>
      </w:r>
    </w:p>
    <w:p w:rsidR="00000000" w:rsidDel="00000000" w:rsidP="00000000" w:rsidRDefault="00000000" w:rsidRPr="00000000" w14:paraId="00000B68">
      <w:pPr>
        <w:rPr/>
      </w:pPr>
      <w:r w:rsidDel="00000000" w:rsidR="00000000" w:rsidRPr="00000000">
        <w:rPr>
          <w:rFonts w:ascii="Arial Unicode MS" w:cs="Arial Unicode MS" w:eastAsia="Arial Unicode MS" w:hAnsi="Arial Unicode MS"/>
          <w:rtl w:val="0"/>
        </w:rPr>
        <w:t xml:space="preserve">허수아비를 사용할 때, 총기와 백병전 기능 레벨로 인한 추가 성공/점 DP를 전공 가치로 허수아비 대항에 더할 수 있습니다.</w:t>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4레벨: 수단 불문</w:t>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설명: "내 이 발도술을 받아라!!" "개자식아, 총을 꺼내서 뭐 하는 거야!"</w:t>
      </w:r>
    </w:p>
    <w:p w:rsidR="00000000" w:rsidDel="00000000" w:rsidP="00000000" w:rsidRDefault="00000000" w:rsidRPr="00000000" w14:paraId="00000B6B">
      <w:pPr>
        <w:rPr/>
      </w:pPr>
      <w:r w:rsidDel="00000000" w:rsidR="00000000" w:rsidRPr="00000000">
        <w:rPr>
          <w:rFonts w:ascii="Arial Unicode MS" w:cs="Arial Unicode MS" w:eastAsia="Arial Unicode MS" w:hAnsi="Arial Unicode MS"/>
          <w:rtl w:val="0"/>
        </w:rPr>
        <w:t xml:space="preserve">캐릭터가 근접 백병 공격 또는 원거리 공격을 할 때, 이동 행동 하나를 소모하여 공격에 참여하지 않는 무기의 무기 피해/점만큼 이번 백병 공격 판정 또는 원거리 공격 판정에 강화 가치를 얻을 수 있습니다.</w:t>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5레벨: 위명류</w:t>
      </w:r>
    </w:p>
    <w:p w:rsidR="00000000" w:rsidDel="00000000" w:rsidP="00000000" w:rsidRDefault="00000000" w:rsidRPr="00000000" w14:paraId="00000B6D">
      <w:pPr>
        <w:rPr/>
      </w:pPr>
      <w:r w:rsidDel="00000000" w:rsidR="00000000" w:rsidRPr="00000000">
        <w:rPr>
          <w:rFonts w:ascii="Arial Unicode MS" w:cs="Arial Unicode MS" w:eastAsia="Arial Unicode MS" w:hAnsi="Arial Unicode MS"/>
          <w:rtl w:val="0"/>
        </w:rPr>
        <w:t xml:space="preserve">설명: 위명검법은 무적입니다.</w:t>
      </w:r>
    </w:p>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표준 행동 하나를 소모하여 총기와 백병으로 한 목표에 대해 각각 근접 백병 공격과 원거리 총기 공격을 할 수 있습니다. 어느 쪽을 먼저 공격할지는 당신이 선택하며, 첫 번째 공격은 피해를 주지 않고 입을 피해를 DP 수로 두 번째 공격의 공격 판정에 강화 가치로 더합니다. 이는 두 번의 공격이므로 첫 번째 공격은 여느 때처럼 다중 공격 감값을 주며 첫 번째 공격은 공격 추가 성공을 얻을 수 없습니다.</w:t>
      </w:r>
    </w:p>
    <w:p w:rsidR="00000000" w:rsidDel="00000000" w:rsidP="00000000" w:rsidRDefault="00000000" w:rsidRPr="00000000" w14:paraId="00000B6F">
      <w:pPr>
        <w:rPr/>
      </w:pPr>
      <w:r w:rsidDel="00000000" w:rsidR="00000000" w:rsidRPr="00000000">
        <w:rPr>
          <w:rtl w:val="0"/>
        </w:rPr>
        <w:t xml:space="preserve">=====================================================================</w:t>
      </w:r>
    </w:p>
    <w:p w:rsidR="00000000" w:rsidDel="00000000" w:rsidP="00000000" w:rsidRDefault="00000000" w:rsidRPr="00000000" w14:paraId="00000B70">
      <w:pPr>
        <w:rPr/>
      </w:pPr>
      <w:r w:rsidDel="00000000" w:rsidR="00000000" w:rsidRPr="00000000">
        <w:rPr>
          <w:rtl w:val="0"/>
        </w:rPr>
        <w:t xml:space="preserve">======================================</w:t>
      </w:r>
    </w:p>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rtl w:val="0"/>
        </w:rPr>
        <w:t xml:space="preserve">저격 대가(1~5):</w:t>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전제 조건: 민첩 3, 냉정 3, 정신 3, 총기 기능 3레벨 및 "소총" 전문화 필요</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본 전공이 제공하는 모든 효과를 사용하고 얻기 위해서는 반드시 "소총"으로 분류된 총기를 사용해야 합니다.</w:t>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1레벨: 사격 전념</w:t>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설명: 총을 손에 들고 있을 때는 모든 고난과 고통을 잊어버립니다.</w:t>
      </w:r>
    </w:p>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캐릭터가 "소총"으로 분류된 무기로 원거리 공격 판정을 할 때, 공격 판정에 본 전공 레벨과 동일한 전공 가치를 얻습니다.</w:t>
      </w:r>
    </w:p>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2레벨: 정점 타격</w:t>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설명: 정확한 공격으로 상대방 방어의 모든 틈새를 뚫습니다.</w:t>
      </w:r>
    </w:p>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캐릭터가 소총으로 원거리 공격을 할 때, 조준으로 얻은 조준 가치의 일부 또는 전부를 동일한 수치의 파갑치(다른 파갑치와 중첩 가능)로 전환하거나 특정 부위 감값을 동일한 양만큼 무시하도록 선택할 수 있습니다.</w:t>
      </w:r>
    </w:p>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3레벨: 인내 조준</w:t>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설명: 길고 적막한 침묵으로 치명적인 한 방의 도래를 알립니다.</w:t>
      </w:r>
    </w:p>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rtl w:val="0"/>
        </w:rPr>
        <w:t xml:space="preserve">캐릭터가 조준 공격을 할 때, 조준 공격이 제공할 수 있는 가치 상한이 본 전공 레벨만큼 증가합니다. 또한, 캐릭터가 원거리 총기 공격을 할 때는 항상 1라운드 동안 조준한 것으로 간주합니다.</w:t>
      </w:r>
    </w:p>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4레벨: 전술 개입</w:t>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설명: 순간의 선택과 강철 같은 의지로 정확한 사격을 위한 아주 작은 기회라도 잡을 수 있습니다.</w:t>
      </w:r>
    </w:p>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캐릭터가 조준 공격을 할 때, 공격 판정에 조준 가치가 1점 있을 때마다 엄폐물로 인한 상대방의 방어 가치 1점을 무시할 수 있습니다. 또한, 캐릭터가 원거리 총기 공격을 할 때는 항상 1라운드 동안 조준한 것으로 간주하며, 이는 본 전공 3레벨에서 제공하는 효과와 중첩됩니다.</w:t>
      </w:r>
    </w:p>
    <w:p w:rsidR="00000000" w:rsidDel="00000000" w:rsidP="00000000" w:rsidRDefault="00000000" w:rsidRPr="00000000" w14:paraId="00000B80">
      <w:pPr>
        <w:rPr/>
      </w:pPr>
      <w:r w:rsidDel="00000000" w:rsidR="00000000" w:rsidRPr="00000000">
        <w:rPr>
          <w:rFonts w:ascii="Arial Unicode MS" w:cs="Arial Unicode MS" w:eastAsia="Arial Unicode MS" w:hAnsi="Arial Unicode MS"/>
          <w:rtl w:val="0"/>
        </w:rPr>
        <w:t xml:space="preserve">5레벨: 일격필살</w:t>
      </w:r>
    </w:p>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설명: 당신이 라이플을 들면 모든 사람이 엎드립니다. 그게 다예요.</w:t>
      </w:r>
    </w:p>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캐릭터는 신속 행동으로 이번 라운드에 하는 모든 원거리 사격 공격 판정에 최대 이 전공 레벨만큼의 무명 감값을 받고 동일한 양의 추가 성공을 얻을 수 있습니다.</w:t>
      </w:r>
    </w:p>
    <w:p w:rsidR="00000000" w:rsidDel="00000000" w:rsidP="00000000" w:rsidRDefault="00000000" w:rsidRPr="00000000" w14:paraId="00000B83">
      <w:pPr>
        <w:rPr/>
      </w:pPr>
      <w:r w:rsidDel="00000000" w:rsidR="00000000" w:rsidRPr="00000000">
        <w:rPr>
          <w:rtl w:val="0"/>
        </w:rPr>
        <w:t xml:space="preserve">=====================================================================</w:t>
      </w:r>
    </w:p>
    <w:p w:rsidR="00000000" w:rsidDel="00000000" w:rsidP="00000000" w:rsidRDefault="00000000" w:rsidRPr="00000000" w14:paraId="00000B84">
      <w:pPr>
        <w:rPr/>
      </w:pPr>
      <w:r w:rsidDel="00000000" w:rsidR="00000000" w:rsidRPr="00000000">
        <w:rPr>
          <w:rtl w:val="0"/>
        </w:rPr>
        <w:t xml:space="preserve">======================================</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포격 대가(1~5):</w:t>
      </w:r>
    </w:p>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전제: 근력 3, 지능 3, 총기 기능 2레벨 및 "포" 전문화 필요.</w:t>
      </w:r>
    </w:p>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본 전공이 제공하는 모든 효과를 사용하고 얻기 위해서는 반드시 "포"로 분류되고 무기 특수 속성에 [포격]이 있는 총기를 사용해야 합니다.</w:t>
      </w:r>
    </w:p>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1레벨: 폭렬 폭격</w:t>
      </w:r>
    </w:p>
    <w:p w:rsidR="00000000" w:rsidDel="00000000" w:rsidP="00000000" w:rsidRDefault="00000000" w:rsidRPr="00000000" w14:paraId="00000B89">
      <w:pPr>
        <w:rPr/>
      </w:pPr>
      <w:r w:rsidDel="00000000" w:rsidR="00000000" w:rsidRPr="00000000">
        <w:rPr>
          <w:rFonts w:ascii="Arial Unicode MS" w:cs="Arial Unicode MS" w:eastAsia="Arial Unicode MS" w:hAnsi="Arial Unicode MS"/>
          <w:rtl w:val="0"/>
        </w:rPr>
        <w:t xml:space="preserve">캐릭터는 "중무기" 특성으로 인한 기계 감값을 전공 레벨*2만큼 무시할 수 있으며, 기계 감값을 0 이하로 줄이면 남은 2점마다 캐릭터의 공격 판정에 1DP 전공 가치를 얻습니다.</w:t>
      </w:r>
    </w:p>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2레벨: 지옥 폭격</w:t>
      </w:r>
    </w:p>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캐릭터가 [포격]을 할 때, [포격] 범위가 1라운드 동안 곤란 지형으로 간주됩니다. 영향을 받은 목표는 피해를 받을 때 이 곤란 지형을 무시하도록 선택할 수 있으며, 그렇게 하면 이번 [포격]에 대한 반사 내성 판정의 자연 성공 수가 절반으로 줄어듭니다.</w:t>
      </w:r>
    </w:p>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3레벨: 정밀 폭격</w:t>
      </w:r>
    </w:p>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캐릭터가 [포격]을 할 때, 무기 피해가 1점 증가합니다. 또한, 이제 [포격]을 할 때 [포격] 범위가 두 배가 됩니다.</w:t>
      </w:r>
    </w:p>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4레벨: 차단 폭격</w:t>
      </w:r>
    </w:p>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캐릭터가 [포격]을 할 때, 무기 피해가 추가로 2점 더 증가합니다. 또한, 캐릭터의 [포격]에 영향을 받은 목표가 [포격]으로 받는 피해에 대해 반사 내성 판정으로 내성할 때, 반사 내성 판정에 본 전공 레벨과 동일한 환경 감값을 받습니다.</w:t>
      </w:r>
    </w:p>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5레벨: 궁극 폭격</w:t>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캐릭터는 [포격]을 할 때 1점의 의지력을 지불하여 무기 피해를 전설 근력과 전설 지능의 합/점만큼 추가로 증가시킬 수 있습니다.</w:t>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t xml:space="preserve">======================================</w:t>
      </w:r>
    </w:p>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이중총 사격(1~5):</w:t>
      </w:r>
    </w:p>
    <w:p w:rsidR="00000000" w:rsidDel="00000000" w:rsidP="00000000" w:rsidRDefault="00000000" w:rsidRPr="00000000" w14:paraId="00000B95">
      <w:pPr>
        <w:rPr/>
      </w:pPr>
      <w:r w:rsidDel="00000000" w:rsidR="00000000" w:rsidRPr="00000000">
        <w:rPr>
          <w:rFonts w:ascii="Arial Unicode MS" w:cs="Arial Unicode MS" w:eastAsia="Arial Unicode MS" w:hAnsi="Arial Unicode MS"/>
          <w:rtl w:val="0"/>
        </w:rPr>
        <w:t xml:space="preserve">전제: 민첩 3, 총기 기능 2레벨 및 "권총" 전문화 필요</w:t>
      </w:r>
    </w:p>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캐릭터는 양손에 각각 권총을 들어야만 본 전공이 제공하는 모든 혜택을 사용하고 얻을 수 있습니다.</w:t>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1레벨: 이중총 사격</w:t>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설명: 한 번의 총성에 두 목숨이 사라집니다.</w:t>
      </w:r>
    </w:p>
    <w:p w:rsidR="00000000" w:rsidDel="00000000" w:rsidP="00000000" w:rsidRDefault="00000000" w:rsidRPr="00000000" w14:paraId="00000B99">
      <w:pPr>
        <w:rPr/>
      </w:pPr>
      <w:r w:rsidDel="00000000" w:rsidR="00000000" w:rsidRPr="00000000">
        <w:rPr>
          <w:rFonts w:ascii="Arial Unicode MS" w:cs="Arial Unicode MS" w:eastAsia="Arial Unicode MS" w:hAnsi="Arial Unicode MS"/>
          <w:rtl w:val="0"/>
        </w:rPr>
        <w:t xml:space="preserve">캐릭터가 "권총"으로 분류된 무기로 원거리 공격 판정을 할 때, 공격 판정에 본 전공 레벨과 동일한 전공 가치를 얻습니다.</w:t>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2레벨: 이중총 속사</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설명: 네오를 아시나요?</w:t>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캐릭터의 선제값이 본 전공 레벨*1점만큼 증가합니다.</w:t>
      </w:r>
    </w:p>
    <w:p w:rsidR="00000000" w:rsidDel="00000000" w:rsidP="00000000" w:rsidRDefault="00000000" w:rsidRPr="00000000" w14:paraId="00000B9D">
      <w:pPr>
        <w:rPr/>
      </w:pPr>
      <w:r w:rsidDel="00000000" w:rsidR="00000000" w:rsidRPr="00000000">
        <w:rPr>
          <w:rFonts w:ascii="Arial Unicode MS" w:cs="Arial Unicode MS" w:eastAsia="Arial Unicode MS" w:hAnsi="Arial Unicode MS"/>
          <w:rtl w:val="0"/>
        </w:rPr>
        <w:t xml:space="preserve">라운드마다 한 번, 캐릭터는 자유 행동으로 권총의 탄창을 교체하거나 장전기로 리볼버에 탄환을 장전할 수 있습니다.</w:t>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장전기가 없다면 자유 행동으로 리볼버에 최대 한 발의 탄환만 장전할 수 있습니다.</w:t>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3레벨: 이중총 격투</w:t>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설명: 총은 팔의 연장이고, 탄환은 총의 연장입니다.</w:t>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캐릭터가 권총으로 원거리 공격을 할 때, 이번 공격에 [연사]를 사용했다면 자동 공격과 목표에 인접한 추가 목표로 인한 감값을 받지 않습니다. 추가 목표를 공격하지 않았다면 이번 공격 판정에 2점의 추가 성공을 얻습니다.</w:t>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4레벨: 이중총 소사</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설명: 당신이 자리를 잡으면, 마치 탄환으로 자신의 도래를 알리는 사신 같습니다. 당신이 움직일 때는 움직이는 사신입니다.</w:t>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이 능력은 다음 두 가지 용법이 있습니다:</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캐릭터는 표준 행동 하나를 소모하여 양손의 무기로 각각 원거리 총기 공격을 할 수 있지만, 이 두 공격은 반드시 서로 다른 목표를 향해야 합니다. (범위 피해나 파급 피해류 능력이라도 동일한 목표는 한 번의 공격만 받을 수 있습니다.)</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캐릭터는 1점의 의지력을 소모하여 전체 라운드 행동 하나를 사용해 양손의 총기로 각각 원거리 총기 공격을 할 수 있으며, 동일한 목표를 선택할 수 있습니다. 그렇게 하면 캐릭터는 이번 라운드에 기본 방어와 회피 방어를 잃고 이번 라운드에 남은 모든 미터 수를 잃으며 이동할 수 없습니다(순간이동 제외).</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5레벨: 이중총 제압</w:t>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설명: 이봐, 친구. 총탄 세례가 뭔지 아나?</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캐릭터의 양손에 든 권총이 모두 [연사] 특성을 가지고 있을 때, 캐릭터는 손에 든 두 권총으로 [화력 제압]을 발동할 수 있으며, [화력 제압]이 주는 피해를 계산할 때 두 총기 중 피해가 더 높은 쪽의 무기 피해를 해당 [화력 제압]의 피해로 사용합니다. 동시에 이번 공격 판정은 다른 쪽의 무기 원래 무기 피해만큼의 DP 강화 가치를 얻습니다.</w:t>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해당 [화력 제압]에 필요한 탄약 소모량을 계산할 때는 두 무기에 균등하게 나누며, 어느 한 쪽의 탄약이 부족하면 이 능력을 발동할 수 없습니다.</w:t>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[화력 제압]에 효과가 있는 모든 능력은 해당 공격에도 동일하게 효과가 있습니다("화력수" 전공 등).</w:t>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무기 특성을 계산할 때는 무기 피해로 사용된 무기의 모든 특성만 계산합니다.</w:t>
      </w:r>
    </w:p>
    <w:p w:rsidR="00000000" w:rsidDel="00000000" w:rsidP="00000000" w:rsidRDefault="00000000" w:rsidRPr="00000000" w14:paraId="00000BAD">
      <w:pPr>
        <w:rPr/>
      </w:pPr>
      <w:r w:rsidDel="00000000" w:rsidR="00000000" w:rsidRPr="00000000">
        <w:rPr>
          <w:rtl w:val="0"/>
        </w:rPr>
        <w:t xml:space="preserve">=====================================================================</w:t>
      </w:r>
    </w:p>
    <w:p w:rsidR="00000000" w:rsidDel="00000000" w:rsidP="00000000" w:rsidRDefault="00000000" w:rsidRPr="00000000" w14:paraId="00000BAE">
      <w:pPr>
        <w:rPr/>
      </w:pPr>
      <w:r w:rsidDel="00000000" w:rsidR="00000000" w:rsidRPr="00000000">
        <w:rPr>
          <w:rtl w:val="0"/>
        </w:rPr>
        <w:t xml:space="preserve">======================================</w:t>
      </w:r>
    </w:p>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산탄총(1~5):</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전제: 근력 3, 민첩 3, 총기 기능 2레벨 및 "산탄총" 전문화 필요.</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본 전공이 제공하는 모든 효과를 사용하고 얻기 위해서는 반드시 "산탄총"으로 분류된 총기를 사용해야 합니다.</w:t>
      </w:r>
    </w:p>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1레벨: 확산 산탄</w:t>
      </w:r>
    </w:p>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캐릭터가 "산탄총"으로 분류된 무기로 원거리 공격 판정을 할 때, 공격 판정에 본 전공 레벨과 동일한 전공 가치를 얻습니다.</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2레벨: 파편 산탄</w:t>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캐릭터가 사용하는 산탄총은 [현혹] 특성을 얻으며, 이미 [현혹] 특성이 있다면 목표는 [현혹]에 대한 강인 내성 판정에서 3DP를 잃습니다.</w:t>
      </w:r>
    </w:p>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3레벨: 밀착 산탄</w:t>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캐릭터가 산탄총으로 자신으로부터 6미터 이내이고 체형이 캐릭터의 1레벨을 초과하지 않는 목표에게 원거리 총기 공격을 가해 목표가 피해를 받으면, 목표는 근력+운동(평형감) 또는 민첩+운동(평형감) 판정을 해야 하며, DC는 목표가 받은 피해값입니다. 목표가 판정에 실패하면 캐릭터는 목표를 쓰러뜨리거나 차이값만큼 미터 수로 밀쳐낼 수 있으며, 목표가 밀쳐지는 도중 장애물에 부딪히면 남은 미터 수만큼의 충격 피해를 받습니다. 최대 이동 거리는 산탄총의 유효 사거리를 초과할 수 없습니다.</w:t>
      </w:r>
    </w:p>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4레벨: 기절 산탄</w:t>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캐릭터가 사용하는 산탄총은 [폭사] 특성을 얻으며, 이미 [폭사] 특성이 있다면 무기의 파갑이 6점 증가합니다.</w:t>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5레벨: 강력 산탄</w:t>
      </w:r>
    </w:p>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캐릭터가 산탄총을 사용하는 전문화 가치가 3점이 됩니다.</w:t>
      </w:r>
    </w:p>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캐릭터가 원거리 총기 공격을 한 번 할 때, 이번 공격이 성공적으로 피해를 주었다면 목표는 피해값만큼의 출혈 점수를 받으며 중첩되지 않고 목표는 강인 내성합니다.</w:t>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t xml:space="preserve">======================================</w:t>
      </w:r>
    </w:p>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서부 카우보이(Cowboy)(1~4)</w:t>
      </w:r>
    </w:p>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전제: 냉정 2, 민첩 4, 총기 기능 3레벨 및 "권총" 전문화 필요.</w:t>
      </w:r>
    </w:p>
    <w:p w:rsidR="00000000" w:rsidDel="00000000" w:rsidP="00000000" w:rsidRDefault="00000000" w:rsidRPr="00000000" w14:paraId="00000BC1">
      <w:pPr>
        <w:rPr/>
      </w:pPr>
      <w:r w:rsidDel="00000000" w:rsidR="00000000" w:rsidRPr="00000000">
        <w:rPr>
          <w:rFonts w:ascii="Arial Unicode MS" w:cs="Arial Unicode MS" w:eastAsia="Arial Unicode MS" w:hAnsi="Arial Unicode MS"/>
          <w:rtl w:val="0"/>
        </w:rPr>
        <w:t xml:space="preserve">캐릭터는 반드시 "권총"으로 분류된 무기를 사용해야만 본 전공이 제공하는 모든 혜택을 얻을 수 있습니다.</w:t>
      </w:r>
    </w:p>
    <w:p w:rsidR="00000000" w:rsidDel="00000000" w:rsidP="00000000" w:rsidRDefault="00000000" w:rsidRPr="00000000" w14:paraId="00000BC2">
      <w:pPr>
        <w:rPr/>
      </w:pPr>
      <w:r w:rsidDel="00000000" w:rsidR="00000000" w:rsidRPr="00000000">
        <w:rPr>
          <w:rFonts w:ascii="Arial Unicode MS" w:cs="Arial Unicode MS" w:eastAsia="Arial Unicode MS" w:hAnsi="Arial Unicode MS"/>
          <w:rtl w:val="0"/>
        </w:rPr>
        <w:t xml:space="preserve">1레벨: 일처럼 행동</w:t>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설명: 2초 안에 탄창을 비우는 건 이제 막 입문한 수준입니다.</w:t>
      </w:r>
    </w:p>
    <w:p w:rsidR="00000000" w:rsidDel="00000000" w:rsidP="00000000" w:rsidRDefault="00000000" w:rsidRPr="00000000" w14:paraId="00000BC4">
      <w:pPr>
        <w:rPr/>
      </w:pPr>
      <w:r w:rsidDel="00000000" w:rsidR="00000000" w:rsidRPr="00000000">
        <w:rPr>
          <w:rFonts w:ascii="Arial Unicode MS" w:cs="Arial Unicode MS" w:eastAsia="Arial Unicode MS" w:hAnsi="Arial Unicode MS"/>
          <w:rtl w:val="0"/>
        </w:rPr>
        <w:t xml:space="preserve">효과: 당신의 무기는 [연사] 특성을 얻으며, 한 목표만 공격할 때는 탄환 1발만 필요합니다. 해당 특성으로 여러 목표를 공격하면 목표 하나당 탄환 1발씩 추가로 소모합니다.</w:t>
      </w:r>
    </w:p>
    <w:p w:rsidR="00000000" w:rsidDel="00000000" w:rsidP="00000000" w:rsidRDefault="00000000" w:rsidRPr="00000000" w14:paraId="00000BC5">
      <w:pPr>
        <w:rPr/>
      </w:pPr>
      <w:r w:rsidDel="00000000" w:rsidR="00000000" w:rsidRPr="00000000">
        <w:rPr>
          <w:rFonts w:ascii="Arial Unicode MS" w:cs="Arial Unicode MS" w:eastAsia="Arial Unicode MS" w:hAnsi="Arial Unicode MS"/>
          <w:rtl w:val="0"/>
        </w:rPr>
        <w:t xml:space="preserve">주의할 점은 이 특성은 [연사]로 인한 효과만 얻게 해준다는 것입니다. 일부 능력이 "연사가 있는 무기"를 전제로 한다면 이 특성으로는 해당 조건을 만족시킬 수 없습니다.</w:t>
      </w:r>
    </w:p>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2레벨: 뙤약볕 아래</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설명: ...피할 수 없습니다.</w:t>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원거리 총기 공격을 할 때, 목표의 방어에서 회피 방어나 막기 방어를 본 전공 레벨+1점 이하로 무시할 수 있으며, 어느 쪽을 먼저 무시할지는 당신이 결정합니다.</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3레벨: 두 발 결투</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설명: 수천 발의 총알이 공중에 황동빛 장막을 펼쳤습니다.</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무기로 원거리 총기 공격을 할 때, 목표가 쓰러진 상태라면 쓰러짐으로 인해 목표가 얻은 회피 방어를 무시할 수 있습니다.</w:t>
      </w:r>
    </w:p>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4레벨: 한낮</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설명: "...말굽의 편자가 민스크의 가슴을 직격했고, 그의 흉근이 함몰되었으며, 그는 비명조차 지르지 못한 채 사지를 늘어뜨리며 한 치 한 치 쓰러졌다. 땅에 쓰러진 그에게서는 바람 소리 외에는 아무것도 들리지 않았다."</w:t>
      </w:r>
    </w:p>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효과: 무기로 원거리 총기 공격을 할 때, 해당 공격의 피해 상한이 7점 증가합니다.</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5레벨: 스텝 댄스</w:t>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설명: "신나게 즐기자고, 자기야."</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효과: 한 목표에게만 원거리 총기 공격을 하고 해당 공격에 [연사] 특성을 적용했다면, 해당 공격 판정에 1개의 추가 성공을 얻습니다.</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그리고 목표가 다중 공격으로 인해 받아야 하는 다중 공격 감값을 계산할 때만, 당신의 해당 공격은 목표에게 3번 공격한 것으로 간주합니다. 이는 이번 목표의 방어에 영향을 주지 않습니다.</w:t>
      </w:r>
    </w:p>
    <w:p w:rsidR="00000000" w:rsidDel="00000000" w:rsidP="00000000" w:rsidRDefault="00000000" w:rsidRPr="00000000" w14:paraId="00000BD3">
      <w:pPr>
        <w:rPr/>
      </w:pPr>
      <w:r w:rsidDel="00000000" w:rsidR="00000000" w:rsidRPr="00000000">
        <w:rPr>
          <w:rtl w:val="0"/>
        </w:rPr>
        <w:t xml:space="preserve">=====================================================================</w:t>
      </w:r>
    </w:p>
    <w:p w:rsidR="00000000" w:rsidDel="00000000" w:rsidP="00000000" w:rsidRDefault="00000000" w:rsidRPr="00000000" w14:paraId="00000BD4">
      <w:pPr>
        <w:rPr/>
      </w:pPr>
      <w:r w:rsidDel="00000000" w:rsidR="00000000" w:rsidRPr="00000000">
        <w:rPr>
          <w:rtl w:val="0"/>
        </w:rPr>
        <w:t xml:space="preserve">======================================</w:t>
      </w:r>
    </w:p>
    <w:p w:rsidR="00000000" w:rsidDel="00000000" w:rsidP="00000000" w:rsidRDefault="00000000" w:rsidRPr="00000000" w14:paraId="00000BD5">
      <w:pPr>
        <w:pStyle w:val="Heading1"/>
        <w:rPr/>
      </w:pPr>
      <w:bookmarkStart w:colFirst="0" w:colLast="0" w:name="_pn5prk844y5q" w:id="25"/>
      <w:bookmarkEnd w:id="25"/>
      <w:r w:rsidDel="00000000" w:rsidR="00000000" w:rsidRPr="00000000">
        <w:rPr>
          <w:rFonts w:ascii="Arial Unicode MS" w:cs="Arial Unicode MS" w:eastAsia="Arial Unicode MS" w:hAnsi="Arial Unicode MS"/>
          <w:rtl w:val="0"/>
        </w:rPr>
        <w:t xml:space="preserve">1.3.4.6.3 박투 전공</w:t>
      </w:r>
    </w:p>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주의해야 할 점은 캐릭터 시트를 만들 때 "특수 신분" 또는 "초범 신분" 전공을 선택하지 않으면 어떤 전투 전공도 선택할 수 없습니다.</w:t>
      </w:r>
    </w:p>
    <w:p w:rsidR="00000000" w:rsidDel="00000000" w:rsidP="00000000" w:rsidRDefault="00000000" w:rsidRPr="00000000" w14:paraId="00000BD7">
      <w:pPr>
        <w:rPr/>
      </w:pPr>
      <w:r w:rsidDel="00000000" w:rsidR="00000000" w:rsidRPr="00000000">
        <w:rPr>
          <w:rtl w:val="0"/>
        </w:rPr>
        <w:t xml:space="preserve">=====================================================================</w:t>
      </w:r>
    </w:p>
    <w:p w:rsidR="00000000" w:rsidDel="00000000" w:rsidP="00000000" w:rsidRDefault="00000000" w:rsidRPr="00000000" w14:paraId="00000BD8">
      <w:pPr>
        <w:rPr/>
      </w:pPr>
      <w:r w:rsidDel="00000000" w:rsidR="00000000" w:rsidRPr="00000000">
        <w:rPr>
          <w:rtl w:val="0"/>
        </w:rPr>
        <w:t xml:space="preserve">======================================</w:t>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쿵푸(1~5):</w:t>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전제: 민첩 3, 격투 기능 2 필요</w:t>
      </w:r>
    </w:p>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당신은 반드시 맨손 무기로 공격해야만 이 전공이 가져다주는 모든 효과를 사용하고 획득할 수 있습니다.</w:t>
      </w:r>
    </w:p>
    <w:p w:rsidR="00000000" w:rsidDel="00000000" w:rsidP="00000000" w:rsidRDefault="00000000" w:rsidRPr="00000000" w14:paraId="00000BDC">
      <w:pPr>
        <w:rPr/>
      </w:pPr>
      <w:r w:rsidDel="00000000" w:rsidR="00000000" w:rsidRPr="00000000">
        <w:rPr>
          <w:rFonts w:ascii="Arial Unicode MS" w:cs="Arial Unicode MS" w:eastAsia="Arial Unicode MS" w:hAnsi="Arial Unicode MS"/>
          <w:rtl w:val="0"/>
        </w:rPr>
        <w:t xml:space="preserve">1레벨: 민첩한 타격</w:t>
      </w:r>
    </w:p>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rtl w:val="0"/>
        </w:rPr>
        <w:t xml:space="preserve">설명: 사량박천근(四两拨千斤).</w:t>
      </w:r>
    </w:p>
    <w:p w:rsidR="00000000" w:rsidDel="00000000" w:rsidP="00000000" w:rsidRDefault="00000000" w:rsidRPr="00000000" w14:paraId="00000BDE">
      <w:pPr>
        <w:rPr/>
      </w:pPr>
      <w:r w:rsidDel="00000000" w:rsidR="00000000" w:rsidRPr="00000000">
        <w:rPr>
          <w:rFonts w:ascii="Arial Unicode MS" w:cs="Arial Unicode MS" w:eastAsia="Arial Unicode MS" w:hAnsi="Arial Unicode MS"/>
          <w:rtl w:val="0"/>
        </w:rPr>
        <w:t xml:space="preserve">캐릭터의 근접 격투 공격은 심각한 피해를 줄 수 있습니다.</w:t>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2레벨: 경기공</w:t>
      </w:r>
    </w:p>
    <w:p w:rsidR="00000000" w:rsidDel="00000000" w:rsidP="00000000" w:rsidRDefault="00000000" w:rsidRPr="00000000" w14:paraId="00000BE0">
      <w:pPr>
        <w:rPr/>
      </w:pPr>
      <w:r w:rsidDel="00000000" w:rsidR="00000000" w:rsidRPr="00000000">
        <w:rPr>
          <w:rFonts w:ascii="Arial Unicode MS" w:cs="Arial Unicode MS" w:eastAsia="Arial Unicode MS" w:hAnsi="Arial Unicode MS"/>
          <w:rtl w:val="0"/>
        </w:rPr>
        <w:t xml:space="preserve">설명: 일력강십회(一力降十会).</w:t>
      </w:r>
    </w:p>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캐릭터가 격투 기능 등급에서 2개의 추가 성공을 얻을 때마다 맨손 무기 피해가 1L 상승합니다.</w:t>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3레벨: 현묘한 신법</w:t>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설명: 민첩한 신법 없이 힘으로 사람과 싸우는 것은 트랙터로 토끼를 쫓는 것처럼 어렵습니다.</w:t>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캐릭터는 표준 행동 1개와 신속 행동 1개를 소모하여 근접 격투 공격과 격투 방어를 할 수 있습니다.</w:t>
      </w:r>
    </w:p>
    <w:p w:rsidR="00000000" w:rsidDel="00000000" w:rsidP="00000000" w:rsidRDefault="00000000" w:rsidRPr="00000000" w14:paraId="00000BE5">
      <w:pPr>
        <w:rPr/>
      </w:pPr>
      <w:r w:rsidDel="00000000" w:rsidR="00000000" w:rsidRPr="00000000">
        <w:rPr>
          <w:rFonts w:ascii="Arial Unicode MS" w:cs="Arial Unicode MS" w:eastAsia="Arial Unicode MS" w:hAnsi="Arial Unicode MS"/>
          <w:rtl w:val="0"/>
        </w:rPr>
        <w:t xml:space="preserve">4레벨: 질풍 연격</w:t>
      </w:r>
    </w:p>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설명: 천하무공 유쾌불파(天下武功, 唯快不破).</w:t>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캐릭터는 표준 행동 1개를 소모하여 각각 2번의 근접 격투 공격을 할 수 있지만, 이 2번의 공격은 반드시 2개의 다른 목표를 대상으로 해야 합니다.</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동시에 캐릭터의 근접 격투 공격은 근력 대신 민첩을 핵심 특성치로 사용하여 판정할 수 있습니다.</w:t>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5레벨: 틈새 공격</w:t>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캐릭터는 이제 맨손 무기로 틈새 공격을 할 수 있습니다.</w:t>
      </w:r>
    </w:p>
    <w:p w:rsidR="00000000" w:rsidDel="00000000" w:rsidP="00000000" w:rsidRDefault="00000000" w:rsidRPr="00000000" w14:paraId="00000BEB">
      <w:pPr>
        <w:rPr/>
      </w:pPr>
      <w:r w:rsidDel="00000000" w:rsidR="00000000" w:rsidRPr="00000000">
        <w:rPr>
          <w:rtl w:val="0"/>
        </w:rPr>
        <w:t xml:space="preserve">=====================================================================</w:t>
      </w:r>
    </w:p>
    <w:p w:rsidR="00000000" w:rsidDel="00000000" w:rsidP="00000000" w:rsidRDefault="00000000" w:rsidRPr="00000000" w14:paraId="00000BEC">
      <w:pPr>
        <w:rPr/>
      </w:pPr>
      <w:r w:rsidDel="00000000" w:rsidR="00000000" w:rsidRPr="00000000">
        <w:rPr>
          <w:rtl w:val="0"/>
        </w:rPr>
        <w:t xml:space="preserve">======================================</w:t>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권법 대가(1~5):</w:t>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전제: 격투 기능 등급 3 이상 필요</w:t>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1레벨: 밀착</w:t>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설명: 적의 공격을 미리 쳐서 적의 공세를 방해합니다.</w:t>
      </w:r>
    </w:p>
    <w:p w:rsidR="00000000" w:rsidDel="00000000" w:rsidP="00000000" w:rsidRDefault="00000000" w:rsidRPr="00000000" w14:paraId="00000BF1">
      <w:pPr>
        <w:rPr/>
      </w:pPr>
      <w:r w:rsidDel="00000000" w:rsidR="00000000" w:rsidRPr="00000000">
        <w:rPr>
          <w:rFonts w:ascii="Arial Unicode MS" w:cs="Arial Unicode MS" w:eastAsia="Arial Unicode MS" w:hAnsi="Arial Unicode MS"/>
          <w:rtl w:val="0"/>
        </w:rPr>
        <w:t xml:space="preserve">캐릭터의 근접 격투 공격은 심각한 피해를 줄 수 있으며, 원래 심각한 피해를 줄 수 있었다면 매번 피해를 줄 때 둔격, 관통, 베기 중 하나를 선택할 수 있습니다.</w:t>
      </w:r>
    </w:p>
    <w:p w:rsidR="00000000" w:rsidDel="00000000" w:rsidP="00000000" w:rsidRDefault="00000000" w:rsidRPr="00000000" w14:paraId="00000BF2">
      <w:pPr>
        <w:rPr/>
      </w:pPr>
      <w:r w:rsidDel="00000000" w:rsidR="00000000" w:rsidRPr="00000000">
        <w:rPr>
          <w:rFonts w:ascii="Arial Unicode MS" w:cs="Arial Unicode MS" w:eastAsia="Arial Unicode MS" w:hAnsi="Arial Unicode MS"/>
          <w:rtl w:val="0"/>
        </w:rPr>
        <w:t xml:space="preserve">2레벨: 단타</w:t>
      </w:r>
    </w:p>
    <w:p w:rsidR="00000000" w:rsidDel="00000000" w:rsidP="00000000" w:rsidRDefault="00000000" w:rsidRPr="00000000" w14:paraId="00000BF3">
      <w:pPr>
        <w:rPr/>
      </w:pPr>
      <w:r w:rsidDel="00000000" w:rsidR="00000000" w:rsidRPr="00000000">
        <w:rPr>
          <w:rFonts w:ascii="Arial Unicode MS" w:cs="Arial Unicode MS" w:eastAsia="Arial Unicode MS" w:hAnsi="Arial Unicode MS"/>
          <w:rtl w:val="0"/>
        </w:rPr>
        <w:t xml:space="preserve">설명: 적에게 밀착하여 연속적인 타격을 가해 적이 벗어나기 어렵게 합니다.</w:t>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당신이 맨손 무기-손으로 공격할 때 목표의 3점 방어와 3점의 특정 부위 공격 감소치를 무시할 수 있습니다.</w:t>
      </w:r>
    </w:p>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3레벨: 맹룡과강</w:t>
      </w:r>
    </w:p>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설명: 당신의 공격은 신속하고 막기 어렵습니다.</w:t>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캐릭터가 손을 맨손 무기로 사용하여 격투 방어를 할 때 손에 【방어 6】 특성을 얻습니다.</w:t>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4레벨: 철사장</w:t>
      </w:r>
    </w:p>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설명: 피부와 살을 단련하고 오랫동안 수련하면 벽돌을 깨고 돌을 부술 수 있습니다.</w:t>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캐릭터가 맨손 무기-손으로 근접 격투 공격을 할 때 맨손 무기의 무기 피해가 이 전공 등급-1점만큼 상승합니다.</w:t>
      </w:r>
    </w:p>
    <w:p w:rsidR="00000000" w:rsidDel="00000000" w:rsidP="00000000" w:rsidRDefault="00000000" w:rsidRPr="00000000" w14:paraId="00000BFB">
      <w:pPr>
        <w:rPr/>
      </w:pPr>
      <w:r w:rsidDel="00000000" w:rsidR="00000000" w:rsidRPr="00000000">
        <w:rPr>
          <w:rFonts w:ascii="Arial Unicode MS" w:cs="Arial Unicode MS" w:eastAsia="Arial Unicode MS" w:hAnsi="Arial Unicode MS"/>
          <w:rtl w:val="0"/>
        </w:rPr>
        <w:t xml:space="preserve">5레벨: 일자충권</w:t>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설명: 힘이 부족하면 속도로 보충하고, 작은 근육군을 이용해 큰 근육군을 움직여 연속적인 타격을 가합니다.</w:t>
      </w:r>
    </w:p>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캐릭터는 이제 맨손 무기로 틈새 공격을 할 수 있습니다.</w:t>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캐릭터가 이미 맨손 무기로 틈새 공격을 할 수 있다면 틈새 공격에 더 이상 의지력을 소모하지 않고 모술이나 기능을 추가할 수 있습니다("하나의 공격 행동에 추가"하는 능력처럼).</w:t>
      </w:r>
    </w:p>
    <w:p w:rsidR="00000000" w:rsidDel="00000000" w:rsidP="00000000" w:rsidRDefault="00000000" w:rsidRPr="00000000" w14:paraId="00000BFF">
      <w:pPr>
        <w:rPr/>
      </w:pPr>
      <w:r w:rsidDel="00000000" w:rsidR="00000000" w:rsidRPr="00000000">
        <w:rPr>
          <w:rtl w:val="0"/>
        </w:rPr>
        <w:t xml:space="preserve">=====================================================================</w:t>
      </w:r>
    </w:p>
    <w:p w:rsidR="00000000" w:rsidDel="00000000" w:rsidP="00000000" w:rsidRDefault="00000000" w:rsidRPr="00000000" w14:paraId="00000C00">
      <w:pPr>
        <w:rPr/>
      </w:pPr>
      <w:r w:rsidDel="00000000" w:rsidR="00000000" w:rsidRPr="00000000">
        <w:rPr>
          <w:rtl w:val="0"/>
        </w:rPr>
        <w:t xml:space="preserve">======================================</w:t>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기본 각법(1~5)</w:t>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전제: 격투 기능 등급 3 이상, 격투 기능에 전문: 다리 보유</w:t>
      </w:r>
    </w:p>
    <w:p w:rsidR="00000000" w:rsidDel="00000000" w:rsidP="00000000" w:rsidRDefault="00000000" w:rsidRPr="00000000" w14:paraId="00000C03">
      <w:pPr>
        <w:rPr/>
      </w:pPr>
      <w:r w:rsidDel="00000000" w:rsidR="00000000" w:rsidRPr="00000000">
        <w:rPr>
          <w:rFonts w:ascii="Arial Unicode MS" w:cs="Arial Unicode MS" w:eastAsia="Arial Unicode MS" w:hAnsi="Arial Unicode MS"/>
          <w:rtl w:val="0"/>
        </w:rPr>
        <w:t xml:space="preserve">1레벨: 입문</w:t>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캐릭터가 맨손 무기-다리로 격투 공격을 한 후 즉시 이 전공 등급/미터의 이동력을 얻고 즉시 이 이동력을 사용하여 이동합니다.</w:t>
      </w:r>
    </w:p>
    <w:p w:rsidR="00000000" w:rsidDel="00000000" w:rsidP="00000000" w:rsidRDefault="00000000" w:rsidRPr="00000000" w14:paraId="00000C05">
      <w:pPr>
        <w:rPr/>
      </w:pPr>
      <w:r w:rsidDel="00000000" w:rsidR="00000000" w:rsidRPr="00000000">
        <w:rPr>
          <w:rFonts w:ascii="Arial Unicode MS" w:cs="Arial Unicode MS" w:eastAsia="Arial Unicode MS" w:hAnsi="Arial Unicode MS"/>
          <w:rtl w:val="0"/>
        </w:rPr>
        <w:t xml:space="preserve">2레벨: 기본</w:t>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캐릭터가 맨손 무기-다리로 격투 공격을 할 때 격투 공격 판정에 (이 전공 등급+1)/점의 전공 가치를 얻습니다.</w:t>
      </w:r>
    </w:p>
    <w:p w:rsidR="00000000" w:rsidDel="00000000" w:rsidP="00000000" w:rsidRDefault="00000000" w:rsidRPr="00000000" w14:paraId="00000C07">
      <w:pPr>
        <w:rPr/>
      </w:pPr>
      <w:r w:rsidDel="00000000" w:rsidR="00000000" w:rsidRPr="00000000">
        <w:rPr>
          <w:rFonts w:ascii="Arial Unicode MS" w:cs="Arial Unicode MS" w:eastAsia="Arial Unicode MS" w:hAnsi="Arial Unicode MS"/>
          <w:rtl w:val="0"/>
        </w:rPr>
        <w:t xml:space="preserve">3레벨: 외력</w:t>
      </w:r>
    </w:p>
    <w:p w:rsidR="00000000" w:rsidDel="00000000" w:rsidP="00000000" w:rsidRDefault="00000000" w:rsidRPr="00000000" w14:paraId="00000C08">
      <w:pPr>
        <w:rPr/>
      </w:pPr>
      <w:r w:rsidDel="00000000" w:rsidR="00000000" w:rsidRPr="00000000">
        <w:rPr>
          <w:rFonts w:ascii="Arial Unicode MS" w:cs="Arial Unicode MS" w:eastAsia="Arial Unicode MS" w:hAnsi="Arial Unicode MS"/>
          <w:rtl w:val="0"/>
        </w:rPr>
        <w:t xml:space="preserve">캐릭터가 맨손 무기-다리로 한 격투 공격은 【날려 보내기】 특성을 얻습니다. 밀쳐내기를 선택하고 목표가 밀려난 경로에 장애물이 존재한다면 남은 1미터의 밀쳐내기 거리마다 목표는 1점의 둔격 물리 충격 피해를 받습니다.</w:t>
      </w:r>
    </w:p>
    <w:p w:rsidR="00000000" w:rsidDel="00000000" w:rsidP="00000000" w:rsidRDefault="00000000" w:rsidRPr="00000000" w14:paraId="00000C09">
      <w:pPr>
        <w:rPr/>
      </w:pPr>
      <w:r w:rsidDel="00000000" w:rsidR="00000000" w:rsidRPr="00000000">
        <w:rPr>
          <w:rFonts w:ascii="Arial Unicode MS" w:cs="Arial Unicode MS" w:eastAsia="Arial Unicode MS" w:hAnsi="Arial Unicode MS"/>
          <w:rtl w:val="0"/>
        </w:rPr>
        <w:t xml:space="preserve">4레벨: 내공</w:t>
      </w:r>
    </w:p>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캐릭터가 맨손 무기-다리로 목표를 격투 공격하기 전에 능동적으로 이동(순간이동 제외)하여 목표에 접근했다면(판정상 거리가 가까워졌다고 볼 수 있음) 캐릭터가 1미터 이동할 때마다 이번 격투 공격에 1점의 【고속 우위】를 증가시키며, 상한은 이 전공 등급+1점입니다.</w:t>
      </w:r>
    </w:p>
    <w:p w:rsidR="00000000" w:rsidDel="00000000" w:rsidP="00000000" w:rsidRDefault="00000000" w:rsidRPr="00000000" w14:paraId="00000C0B">
      <w:pPr>
        <w:rPr/>
      </w:pPr>
      <w:r w:rsidDel="00000000" w:rsidR="00000000" w:rsidRPr="00000000">
        <w:rPr>
          <w:rFonts w:ascii="Arial Unicode MS" w:cs="Arial Unicode MS" w:eastAsia="Arial Unicode MS" w:hAnsi="Arial Unicode MS"/>
          <w:rtl w:val="0"/>
        </w:rPr>
        <w:t xml:space="preserve">5레벨: 틈새</w:t>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캐릭터는 이제 맨손 무기로 틈새 공격을 할 수 있으며, 이번 틈새 공격은 다리로만 할 수 있습니다.</w:t>
      </w:r>
    </w:p>
    <w:p w:rsidR="00000000" w:rsidDel="00000000" w:rsidP="00000000" w:rsidRDefault="00000000" w:rsidRPr="00000000" w14:paraId="00000C0D">
      <w:pPr>
        <w:rPr/>
      </w:pPr>
      <w:r w:rsidDel="00000000" w:rsidR="00000000" w:rsidRPr="00000000">
        <w:rPr>
          <w:rtl w:val="0"/>
        </w:rPr>
        <w:t xml:space="preserve">=====================================================================</w:t>
      </w:r>
    </w:p>
    <w:p w:rsidR="00000000" w:rsidDel="00000000" w:rsidP="00000000" w:rsidRDefault="00000000" w:rsidRPr="00000000" w14:paraId="00000C0E">
      <w:pPr>
        <w:rPr/>
      </w:pPr>
      <w:r w:rsidDel="00000000" w:rsidR="00000000" w:rsidRPr="00000000">
        <w:rPr>
          <w:rtl w:val="0"/>
        </w:rPr>
        <w:t xml:space="preserve">======================================</w:t>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잡기(1~5):</w:t>
      </w:r>
    </w:p>
    <w:p w:rsidR="00000000" w:rsidDel="00000000" w:rsidP="00000000" w:rsidRDefault="00000000" w:rsidRPr="00000000" w14:paraId="00000C10">
      <w:pPr>
        <w:rPr/>
      </w:pPr>
      <w:r w:rsidDel="00000000" w:rsidR="00000000" w:rsidRPr="00000000">
        <w:rPr>
          <w:rFonts w:ascii="Arial Unicode MS" w:cs="Arial Unicode MS" w:eastAsia="Arial Unicode MS" w:hAnsi="Arial Unicode MS"/>
          <w:rtl w:val="0"/>
        </w:rPr>
        <w:t xml:space="preserve">전제: 근력 3, 민첩 3, 격투 기능 2레벨, 전문 "잡기" 보유</w:t>
      </w:r>
    </w:p>
    <w:p w:rsidR="00000000" w:rsidDel="00000000" w:rsidP="00000000" w:rsidRDefault="00000000" w:rsidRPr="00000000" w14:paraId="00000C11">
      <w:pPr>
        <w:rPr/>
      </w:pPr>
      <w:r w:rsidDel="00000000" w:rsidR="00000000" w:rsidRPr="00000000">
        <w:rPr>
          <w:rFonts w:ascii="Arial Unicode MS" w:cs="Arial Unicode MS" w:eastAsia="Arial Unicode MS" w:hAnsi="Arial Unicode MS"/>
          <w:rtl w:val="0"/>
        </w:rPr>
        <w:t xml:space="preserve">1레벨: 잡기 정통</w:t>
      </w:r>
    </w:p>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설명: 눈이 빠르고 손이 빠르며 한 방에 성공합니다.</w:t>
      </w:r>
    </w:p>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rtl w:val="0"/>
        </w:rPr>
        <w:t xml:space="preserve">캐릭터는 잡기 관련 판정에서 이 전공 등급에 해당하는 전공 가치를 얻습니다.</w:t>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2레벨: 곰 포옹</w:t>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설명: 뜨거운 포옹 어때요?</w:t>
      </w:r>
    </w:p>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잡기 대결에서 캐릭터의 체형은 원래 체형보다 한 단계 증가한 것으로 간주되며, 이로 인해 원래 잡을 수 없었던 목표를 잡을 수 있게 될 수 있습니다.</w:t>
      </w:r>
    </w:p>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3레벨: 분근</w:t>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설명: 알아요? 사람을 움직이지 못하게 하는 건 사실 간단해요.</w:t>
      </w:r>
    </w:p>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캐릭터가 자신이 잡은 목표를 공격할 때 목표는 전설적 민첩과 전설적 통찰로 인한 자신의 방어 추가 성공을 적용할 수 없습니다.</w:t>
      </w:r>
    </w:p>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4레벨: 목 조르기</w:t>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설명: 숨을 쉴 수 없다면 아무리 강한 힘도 쓸 수 없어요.</w:t>
      </w:r>
    </w:p>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캐릭터가 목표를 성공적으로 잡으면 캐릭터에게 잡힌 목표는 언어를 기반으로 발동하는 모든 능력이 자동으로 실패하며, 여기에는 노른의 노래, 언어 성분이 포함된 주문 등이 포함되지만 이에 국한되지 않습니다. 또한 캐릭터에 의해 제압된 목표는 "질식" 상태에 빠지며 목표가 제압에서 벗어날 때까지 지속됩니다.</w:t>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5레벨: 뼈 으스러뜨리기</w:t>
      </w:r>
    </w:p>
    <w:p w:rsidR="00000000" w:rsidDel="00000000" w:rsidP="00000000" w:rsidRDefault="00000000" w:rsidRPr="00000000" w14:paraId="00000C1E">
      <w:pPr>
        <w:rPr/>
      </w:pPr>
      <w:r w:rsidDel="00000000" w:rsidR="00000000" w:rsidRPr="00000000">
        <w:rPr>
          <w:rFonts w:ascii="Arial Unicode MS" w:cs="Arial Unicode MS" w:eastAsia="Arial Unicode MS" w:hAnsi="Arial Unicode MS"/>
          <w:rtl w:val="0"/>
        </w:rPr>
        <w:t xml:space="preserve">설명: 근육과 뼈를 으스러뜨리는 손!</w:t>
      </w:r>
    </w:p>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이제 3레벨의 효과는 모든 목표가 캐릭터를 공격할 때 목표는 전설적 민첩과 전설적 통찰로 인한 자신의 방어 추가 성공을 적용할 수 없는 것으로 확장됩니다.</w:t>
      </w:r>
    </w:p>
    <w:p w:rsidR="00000000" w:rsidDel="00000000" w:rsidP="00000000" w:rsidRDefault="00000000" w:rsidRPr="00000000" w14:paraId="00000C20">
      <w:pPr>
        <w:rPr/>
      </w:pPr>
      <w:r w:rsidDel="00000000" w:rsidR="00000000" w:rsidRPr="00000000">
        <w:rPr>
          <w:rtl w:val="0"/>
        </w:rPr>
        <w:t xml:space="preserve">=====================================================================</w:t>
      </w:r>
    </w:p>
    <w:p w:rsidR="00000000" w:rsidDel="00000000" w:rsidP="00000000" w:rsidRDefault="00000000" w:rsidRPr="00000000" w14:paraId="00000C21">
      <w:pPr>
        <w:rPr/>
      </w:pPr>
      <w:r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밀치기 기교(1~5):</w:t>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전제: 근력 3, 민첩 3, 격투 2 필요</w:t>
      </w:r>
    </w:p>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1레벨: 밀치기 정통</w:t>
      </w:r>
    </w:p>
    <w:p w:rsidR="00000000" w:rsidDel="00000000" w:rsidP="00000000" w:rsidRDefault="00000000" w:rsidRPr="00000000" w14:paraId="00000C25">
      <w:pPr>
        <w:rPr/>
      </w:pPr>
      <w:r w:rsidDel="00000000" w:rsidR="00000000" w:rsidRPr="00000000">
        <w:rPr>
          <w:rFonts w:ascii="Arial Unicode MS" w:cs="Arial Unicode MS" w:eastAsia="Arial Unicode MS" w:hAnsi="Arial Unicode MS"/>
          <w:rtl w:val="0"/>
        </w:rPr>
        <w:t xml:space="preserve">설명: 당신은 상대를 밀쳐내는 데 필요한 기교를 잘 알고 있습니다.</w:t>
      </w:r>
    </w:p>
    <w:p w:rsidR="00000000" w:rsidDel="00000000" w:rsidP="00000000" w:rsidRDefault="00000000" w:rsidRPr="00000000" w14:paraId="00000C26">
      <w:pPr>
        <w:rPr/>
      </w:pPr>
      <w:r w:rsidDel="00000000" w:rsidR="00000000" w:rsidRPr="00000000">
        <w:rPr>
          <w:rFonts w:ascii="Arial Unicode MS" w:cs="Arial Unicode MS" w:eastAsia="Arial Unicode MS" w:hAnsi="Arial Unicode MS"/>
          <w:rtl w:val="0"/>
        </w:rPr>
        <w:t xml:space="preserve">캐릭터는 밀치기 관련 판정에서 이 전공 등급에 해당하는 전공 가치를 얻습니다.</w:t>
      </w:r>
    </w:p>
    <w:p w:rsidR="00000000" w:rsidDel="00000000" w:rsidP="00000000" w:rsidRDefault="00000000" w:rsidRPr="00000000" w14:paraId="00000C27">
      <w:pPr>
        <w:rPr/>
      </w:pPr>
      <w:r w:rsidDel="00000000" w:rsidR="00000000" w:rsidRPr="00000000">
        <w:rPr>
          <w:rFonts w:ascii="Arial Unicode MS" w:cs="Arial Unicode MS" w:eastAsia="Arial Unicode MS" w:hAnsi="Arial Unicode MS"/>
          <w:rtl w:val="0"/>
        </w:rPr>
        <w:t xml:space="preserve">2레벨: 교묘한 힘</w:t>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설명: 다른 체격의 상대를 마주할 때 어떻게 하면 자신에게 더 유리해질 수 있는지 잘 알고 있습니다.</w:t>
      </w:r>
    </w:p>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rtl w:val="0"/>
        </w:rPr>
        <w:t xml:space="preserve">밀치기 대결에서 캐릭터의 체형은 원래 체형보다 한 단계 증가한 것으로 간주되며, 이로 인해 원래 밀칠 수 없었던 목표를 밀칠 수 있게 될 수 있습니다.</w:t>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3레벨: 받아치기</w:t>
      </w:r>
    </w:p>
    <w:p w:rsidR="00000000" w:rsidDel="00000000" w:rsidP="00000000" w:rsidRDefault="00000000" w:rsidRPr="00000000" w14:paraId="00000C2B">
      <w:pPr>
        <w:rPr/>
      </w:pPr>
      <w:r w:rsidDel="00000000" w:rsidR="00000000" w:rsidRPr="00000000">
        <w:rPr>
          <w:rFonts w:ascii="Arial Unicode MS" w:cs="Arial Unicode MS" w:eastAsia="Arial Unicode MS" w:hAnsi="Arial Unicode MS"/>
          <w:rtl w:val="0"/>
        </w:rPr>
        <w:t xml:space="preserve">설명: 몸은 당신의 가장 강력한 무기입니다.</w:t>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캐릭터가 밀치기 대결에서 이긴다면 동시에 밀쳐내기와 넘어뜨리기 효과를 줄 수 있습니다.</w:t>
      </w:r>
    </w:p>
    <w:p w:rsidR="00000000" w:rsidDel="00000000" w:rsidP="00000000" w:rsidRDefault="00000000" w:rsidRPr="00000000" w14:paraId="00000C2D">
      <w:pPr>
        <w:rPr/>
      </w:pPr>
      <w:r w:rsidDel="00000000" w:rsidR="00000000" w:rsidRPr="00000000">
        <w:rPr>
          <w:rFonts w:ascii="Arial Unicode MS" w:cs="Arial Unicode MS" w:eastAsia="Arial Unicode MS" w:hAnsi="Arial Unicode MS"/>
          <w:rtl w:val="0"/>
        </w:rPr>
        <w:t xml:space="preserve">4레벨: 잔혹한 돌진</w:t>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설명: 오라오라오라! 이 늙은이에게서 비켜라!</w:t>
      </w:r>
    </w:p>
    <w:p w:rsidR="00000000" w:rsidDel="00000000" w:rsidP="00000000" w:rsidRDefault="00000000" w:rsidRPr="00000000" w14:paraId="00000C2F">
      <w:pPr>
        <w:rPr/>
      </w:pPr>
      <w:r w:rsidDel="00000000" w:rsidR="00000000" w:rsidRPr="00000000">
        <w:rPr>
          <w:rFonts w:ascii="Arial Unicode MS" w:cs="Arial Unicode MS" w:eastAsia="Arial Unicode MS" w:hAnsi="Arial Unicode MS"/>
          <w:rtl w:val="0"/>
        </w:rPr>
        <w:t xml:space="preserve">캐릭터는 이제 표준 행동이 아닌 신속 행동으로 밀치기를 시작할 수 있습니다.</w:t>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5레벨: 온몸의 힘</w:t>
      </w:r>
    </w:p>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설명: 당신에게 밀친 사람은 대개 이리저리 굴러다니기 마련입니다.</w:t>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당신이 밀칠 때 밀치기 관련 판정에서 당신의 맨손 무기 피해값에 해당하는 DP 강화 가치를 얻습니다.</w:t>
      </w:r>
    </w:p>
    <w:p w:rsidR="00000000" w:rsidDel="00000000" w:rsidP="00000000" w:rsidRDefault="00000000" w:rsidRPr="00000000" w14:paraId="00000C33">
      <w:pPr>
        <w:rPr/>
      </w:pPr>
      <w:r w:rsidDel="00000000" w:rsidR="00000000" w:rsidRPr="00000000">
        <w:rPr>
          <w:rtl w:val="0"/>
        </w:rPr>
        <w:t xml:space="preserve">=====================================================================</w:t>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중심 파괴(2)</w:t>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전제: 통찰 2, 격투 기능 1레벨</w:t>
      </w:r>
    </w:p>
    <w:p w:rsidR="00000000" w:rsidDel="00000000" w:rsidP="00000000" w:rsidRDefault="00000000" w:rsidRPr="00000000" w14:paraId="00000C37">
      <w:pPr>
        <w:rPr/>
      </w:pPr>
      <w:r w:rsidDel="00000000" w:rsidR="00000000" w:rsidRPr="00000000">
        <w:rPr>
          <w:rFonts w:ascii="Arial Unicode MS" w:cs="Arial Unicode MS" w:eastAsia="Arial Unicode MS" w:hAnsi="Arial Unicode MS"/>
          <w:rtl w:val="0"/>
        </w:rPr>
        <w:t xml:space="preserve">설명: 당신은 유도에 대해 얕은 이해를 하고 있으며 손을 잡는 중에 상대방의 중심을 파괴하는 법을 압니다.</w:t>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당신은 격투 기능의 잡기와 던지기 전문이 제공하는 전문 가치를 3점으로 변경합니다.</w:t>
      </w:r>
    </w:p>
    <w:p w:rsidR="00000000" w:rsidDel="00000000" w:rsidP="00000000" w:rsidRDefault="00000000" w:rsidRPr="00000000" w14:paraId="00000C39">
      <w:pPr>
        <w:rPr/>
      </w:pPr>
      <w:r w:rsidDel="00000000" w:rsidR="00000000" w:rsidRPr="00000000">
        <w:rPr>
          <w:rtl w:val="0"/>
        </w:rPr>
        <w:t xml:space="preserve">=====================================================================</w:t>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껴안고 던지기(2)</w:t>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전제: 근력 2, 격투 기능 2레벨</w:t>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설명: 잡은 상태에서 상대를 땅에 던지는 것은 대부분 유술의 기본 기법입니다.</w:t>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당신이 목표를 성공적으로 잡았을 때 행동을 소모하지 않고 즉시 목표에게 한 번의 걸려 넘어뜨리기를 시도할 수 있으며, 이번 걸려 넘어뜨리기는 양측의 체형을 무시합니다. 당신이 성공한다면 목표에게 당신의 걸려 넘어뜨리기 대결에서 이긴 수치만큼의 물리 둔격 충격 피해를 주며, 피해의 상한은 근력+격투 기능 등급입니다. 걸려 넘어뜨리기 여부와 상관없이 잡기 상태는 해제됩니다.</w:t>
      </w:r>
    </w:p>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그리고 당신은 목표를 당신의 접촉 범위 내 임의의 한 칸으로 이동시킬 수 있습니다.</w:t>
      </w:r>
    </w:p>
    <w:p w:rsidR="00000000" w:rsidDel="00000000" w:rsidP="00000000" w:rsidRDefault="00000000" w:rsidRPr="00000000" w14:paraId="00000C40">
      <w:pPr>
        <w:rPr/>
      </w:pPr>
      <w:r w:rsidDel="00000000" w:rsidR="00000000" w:rsidRPr="00000000">
        <w:rPr>
          <w:rtl w:val="0"/>
        </w:rPr>
        <w:t xml:space="preserve">=====================================================================</w:t>
      </w:r>
    </w:p>
    <w:p w:rsidR="00000000" w:rsidDel="00000000" w:rsidP="00000000" w:rsidRDefault="00000000" w:rsidRPr="00000000" w14:paraId="00000C41">
      <w:pPr>
        <w:rPr/>
      </w:pPr>
      <w:r w:rsidDel="00000000" w:rsidR="00000000" w:rsidRPr="00000000">
        <w:rPr>
          <w:rtl w:val="0"/>
        </w:rPr>
        <w:t xml:space="preserve">======================================</w:t>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침고(1)</w:t>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전제: 근력 2, 격투 기능 1레벨</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설명: 유술을 아는 당신은 쓰러진 잡기 목표를 매우 쉽게 제압할 수 있습니다.</w:t>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당신의 잡기 목표가 쓰러진 상태라면 당신은 잡기 대결에서 6DP 전공 가치를 얻습니다.</w:t>
      </w:r>
    </w:p>
    <w:p w:rsidR="00000000" w:rsidDel="00000000" w:rsidP="00000000" w:rsidRDefault="00000000" w:rsidRPr="00000000" w14:paraId="00000C46">
      <w:pPr>
        <w:rPr/>
      </w:pPr>
      <w:r w:rsidDel="00000000" w:rsidR="00000000" w:rsidRPr="00000000">
        <w:rPr>
          <w:rtl w:val="0"/>
        </w:rPr>
        <w:t xml:space="preserve">=====================================================================</w:t>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쓸어차기(3):</w:t>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전제: 근력 3, 격투 기능 2레벨, 전문 "걸려 넘어뜨리기" 보유</w:t>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매 라운드 한 번, 캐릭터가 근접 격투 공격을 성공적으로 해서 목표에게 피해를 줬다면 피해를 받은 모든 목표에게 한 번의 걸려 넘어뜨리기를 시도할 수 있습니다.</w:t>
      </w:r>
    </w:p>
    <w:p w:rsidR="00000000" w:rsidDel="00000000" w:rsidP="00000000" w:rsidRDefault="00000000" w:rsidRPr="00000000" w14:paraId="00000C4C">
      <w:pPr>
        <w:rPr/>
      </w:pPr>
      <w:r w:rsidDel="00000000" w:rsidR="00000000" w:rsidRPr="00000000">
        <w:rPr>
          <w:rtl w:val="0"/>
        </w:rPr>
        <w:t xml:space="preserve">=====================================================================</w:t>
      </w:r>
    </w:p>
    <w:p w:rsidR="00000000" w:rsidDel="00000000" w:rsidP="00000000" w:rsidRDefault="00000000" w:rsidRPr="00000000" w14:paraId="00000C4D">
      <w:pPr>
        <w:rPr/>
      </w:pPr>
      <w:r w:rsidDel="00000000" w:rsidR="00000000" w:rsidRPr="00000000">
        <w:rPr>
          <w:rtl w:val="0"/>
        </w:rPr>
        <w:t xml:space="preserve">======================================</w:t>
      </w:r>
    </w:p>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각법(1~5)</w:t>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전제: 민첩 3, 격투 기능 등급 3 이상, 격투 기능에 전문: 다리 보유</w:t>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1레벨: 기본공</w:t>
      </w:r>
    </w:p>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캐릭터가 맨손 무기-다리로 격투 공격을 할 때 이 전공 등급/점의 고속을 얻습니다.</w:t>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2레벨: 은륜구전</w:t>
      </w:r>
    </w:p>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캐릭터가 맨손 무기-다리로 격투 공격을 할 때 격투 기능의 전문 "다리"의 전문 가치가 3DP로 변경되며 【연사】 특성을 얻습니다. 시각적 효과로는 캐릭터의 연속 발차기가 빨라서 공기 중에 잔상을 남깁니다. 물론 탄약 소모는 없습니다.</w:t>
      </w:r>
    </w:p>
    <w:p w:rsidR="00000000" w:rsidDel="00000000" w:rsidP="00000000" w:rsidRDefault="00000000" w:rsidRPr="00000000" w14:paraId="00000C54">
      <w:pPr>
        <w:rPr/>
      </w:pPr>
      <w:r w:rsidDel="00000000" w:rsidR="00000000" w:rsidRPr="00000000">
        <w:rPr>
          <w:rFonts w:ascii="Arial Unicode MS" w:cs="Arial Unicode MS" w:eastAsia="Arial Unicode MS" w:hAnsi="Arial Unicode MS"/>
          <w:rtl w:val="0"/>
        </w:rPr>
        <w:t xml:space="preserve">3레벨: 영호비설</w:t>
      </w:r>
    </w:p>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캐릭터의 기본 이동 속도가 6미터 증가합니다.</w:t>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4레벨: 은랑효월</w:t>
      </w:r>
    </w:p>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캐릭터가 이번 라운드에 이동 행동을 사용하여 이동했다면 8점의 회피 방어를 얻으며 캐릭터의 다음 라운드 시작 시까지 지속됩니다.</w:t>
      </w:r>
    </w:p>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5레벨: 금룡축일</w:t>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캐릭터가 맨손 무기-다리로 돌진 공격을 시작한다면 이번 공격은 곡선 돌진을 할 수 있으며 【밀쳐내기】 효과를 얻습니다. 동시에 돌진의 상한이 기본 방어로 결정되는 상한이 아니라 공격 주특성치를 사용하는 것으로 변경되지만 방어를 음수로 만들 수는 없습니다.</w:t>
      </w:r>
    </w:p>
    <w:p w:rsidR="00000000" w:rsidDel="00000000" w:rsidP="00000000" w:rsidRDefault="00000000" w:rsidRPr="00000000" w14:paraId="00000C5A">
      <w:pPr>
        <w:rPr/>
      </w:pPr>
      <w:r w:rsidDel="00000000" w:rsidR="00000000" w:rsidRPr="00000000">
        <w:rPr>
          <w:rFonts w:ascii="Arial Unicode MS" w:cs="Arial Unicode MS" w:eastAsia="Arial Unicode MS" w:hAnsi="Arial Unicode MS"/>
          <w:rtl w:val="0"/>
        </w:rPr>
        <w:t xml:space="preserve">시각적 효과로는 캐릭터가 직접 날아차기를 합니다!</w:t>
      </w:r>
    </w:p>
    <w:p w:rsidR="00000000" w:rsidDel="00000000" w:rsidP="00000000" w:rsidRDefault="00000000" w:rsidRPr="00000000" w14:paraId="00000C5B">
      <w:pPr>
        <w:rPr/>
      </w:pPr>
      <w:r w:rsidDel="00000000" w:rsidR="00000000" w:rsidRPr="00000000">
        <w:rPr>
          <w:rtl w:val="0"/>
        </w:rPr>
        <w:t xml:space="preserve">=====================================================================</w:t>
      </w:r>
    </w:p>
    <w:p w:rsidR="00000000" w:rsidDel="00000000" w:rsidP="00000000" w:rsidRDefault="00000000" w:rsidRPr="00000000" w14:paraId="00000C5C">
      <w:pPr>
        <w:rPr/>
      </w:pPr>
      <w:r w:rsidDel="00000000" w:rsidR="00000000" w:rsidRPr="00000000">
        <w:rPr>
          <w:rtl w:val="0"/>
        </w:rPr>
        <w:t xml:space="preserve">======================================</w:t>
      </w:r>
    </w:p>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던지기(1~5)</w:t>
      </w:r>
    </w:p>
    <w:p w:rsidR="00000000" w:rsidDel="00000000" w:rsidP="00000000" w:rsidRDefault="00000000" w:rsidRPr="00000000" w14:paraId="00000C5E">
      <w:pPr>
        <w:rPr/>
      </w:pPr>
      <w:r w:rsidDel="00000000" w:rsidR="00000000" w:rsidRPr="00000000">
        <w:rPr>
          <w:rFonts w:ascii="Arial Unicode MS" w:cs="Arial Unicode MS" w:eastAsia="Arial Unicode MS" w:hAnsi="Arial Unicode MS"/>
          <w:rtl w:val="0"/>
        </w:rPr>
        <w:t xml:space="preserve">전제: 격투 기능 등급 3 이상, 전문 "잡기" 보유.</w:t>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주의: 이 전공에서 "목표를 던져버리기"는 모두 전투 규칙의 특수 행동입니다.</w:t>
      </w:r>
    </w:p>
    <w:p w:rsidR="00000000" w:rsidDel="00000000" w:rsidP="00000000" w:rsidRDefault="00000000" w:rsidRPr="00000000" w14:paraId="00000C60">
      <w:pPr>
        <w:rPr/>
      </w:pPr>
      <w:r w:rsidDel="00000000" w:rsidR="00000000" w:rsidRPr="00000000">
        <w:rPr>
          <w:rFonts w:ascii="Arial Unicode MS" w:cs="Arial Unicode MS" w:eastAsia="Arial Unicode MS" w:hAnsi="Arial Unicode MS"/>
          <w:rtl w:val="0"/>
        </w:rPr>
        <w:t xml:space="preserve">1레벨: 던지기</w:t>
      </w:r>
    </w:p>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설명: 사람을 던지는 것도 맨손 격투의 한 공격 방식입니다.</w:t>
      </w:r>
    </w:p>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rtl w:val="0"/>
        </w:rPr>
        <w:t xml:space="preserve">당신이 목표를 던져버릴 때 근력+운동(중무기 투척) 판정 대신 격투(잡기)를 사용할 수 있습니다.</w:t>
      </w:r>
    </w:p>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2레벨: 폭탄 던지기</w:t>
      </w:r>
    </w:p>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rtl w:val="0"/>
        </w:rPr>
        <w:t xml:space="preserve">설명: 적을 높이 들어올려 세게 내던지면 큰 피해를 줄 수 있습니다.</w:t>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당신이 목표를 던져버릴 때 해당 목표가 근력/민첩+운동(평형감각) 판정으로 당신과 대결할 때 당신은 목표에게 이 전공 등급 점수의 전공 감소치를 줄 수 있습니다.</w:t>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그리고 당신은 이제 목표를 던져버린 후 목표의 장애물 경도가 2인지 여부와 상관없이 심각한 피해를 줍니다.</w:t>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3레벨: 빠른 던지기</w:t>
      </w:r>
    </w:p>
    <w:p w:rsidR="00000000" w:rsidDel="00000000" w:rsidP="00000000" w:rsidRDefault="00000000" w:rsidRPr="00000000" w14:paraId="00000C68">
      <w:pPr>
        <w:rPr/>
      </w:pPr>
      <w:r w:rsidDel="00000000" w:rsidR="00000000" w:rsidRPr="00000000">
        <w:rPr>
          <w:rFonts w:ascii="Arial Unicode MS" w:cs="Arial Unicode MS" w:eastAsia="Arial Unicode MS" w:hAnsi="Arial Unicode MS"/>
          <w:rtl w:val="0"/>
        </w:rPr>
        <w:t xml:space="preserve">설명: 잡고, 들어올리고, 던져버리는 동작이 매끄럽고 연결되어 한 번에 이뤄집니다.</w:t>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당신이 목표를 성공적으로 잡았을 때 행동을 소모하지 않고 즉시 이 목표를 던져버릴 수 있습니다.</w:t>
      </w:r>
    </w:p>
    <w:p w:rsidR="00000000" w:rsidDel="00000000" w:rsidP="00000000" w:rsidRDefault="00000000" w:rsidRPr="00000000" w14:paraId="00000C6A">
      <w:pPr>
        <w:rPr/>
      </w:pPr>
      <w:r w:rsidDel="00000000" w:rsidR="00000000" w:rsidRPr="00000000">
        <w:rPr>
          <w:rFonts w:ascii="Arial Unicode MS" w:cs="Arial Unicode MS" w:eastAsia="Arial Unicode MS" w:hAnsi="Arial Unicode MS"/>
          <w:rtl w:val="0"/>
        </w:rPr>
        <w:t xml:space="preserve">4레벨: 강력한 던지기</w:t>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설명: 힘을 완벽하게 조절하여 사람을 아무리 멀리 던져도 위력을 유지할 수 있습니다.</w:t>
      </w:r>
    </w:p>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rtl w:val="0"/>
        </w:rPr>
        <w:t xml:space="preserve">이 능력을 익히면 목표가 장애물 때문에 피해를 받지 않고 대신 1미터 던져질 때마다 1점의 둔격 심각한 피해를 받습니다.</w:t>
      </w:r>
    </w:p>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5레벨: 연쇄 반응</w:t>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설명: 사람도 무기가 될 수 있어서 한 사람을 잡아 더 많은 사람을 쓰러뜨리는 걸 좋아합니다.</w:t>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당신이 목표를 던져버릴 때 목표가 이로 인해 피해를 받는다면 쓰러집니다.</w:t>
      </w:r>
    </w:p>
    <w:p w:rsidR="00000000" w:rsidDel="00000000" w:rsidP="00000000" w:rsidRDefault="00000000" w:rsidRPr="00000000" w14:paraId="00000C70">
      <w:pPr>
        <w:rPr/>
      </w:pPr>
      <w:r w:rsidDel="00000000" w:rsidR="00000000" w:rsidRPr="00000000">
        <w:rPr>
          <w:rtl w:val="0"/>
        </w:rPr>
        <w:t xml:space="preserve">=====================================================================</w:t>
      </w:r>
    </w:p>
    <w:p w:rsidR="00000000" w:rsidDel="00000000" w:rsidP="00000000" w:rsidRDefault="00000000" w:rsidRPr="00000000" w14:paraId="00000C71">
      <w:pPr>
        <w:rPr/>
      </w:pPr>
      <w:r w:rsidDel="00000000" w:rsidR="00000000" w:rsidRPr="00000000">
        <w:rPr>
          <w:rtl w:val="0"/>
        </w:rPr>
        <w:t xml:space="preserve">======================================</w:t>
      </w:r>
    </w:p>
    <w:p w:rsidR="00000000" w:rsidDel="00000000" w:rsidP="00000000" w:rsidRDefault="00000000" w:rsidRPr="00000000" w14:paraId="00000C72">
      <w:pPr>
        <w:pStyle w:val="Heading1"/>
        <w:rPr/>
      </w:pPr>
      <w:bookmarkStart w:colFirst="0" w:colLast="0" w:name="_kb3wy3mlvy1p" w:id="26"/>
      <w:bookmarkEnd w:id="26"/>
      <w:r w:rsidDel="00000000" w:rsidR="00000000" w:rsidRPr="00000000">
        <w:rPr>
          <w:rFonts w:ascii="Arial Unicode MS" w:cs="Arial Unicode MS" w:eastAsia="Arial Unicode MS" w:hAnsi="Arial Unicode MS"/>
          <w:rtl w:val="0"/>
        </w:rPr>
        <w:t xml:space="preserve">1.3.4.6.4 비총기 원격 전공</w:t>
      </w:r>
    </w:p>
    <w:p w:rsidR="00000000" w:rsidDel="00000000" w:rsidP="00000000" w:rsidRDefault="00000000" w:rsidRPr="00000000" w14:paraId="00000C73">
      <w:pPr>
        <w:rPr/>
      </w:pPr>
      <w:r w:rsidDel="00000000" w:rsidR="00000000" w:rsidRPr="00000000">
        <w:rPr>
          <w:rFonts w:ascii="Arial Unicode MS" w:cs="Arial Unicode MS" w:eastAsia="Arial Unicode MS" w:hAnsi="Arial Unicode MS"/>
          <w:rtl w:val="0"/>
        </w:rPr>
        <w:t xml:space="preserve">주의해야 할 점은 캐릭터 시트를 만들 때 "특수 신분" 또는 "초범 신분" 전공을 선택하지 않으면 어떤 전투 전공도 선택할 수 없다는 것입니다.</w:t>
      </w:r>
    </w:p>
    <w:p w:rsidR="00000000" w:rsidDel="00000000" w:rsidP="00000000" w:rsidRDefault="00000000" w:rsidRPr="00000000" w14:paraId="00000C74">
      <w:pPr>
        <w:rPr/>
      </w:pPr>
      <w:r w:rsidDel="00000000" w:rsidR="00000000" w:rsidRPr="00000000">
        <w:rPr>
          <w:rtl w:val="0"/>
        </w:rPr>
        <w:t xml:space="preserve">=====================================================================</w:t>
      </w:r>
    </w:p>
    <w:p w:rsidR="00000000" w:rsidDel="00000000" w:rsidP="00000000" w:rsidRDefault="00000000" w:rsidRPr="00000000" w14:paraId="00000C75">
      <w:pPr>
        <w:rPr/>
      </w:pPr>
      <w:r w:rsidDel="00000000" w:rsidR="00000000" w:rsidRPr="00000000">
        <w:rPr>
          <w:rtl w:val="0"/>
        </w:rPr>
        <w:t xml:space="preserve">======================================</w:t>
      </w:r>
    </w:p>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암기 대사(1~5):</w:t>
      </w:r>
    </w:p>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전제: 민첩 3, 운동 기능 2레벨 및 전문 "경투척 무기" 보유 필요</w:t>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본 전공이 가져다주는 모든 효과를 사용하고 얻으려면 무기 특수 속성이 【경투척 무기】인 무기를 사용해야 합니다.</w:t>
      </w:r>
    </w:p>
    <w:p w:rsidR="00000000" w:rsidDel="00000000" w:rsidP="00000000" w:rsidRDefault="00000000" w:rsidRPr="00000000" w14:paraId="00000C79">
      <w:pPr>
        <w:rPr/>
      </w:pPr>
      <w:r w:rsidDel="00000000" w:rsidR="00000000" w:rsidRPr="00000000">
        <w:rPr>
          <w:rFonts w:ascii="Arial Unicode MS" w:cs="Arial Unicode MS" w:eastAsia="Arial Unicode MS" w:hAnsi="Arial Unicode MS"/>
          <w:rtl w:val="0"/>
        </w:rPr>
        <w:t xml:space="preserve">1레벨: 소매 속 건곤</w:t>
      </w:r>
    </w:p>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캐릭터가 원거리 투척 공격을 할 때 본 전공 레벨에 해당하는 고속 점수가 증가합니다.</w:t>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2레벨: 영활한 손가락</w:t>
      </w:r>
    </w:p>
    <w:p w:rsidR="00000000" w:rsidDel="00000000" w:rsidP="00000000" w:rsidRDefault="00000000" w:rsidRPr="00000000" w14:paraId="00000C7C">
      <w:pPr>
        <w:rPr/>
      </w:pPr>
      <w:r w:rsidDel="00000000" w:rsidR="00000000" w:rsidRPr="00000000">
        <w:rPr>
          <w:rFonts w:ascii="Arial Unicode MS" w:cs="Arial Unicode MS" w:eastAsia="Arial Unicode MS" w:hAnsi="Arial Unicode MS"/>
          <w:rtl w:val="0"/>
        </w:rPr>
        <w:t xml:space="preserve">캐릭터가 용기에서 무기 특수 속성이 【경투척 무기】인 무기를 꺼내는 것은 자유 행동이며, 한 손으로 최대 10발까지 꺼낼 수 있습니다.</w:t>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3레벨: 만천화우</w:t>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캐릭터가 원거리 투척 공격을 할 때 【연사】를 할 수 있으며, 이는 동일한 수량의 동종 암기를 소모합니다. 만약 한 번에 투척하는 무기가 다르다면 본 능력을 사용할 수 없습니다. 또한 당신의 원거리 투척 공격은 D등급 조수불급 효과를 얻습니다.</w:t>
      </w:r>
    </w:p>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4레벨: 일석이조 </w:t>
      </w:r>
    </w:p>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원거리 투척 공격을 할 때 1점의 의지력을 소모하여 본 공격이 본 전공 레벨/개의 목표를 동시에 공격할 수 있게 합니다. 각 목표는 한 번만 공격받을 수 있습니다.</w:t>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또한 동일한 목표는 범위 피해를 줄 수 있는 능력(예: 연사)의 영향을 여러 번 받을 수 없습니다.</w:t>
      </w:r>
    </w:p>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5레벨: 건곤일투</w:t>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캐릭터는 신속 행동으로 본 라운드 내 모든 원거리 투척 공격 판정에 최대 이 전공 레벨만큼의 무명 감점을 감수하고 동일한 양의 추가 성공을 얻을 수 있습니다.</w:t>
      </w:r>
    </w:p>
    <w:p w:rsidR="00000000" w:rsidDel="00000000" w:rsidP="00000000" w:rsidRDefault="00000000" w:rsidRPr="00000000" w14:paraId="00000C84">
      <w:pPr>
        <w:rPr/>
      </w:pPr>
      <w:r w:rsidDel="00000000" w:rsidR="00000000" w:rsidRPr="00000000">
        <w:rPr>
          <w:rtl w:val="0"/>
        </w:rPr>
        <w:t xml:space="preserve">=====================================================================</w:t>
      </w:r>
    </w:p>
    <w:p w:rsidR="00000000" w:rsidDel="00000000" w:rsidP="00000000" w:rsidRDefault="00000000" w:rsidRPr="00000000" w14:paraId="00000C85">
      <w:pPr>
        <w:rPr/>
      </w:pPr>
      <w:r w:rsidDel="00000000" w:rsidR="00000000" w:rsidRPr="00000000">
        <w:rPr>
          <w:rtl w:val="0"/>
        </w:rPr>
        <w:t xml:space="preserve">======================================</w:t>
      </w:r>
    </w:p>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궁수(1~5):</w:t>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전제: 근력 3, 민첩 3, 운동 기능 3레벨, 전문 "궁시" 보유 필요</w:t>
      </w:r>
    </w:p>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본 전공이 가져다주는 모든 효과를 사용하고 얻으려면 무기 분류가 "활"인 무기를 사용해야 합니다.</w:t>
      </w:r>
    </w:p>
    <w:p w:rsidR="00000000" w:rsidDel="00000000" w:rsidP="00000000" w:rsidRDefault="00000000" w:rsidRPr="00000000" w14:paraId="00000C89">
      <w:pPr>
        <w:rPr/>
      </w:pPr>
      <w:r w:rsidDel="00000000" w:rsidR="00000000" w:rsidRPr="00000000">
        <w:rPr>
          <w:rFonts w:ascii="Arial Unicode MS" w:cs="Arial Unicode MS" w:eastAsia="Arial Unicode MS" w:hAnsi="Arial Unicode MS"/>
          <w:rtl w:val="0"/>
        </w:rPr>
        <w:t xml:space="preserve">1레벨: 궁수의 재능</w:t>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설명: 당신의 팔 근육 하나하나가 활을 당기고 화살을 쏘기 위해 존재합니다.</w:t>
      </w:r>
    </w:p>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활을 사용할 때 근력 요구치와 최대 사거리를 판단할 때, 당신의 근력은 본 전공 레벨만큼 가산된 것으로 간주됩니다.</w:t>
      </w:r>
    </w:p>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2레벨: 신속 장전</w:t>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설명: 당신이 화살을 뽑아 쏘는 속도는 눈부시게 빠르며, 마치 섬광과도 같습니다.</w:t>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캐릭터가 용기(일반적으로 화살통이나 화살 주머니)에서 화살을 뽑는 것은 자유 행동이며, 캐릭터가 필요로 하는 수량을 한 번에 꺼낼 수 있습니다.</w:t>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3레벨: 곡선 사격</w:t>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설명: 당신은 화살을 높이 쏘아 포물선 원리를 이용해 적을 살상합니다.</w:t>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캐릭터가 활을 사용해 원거리 공격을 할 때 목표의 엄폐 방어를 최대 4점까지 무시합니다.</w:t>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4레벨: 다중 사격</w:t>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설명: 당신은 동시에 여러 발의 화살을 시위에 걸고 여러 적을 공격합니다.</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원거리 사격 공격을 할 때 표준 행동과 1점의 의지력을 소모하여 본 공격이 기본 사거리 내 최대 본 전공 레벨/개의 목표를 동시에 공격할 수 있게 합니다. 각 목표는 한 번만 공격받을 수 있습니다.</w:t>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또한 동일한 목표는 범위 피해를 줄 수 있는 능력(예: 연사)의 영향을 여러 번 받을 수 없습니다.</w:t>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5레벨: 백보천양</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설명: 당신의 사술은 여어구와 겨룰 만합니다.</w:t>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이제 원거리 사격 공격을 할 때 의지력의 기본 용법으로 공격 판정을 증가시키면 해당 완벽 가산치가 추가로 6점 상승합니다.</w:t>
      </w:r>
    </w:p>
    <w:p w:rsidR="00000000" w:rsidDel="00000000" w:rsidP="00000000" w:rsidRDefault="00000000" w:rsidRPr="00000000" w14:paraId="00000C99">
      <w:pPr>
        <w:rPr/>
      </w:pPr>
      <w:r w:rsidDel="00000000" w:rsidR="00000000" w:rsidRPr="00000000">
        <w:rPr>
          <w:rtl w:val="0"/>
        </w:rPr>
        <w:t xml:space="preserve">=====================================================================</w:t>
      </w:r>
    </w:p>
    <w:p w:rsidR="00000000" w:rsidDel="00000000" w:rsidP="00000000" w:rsidRDefault="00000000" w:rsidRPr="00000000" w14:paraId="00000C9A">
      <w:pPr>
        <w:rPr/>
      </w:pPr>
      <w:r w:rsidDel="00000000" w:rsidR="00000000" w:rsidRPr="00000000">
        <w:rPr>
          <w:rtl w:val="0"/>
        </w:rPr>
        <w:t xml:space="preserve">======================================</w:t>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매사신사수(1~5)</w:t>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전제: 근력 3, 민첩 3, 운동 기능 3레벨, 전문 "궁시" 보유 필요</w:t>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본 전공이 가져다주는 모든 효과를 사용하고 얻으려면 무기 분류가 "활"인 무기를 사용해야 합니다.</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1레벨: 고속 사격</w:t>
      </w:r>
    </w:p>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캐릭터가 원거리 사격 공격을 할 때 본 전공 레벨에 해당하는 고속 점수가 증가합니다.</w:t>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2레벨: 파방</w:t>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설명: 이제부터 당신의 사격은 목표의 방어로 인해 위력이 감소하는 일이 거의 없습니다.</w:t>
      </w:r>
    </w:p>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rtl w:val="0"/>
        </w:rPr>
        <w:t xml:space="preserve">캐릭터의 원거리 사격 공격은 본 전공 레벨/점만큼의 【파갑】을 증가시킵니다.</w:t>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3레벨: 천자</w:t>
      </w:r>
    </w:p>
    <w:p w:rsidR="00000000" w:rsidDel="00000000" w:rsidP="00000000" w:rsidRDefault="00000000" w:rsidRPr="00000000" w14:paraId="00000CA4">
      <w:pPr>
        <w:rPr/>
      </w:pPr>
      <w:r w:rsidDel="00000000" w:rsidR="00000000" w:rsidRPr="00000000">
        <w:rPr>
          <w:rFonts w:ascii="Arial Unicode MS" w:cs="Arial Unicode MS" w:eastAsia="Arial Unicode MS" w:hAnsi="Arial Unicode MS"/>
          <w:rtl w:val="0"/>
        </w:rPr>
        <w:t xml:space="preserve">설명: 당신은 자신의 무기에 치명적인 힘을 불어넣었습니다. 당신의 발사는 난쟁이의 대리석도 뚫을 수 있을 것 같은 느낌을 줍니다.</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효과: 당신의 원거리 사격 공격은 【관통】 특성을 얻습니다.</w:t>
      </w:r>
    </w:p>
    <w:p w:rsidR="00000000" w:rsidDel="00000000" w:rsidP="00000000" w:rsidRDefault="00000000" w:rsidRPr="00000000" w14:paraId="00000CA6">
      <w:pPr>
        <w:rPr/>
      </w:pPr>
      <w:r w:rsidDel="00000000" w:rsidR="00000000" w:rsidRPr="00000000">
        <w:rPr>
          <w:rFonts w:ascii="Arial Unicode MS" w:cs="Arial Unicode MS" w:eastAsia="Arial Unicode MS" w:hAnsi="Arial Unicode MS"/>
          <w:rtl w:val="0"/>
        </w:rPr>
        <w:t xml:space="preserve">4레벨: 관통살</w:t>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설명: 당신의 기교는 노살의 위력을 최대화하여 사거리 내의 모든 적을 관통할 수 있습니다.</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효과: 이제 당신의 원거리 사격 공격의 【관통】 효과는 기본 사거리 범위 내가 아닌 최대 사거리 범위 내에 영향을 미칠 수 있습니다.</w:t>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5레벨: 회심일격</w:t>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설명: 당신의 기교는 화살촉의 위력을 최대화하여 사거리 내의 모든 적을 관통할 수 있습니다.</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캐릭터는 신속 행동으로 본 라운드 내 모든 원거리 사격 공격 판정에 최대 이 전공 레벨만큼의 무명 감점을 감수하고 동일한 양의 추가 성공을 얻을 수 있습니다.</w:t>
      </w:r>
    </w:p>
    <w:p w:rsidR="00000000" w:rsidDel="00000000" w:rsidP="00000000" w:rsidRDefault="00000000" w:rsidRPr="00000000" w14:paraId="00000CAC">
      <w:pPr>
        <w:rPr/>
      </w:pPr>
      <w:r w:rsidDel="00000000" w:rsidR="00000000" w:rsidRPr="00000000">
        <w:rPr>
          <w:rtl w:val="0"/>
        </w:rPr>
        <w:t xml:space="preserve">=====================================================================</w:t>
      </w:r>
    </w:p>
    <w:p w:rsidR="00000000" w:rsidDel="00000000" w:rsidP="00000000" w:rsidRDefault="00000000" w:rsidRPr="00000000" w14:paraId="00000CAD">
      <w:pPr>
        <w:rPr/>
      </w:pPr>
      <w:r w:rsidDel="00000000" w:rsidR="00000000" w:rsidRPr="00000000">
        <w:rPr>
          <w:rtl w:val="0"/>
        </w:rPr>
        <w:t xml:space="preserve">======================================</w:t>
      </w:r>
    </w:p>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중무기 투척 전문가(1~5):</w:t>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전제: 민첩 3, 근력 3, 운동 기능 3레벨</w:t>
      </w:r>
    </w:p>
    <w:p w:rsidR="00000000" w:rsidDel="00000000" w:rsidP="00000000" w:rsidRDefault="00000000" w:rsidRPr="00000000" w14:paraId="00000CB0">
      <w:pPr>
        <w:rPr/>
      </w:pPr>
      <w:r w:rsidDel="00000000" w:rsidR="00000000" w:rsidRPr="00000000">
        <w:rPr>
          <w:rFonts w:ascii="Arial Unicode MS" w:cs="Arial Unicode MS" w:eastAsia="Arial Unicode MS" w:hAnsi="Arial Unicode MS"/>
          <w:rtl w:val="0"/>
        </w:rPr>
        <w:t xml:space="preserve">본 전공이 가져다주는 모든 효과를 사용하고 얻으려면 무기 특수 속성이 【중투척 무기】인 무기를 사용해야 합니다.</w:t>
      </w:r>
    </w:p>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1레벨: 투척 정통</w:t>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설명: 당신은 투척을 자유자재로 제어합니다.</w:t>
      </w:r>
    </w:p>
    <w:p w:rsidR="00000000" w:rsidDel="00000000" w:rsidP="00000000" w:rsidRDefault="00000000" w:rsidRPr="00000000" w14:paraId="00000CB3">
      <w:pPr>
        <w:rPr/>
      </w:pPr>
      <w:r w:rsidDel="00000000" w:rsidR="00000000" w:rsidRPr="00000000">
        <w:rPr>
          <w:rFonts w:ascii="Arial Unicode MS" w:cs="Arial Unicode MS" w:eastAsia="Arial Unicode MS" w:hAnsi="Arial Unicode MS"/>
          <w:rtl w:val="0"/>
        </w:rPr>
        <w:t xml:space="preserve">캐릭터가 【중투척 무기】 특성을 가진 물건을 투척할 때 원거리 투척 공격 판정에 본 전공 레벨과 동일한 전공 가산치를 얻습니다.</w:t>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2레벨: 거력 투척</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설명: 당신이 투척하는 무기는 마치 당신 팔의 연장과도 같습니다.</w:t>
      </w:r>
    </w:p>
    <w:p w:rsidR="00000000" w:rsidDel="00000000" w:rsidP="00000000" w:rsidRDefault="00000000" w:rsidRPr="00000000" w14:paraId="00000CB6">
      <w:pPr>
        <w:rPr/>
      </w:pPr>
      <w:r w:rsidDel="00000000" w:rsidR="00000000" w:rsidRPr="00000000">
        <w:rPr>
          <w:rFonts w:ascii="Arial Unicode MS" w:cs="Arial Unicode MS" w:eastAsia="Arial Unicode MS" w:hAnsi="Arial Unicode MS"/>
          <w:rtl w:val="0"/>
        </w:rPr>
        <w:t xml:space="preserve">캐릭터가 【중투척 무기】 특성을 가진 물건을 투척할 때 근력 요구치와 극한 사거리를 계산할 때 캐릭터의 근력은 본 전공 레벨/점만큼 높아진 것으로 간주되며, 동시에 피해 상한도 전공 레벨/점만큼 증가합니다.</w:t>
      </w:r>
    </w:p>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rtl w:val="0"/>
        </w:rPr>
        <w:t xml:space="preserve">3레벨: 돌격 투척 </w:t>
      </w:r>
    </w:p>
    <w:p w:rsidR="00000000" w:rsidDel="00000000" w:rsidP="00000000" w:rsidRDefault="00000000" w:rsidRPr="00000000" w14:paraId="00000CB8">
      <w:pPr>
        <w:rPr/>
      </w:pPr>
      <w:r w:rsidDel="00000000" w:rsidR="00000000" w:rsidRPr="00000000">
        <w:rPr>
          <w:rFonts w:ascii="Arial Unicode MS" w:cs="Arial Unicode MS" w:eastAsia="Arial Unicode MS" w:hAnsi="Arial Unicode MS"/>
          <w:rtl w:val="0"/>
        </w:rPr>
        <w:t xml:space="preserve">설명: 당신의 투척은 돌격의 이점을 누릴 수 있습니다.</w:t>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캐릭터는 이제 돌격 투척을 할 수 있습니다. 돌격이 가져다주는 이점 외에도("돌격 공격" 규칙 참조) 캐릭터가 돌격하는 동안 1미터 이동할 때마다 해당 투척 공격의 극한 사거리가 추가로 2미터씩 증가하며, 거리 감점을 받습니다.</w:t>
      </w:r>
    </w:p>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본 능력 보유 후 극한 사거리 계산 방식: 기본 사거리+기본 사거리*전설 근력+돌격 거리*2, 단위는 미터.</w:t>
      </w:r>
    </w:p>
    <w:p w:rsidR="00000000" w:rsidDel="00000000" w:rsidP="00000000" w:rsidRDefault="00000000" w:rsidRPr="00000000" w14:paraId="00000CBB">
      <w:pPr>
        <w:rPr/>
      </w:pPr>
      <w:r w:rsidDel="00000000" w:rsidR="00000000" w:rsidRPr="00000000">
        <w:rPr>
          <w:rFonts w:ascii="Arial Unicode MS" w:cs="Arial Unicode MS" w:eastAsia="Arial Unicode MS" w:hAnsi="Arial Unicode MS"/>
          <w:rtl w:val="0"/>
        </w:rPr>
        <w:t xml:space="preserve">4레벨: 맹력 투척</w:t>
      </w:r>
    </w:p>
    <w:p w:rsidR="00000000" w:rsidDel="00000000" w:rsidP="00000000" w:rsidRDefault="00000000" w:rsidRPr="00000000" w14:paraId="00000CBC">
      <w:pPr>
        <w:rPr/>
      </w:pPr>
      <w:r w:rsidDel="00000000" w:rsidR="00000000" w:rsidRPr="00000000">
        <w:rPr>
          <w:rFonts w:ascii="Arial Unicode MS" w:cs="Arial Unicode MS" w:eastAsia="Arial Unicode MS" w:hAnsi="Arial Unicode MS"/>
          <w:rtl w:val="0"/>
        </w:rPr>
        <w:t xml:space="preserve">설명: 당신의 투척은 금을 뚫고 돌을 꿰뚫으며, 신속하고 맹렬합니다.</w:t>
      </w:r>
    </w:p>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rtl w:val="0"/>
        </w:rPr>
        <w:t xml:space="preserve">캐릭터가 투척을 할 때 전력 일격을 할 수 있습니다. 그렇게 하면 캐릭터의 해당 투척 공격은 전공 레벨에 해당하는 【고속 우위】도 추가로 얻습니다.</w:t>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5레벨: 건곤일투</w:t>
      </w:r>
    </w:p>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rtl w:val="0"/>
        </w:rPr>
        <w:t xml:space="preserve">설명: 당신은 모든 심력을 하나의 투척 공격에 쏟아부을 수 있습니다.</w:t>
      </w:r>
    </w:p>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캐릭터는 신속 행동으로 본 라운드 내 모든 투척 공격 판정에 최대 이 전공 레벨만큼의 무명 감점을 감수하고 동일한 양의 추가 성공을 얻을 수 있습니다.</w:t>
      </w:r>
    </w:p>
    <w:p w:rsidR="00000000" w:rsidDel="00000000" w:rsidP="00000000" w:rsidRDefault="00000000" w:rsidRPr="00000000" w14:paraId="00000CC1">
      <w:pPr>
        <w:rPr/>
      </w:pPr>
      <w:r w:rsidDel="00000000" w:rsidR="00000000" w:rsidRPr="00000000">
        <w:rPr>
          <w:rtl w:val="0"/>
        </w:rPr>
        <w:t xml:space="preserve">=====================================================================</w:t>
      </w:r>
    </w:p>
    <w:p w:rsidR="00000000" w:rsidDel="00000000" w:rsidP="00000000" w:rsidRDefault="00000000" w:rsidRPr="00000000" w14:paraId="00000CC2">
      <w:pPr>
        <w:rPr/>
      </w:pPr>
      <w:r w:rsidDel="00000000" w:rsidR="00000000" w:rsidRPr="00000000">
        <w:rPr>
          <w:rtl w:val="0"/>
        </w:rPr>
        <w:t xml:space="preserve">======================================</w:t>
      </w:r>
    </w:p>
    <w:p w:rsidR="00000000" w:rsidDel="00000000" w:rsidP="00000000" w:rsidRDefault="00000000" w:rsidRPr="00000000" w14:paraId="00000CC3">
      <w:pPr>
        <w:pStyle w:val="Heading1"/>
        <w:rPr/>
      </w:pPr>
      <w:bookmarkStart w:colFirst="0" w:colLast="0" w:name="_sc3lkma8z7lc" w:id="27"/>
      <w:bookmarkEnd w:id="27"/>
      <w:r w:rsidDel="00000000" w:rsidR="00000000" w:rsidRPr="00000000">
        <w:rPr>
          <w:rFonts w:ascii="Arial Unicode MS" w:cs="Arial Unicode MS" w:eastAsia="Arial Unicode MS" w:hAnsi="Arial Unicode MS"/>
          <w:rtl w:val="0"/>
        </w:rPr>
        <w:t xml:space="preserve">1.3.4.6.5 기타 기교 전공</w:t>
      </w:r>
    </w:p>
    <w:p w:rsidR="00000000" w:rsidDel="00000000" w:rsidP="00000000" w:rsidRDefault="00000000" w:rsidRPr="00000000" w14:paraId="00000CC4">
      <w:pPr>
        <w:rPr/>
      </w:pPr>
      <w:r w:rsidDel="00000000" w:rsidR="00000000" w:rsidRPr="00000000">
        <w:rPr>
          <w:rFonts w:ascii="Arial Unicode MS" w:cs="Arial Unicode MS" w:eastAsia="Arial Unicode MS" w:hAnsi="Arial Unicode MS"/>
          <w:rtl w:val="0"/>
        </w:rPr>
        <w:t xml:space="preserve">주의해야 할 점은 캐릭터 시트를 만들 때 "특수 신분" 또는 "초범 신분" 전공을 선택하지 않았다면 전투 전공을 선택할 수 없습니다.</w:t>
      </w:r>
    </w:p>
    <w:p w:rsidR="00000000" w:rsidDel="00000000" w:rsidP="00000000" w:rsidRDefault="00000000" w:rsidRPr="00000000" w14:paraId="00000CC5">
      <w:pPr>
        <w:rPr/>
      </w:pPr>
      <w:r w:rsidDel="00000000" w:rsidR="00000000" w:rsidRPr="00000000">
        <w:rPr>
          <w:rtl w:val="0"/>
        </w:rPr>
        <w:t xml:space="preserve">=====================================================================</w:t>
      </w:r>
    </w:p>
    <w:p w:rsidR="00000000" w:rsidDel="00000000" w:rsidP="00000000" w:rsidRDefault="00000000" w:rsidRPr="00000000" w14:paraId="00000CC6">
      <w:pPr>
        <w:rPr/>
      </w:pPr>
      <w:r w:rsidDel="00000000" w:rsidR="00000000" w:rsidRPr="00000000">
        <w:rPr>
          <w:rtl w:val="0"/>
        </w:rPr>
        <w:t xml:space="preserve">======================================</w:t>
      </w:r>
    </w:p>
    <w:p w:rsidR="00000000" w:rsidDel="00000000" w:rsidP="00000000" w:rsidRDefault="00000000" w:rsidRPr="00000000" w14:paraId="00000CC7">
      <w:pPr>
        <w:rPr/>
      </w:pPr>
      <w:r w:rsidDel="00000000" w:rsidR="00000000" w:rsidRPr="00000000">
        <w:rPr>
          <w:rFonts w:ascii="Arial Unicode MS" w:cs="Arial Unicode MS" w:eastAsia="Arial Unicode MS" w:hAnsi="Arial Unicode MS"/>
          <w:rtl w:val="0"/>
        </w:rPr>
        <w:t xml:space="preserve">화살 튕겨내기(3):</w:t>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전제: 민첩 3, 통찰 3 필요</w:t>
      </w:r>
    </w:p>
    <w:p w:rsidR="00000000" w:rsidDel="00000000" w:rsidP="00000000" w:rsidRDefault="00000000" w:rsidRPr="00000000" w14:paraId="00000CC9">
      <w:pPr>
        <w:rPr/>
      </w:pPr>
      <w:r w:rsidDel="00000000" w:rsidR="00000000" w:rsidRPr="00000000">
        <w:rPr>
          <w:rFonts w:ascii="Arial Unicode MS" w:cs="Arial Unicode MS" w:eastAsia="Arial Unicode MS" w:hAnsi="Arial Unicode MS"/>
          <w:rtl w:val="0"/>
        </w:rPr>
        <w:t xml:space="preserve">캐릭터는 반드시 최소한 한 손을 비워두거나 잡을 수 있는 팔 구조를 가지고 있어야 이 전공을 사용할 수 있습니다.</w:t>
      </w:r>
    </w:p>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캐릭터가 원거리 실탄 무기에 맞았을 때, 반사 행동으로 1점의 의지력을 소모하여 즉시 민첩 또는 통찰 판정을 할 수 있습니다. DC는 상대가 가할 최종 피해입니다. 성공하면 캐릭터는 해당 무기를 튕겨내어 피해를 받지 않습니다. </w:t>
      </w:r>
    </w:p>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이 능력을 사용할 때 캐릭터는 반드시 해당 공격을 인지할 수 있어야 하며, 무방비 상태여서는 안 됩니다.</w:t>
      </w:r>
    </w:p>
    <w:p w:rsidR="00000000" w:rsidDel="00000000" w:rsidP="00000000" w:rsidRDefault="00000000" w:rsidRPr="00000000" w14:paraId="00000CCD">
      <w:pPr>
        <w:rPr/>
      </w:pPr>
      <w:r w:rsidDel="00000000" w:rsidR="00000000" w:rsidRPr="00000000">
        <w:rPr>
          <w:rtl w:val="0"/>
        </w:rPr>
        <w:t xml:space="preserve">=====================================================================</w:t>
      </w:r>
    </w:p>
    <w:p w:rsidR="00000000" w:rsidDel="00000000" w:rsidP="00000000" w:rsidRDefault="00000000" w:rsidRPr="00000000" w14:paraId="00000CCE">
      <w:pPr>
        <w:rPr/>
      </w:pPr>
      <w:r w:rsidDel="00000000" w:rsidR="00000000" w:rsidRPr="00000000">
        <w:rPr>
          <w:rtl w:val="0"/>
        </w:rPr>
        <w:t xml:space="preserve">======================================</w:t>
      </w:r>
    </w:p>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장창 기사(1~5):</w:t>
      </w:r>
    </w:p>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전제: 근력 3, 동물 교감 기능 2레벨, 백병전 기능 2레벨 필요</w:t>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캐릭터는 반드시 탑승 상태여야 이 전공을 사용할 수 있습니다.</w:t>
      </w:r>
    </w:p>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1레벨: 유연한 돌격</w:t>
      </w:r>
    </w:p>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캐릭터가 탑승 돌격을 하기 전이나 후에 캐릭터의 탈것은 이동을 할 수 있습니다. 탈것이 매 라운드 이동할 수 있는 총 거리는 기본 이동 속도를 초과할 수 없습니다.</w:t>
      </w:r>
    </w:p>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2레벨: 장창</w:t>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캐릭터가 생물 탑승체를 조종할 때, 【장병기】 특성을 가진 무기로 근접 백병전 공격을 하고 최소 1점의 피해를 입히면 피해를 입은 목표는 근력+운동(균형감각) 또는 민첩+운동(균형감각) 판정을 해야 합니다. DC는 목표가 받은 피해 값입니다. 목표가 판정에 실패하면 캐릭터는 목표를 쓰러뜨리거나 차이만큼의 미터 수만큼 밀쳐낼 수 있습니다. 목표가 밀려나는 도중 장애물에 부딪히면 남은 미터 수만큼의 충격 피해를 받습니다.</w:t>
      </w:r>
    </w:p>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rtl w:val="0"/>
        </w:rPr>
        <w:t xml:space="preserve">3레벨: 천재 기수</w:t>
      </w:r>
    </w:p>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이제 탑승 전투를 할 때 매 라운드 신속 행동을 써서 탈것을 제어할 필요가 없고, 자유 행동 하나만 쓰면 됩니다.</w:t>
      </w:r>
    </w:p>
    <w:p w:rsidR="00000000" w:rsidDel="00000000" w:rsidP="00000000" w:rsidRDefault="00000000" w:rsidRPr="00000000" w14:paraId="00000CD8">
      <w:pPr>
        <w:rPr/>
      </w:pPr>
      <w:r w:rsidDel="00000000" w:rsidR="00000000" w:rsidRPr="00000000">
        <w:rPr>
          <w:rFonts w:ascii="Arial Unicode MS" w:cs="Arial Unicode MS" w:eastAsia="Arial Unicode MS" w:hAnsi="Arial Unicode MS"/>
          <w:rtl w:val="0"/>
        </w:rPr>
        <w:t xml:space="preserve">4레벨: 탑승 전투</w:t>
      </w:r>
    </w:p>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캐릭터가 동물 교감(기승술) 기능 관련 판정을 할 때 이 전공의 레벨만큼의 전공 보너스를 얻습니다.</w:t>
      </w:r>
    </w:p>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캐릭터가 탑승할 때 캐릭터와 탈것의 공격 판정에 각각 이 전공 레벨만큼의 전공 보너스를 얻습니다.</w:t>
      </w:r>
    </w:p>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5레벨: 탈것 회피</w:t>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캐릭터가 탑승 중일 때 매 라운드 한 번, 이 능력을 사용할 수 있습니다. 이 능력에는 2가지 용법이 있고, 매번 하나만 선택할 수 있습니다:</w:t>
      </w:r>
    </w:p>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자신이 피해를 받았을 때, 캐릭터는 탈것으로 이번 피해를 받게 할 수 있습니다. 이번 피해는 탈것에게 피할 수 없습니다.</w:t>
      </w:r>
    </w:p>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탈것이 피해를 받았을 때, 캐릭터는 자신이 탈것 대신 이번 피해를 받을 수 있습니다. 이번 피해는 캐릭터에게 피할 수 없습니다.</w:t>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범위 피해에 직면했을 때, 탈것이나 캐릭터는 2번의 피해를 받을 수 있습니다.</w:t>
      </w:r>
    </w:p>
    <w:p w:rsidR="00000000" w:rsidDel="00000000" w:rsidP="00000000" w:rsidRDefault="00000000" w:rsidRPr="00000000" w14:paraId="00000CE0">
      <w:pPr>
        <w:rPr/>
      </w:pPr>
      <w:r w:rsidDel="00000000" w:rsidR="00000000" w:rsidRPr="00000000">
        <w:rPr>
          <w:rtl w:val="0"/>
        </w:rPr>
        <w:t xml:space="preserve">=====================================================================</w:t>
      </w:r>
    </w:p>
    <w:p w:rsidR="00000000" w:rsidDel="00000000" w:rsidP="00000000" w:rsidRDefault="00000000" w:rsidRPr="00000000" w14:paraId="00000CE1">
      <w:pPr>
        <w:rPr/>
      </w:pPr>
      <w:r w:rsidDel="00000000" w:rsidR="00000000" w:rsidRPr="00000000">
        <w:rPr>
          <w:rtl w:val="0"/>
        </w:rPr>
        <w:t xml:space="preserve">======================================</w:t>
      </w:r>
    </w:p>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허수아비 동작 숙련(2):</w:t>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전제: 민첩 3, 지능 3, 위장 기능 2레벨 필요</w:t>
      </w:r>
    </w:p>
    <w:p w:rsidR="00000000" w:rsidDel="00000000" w:rsidP="00000000" w:rsidRDefault="00000000" w:rsidRPr="00000000" w14:paraId="00000CE4">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이제 캐릭터는 이동 행동만 써도 허수아비 동작을 사용할 수 있고, 동시에 허수아비 동작 판정에 1DP 전공 보너스를 얻습니다.</w:t>
      </w:r>
    </w:p>
    <w:p w:rsidR="00000000" w:rsidDel="00000000" w:rsidP="00000000" w:rsidRDefault="00000000" w:rsidRPr="00000000" w14:paraId="00000CE6">
      <w:pPr>
        <w:rPr/>
      </w:pPr>
      <w:r w:rsidDel="00000000" w:rsidR="00000000" w:rsidRPr="00000000">
        <w:rPr>
          <w:rtl w:val="0"/>
        </w:rPr>
        <w:t xml:space="preserve">=====================================================================</w:t>
      </w:r>
    </w:p>
    <w:p w:rsidR="00000000" w:rsidDel="00000000" w:rsidP="00000000" w:rsidRDefault="00000000" w:rsidRPr="00000000" w14:paraId="00000CE7">
      <w:pPr>
        <w:rPr/>
      </w:pPr>
      <w:r w:rsidDel="00000000" w:rsidR="00000000" w:rsidRPr="00000000">
        <w:rPr>
          <w:rtl w:val="0"/>
        </w:rPr>
        <w:t xml:space="preserve">======================================</w:t>
      </w:r>
    </w:p>
    <w:p w:rsidR="00000000" w:rsidDel="00000000" w:rsidP="00000000" w:rsidRDefault="00000000" w:rsidRPr="00000000" w14:paraId="00000CE8">
      <w:pPr>
        <w:rPr/>
      </w:pPr>
      <w:r w:rsidDel="00000000" w:rsidR="00000000" w:rsidRPr="00000000">
        <w:rPr>
          <w:rFonts w:ascii="Arial Unicode MS" w:cs="Arial Unicode MS" w:eastAsia="Arial Unicode MS" w:hAnsi="Arial Unicode MS"/>
          <w:rtl w:val="0"/>
        </w:rPr>
        <w:t xml:space="preserve">장님 싸움(3):</w:t>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전제: 통찰 4, 수사 기능 3레벨 필요</w:t>
      </w:r>
    </w:p>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캐릭터는 자신의 통찰 값*2미터만큼의 장님 시야를 얻습니다.</w:t>
      </w:r>
    </w:p>
    <w:p w:rsidR="00000000" w:rsidDel="00000000" w:rsidP="00000000" w:rsidRDefault="00000000" w:rsidRPr="00000000" w14:paraId="00000CEC">
      <w:pPr>
        <w:rPr/>
      </w:pP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t xml:space="preserve">======================================</w:t>
      </w:r>
    </w:p>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경쾌한 전사(1~5):</w:t>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전제: 민첩 3, 운동 기능 3 필요</w:t>
      </w:r>
    </w:p>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캐릭터는 반드시 경갑을 입거나 갑옷을 입지 않아야 이 전공이 주는 모든 혜택을 사용하고 얻을 수 있습니다.</w:t>
      </w:r>
    </w:p>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1레벨: 몸이 가벼운 제비</w:t>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캐릭터는 방어에서 이 전공 레벨/점의 회피 방어를 얻습니다.</w:t>
      </w:r>
    </w:p>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2레벨: 빠른 전사</w:t>
      </w:r>
    </w:p>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캐릭터는 운동 기능 관련 판정에서 이 전공 레벨만큼의 전공 보너스를 얻습니다.</w:t>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3레벨: 회피 숙련</w:t>
      </w:r>
    </w:p>
    <w:p w:rsidR="00000000" w:rsidDel="00000000" w:rsidP="00000000" w:rsidRDefault="00000000" w:rsidRPr="00000000" w14:paraId="00000CF6">
      <w:pPr>
        <w:rPr/>
      </w:pPr>
      <w:r w:rsidDel="00000000" w:rsidR="00000000" w:rsidRPr="00000000">
        <w:rPr>
          <w:rFonts w:ascii="Arial Unicode MS" w:cs="Arial Unicode MS" w:eastAsia="Arial Unicode MS" w:hAnsi="Arial Unicode MS"/>
          <w:rtl w:val="0"/>
        </w:rPr>
        <w:t xml:space="preserve">캐릭터가 "몸이 가벼운 제비"로 얻은 회피 방어는 이제 "회피와 막기" 전공으로 얻은 회피 방어와 중첩될 수 있고, 기본 방어도 추가로 3점 증가합니다.</w:t>
      </w:r>
    </w:p>
    <w:p w:rsidR="00000000" w:rsidDel="00000000" w:rsidP="00000000" w:rsidRDefault="00000000" w:rsidRPr="00000000" w14:paraId="00000CF7">
      <w:pPr>
        <w:rPr/>
      </w:pPr>
      <w:r w:rsidDel="00000000" w:rsidR="00000000" w:rsidRPr="00000000">
        <w:rPr>
          <w:rFonts w:ascii="Arial Unicode MS" w:cs="Arial Unicode MS" w:eastAsia="Arial Unicode MS" w:hAnsi="Arial Unicode MS"/>
          <w:rtl w:val="0"/>
        </w:rPr>
        <w:t xml:space="preserve">4레벨: 바람처럼 빠른 속도</w:t>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캐릭터의 기본 이동 속도가 8미터 증가합니다.</w:t>
      </w:r>
    </w:p>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5레벨: 바람 속의 잔영</w:t>
      </w:r>
    </w:p>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rtl w:val="0"/>
        </w:rPr>
        <w:t xml:space="preserve">캐릭터는 이제 추락 피해를 면역합니다. 캐릭터는 험난한 지형의 영향을 무시할 수 있고, 점프할 때는 항상 조력을 받은 것으로 간주합니다. 그리고 방어에서 1점의 추가 성공을 얻습니다.</w:t>
      </w:r>
    </w:p>
    <w:p w:rsidR="00000000" w:rsidDel="00000000" w:rsidP="00000000" w:rsidRDefault="00000000" w:rsidRPr="00000000" w14:paraId="00000CFB">
      <w:pPr>
        <w:rPr/>
      </w:pPr>
      <w:r w:rsidDel="00000000" w:rsidR="00000000" w:rsidRPr="00000000">
        <w:rPr>
          <w:rtl w:val="0"/>
        </w:rPr>
        <w:t xml:space="preserve">=====================================================================</w:t>
      </w:r>
    </w:p>
    <w:p w:rsidR="00000000" w:rsidDel="00000000" w:rsidP="00000000" w:rsidRDefault="00000000" w:rsidRPr="00000000" w14:paraId="00000CFC">
      <w:pPr>
        <w:rPr/>
      </w:pPr>
      <w:r w:rsidDel="00000000" w:rsidR="00000000" w:rsidRPr="00000000">
        <w:rPr>
          <w:rtl w:val="0"/>
        </w:rPr>
        <w:t xml:space="preserve">======================================</w:t>
      </w:r>
    </w:p>
    <w:p w:rsidR="00000000" w:rsidDel="00000000" w:rsidP="00000000" w:rsidRDefault="00000000" w:rsidRPr="00000000" w14:paraId="00000CFD">
      <w:pPr>
        <w:rPr/>
      </w:pPr>
      <w:r w:rsidDel="00000000" w:rsidR="00000000" w:rsidRPr="00000000">
        <w:rPr>
          <w:rFonts w:ascii="Arial Unicode MS" w:cs="Arial Unicode MS" w:eastAsia="Arial Unicode MS" w:hAnsi="Arial Unicode MS"/>
          <w:rtl w:val="0"/>
        </w:rPr>
        <w:t xml:space="preserve">중갑 대가(1~5):</w:t>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전제: 근력 3, 건강 3 필요</w:t>
      </w:r>
    </w:p>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rtl w:val="0"/>
        </w:rPr>
        <w:t xml:space="preserve">캐릭터는 반드시 중갑을 입어야 이 전공이 주는 모든 혜택을 사용하고 얻을 수 있습니다.</w:t>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1레벨: 중갑 숙련</w:t>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캐릭터가 중갑을 입었을 때, 받는 갑옷 감소치가 이 전공 레벨/점만큼 감소합니다.</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2레벨: 중갑 전문</w:t>
      </w:r>
    </w:p>
    <w:p w:rsidR="00000000" w:rsidDel="00000000" w:rsidP="00000000" w:rsidRDefault="00000000" w:rsidRPr="00000000" w14:paraId="00000D03">
      <w:pPr>
        <w:rPr/>
      </w:pPr>
      <w:r w:rsidDel="00000000" w:rsidR="00000000" w:rsidRPr="00000000">
        <w:rPr>
          <w:rFonts w:ascii="Arial Unicode MS" w:cs="Arial Unicode MS" w:eastAsia="Arial Unicode MS" w:hAnsi="Arial Unicode MS"/>
          <w:rtl w:val="0"/>
        </w:rPr>
        <w:t xml:space="preserve">캐릭터가 중갑을 입었을 때, 해당 중갑은 이 전공 레벨+1만큼의 추가 관통갑옷치를 얻습니다. 이 관통갑옷치는 다른 관통갑옷치와 중첩될 수 있습니다.</w:t>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3레벨: 중갑 대가</w:t>
      </w:r>
    </w:p>
    <w:p w:rsidR="00000000" w:rsidDel="00000000" w:rsidP="00000000" w:rsidRDefault="00000000" w:rsidRPr="00000000" w14:paraId="00000D05">
      <w:pPr>
        <w:rPr/>
      </w:pPr>
      <w:r w:rsidDel="00000000" w:rsidR="00000000" w:rsidRPr="00000000">
        <w:rPr>
          <w:rFonts w:ascii="Arial Unicode MS" w:cs="Arial Unicode MS" w:eastAsia="Arial Unicode MS" w:hAnsi="Arial Unicode MS"/>
          <w:rtl w:val="0"/>
        </w:rPr>
        <w:t xml:space="preserve">캐릭터가 중갑을 입었을 때, 해당 중갑의 갑옷 방어가 이 전공 레벨/점만큼 추가로 상승합니다.</w:t>
      </w:r>
    </w:p>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4레벨: 강철의 주인</w:t>
      </w:r>
    </w:p>
    <w:p w:rsidR="00000000" w:rsidDel="00000000" w:rsidP="00000000" w:rsidRDefault="00000000" w:rsidRPr="00000000" w14:paraId="00000D07">
      <w:pPr>
        <w:rPr/>
      </w:pPr>
      <w:r w:rsidDel="00000000" w:rsidR="00000000" w:rsidRPr="00000000">
        <w:rPr>
          <w:rFonts w:ascii="Arial Unicode MS" w:cs="Arial Unicode MS" w:eastAsia="Arial Unicode MS" w:hAnsi="Arial Unicode MS"/>
          <w:rtl w:val="0"/>
        </w:rPr>
        <w:t xml:space="preserve">캐릭터가 중갑을 입었을 때, 해당 중갑은 【밀폐】를 2점 상승시킵니다.</w:t>
      </w:r>
    </w:p>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rtl w:val="0"/>
        </w:rPr>
        <w:t xml:space="preserve">5레벨: 중갑의 왕</w:t>
      </w:r>
    </w:p>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캐릭터가 중갑을 입었을 때, 그 중갑의 "초강력 보호" 특성이 다음 효과를 추가로 얻습니다: "착용자는 2점의 전 피해 무시를 얻습니다".</w:t>
      </w:r>
    </w:p>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rtl w:val="0"/>
        </w:rPr>
        <w:t xml:space="preserve">만약 해당 중갑의 "초강력 보호" 특성이 이미 착용자에게 물리 피해 무시를 주고 있다면, 그 효과는 전 피해 무시를 1점 더 상승시키는 것으로 바뀝니다.</w:t>
      </w:r>
    </w:p>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만약 해당 중갑이 "초강력 보호" 특성이 없다면, 이제 얻습니다.</w:t>
      </w:r>
    </w:p>
    <w:p w:rsidR="00000000" w:rsidDel="00000000" w:rsidP="00000000" w:rsidRDefault="00000000" w:rsidRPr="00000000" w14:paraId="00000D0C">
      <w:pPr>
        <w:rPr/>
      </w:pPr>
      <w:r w:rsidDel="00000000" w:rsidR="00000000" w:rsidRPr="00000000">
        <w:rPr>
          <w:rtl w:val="0"/>
        </w:rPr>
        <w:t xml:space="preserve">=====================================================================</w:t>
      </w:r>
    </w:p>
    <w:p w:rsidR="00000000" w:rsidDel="00000000" w:rsidP="00000000" w:rsidRDefault="00000000" w:rsidRPr="00000000" w14:paraId="00000D0D">
      <w:pPr>
        <w:rPr/>
      </w:pPr>
      <w:r w:rsidDel="00000000" w:rsidR="00000000" w:rsidRPr="00000000">
        <w:rPr>
          <w:rtl w:val="0"/>
        </w:rPr>
        <w:t xml:space="preserve">======================================</w:t>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회피와 막기(1~5):</w:t>
      </w:r>
    </w:p>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전제: 민첩 4 필요</w:t>
      </w:r>
    </w:p>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rtl w:val="0"/>
        </w:rPr>
        <w:t xml:space="preserve">1레벨: 재빠른 막기</w:t>
      </w:r>
    </w:p>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캐릭터가 막기를 할 때, 캐릭터는 방어에서 막기 보너스를 1점 추가로 얻습니다. 또한 캐릭터가 전력 방어를 할 때, 캐릭터의 기본 방어가 1점 추가로 증가합니다.</w:t>
      </w:r>
    </w:p>
    <w:p w:rsidR="00000000" w:rsidDel="00000000" w:rsidP="00000000" w:rsidRDefault="00000000" w:rsidRPr="00000000" w14:paraId="00000D12">
      <w:pPr>
        <w:rPr/>
      </w:pPr>
      <w:r w:rsidDel="00000000" w:rsidR="00000000" w:rsidRPr="00000000">
        <w:rPr>
          <w:rFonts w:ascii="Arial Unicode MS" w:cs="Arial Unicode MS" w:eastAsia="Arial Unicode MS" w:hAnsi="Arial Unicode MS"/>
          <w:rtl w:val="0"/>
        </w:rPr>
        <w:t xml:space="preserve">2레벨: 재빠른 회피</w:t>
      </w:r>
    </w:p>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캐릭터의 기본 방어가 이 전공 레벨-1/점만큼 추가로 증가합니다.</w:t>
      </w:r>
    </w:p>
    <w:p w:rsidR="00000000" w:rsidDel="00000000" w:rsidP="00000000" w:rsidRDefault="00000000" w:rsidRPr="00000000" w14:paraId="00000D14">
      <w:pPr>
        <w:rPr/>
      </w:pPr>
      <w:r w:rsidDel="00000000" w:rsidR="00000000" w:rsidRPr="00000000">
        <w:rPr>
          <w:rFonts w:ascii="Arial Unicode MS" w:cs="Arial Unicode MS" w:eastAsia="Arial Unicode MS" w:hAnsi="Arial Unicode MS"/>
          <w:rtl w:val="0"/>
        </w:rPr>
        <w:t xml:space="preserve">3레벨: 회피 전문가</w:t>
      </w:r>
    </w:p>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캐릭터는 방어에서 6점의 회피 보너스를 얻습니다.</w:t>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4레벨: 막기 전문가</w:t>
      </w:r>
    </w:p>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캐릭터가 막기를 할 때, 방어에서 1점의 추가 성공을 얻습니다. 캐릭터가 전력 방어를 할 때, 방어에서 1점의 추가 성공을 얻습니다.</w:t>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5레벨: 전투 대가</w:t>
      </w:r>
    </w:p>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캐릭터는 방어에서 3점의 통찰 보너스를 얻습니다. 동시에 캐릭터가 막기를 유지할 때 2점의 전 피해 흡수를 얻습니다. 만약 한 번의 공격이 캐릭터의 방어에서 막기 보너스를 모두 제거하거나 무시한다면, 그 공격은 이 레벨 전공이 주는 전 피해 흡수 능력을 무시할 수 있습니다.</w:t>
      </w:r>
    </w:p>
    <w:p w:rsidR="00000000" w:rsidDel="00000000" w:rsidP="00000000" w:rsidRDefault="00000000" w:rsidRPr="00000000" w14:paraId="00000D1A">
      <w:pPr>
        <w:rPr/>
      </w:pPr>
      <w:r w:rsidDel="00000000" w:rsidR="00000000" w:rsidRPr="00000000">
        <w:rPr>
          <w:rtl w:val="0"/>
        </w:rPr>
        <w:t xml:space="preserve">=====================================================================</w:t>
      </w:r>
    </w:p>
    <w:p w:rsidR="00000000" w:rsidDel="00000000" w:rsidP="00000000" w:rsidRDefault="00000000" w:rsidRPr="00000000" w14:paraId="00000D1B">
      <w:pPr>
        <w:rPr/>
      </w:pPr>
      <w:r w:rsidDel="00000000" w:rsidR="00000000" w:rsidRPr="00000000">
        <w:rPr>
          <w:rtl w:val="0"/>
        </w:rPr>
        <w:t xml:space="preserve">======================================</w:t>
      </w:r>
    </w:p>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rtl w:val="0"/>
        </w:rPr>
        <w:t xml:space="preserve">공수일체(3):</w:t>
      </w:r>
    </w:p>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전제: 지능 3 필요</w:t>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D1F">
      <w:pPr>
        <w:rPr/>
      </w:pPr>
      <w:r w:rsidDel="00000000" w:rsidR="00000000" w:rsidRPr="00000000">
        <w:rPr>
          <w:rFonts w:ascii="Arial Unicode MS" w:cs="Arial Unicode MS" w:eastAsia="Arial Unicode MS" w:hAnsi="Arial Unicode MS"/>
          <w:rtl w:val="0"/>
        </w:rPr>
        <w:t xml:space="preserve">캐릭터가 근접 공격 판정을 할 때, 해당 판정에서 자신의 지능 값/점 이하의 무명 감소치를 받기로 선택할 수 있습니다. 그 후 자신은 방어에서 같은 양의 모양 보너스를 얻고, 다음 라운드 시작까지 지속됩니다.</w:t>
      </w:r>
    </w:p>
    <w:p w:rsidR="00000000" w:rsidDel="00000000" w:rsidP="00000000" w:rsidRDefault="00000000" w:rsidRPr="00000000" w14:paraId="00000D20">
      <w:pPr>
        <w:rPr/>
      </w:pPr>
      <w:r w:rsidDel="00000000" w:rsidR="00000000" w:rsidRPr="00000000">
        <w:rPr>
          <w:rtl w:val="0"/>
        </w:rPr>
        <w:t xml:space="preserve">=====================================================================</w:t>
      </w:r>
    </w:p>
    <w:p w:rsidR="00000000" w:rsidDel="00000000" w:rsidP="00000000" w:rsidRDefault="00000000" w:rsidRPr="00000000" w14:paraId="00000D21">
      <w:pPr>
        <w:rPr/>
      </w:pPr>
      <w:r w:rsidDel="00000000" w:rsidR="00000000" w:rsidRPr="00000000">
        <w:rPr>
          <w:rtl w:val="0"/>
        </w:rPr>
        <w:t xml:space="preserve">======================================</w:t>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무기 쳐내기 숙련(1):</w:t>
      </w:r>
    </w:p>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전제: 없음</w:t>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D25">
      <w:pPr>
        <w:rPr/>
      </w:pPr>
      <w:r w:rsidDel="00000000" w:rsidR="00000000" w:rsidRPr="00000000">
        <w:rPr>
          <w:rFonts w:ascii="Arial Unicode MS" w:cs="Arial Unicode MS" w:eastAsia="Arial Unicode MS" w:hAnsi="Arial Unicode MS"/>
          <w:rtl w:val="0"/>
        </w:rPr>
        <w:t xml:space="preserve">캐릭터가 "무기 쳐내기"를 할 때 관련 판정에 4DP 전공 보너스를 얻습니다.</w:t>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t xml:space="preserve">======================================</w:t>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걸어넘기 숙련(5):</w:t>
      </w:r>
    </w:p>
    <w:p w:rsidR="00000000" w:rsidDel="00000000" w:rsidP="00000000" w:rsidRDefault="00000000" w:rsidRPr="00000000" w14:paraId="00000D29">
      <w:pPr>
        <w:rPr/>
      </w:pPr>
      <w:r w:rsidDel="00000000" w:rsidR="00000000" w:rsidRPr="00000000">
        <w:rPr>
          <w:rFonts w:ascii="Arial Unicode MS" w:cs="Arial Unicode MS" w:eastAsia="Arial Unicode MS" w:hAnsi="Arial Unicode MS"/>
          <w:rtl w:val="0"/>
        </w:rPr>
        <w:t xml:space="preserve">전제: 없음</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5레벨:</w:t>
      </w:r>
    </w:p>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캐릭터가 목표를 성공적으로 걸어넘기면, 1점의 의지력을 써서 즉시 이동 행동으로 근접 공격을 할 수 있습니다. 이 공격에는 어떤 모양이나 능력도 덧붙일 수 없지만, 수동 효과는 정상적으로 적용됩니다.</w:t>
      </w:r>
    </w:p>
    <w:p w:rsidR="00000000" w:rsidDel="00000000" w:rsidP="00000000" w:rsidRDefault="00000000" w:rsidRPr="00000000" w14:paraId="00000D2C">
      <w:pPr>
        <w:rPr/>
      </w:pPr>
      <w:r w:rsidDel="00000000" w:rsidR="00000000" w:rsidRPr="00000000">
        <w:rPr>
          <w:rtl w:val="0"/>
        </w:rPr>
        <w:t xml:space="preserve">=====================================================================</w:t>
      </w:r>
    </w:p>
    <w:p w:rsidR="00000000" w:rsidDel="00000000" w:rsidP="00000000" w:rsidRDefault="00000000" w:rsidRPr="00000000" w14:paraId="00000D2D">
      <w:pPr>
        <w:rPr/>
      </w:pPr>
      <w:r w:rsidDel="00000000" w:rsidR="00000000" w:rsidRPr="00000000">
        <w:rPr>
          <w:rtl w:val="0"/>
        </w:rPr>
        <w:t xml:space="preserve">======================================</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탑승체 대가(1~5)</w:t>
      </w:r>
    </w:p>
    <w:p w:rsidR="00000000" w:rsidDel="00000000" w:rsidP="00000000" w:rsidRDefault="00000000" w:rsidRPr="00000000" w14:paraId="00000D2F">
      <w:pPr>
        <w:rPr/>
      </w:pPr>
      <w:r w:rsidDel="00000000" w:rsidR="00000000" w:rsidRPr="00000000">
        <w:rPr>
          <w:rFonts w:ascii="Arial Unicode MS" w:cs="Arial Unicode MS" w:eastAsia="Arial Unicode MS" w:hAnsi="Arial Unicode MS"/>
          <w:rtl w:val="0"/>
        </w:rPr>
        <w:t xml:space="preserve">전제: 지능 3 또는 민첩 3, 운전 기능 3레벨</w:t>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"기계 탑승체"로 분류되는 탑승체를 운전해야만 이 전공이 주는 모든 효과를 사용하고 얻을 수 있습니다.</w:t>
      </w:r>
    </w:p>
    <w:p w:rsidR="00000000" w:rsidDel="00000000" w:rsidP="00000000" w:rsidRDefault="00000000" w:rsidRPr="00000000" w14:paraId="00000D31">
      <w:pPr>
        <w:rPr/>
      </w:pPr>
      <w:r w:rsidDel="00000000" w:rsidR="00000000" w:rsidRPr="00000000">
        <w:rPr>
          <w:rFonts w:ascii="Arial Unicode MS" w:cs="Arial Unicode MS" w:eastAsia="Arial Unicode MS" w:hAnsi="Arial Unicode MS"/>
          <w:rtl w:val="0"/>
        </w:rPr>
        <w:t xml:space="preserve">1레벨: 탑승체 사용은 가정에서 하는 일상적인 일과 같다</w:t>
      </w:r>
    </w:p>
    <w:p w:rsidR="00000000" w:rsidDel="00000000" w:rsidP="00000000" w:rsidRDefault="00000000" w:rsidRPr="00000000" w14:paraId="00000D32">
      <w:pPr>
        <w:rPr/>
      </w:pPr>
      <w:r w:rsidDel="00000000" w:rsidR="00000000" w:rsidRPr="00000000">
        <w:rPr>
          <w:rFonts w:ascii="Arial Unicode MS" w:cs="Arial Unicode MS" w:eastAsia="Arial Unicode MS" w:hAnsi="Arial Unicode MS"/>
          <w:rtl w:val="0"/>
        </w:rPr>
        <w:t xml:space="preserve">탑승체를 운전할 때 운전 관련 판정에서 이 전공 레벨과 같은 전공 보너스를 얻습니다.</w:t>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2레벨: 자기 주장으로 빠르게 돌진하는 것이 예술의 시작이다</w:t>
      </w:r>
    </w:p>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캐릭터는 이제 자유 행동 하나만으로 탑승체에 탈 수 있습니다. 만약 어떤 대형 탑승체에 타려면 여러 이동 행동이 필요하다면, 그중 하나의 이동 행동만 자유 행동으로 바꿀 수 있습니다.</w:t>
      </w:r>
    </w:p>
    <w:p w:rsidR="00000000" w:rsidDel="00000000" w:rsidP="00000000" w:rsidRDefault="00000000" w:rsidRPr="00000000" w14:paraId="00000D35">
      <w:pPr>
        <w:rPr/>
      </w:pPr>
      <w:r w:rsidDel="00000000" w:rsidR="00000000" w:rsidRPr="00000000">
        <w:rPr>
          <w:rFonts w:ascii="Arial Unicode MS" w:cs="Arial Unicode MS" w:eastAsia="Arial Unicode MS" w:hAnsi="Arial Unicode MS"/>
          <w:rtl w:val="0"/>
        </w:rPr>
        <w:t xml:space="preserve">3레벨: 천재 기수</w:t>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손에 든 무거운 트랙터도 당신에게는 유연한 레이싱카가 됩니다</w:t>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캐릭터가 해당 탑승체를 운전할 때 운전 기능 관련 판정에서 2점의 추가 성공을 얻습니다.</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4레벨: 안전 통로</w:t>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효과: 당신이 탑승체를 운전할 때, 당신과 당신이 현재 운전하는 탑승체는 험난한 지형의 영향을 무시할 수 있습니다. 동시에 당신이 현재 운전하는 탑승체에 무기가 장착되어 있다면, 표준 행동 하나와 신속 행동 하나를 써서 해당 탑승체에 장착된 무기 하나로 공격을 하고 긴급 회피를 할 수 있습니다.</w:t>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5레벨: 기계 영혼</w:t>
      </w:r>
    </w:p>
    <w:p w:rsidR="00000000" w:rsidDel="00000000" w:rsidP="00000000" w:rsidRDefault="00000000" w:rsidRPr="00000000" w14:paraId="00000D3B">
      <w:pPr>
        <w:rPr/>
      </w:pPr>
      <w:r w:rsidDel="00000000" w:rsidR="00000000" w:rsidRPr="00000000">
        <w:rPr>
          <w:rFonts w:ascii="Arial Unicode MS" w:cs="Arial Unicode MS" w:eastAsia="Arial Unicode MS" w:hAnsi="Arial Unicode MS"/>
          <w:rtl w:val="0"/>
        </w:rPr>
        <w:t xml:space="preserve">설명: 사람과 기계가 하나가 됩니다.</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효과: 당신이 운전하는 탑승체의 출력과 기동성이 각각 당신의 운전 기능이 주는 추가 성공 수/점만큼 증가합니다.</w:t>
      </w:r>
    </w:p>
    <w:p w:rsidR="00000000" w:rsidDel="00000000" w:rsidP="00000000" w:rsidRDefault="00000000" w:rsidRPr="00000000" w14:paraId="00000D3D">
      <w:pPr>
        <w:rPr/>
      </w:pPr>
      <w:r w:rsidDel="00000000" w:rsidR="00000000" w:rsidRPr="00000000">
        <w:rPr>
          <w:rtl w:val="0"/>
        </w:rPr>
        <w:t xml:space="preserve">=====================================================================</w:t>
      </w:r>
    </w:p>
    <w:p w:rsidR="00000000" w:rsidDel="00000000" w:rsidP="00000000" w:rsidRDefault="00000000" w:rsidRPr="00000000" w14:paraId="00000D3E">
      <w:pPr>
        <w:rPr/>
      </w:pPr>
      <w:r w:rsidDel="00000000" w:rsidR="00000000" w:rsidRPr="00000000">
        <w:rPr>
          <w:rtl w:val="0"/>
        </w:rPr>
        <w:t xml:space="preserve">======================================</w:t>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살인 의사(1~5)</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전제: 지능 4, 의학 기능 3레벨</w:t>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1레벨: 사람 살리기</w:t>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캐릭터는 의학 기능 관련 판정에서 이 전공 레벨과 같은 전공 보너스를 얻습니다.</w:t>
      </w:r>
    </w:p>
    <w:p w:rsidR="00000000" w:rsidDel="00000000" w:rsidP="00000000" w:rsidRDefault="00000000" w:rsidRPr="00000000" w14:paraId="00000D43">
      <w:pPr>
        <w:rPr/>
      </w:pPr>
      <w:r w:rsidDel="00000000" w:rsidR="00000000" w:rsidRPr="00000000">
        <w:rPr>
          <w:rFonts w:ascii="Arial Unicode MS" w:cs="Arial Unicode MS" w:eastAsia="Arial Unicode MS" w:hAnsi="Arial Unicode MS"/>
          <w:rtl w:val="0"/>
        </w:rPr>
        <w:t xml:space="preserve">2레벨: 7층 부도를 만들어내는 것보다 낫다</w:t>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캐릭터는 3점의 특정 부위 공격 감소치를 무시할 수 있고, 의학 기능 관련 전문 분야 3개를 얻습니다.</w:t>
      </w:r>
    </w:p>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3레벨: 하지만 사람을 구하는 방법은</w:t>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캐릭터가 근접 공격을 하고 피해를 성공적으로 입히면, 피해량과 같은 출혈불량 점수를 목표에게 추가로 줄 수 있습니다. 목표는 건강 내성으로 저항하며, 중첩되지 않습니다.</w:t>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4레벨: 때로는 다른 사람을 죽이는 것</w:t>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3레벨 효과를 사용할 때, 출혈불량 점수 외에도 중첩되지 않는 격통 점수를 줄 수 있습니다. 목표는 각각 건강 내성으로 저항합니다.</w:t>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5레벨: by 방금 팀원을 쏴 죽인 어떤 서투른 의사</w:t>
      </w:r>
    </w:p>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rtl w:val="0"/>
        </w:rPr>
        <w:t xml:space="preserve">캐릭터는 표준 행동 하나와 의지력 1점을 써서, 접촉 범위 내의 목표 하나에게 지능+의학(해부) 판정을 할 수 있습니다. 목표는 건강 내성으로 저항하며, 당신이 성공하면 1점 이길 때마다 목표 몸의 1점 피해가 1단계 상승합니다(충격→심각→악성).</w:t>
      </w:r>
    </w:p>
    <w:p w:rsidR="00000000" w:rsidDel="00000000" w:rsidP="00000000" w:rsidRDefault="00000000" w:rsidRPr="00000000" w14:paraId="00000D4B">
      <w:pPr>
        <w:rPr/>
      </w:pPr>
      <w:r w:rsidDel="00000000" w:rsidR="00000000" w:rsidRPr="00000000">
        <w:rPr>
          <w:rtl w:val="0"/>
        </w:rPr>
        <w:t xml:space="preserve">=====================================================================</w:t>
      </w:r>
    </w:p>
    <w:p w:rsidR="00000000" w:rsidDel="00000000" w:rsidP="00000000" w:rsidRDefault="00000000" w:rsidRPr="00000000" w14:paraId="00000D4C">
      <w:pPr>
        <w:rPr/>
      </w:pPr>
      <w:r w:rsidDel="00000000" w:rsidR="00000000" w:rsidRPr="00000000">
        <w:rPr>
          <w:rtl w:val="0"/>
        </w:rPr>
        <w:t xml:space="preserve">======================================</w:t>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구르기(2)</w:t>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전제: 민첩 3, 운동 기능 3 필요</w:t>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설명: 적절한 시기에 구르면 피해를 막을 수 있습니다.</w:t>
      </w:r>
    </w:p>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D51">
      <w:pPr>
        <w:rPr/>
      </w:pPr>
      <w:r w:rsidDel="00000000" w:rsidR="00000000" w:rsidRPr="00000000">
        <w:rPr>
          <w:rFonts w:ascii="Arial Unicode MS" w:cs="Arial Unicode MS" w:eastAsia="Arial Unicode MS" w:hAnsi="Arial Unicode MS"/>
          <w:rtl w:val="0"/>
        </w:rPr>
        <w:t xml:space="preserve">이 능력을 가지면, 쓰러진 상태에서 일어서는 것이 더 이상 이동 행동이 아니라 신속 행동이 됩니다.</w:t>
      </w:r>
    </w:p>
    <w:p w:rsidR="00000000" w:rsidDel="00000000" w:rsidP="00000000" w:rsidRDefault="00000000" w:rsidRPr="00000000" w14:paraId="00000D52">
      <w:pPr>
        <w:rPr/>
      </w:pPr>
      <w:r w:rsidDel="00000000" w:rsidR="00000000" w:rsidRPr="00000000">
        <w:rPr>
          <w:rFonts w:ascii="Arial Unicode MS" w:cs="Arial Unicode MS" w:eastAsia="Arial Unicode MS" w:hAnsi="Arial Unicode MS"/>
          <w:rtl w:val="0"/>
        </w:rPr>
        <w:t xml:space="preserve">동시에 쓰러진 상태가 아니라면, 신속 행동으로 운동 기능 레벨/미터를 넘지 않는 거리를 이동할 수 있고, 해당 이동이 끝나면 쓰러진 상태가 됩니다.</w:t>
      </w:r>
    </w:p>
    <w:p w:rsidR="00000000" w:rsidDel="00000000" w:rsidP="00000000" w:rsidRDefault="00000000" w:rsidRPr="00000000" w14:paraId="00000D53">
      <w:pPr>
        <w:rPr/>
      </w:pPr>
      <w:r w:rsidDel="00000000" w:rsidR="00000000" w:rsidRPr="00000000">
        <w:rPr>
          <w:rtl w:val="0"/>
        </w:rPr>
        <w:t xml:space="preserve">=====================================================================</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급소 보호(1)</w:t>
      </w:r>
    </w:p>
    <w:p w:rsidR="00000000" w:rsidDel="00000000" w:rsidP="00000000" w:rsidRDefault="00000000" w:rsidRPr="00000000" w14:paraId="00000D56">
      <w:pPr>
        <w:rPr/>
      </w:pPr>
      <w:r w:rsidDel="00000000" w:rsidR="00000000" w:rsidRPr="00000000">
        <w:rPr>
          <w:rFonts w:ascii="Arial Unicode MS" w:cs="Arial Unicode MS" w:eastAsia="Arial Unicode MS" w:hAnsi="Arial Unicode MS"/>
          <w:rtl w:val="0"/>
        </w:rPr>
        <w:t xml:space="preserve">전제: 통찰 2, 생존 기능 2</w:t>
      </w:r>
    </w:p>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설명: 당신은 자신의 급소를 타격으로부터 보호하는 법을 압니다.</w:t>
      </w:r>
    </w:p>
    <w:p w:rsidR="00000000" w:rsidDel="00000000" w:rsidP="00000000" w:rsidRDefault="00000000" w:rsidRPr="00000000" w14:paraId="00000D58">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D59">
      <w:pPr>
        <w:rPr/>
      </w:pPr>
      <w:r w:rsidDel="00000000" w:rsidR="00000000" w:rsidRPr="00000000">
        <w:rPr>
          <w:rFonts w:ascii="Arial Unicode MS" w:cs="Arial Unicode MS" w:eastAsia="Arial Unicode MS" w:hAnsi="Arial Unicode MS"/>
          <w:rtl w:val="0"/>
        </w:rPr>
        <w:t xml:space="preserve">당신이 특정 부위 공격을 받으면, 공격자의 특정 부위 감소치가 3점 상승합니다.</w:t>
      </w:r>
    </w:p>
    <w:p w:rsidR="00000000" w:rsidDel="00000000" w:rsidP="00000000" w:rsidRDefault="00000000" w:rsidRPr="00000000" w14:paraId="00000D5A">
      <w:pPr>
        <w:rPr/>
      </w:pPr>
      <w:r w:rsidDel="00000000" w:rsidR="00000000" w:rsidRPr="00000000">
        <w:rPr>
          <w:rtl w:val="0"/>
        </w:rPr>
        <w:t xml:space="preserve">=====================================================================</w:t>
      </w:r>
    </w:p>
    <w:p w:rsidR="00000000" w:rsidDel="00000000" w:rsidP="00000000" w:rsidRDefault="00000000" w:rsidRPr="00000000" w14:paraId="00000D5B">
      <w:pPr>
        <w:rPr/>
      </w:pPr>
      <w:r w:rsidDel="00000000" w:rsidR="00000000" w:rsidRPr="00000000">
        <w:rPr>
          <w:rtl w:val="0"/>
        </w:rPr>
        <w:t xml:space="preserve">======================================</w:t>
      </w:r>
    </w:p>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밀착 보디가드(3)</w:t>
      </w:r>
    </w:p>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전제: 민첩 2, 통찰 2, 정신 2, 냉정 2</w:t>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설명: 당신은 공포를 극복하고 위험에 능동적으로 맞설 수 있습니다.</w:t>
      </w:r>
    </w:p>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당신의 접촉 범위 내에 목표가 공격받으면, 반사 행동으로 자신이 원래 공격 목표를 대신할 수 있습니다.</w:t>
      </w:r>
    </w:p>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특수하게, 공격이나 원래 목표가 당신을 간섭할 수 없다면, 예를 들어 당신이 영체고 그들이 실체라면 이 전공은 분명히 효과를 발휘할 수 없고, 행동이 낭비됩니다.</w:t>
      </w:r>
    </w:p>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rtl w:val="0"/>
        </w:rPr>
        <w:t xml:space="preserve">특수하게, 해당 공격의 목표를 계산할 때는 당신이 원래 공격 목표의 칸에 있는 것으로 간주하고, 그 앞에 있어 【관통】 특성 같은 효과의 영향을 받습니다.</w:t>
      </w:r>
    </w:p>
    <w:p w:rsidR="00000000" w:rsidDel="00000000" w:rsidP="00000000" w:rsidRDefault="00000000" w:rsidRPr="00000000" w14:paraId="00000D63">
      <w:pPr>
        <w:rPr/>
      </w:pPr>
      <w:r w:rsidDel="00000000" w:rsidR="00000000" w:rsidRPr="00000000">
        <w:rPr>
          <w:rtl w:val="0"/>
        </w:rPr>
        <w:t xml:space="preserve">=====================================================================</w:t>
      </w:r>
    </w:p>
    <w:p w:rsidR="00000000" w:rsidDel="00000000" w:rsidP="00000000" w:rsidRDefault="00000000" w:rsidRPr="00000000" w14:paraId="00000D64">
      <w:pPr>
        <w:rPr/>
      </w:pPr>
      <w:r w:rsidDel="00000000" w:rsidR="00000000" w:rsidRPr="00000000">
        <w:rPr>
          <w:rtl w:val="0"/>
        </w:rPr>
        <w:t xml:space="preserve">======================================</w:t>
      </w:r>
    </w:p>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옆으로 미끄러지기(1)</w:t>
      </w:r>
    </w:p>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전제: 민첩 2, 운동 기능 1레벨</w:t>
      </w:r>
    </w:p>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설명: 포위 공격에 맞서는 최선의 방법은 적들을 일직선상에 두는 것입니다.</w:t>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1레벨: 1.5미터 빠른 걸음</w:t>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당신이 매 라운드 능동적인 이동을 하지 않을 때(순간이동 포함), 자유 행동으로 2미터를 이동할 수 있습니다.</w:t>
      </w:r>
    </w:p>
    <w:p w:rsidR="00000000" w:rsidDel="00000000" w:rsidP="00000000" w:rsidRDefault="00000000" w:rsidRPr="00000000" w14:paraId="00000D6A">
      <w:pPr>
        <w:rPr/>
      </w:pPr>
      <w:r w:rsidDel="00000000" w:rsidR="00000000" w:rsidRPr="00000000">
        <w:rPr>
          <w:rFonts w:ascii="Arial Unicode MS" w:cs="Arial Unicode MS" w:eastAsia="Arial Unicode MS" w:hAnsi="Arial Unicode MS"/>
          <w:rtl w:val="0"/>
        </w:rPr>
        <w:t xml:space="preserve">2레벨: 재빠른 이동</w:t>
      </w:r>
    </w:p>
    <w:p w:rsidR="00000000" w:rsidDel="00000000" w:rsidP="00000000" w:rsidRDefault="00000000" w:rsidRPr="00000000" w14:paraId="00000D6B">
      <w:pPr>
        <w:rPr/>
      </w:pPr>
      <w:r w:rsidDel="00000000" w:rsidR="00000000" w:rsidRPr="00000000">
        <w:rPr>
          <w:rFonts w:ascii="Arial Unicode MS" w:cs="Arial Unicode MS" w:eastAsia="Arial Unicode MS" w:hAnsi="Arial Unicode MS"/>
          <w:rtl w:val="0"/>
        </w:rPr>
        <w:t xml:space="preserve">표준 행동을 이동 행동으로 전환하고 그 이동 행동으로 이동한 후, 신속 행동으로 근접 공격을 할 수 있습니다. 이 효과는 매 라운드 한 번만 사용할 수 있습니다.</w:t>
      </w:r>
    </w:p>
    <w:p w:rsidR="00000000" w:rsidDel="00000000" w:rsidP="00000000" w:rsidRDefault="00000000" w:rsidRPr="00000000" w14:paraId="00000D6C">
      <w:pPr>
        <w:rPr/>
      </w:pPr>
      <w:r w:rsidDel="00000000" w:rsidR="00000000" w:rsidRPr="00000000">
        <w:rPr>
          <w:rtl w:val="0"/>
        </w:rPr>
        <w:t xml:space="preserve">=====================================================================</w:t>
      </w:r>
    </w:p>
    <w:p w:rsidR="00000000" w:rsidDel="00000000" w:rsidP="00000000" w:rsidRDefault="00000000" w:rsidRPr="00000000" w14:paraId="00000D6D">
      <w:pPr>
        <w:rPr/>
      </w:pPr>
      <w:r w:rsidDel="00000000" w:rsidR="00000000" w:rsidRPr="00000000">
        <w:rPr>
          <w:rtl w:val="0"/>
        </w:rPr>
        <w:t xml:space="preserve">======================================</w:t>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몸으로 방패 되기(3)</w:t>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전제: 민첩 2, 통찰 2, 정신 2, 냉정 2</w:t>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설명: 위험에 직면했을 때 뒤에 있는 사람들을 위해 목숨을 아끼지 않고 길을 열 수 있습니다.</w:t>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한 점을 중심으로 하는 범위 피해(대부분의 주문, 수류탄, 폭발물 등)에 직면했을 때, 해당 피해가 원래 반사 내성을 허용한다면, 반사 행동으로 반사 내성을 포기할 수 있습니다. 그렇게 하면, 당신은 해당 칸을 차지하는 장애물로 간주되어 해당 범위 피해의 효과선을 막아, 뒤에 있는 목표를 보호해 이 효과의 영향을 받지 않게 합니다.</w:t>
      </w:r>
    </w:p>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이를 계산할 때, 해당 효과가 시전된 위치의 중심과 당신 뒤에 있는 목표의 위치 중심을 연결하는 선이 당신이 있는 위치를 통과하면, 당신이 뒤에 있는 목표를 보호하는 것입니다.</w:t>
      </w:r>
    </w:p>
    <w:p w:rsidR="00000000" w:rsidDel="00000000" w:rsidP="00000000" w:rsidRDefault="00000000" w:rsidRPr="00000000" w14:paraId="00000D74">
      <w:pPr>
        <w:rPr/>
      </w:pPr>
      <w:r w:rsidDel="00000000" w:rsidR="00000000" w:rsidRPr="00000000">
        <w:rPr>
          <w:rtl w:val="0"/>
        </w:rPr>
        <w:t xml:space="preserve">=====================================================================</w:t>
      </w:r>
    </w:p>
    <w:p w:rsidR="00000000" w:rsidDel="00000000" w:rsidP="00000000" w:rsidRDefault="00000000" w:rsidRPr="00000000" w14:paraId="00000D75">
      <w:pPr>
        <w:rPr/>
      </w:pPr>
      <w:r w:rsidDel="00000000" w:rsidR="00000000" w:rsidRPr="00000000">
        <w:rPr>
          <w:rtl w:val="0"/>
        </w:rPr>
        <w:t xml:space="preserve">======================================</w:t>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도망의 대가(3)</w:t>
      </w:r>
    </w:p>
    <w:p w:rsidR="00000000" w:rsidDel="00000000" w:rsidP="00000000" w:rsidRDefault="00000000" w:rsidRPr="00000000" w14:paraId="00000D77">
      <w:pPr>
        <w:rPr/>
      </w:pPr>
      <w:r w:rsidDel="00000000" w:rsidR="00000000" w:rsidRPr="00000000">
        <w:rPr>
          <w:rFonts w:ascii="Arial Unicode MS" w:cs="Arial Unicode MS" w:eastAsia="Arial Unicode MS" w:hAnsi="Arial Unicode MS"/>
          <w:rtl w:val="0"/>
        </w:rPr>
        <w:t xml:space="preserve">전제: 민첩 2</w:t>
      </w:r>
    </w:p>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표준 행동을 써서 도망칠 수 있습니다. 이 행동을 한 후, 당신은 이번 라운드에 기회 공격을 유발하지 않습니다.</w:t>
      </w:r>
    </w:p>
    <w:p w:rsidR="00000000" w:rsidDel="00000000" w:rsidP="00000000" w:rsidRDefault="00000000" w:rsidRPr="00000000" w14:paraId="00000D79">
      <w:pPr>
        <w:rPr/>
      </w:pPr>
      <w:r w:rsidDel="00000000" w:rsidR="00000000" w:rsidRPr="00000000">
        <w:rPr>
          <w:rtl w:val="0"/>
        </w:rPr>
        <w:t xml:space="preserve">=====================================================================</w:t>
      </w:r>
    </w:p>
    <w:p w:rsidR="00000000" w:rsidDel="00000000" w:rsidP="00000000" w:rsidRDefault="00000000" w:rsidRPr="00000000" w14:paraId="00000D7A">
      <w:pPr>
        <w:rPr/>
      </w:pPr>
      <w:r w:rsidDel="00000000" w:rsidR="00000000" w:rsidRPr="00000000">
        <w:rPr>
          <w:rtl w:val="0"/>
        </w:rPr>
        <w:t xml:space="preserve">======================================</w:t>
      </w:r>
    </w:p>
    <w:p w:rsidR="00000000" w:rsidDel="00000000" w:rsidP="00000000" w:rsidRDefault="00000000" w:rsidRPr="00000000" w14:paraId="00000D7B">
      <w:pPr>
        <w:pStyle w:val="Heading1"/>
        <w:rPr/>
      </w:pPr>
      <w:bookmarkStart w:colFirst="0" w:colLast="0" w:name="_sddsubfzfp41" w:id="28"/>
      <w:bookmarkEnd w:id="28"/>
      <w:r w:rsidDel="00000000" w:rsidR="00000000" w:rsidRPr="00000000">
        <w:rPr>
          <w:rFonts w:ascii="Arial Unicode MS" w:cs="Arial Unicode MS" w:eastAsia="Arial Unicode MS" w:hAnsi="Arial Unicode MS"/>
          <w:rtl w:val="0"/>
        </w:rPr>
        <w:t xml:space="preserve">1.3.4.6.6 윤회지경과 초마 전공 </w:t>
      </w:r>
    </w:p>
    <w:p w:rsidR="00000000" w:rsidDel="00000000" w:rsidP="00000000" w:rsidRDefault="00000000" w:rsidRPr="00000000" w14:paraId="00000D7C">
      <w:pPr>
        <w:rPr/>
      </w:pPr>
      <w:r w:rsidDel="00000000" w:rsidR="00000000" w:rsidRPr="00000000">
        <w:rPr>
          <w:rtl w:val="0"/>
        </w:rPr>
        <w:t xml:space="preserve">=====================================================================</w:t>
      </w:r>
    </w:p>
    <w:p w:rsidR="00000000" w:rsidDel="00000000" w:rsidP="00000000" w:rsidRDefault="00000000" w:rsidRPr="00000000" w14:paraId="00000D7D">
      <w:pPr>
        <w:rPr/>
      </w:pPr>
      <w:r w:rsidDel="00000000" w:rsidR="00000000" w:rsidRPr="00000000">
        <w:rPr>
          <w:rtl w:val="0"/>
        </w:rPr>
        <w:t xml:space="preserve">======================================</w:t>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윤회소대 대원들은 대부분 초현실적인 혈통과 능력을 구매했습니다. 이로 인해 그들은 개인 자질에 있어 "범인"이라고 부르는 평범한 사람들을 훨씬 뛰어넘습니다. 이능, 법술, 심지어 지식도 윤회지경에서 구매할 수 있지만, 오랜 기간 동안 고된 자기 단련을 통해서만 얻을 수 있는 개인적 장점들은 주신의 신체 최적화와 지식 이식을 통해 얻을 수 없습니다. 소대원들은 여전히 고된 자기 수련과 생사를 넘나드는 위험한 분투를 통해 이러한 장점들을 얻어야 하는데, 이것이 바로 윤회소대의 특수 전공입니다. 이런 전공들은 대개 매우 높고 보통 사람으로서는 도달할 수 없는 전제 조건들을 필요로 합니다. 예를 들어 어떤 초자연적 혈통, 특수 능력, 에너지 풀, 매우 높은 특성치나 기능, 혹은 어떤 레벨의 일반 전공과 전투 전공 등입니다. </w:t>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윤회지경 전공을 배우려면 윤회지경 전공에 필요한 각 전공 레벨마다 6점의 XP를 투자해야 합니다. 만약 일반 전공이 여러 레벨을 가지고 있다면, 각 레벨마다 따로 배워야 하며 순서대로 배워야 합니다.</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따라서 1-5레벨의 전공은 총 6+12+18+24+30=90XP가 필요합니다.</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만약 전공이 바로 높은 레벨에서 시작한다면, 해당 레벨의 XP를 직접 지불하면 됩니다. </w:t>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따라서 2-3레벨의 전공은 총 12+18=30XP가 필요합니다.</w:t>
      </w:r>
    </w:p>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특별한 점은 어떤 경우에도 캐릭터는 캐릭터 제작 시점에 윤회지경 전공을 얻을 수 없다는 것입니다(인조인간 포함).</w:t>
      </w:r>
    </w:p>
    <w:p w:rsidR="00000000" w:rsidDel="00000000" w:rsidP="00000000" w:rsidRDefault="00000000" w:rsidRPr="00000000" w14:paraId="00000D84">
      <w:pPr>
        <w:rPr/>
      </w:pPr>
      <w:r w:rsidDel="00000000" w:rsidR="00000000" w:rsidRPr="00000000">
        <w:rPr>
          <w:rtl w:val="0"/>
        </w:rPr>
        <w:t xml:space="preserve">=====================================================================</w:t>
      </w:r>
    </w:p>
    <w:p w:rsidR="00000000" w:rsidDel="00000000" w:rsidP="00000000" w:rsidRDefault="00000000" w:rsidRPr="00000000" w14:paraId="00000D85">
      <w:pPr>
        <w:rPr/>
      </w:pPr>
      <w:r w:rsidDel="00000000" w:rsidR="00000000" w:rsidRPr="00000000">
        <w:rPr>
          <w:rtl w:val="0"/>
        </w:rPr>
        <w:t xml:space="preserve">======================================</w:t>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에너지 풀 강화(1)</w:t>
      </w:r>
    </w:p>
    <w:p w:rsidR="00000000" w:rsidDel="00000000" w:rsidP="00000000" w:rsidRDefault="00000000" w:rsidRPr="00000000" w14:paraId="00000D87">
      <w:pPr>
        <w:rPr/>
      </w:pPr>
      <w:r w:rsidDel="00000000" w:rsidR="00000000" w:rsidRPr="00000000">
        <w:rPr>
          <w:rFonts w:ascii="Arial Unicode MS" w:cs="Arial Unicode MS" w:eastAsia="Arial Unicode MS" w:hAnsi="Arial Unicode MS"/>
          <w:rtl w:val="0"/>
        </w:rPr>
        <w:t xml:space="preserve">전제: 범용 에너지 풀 보유</w:t>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특수: 서로 다른 에너지 풀에 대해 이 전공을 구매할 수 있지만, 같은 에너지 풀에 대해서는 이 전공을 여러 번 구매할 수 없습니다.</w:t>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1레벨: 에너지 강화</w:t>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현재 보유한 범용 에너지 풀 하나를 선택하면, 일단 선택하면 변경할 수 없습니다. 이후 해당 에너지 풀의 상한이 5점 증가하고, 해당 에너지 풀의 기본 회복 방식으로 에너지를 회복할 때마다 1점을 추가로 회복할 수 있습니다.</w:t>
      </w:r>
    </w:p>
    <w:p w:rsidR="00000000" w:rsidDel="00000000" w:rsidP="00000000" w:rsidRDefault="00000000" w:rsidRPr="00000000" w14:paraId="00000D8B">
      <w:pPr>
        <w:rPr/>
      </w:pPr>
      <w:r w:rsidDel="00000000" w:rsidR="00000000" w:rsidRPr="00000000">
        <w:rPr>
          <w:rtl w:val="0"/>
        </w:rPr>
        <w:t xml:space="preserve">=====================================================================</w:t>
      </w:r>
    </w:p>
    <w:p w:rsidR="00000000" w:rsidDel="00000000" w:rsidP="00000000" w:rsidRDefault="00000000" w:rsidRPr="00000000" w14:paraId="00000D8C">
      <w:pPr>
        <w:rPr/>
      </w:pPr>
      <w:r w:rsidDel="00000000" w:rsidR="00000000" w:rsidRPr="00000000">
        <w:rPr>
          <w:rtl w:val="0"/>
        </w:rPr>
        <w:t xml:space="preserve">======================================</w:t>
      </w:r>
    </w:p>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용 사냥꾼(3)</w:t>
      </w:r>
    </w:p>
    <w:p w:rsidR="00000000" w:rsidDel="00000000" w:rsidP="00000000" w:rsidRDefault="00000000" w:rsidRPr="00000000" w14:paraId="00000D8E">
      <w:pPr>
        <w:rPr/>
      </w:pPr>
      <w:r w:rsidDel="00000000" w:rsidR="00000000" w:rsidRPr="00000000">
        <w:rPr>
          <w:rFonts w:ascii="Arial Unicode MS" w:cs="Arial Unicode MS" w:eastAsia="Arial Unicode MS" w:hAnsi="Arial Unicode MS"/>
          <w:rtl w:val="0"/>
        </w:rPr>
        <w:t xml:space="preserve">전제: 서양 거대 용 한 마리를 물리치는데 참여한 적이 있어야 합니다.</w:t>
      </w:r>
    </w:p>
    <w:p w:rsidR="00000000" w:rsidDel="00000000" w:rsidP="00000000" w:rsidRDefault="00000000" w:rsidRPr="00000000" w14:paraId="00000D8F">
      <w:pPr>
        <w:rPr/>
      </w:pPr>
      <w:r w:rsidDel="00000000" w:rsidR="00000000" w:rsidRPr="00000000">
        <w:rPr>
          <w:rFonts w:ascii="Arial Unicode MS" w:cs="Arial Unicode MS" w:eastAsia="Arial Unicode MS" w:hAnsi="Arial Unicode MS"/>
          <w:rtl w:val="0"/>
        </w:rPr>
        <w:t xml:space="preserve">3레벨: 회피의 전문가</w:t>
      </w:r>
    </w:p>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세 가지 내성 판정에서 2점의 추가 성공을, 공포 점수에 대한 내성 판정에서만 4점의 추가 성공을 얻습니다.</w:t>
      </w:r>
    </w:p>
    <w:p w:rsidR="00000000" w:rsidDel="00000000" w:rsidP="00000000" w:rsidRDefault="00000000" w:rsidRPr="00000000" w14:paraId="00000D91">
      <w:pPr>
        <w:rPr/>
      </w:pPr>
      <w:r w:rsidDel="00000000" w:rsidR="00000000" w:rsidRPr="00000000">
        <w:rPr>
          <w:rtl w:val="0"/>
        </w:rPr>
        <w:t xml:space="preserve">=====================================================================</w:t>
      </w:r>
    </w:p>
    <w:p w:rsidR="00000000" w:rsidDel="00000000" w:rsidP="00000000" w:rsidRDefault="00000000" w:rsidRPr="00000000" w14:paraId="00000D92">
      <w:pPr>
        <w:rPr/>
      </w:pPr>
      <w:r w:rsidDel="00000000" w:rsidR="00000000" w:rsidRPr="00000000">
        <w:rPr>
          <w:rtl w:val="0"/>
        </w:rPr>
        <w:t xml:space="preserve">=======================================</w:t>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백전 영웅(3)</w:t>
      </w:r>
    </w:p>
    <w:p w:rsidR="00000000" w:rsidDel="00000000" w:rsidP="00000000" w:rsidRDefault="00000000" w:rsidRPr="00000000" w14:paraId="00000D94">
      <w:pPr>
        <w:rPr/>
      </w:pPr>
      <w:r w:rsidDel="00000000" w:rsidR="00000000" w:rsidRPr="00000000">
        <w:rPr>
          <w:rFonts w:ascii="Arial Unicode MS" w:cs="Arial Unicode MS" w:eastAsia="Arial Unicode MS" w:hAnsi="Arial Unicode MS"/>
          <w:rtl w:val="0"/>
        </w:rPr>
        <w:t xml:space="preserve">전제: 자신보다 수 배 많은 적과 맞서 싸워 이긴 적이 있어야 합니다.</w:t>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3레벨: 무쌍한 용장</w:t>
      </w:r>
    </w:p>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다중 공격 감소치의 영향을 받지 않으며, 자신의 민감 범위 내에 적대적 목표의 수가 아군 목표보다 두 배 이상 많을 때, 공격 판정과 방어에서 각각 1점의 추가 성공을 얻습니다.  </w:t>
      </w:r>
    </w:p>
    <w:p w:rsidR="00000000" w:rsidDel="00000000" w:rsidP="00000000" w:rsidRDefault="00000000" w:rsidRPr="00000000" w14:paraId="00000D97">
      <w:pPr>
        <w:rPr/>
      </w:pPr>
      <w:r w:rsidDel="00000000" w:rsidR="00000000" w:rsidRPr="00000000">
        <w:rPr>
          <w:rtl w:val="0"/>
        </w:rPr>
        <w:t xml:space="preserve">=====================================================================</w:t>
      </w:r>
    </w:p>
    <w:p w:rsidR="00000000" w:rsidDel="00000000" w:rsidP="00000000" w:rsidRDefault="00000000" w:rsidRPr="00000000" w14:paraId="00000D98">
      <w:pPr>
        <w:rPr/>
      </w:pPr>
      <w:r w:rsidDel="00000000" w:rsidR="00000000" w:rsidRPr="00000000">
        <w:rPr>
          <w:rtl w:val="0"/>
        </w:rPr>
        <w:t xml:space="preserve">======================================</w:t>
      </w:r>
    </w:p>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수호 전사(1~3)</w:t>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전제: 근력 또는 민첩이 6 이상, 백병전 또는 격투 기능이 6 이상이어야 합니다.</w:t>
      </w:r>
    </w:p>
    <w:p w:rsidR="00000000" w:rsidDel="00000000" w:rsidP="00000000" w:rsidRDefault="00000000" w:rsidRPr="00000000" w14:paraId="00000D9B">
      <w:pPr>
        <w:rPr/>
      </w:pPr>
      <w:r w:rsidDel="00000000" w:rsidR="00000000" w:rsidRPr="00000000">
        <w:rPr>
          <w:rFonts w:ascii="Arial Unicode MS" w:cs="Arial Unicode MS" w:eastAsia="Arial Unicode MS" w:hAnsi="Arial Unicode MS"/>
          <w:rtl w:val="0"/>
        </w:rPr>
        <w:t xml:space="preserve">1레벨: 방어 지원</w:t>
      </w:r>
    </w:p>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방어할 때, 해당 방어로 인한 모든 혜택을 받지 않기로 선택하고, 대신 자신의 접촉 범위 내에 있는 자발적인 대상 하나가 자신의 해당 방어로 인한 모든 효과를 얻도록 할 수 있습니다. 이는 자신에 대한 방어 효과를 대체합니다.</w:t>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목표도 방어했다면 방어로 인한 효과 중 하나만 선택해 적용할 수 있습니다.</w:t>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2레벨: 신속한 방어 </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자신의 접촉 범위 내에 있는 아군 목표가 공격받을 때, 즉각 행동을 사용해 해당 아군 목표가 방어에서 백병전 기능 레벨 또는 격투 기능 레벨/점의 방어 방어를 얻도록 할 수 있습니다. 이는 해당 공격에만 적용됩니다.</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목표가 이미 방어 방어를 가지고 있다면 중첩되지 않고 더 높은 쪽으로 계산합니다.</w:t>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3레벨: 강철의 수호</w:t>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자신의 접촉 범위 내에 있는 아군 목표가 공격받을 때, 즉각 행동을 사용해 이번 공격의 목표를 강제로 자신으로 변경할 수 있습니다. 범위 공격이라면 해당 아군에게는 피해를 주지 않지만, 다른 사람들(자신 포함)은 정상적으로 피해를 받습니다. 이는 자신이 두 번 피해를 받을 수 있다는 뜻입니다.</w:t>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t xml:space="preserve">======================================</w:t>
      </w:r>
    </w:p>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정신 대가(3)</w:t>
      </w:r>
    </w:p>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전제: 정신 판정 능력을 가지고 있어야 하며, 정신력 또는 냉정함이 6 이상이어야 합니다.</w:t>
      </w:r>
    </w:p>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3레벨: 장비 활성화</w:t>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정신 판정을 할 때, 무기를 들고 있다면 다음 증폭을 얻습니다:</w:t>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무기의 무기 피해가 정신 판정의 DP와 동일한 양의 성공 상한치만큼 증가합니다.</w:t>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정신 판정으로 공격한다면, 해당 공격은 무기가 제공하는 관통, 마법 관통, 고속 우위와 추가 주사위를 얻고, 무기 특수 속성이 제공하는 모든 공격 관련 효과를 얻습니다. 그리고 【광명】【암흑】【멸신】【마법】【유명】【위엄】【격비】【관통】【초관통】 특성을 얻을 수 있지만, 나머지 무기 특수 속성은 얻지 못합니다.</w:t>
      </w:r>
    </w:p>
    <w:p w:rsidR="00000000" w:rsidDel="00000000" w:rsidP="00000000" w:rsidRDefault="00000000" w:rsidRPr="00000000" w14:paraId="00000DAB">
      <w:pPr>
        <w:rPr/>
      </w:pPr>
      <w:r w:rsidDel="00000000" w:rsidR="00000000" w:rsidRPr="00000000">
        <w:rPr>
          <w:rtl w:val="0"/>
        </w:rPr>
        <w:t xml:space="preserve">=====================================================================</w:t>
      </w:r>
    </w:p>
    <w:p w:rsidR="00000000" w:rsidDel="00000000" w:rsidP="00000000" w:rsidRDefault="00000000" w:rsidRPr="00000000" w14:paraId="00000DAC">
      <w:pPr>
        <w:rPr/>
      </w:pPr>
      <w:r w:rsidDel="00000000" w:rsidR="00000000" w:rsidRPr="00000000">
        <w:rPr>
          <w:rtl w:val="0"/>
        </w:rPr>
        <w:t xml:space="preserve">======================================</w:t>
      </w:r>
    </w:p>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변신 대가(1)</w:t>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전제: 능동적으로 변신할 수 있는 능력을 가지고 있어야 합니다(변신 효과를 가진 법술은 포함되지 않음).</w:t>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1레벨: 신속한 변신</w:t>
      </w:r>
    </w:p>
    <w:p w:rsidR="00000000" w:rsidDel="00000000" w:rsidP="00000000" w:rsidRDefault="00000000" w:rsidRPr="00000000" w14:paraId="00000DB0">
      <w:pPr>
        <w:rPr/>
      </w:pPr>
      <w:r w:rsidDel="00000000" w:rsidR="00000000" w:rsidRPr="00000000">
        <w:rPr>
          <w:rFonts w:ascii="Arial Unicode MS" w:cs="Arial Unicode MS" w:eastAsia="Arial Unicode MS" w:hAnsi="Arial Unicode MS"/>
          <w:rtl w:val="0"/>
        </w:rPr>
        <w:t xml:space="preserve">효과: 시전 동작이 전체 라운드 동작 이하이고 자신만 변신하거나 변신시킬 수 있는 능력 하나를 선택합니다(늑대인간, 백자의 용, 불력 또는 창색 기사의 변신 등이 포함되지만 이에 국한되지 않음). 일단 선택하면 변경할 수 없습니다. 이후 해당 능력의 시전 동작이 1단계 감소하며, 최저 자유 행동까지 감소할 수 있습니다.</w:t>
      </w:r>
    </w:p>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특수하게도 변신이나 변신 능력에 대해 이 레벨의 전공을 여러 번 구매할 수 있으며, 구매할 때마다 변신에 필요한 동작이 1단계씩 감소합니다.</w:t>
      </w:r>
    </w:p>
    <w:p w:rsidR="00000000" w:rsidDel="00000000" w:rsidP="00000000" w:rsidRDefault="00000000" w:rsidRPr="00000000" w14:paraId="00000DB2">
      <w:pPr>
        <w:rPr/>
      </w:pPr>
      <w:r w:rsidDel="00000000" w:rsidR="00000000" w:rsidRPr="00000000">
        <w:rPr>
          <w:rtl w:val="0"/>
        </w:rPr>
        <w:t xml:space="preserve">=====================================================================</w:t>
      </w:r>
    </w:p>
    <w:p w:rsidR="00000000" w:rsidDel="00000000" w:rsidP="00000000" w:rsidRDefault="00000000" w:rsidRPr="00000000" w14:paraId="00000DB3">
      <w:pPr>
        <w:rPr/>
      </w:pPr>
      <w:r w:rsidDel="00000000" w:rsidR="00000000" w:rsidRPr="00000000">
        <w:rPr>
          <w:rtl w:val="0"/>
        </w:rPr>
        <w:t xml:space="preserve">======================================</w:t>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어둠(2~4)</w:t>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전제: 영구적인 효과(혈통 등) 때문에 암흑 생물 특성을 가지고 있어야 합니다.</w:t>
      </w:r>
    </w:p>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2레벨: 어둠의 공포</w:t>
      </w:r>
    </w:p>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협박 기능 관련 판정에서 2개의 추가 성공을 얻습니다.</w:t>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3레벨: 어둠의 폭정 </w:t>
      </w:r>
    </w:p>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자신의 존재를 감지할 수 있는 모든 적대적 목표는 모든 내성 판정에서 자신의 전설적 매력/개만큼의 추가 성공을 잃습니다.</w:t>
      </w:r>
    </w:p>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4레벨: 어둠의 위엄</w:t>
      </w:r>
    </w:p>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정신에 영향을 주는 효과를 일으키는 능력을 시전할 때, 해당 능력에 판정이 필요하다면 해당 능력의 관련 판정에서 2개의 추가 성공을 얻습니다. </w:t>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동시에 자신의 존재를 감지할 수 있는 모든 적대적 목표는 모든 공격 판정과 방어에서 자신의 전설적 매력와 협박 기능 레벨이 제공하는 추가 성공/점만큼 잃습니다. 이는 C급 정신 영향 능력입니다.</w:t>
      </w:r>
    </w:p>
    <w:p w:rsidR="00000000" w:rsidDel="00000000" w:rsidP="00000000" w:rsidRDefault="00000000" w:rsidRPr="00000000" w14:paraId="00000DBD">
      <w:pPr>
        <w:rPr/>
      </w:pPr>
      <w:r w:rsidDel="00000000" w:rsidR="00000000" w:rsidRPr="00000000">
        <w:rPr>
          <w:rtl w:val="0"/>
        </w:rPr>
        <w:t xml:space="preserve">=====================================================================</w:t>
      </w:r>
    </w:p>
    <w:p w:rsidR="00000000" w:rsidDel="00000000" w:rsidP="00000000" w:rsidRDefault="00000000" w:rsidRPr="00000000" w14:paraId="00000DBE">
      <w:pPr>
        <w:rPr/>
      </w:pPr>
      <w:r w:rsidDel="00000000" w:rsidR="00000000" w:rsidRPr="00000000">
        <w:rPr>
          <w:rtl w:val="0"/>
        </w:rPr>
        <w:t xml:space="preserve">======================================</w:t>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등대(2~4)</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전제: 영구적인 효과(혈통 등) 때문에 광명 생물 특성을 가지고 있어야 합니다.</w:t>
      </w:r>
    </w:p>
    <w:p w:rsidR="00000000" w:rsidDel="00000000" w:rsidP="00000000" w:rsidRDefault="00000000" w:rsidRPr="00000000" w14:paraId="00000DC1">
      <w:pPr>
        <w:rPr/>
      </w:pPr>
      <w:r w:rsidDel="00000000" w:rsidR="00000000" w:rsidRPr="00000000">
        <w:rPr>
          <w:rFonts w:ascii="Arial Unicode MS" w:cs="Arial Unicode MS" w:eastAsia="Arial Unicode MS" w:hAnsi="Arial Unicode MS"/>
          <w:rtl w:val="0"/>
        </w:rPr>
        <w:t xml:space="preserve">2레벨: 위로의 빛</w:t>
      </w:r>
    </w:p>
    <w:p w:rsidR="00000000" w:rsidDel="00000000" w:rsidP="00000000" w:rsidRDefault="00000000" w:rsidRPr="00000000" w14:paraId="00000DC2">
      <w:pPr>
        <w:rPr/>
      </w:pPr>
      <w:r w:rsidDel="00000000" w:rsidR="00000000" w:rsidRPr="00000000">
        <w:rPr>
          <w:rFonts w:ascii="Arial Unicode MS" w:cs="Arial Unicode MS" w:eastAsia="Arial Unicode MS" w:hAnsi="Arial Unicode MS"/>
          <w:rtl w:val="0"/>
        </w:rPr>
        <w:t xml:space="preserve">사기 보너스를 제공할 수 있다면, 제공하는 사기 보너스가 2점 증가합니다.</w:t>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3레벨: 고무의 빛</w:t>
      </w:r>
    </w:p>
    <w:p w:rsidR="00000000" w:rsidDel="00000000" w:rsidP="00000000" w:rsidRDefault="00000000" w:rsidRPr="00000000" w14:paraId="00000DC4">
      <w:pPr>
        <w:rPr/>
      </w:pPr>
      <w:r w:rsidDel="00000000" w:rsidR="00000000" w:rsidRPr="00000000">
        <w:rPr>
          <w:rFonts w:ascii="Arial Unicode MS" w:cs="Arial Unicode MS" w:eastAsia="Arial Unicode MS" w:hAnsi="Arial Unicode MS"/>
          <w:rtl w:val="0"/>
        </w:rPr>
        <w:t xml:space="preserve">자신의 존재를 감지할 수 있는 모든 아군 목표는 모든 내성 판정에서 자신의 전설적 매력/개만큼의 추가 성공을 얻습니다.</w:t>
      </w:r>
    </w:p>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4레벨: 희망의 빛</w:t>
      </w:r>
    </w:p>
    <w:p w:rsidR="00000000" w:rsidDel="00000000" w:rsidP="00000000" w:rsidRDefault="00000000" w:rsidRPr="00000000" w14:paraId="00000DC6">
      <w:pPr>
        <w:rPr/>
      </w:pPr>
      <w:r w:rsidDel="00000000" w:rsidR="00000000" w:rsidRPr="00000000">
        <w:rPr>
          <w:rFonts w:ascii="Arial Unicode MS" w:cs="Arial Unicode MS" w:eastAsia="Arial Unicode MS" w:hAnsi="Arial Unicode MS"/>
          <w:rtl w:val="0"/>
        </w:rPr>
        <w:t xml:space="preserve">동시에 자신의 존재를 감지할 수 있는 모든 아군 목표는 공격 판정과 방어에서 자신의 전설적 매력/점만큼의 사기 보너스를 얻습니다. 이 능력은 이 전공의 2레벨 효과의 영향을 받을 수 있습니다.</w:t>
      </w:r>
    </w:p>
    <w:p w:rsidR="00000000" w:rsidDel="00000000" w:rsidP="00000000" w:rsidRDefault="00000000" w:rsidRPr="00000000" w14:paraId="00000DC7">
      <w:pPr>
        <w:rPr/>
      </w:pPr>
      <w:r w:rsidDel="00000000" w:rsidR="00000000" w:rsidRPr="00000000">
        <w:rPr>
          <w:rtl w:val="0"/>
        </w:rPr>
        <w:t xml:space="preserve">=====================================================================</w:t>
      </w:r>
    </w:p>
    <w:p w:rsidR="00000000" w:rsidDel="00000000" w:rsidP="00000000" w:rsidRDefault="00000000" w:rsidRPr="00000000" w14:paraId="00000DC8">
      <w:pPr>
        <w:rPr/>
      </w:pPr>
      <w:r w:rsidDel="00000000" w:rsidR="00000000" w:rsidRPr="00000000">
        <w:rPr>
          <w:rtl w:val="0"/>
        </w:rPr>
        <w:t xml:space="preserve">======================================</w:t>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시전 천재(1)</w:t>
      </w:r>
    </w:p>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전제: 영구적인 효과(혈통 등) 때문에 시전자 레벨을 얻어야 합니다.</w:t>
      </w:r>
    </w:p>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1레벨: 법술 전재</w:t>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효과: 신비학 기능의 모든 전문화를 얻고, 이 전문화가 제공하는 전문화 보너스가 3DP로 변경됩니다.</w:t>
      </w:r>
    </w:p>
    <w:p w:rsidR="00000000" w:rsidDel="00000000" w:rsidP="00000000" w:rsidRDefault="00000000" w:rsidRPr="00000000" w14:paraId="00000DCD">
      <w:pPr>
        <w:rPr/>
      </w:pPr>
      <w:r w:rsidDel="00000000" w:rsidR="00000000" w:rsidRPr="00000000">
        <w:rPr>
          <w:rtl w:val="0"/>
        </w:rPr>
        <w:t xml:space="preserve">=====================================================================</w:t>
      </w:r>
    </w:p>
    <w:p w:rsidR="00000000" w:rsidDel="00000000" w:rsidP="00000000" w:rsidRDefault="00000000" w:rsidRPr="00000000" w14:paraId="00000DCE">
      <w:pPr>
        <w:rPr/>
      </w:pPr>
      <w:r w:rsidDel="00000000" w:rsidR="00000000" w:rsidRPr="00000000">
        <w:rPr>
          <w:rtl w:val="0"/>
        </w:rPr>
        <w:t xml:space="preserve">======================================</w:t>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철포의(1~3)</w:t>
      </w:r>
    </w:p>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rtl w:val="0"/>
        </w:rPr>
        <w:t xml:space="preserve">전제: 내력 에너지 풀을 가지고 있어야 합니다.</w:t>
      </w:r>
    </w:p>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1레벨: 도창불입</w:t>
      </w:r>
    </w:p>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공격받을 때, 1점의 내력을 사용해 이번 공격에 한해 자신의 타고난 방어가 이 전공 레벨*2점만큼 증가합니다.</w:t>
      </w:r>
    </w:p>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2레벨: 견고한 태산</w:t>
      </w:r>
    </w:p>
    <w:p w:rsidR="00000000" w:rsidDel="00000000" w:rsidP="00000000" w:rsidRDefault="00000000" w:rsidRPr="00000000" w14:paraId="00000DD4">
      <w:pPr>
        <w:rPr/>
      </w:pPr>
      <w:r w:rsidDel="00000000" w:rsidR="00000000" w:rsidRPr="00000000">
        <w:rPr>
          <w:rFonts w:ascii="Arial Unicode MS" w:cs="Arial Unicode MS" w:eastAsia="Arial Unicode MS" w:hAnsi="Arial Unicode MS"/>
          <w:rtl w:val="0"/>
        </w:rPr>
        <w:t xml:space="preserve">1레벨 능력을 사용할 때, 2점의 전체 피해 무시 능력도 얻습니다.</w:t>
      </w:r>
    </w:p>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3레벨: 불굴의 의지</w:t>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1레벨 능력을 사용할 때, 자신의 육체가 【방탄】【에너지 무기 방어】특성을 얻고, 동시에 9점의 관통 방어를 얻습니다.</w:t>
      </w:r>
    </w:p>
    <w:p w:rsidR="00000000" w:rsidDel="00000000" w:rsidP="00000000" w:rsidRDefault="00000000" w:rsidRPr="00000000" w14:paraId="00000DD7">
      <w:pPr>
        <w:rPr/>
      </w:pPr>
      <w:r w:rsidDel="00000000" w:rsidR="00000000" w:rsidRPr="00000000">
        <w:rPr>
          <w:rtl w:val="0"/>
        </w:rPr>
        <w:t xml:space="preserve">=====================================================================</w:t>
      </w:r>
    </w:p>
    <w:p w:rsidR="00000000" w:rsidDel="00000000" w:rsidP="00000000" w:rsidRDefault="00000000" w:rsidRPr="00000000" w14:paraId="00000DD8">
      <w:pPr>
        <w:rPr/>
      </w:pPr>
      <w:r w:rsidDel="00000000" w:rsidR="00000000" w:rsidRPr="00000000">
        <w:rPr>
          <w:rtl w:val="0"/>
        </w:rPr>
        <w:t xml:space="preserve">======================================</w:t>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물어뜯기(4)</w:t>
      </w:r>
    </w:p>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전제: 근력이 6 이상, 민첩이 6 이상, 정신력이 6 이상, 백병전 기능 레벨이 6 이상이어야 합니다.</w:t>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4레벨: 검을 물고 오다</w:t>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설명: 무기에 대한 정통함과 집착으로 인해 양손을 포기해도 무기를 사용할 수 있게 되었습니다. 무기를 입에 물고 적을 공격할 수 있습니다.</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입으로 근접 백병 무기 하나를 사용할 수 있습니다. 입으로 근접 백병 무기 하나를 사용할 수 있으며, 마치 그 무기를 한 손으로 사용하는 것처럼 그 무기를 사용할 수 있습니다.</w:t>
      </w:r>
    </w:p>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특수하게도 어떤 특수한 무기는 입에 물고 사용하는 것이 어떻게 가능한지 상상하기 어렵습니다(예를 들어 창이나 구절편 등). 따라서 ST는 자신이 불합리하다고 생각하는 무기를 이 전공으로 사용하는 것을 금지할 권리가 있습니다. 그리고 무기를 사용하는 데 쓰는 입이 가려져 있을 때(예를 들어 머리 아래쪽 부위를 덮는 투구를 착용한 경우)에도 ST는 이 전공의 사용을 금지할 권리가 있습니다.</w:t>
      </w:r>
    </w:p>
    <w:p w:rsidR="00000000" w:rsidDel="00000000" w:rsidP="00000000" w:rsidRDefault="00000000" w:rsidRPr="00000000" w14:paraId="00000DDF">
      <w:pPr>
        <w:rPr/>
      </w:pPr>
      <w:r w:rsidDel="00000000" w:rsidR="00000000" w:rsidRPr="00000000">
        <w:rPr>
          <w:rtl w:val="0"/>
        </w:rPr>
        <w:t xml:space="preserve">=====================================================================</w:t>
      </w:r>
    </w:p>
    <w:p w:rsidR="00000000" w:rsidDel="00000000" w:rsidP="00000000" w:rsidRDefault="00000000" w:rsidRPr="00000000" w14:paraId="00000DE0">
      <w:pPr>
        <w:rPr/>
      </w:pPr>
      <w:r w:rsidDel="00000000" w:rsidR="00000000" w:rsidRPr="00000000">
        <w:rPr>
          <w:rtl w:val="0"/>
        </w:rPr>
        <w:t xml:space="preserve">======================================</w:t>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거인 전사(1~3)</w:t>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전제: 체형이 대형 생물 이상이어야 합니다.</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1레벨: 거인의 충돌</w:t>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충돌할 때, 해당 충돌에서 이겼다면 목표에게 이긴 수만큼의 물리 심각 피해도 줄 수 있습니다. 피해 상한은 근력+격투 기능 레벨입니다.</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2레벨: 산을 짊어지다</w:t>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매 장면마다 한 번, 의지력의 기본 용법으로 근력이나 건강 관련 판정을 강화할 때, 이를 위해 1점의 의지력을 추가로 지불할 수 있습니다.</w:t>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3레벨: 벌레를 밟아 으깨다</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이동 행동으로 이동할 때, 동시에 1점의 의지력을 지불할 수 있습니다.</w:t>
      </w:r>
    </w:p>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이후 이번 라운드에 이동하는 동안, 자신의 접촉 범위 안으로 들어온(능동적으로 들어오든 수동적으로 들어오든 모두 계산됨) 모든 목표에 대해 각각 한 번씩 충돌을 일으킵니다. 각 목표는 라운드마다 이 능력의 영향을 한 번만 받을 수 있습니다.</w:t>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특수: 3레벨의 발동 조건은 반드시 이동 행동으로 이동할 때여야 합니다. 어떤 능력으로 인해 이동 행동으로 시작했지만 여전히 이동할 수 있다면 이 능력을 발동할 수 없습니다. 특수하게도 돌진과 동시에 이 능력을 발동할 수 있지만, 돌진의 목표는 충돌의 영향을 받지 않습니다.</w:t>
      </w:r>
    </w:p>
    <w:p w:rsidR="00000000" w:rsidDel="00000000" w:rsidP="00000000" w:rsidRDefault="00000000" w:rsidRPr="00000000" w14:paraId="00000DEB">
      <w:pPr>
        <w:rPr/>
      </w:pPr>
      <w:r w:rsidDel="00000000" w:rsidR="00000000" w:rsidRPr="00000000">
        <w:rPr>
          <w:rtl w:val="0"/>
        </w:rPr>
        <w:t xml:space="preserve">=====================================================================</w:t>
      </w:r>
    </w:p>
    <w:p w:rsidR="00000000" w:rsidDel="00000000" w:rsidP="00000000" w:rsidRDefault="00000000" w:rsidRPr="00000000" w14:paraId="00000DEC">
      <w:pPr>
        <w:rPr/>
      </w:pPr>
      <w:r w:rsidDel="00000000" w:rsidR="00000000" w:rsidRPr="00000000">
        <w:rPr>
          <w:rtl w:val="0"/>
        </w:rPr>
        <w:t xml:space="preserve">======================================</w:t>
      </w:r>
    </w:p>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원소 도사(2)</w:t>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전제: 시전자 직능이 필요합니다.</w:t>
      </w:r>
    </w:p>
    <w:p w:rsidR="00000000" w:rsidDel="00000000" w:rsidP="00000000" w:rsidRDefault="00000000" w:rsidRPr="00000000" w14:paraId="00000DEF">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이 능력을 익힐 때, 부식, 광능, 음파, 뇌전, 화염, 한빙 중 한 가지 피해 유형을 선택합니다.</w:t>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그러면 자신이 시전한 법술이 해당 피해를 줄 때, 그 피해 주사위 중 모든 1을 다시 굴릴 수 있습니다.</w:t>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이 능력을 반복해서 선택할 수 있지만, 이번에 익힐 때마다 반드시 다른 피해 유형을 선택해야 합니다.</w:t>
      </w:r>
    </w:p>
    <w:p w:rsidR="00000000" w:rsidDel="00000000" w:rsidP="00000000" w:rsidRDefault="00000000" w:rsidRPr="00000000" w14:paraId="00000DF3">
      <w:pPr>
        <w:rPr/>
      </w:pPr>
      <w:r w:rsidDel="00000000" w:rsidR="00000000" w:rsidRPr="00000000">
        <w:rPr>
          <w:rtl w:val="0"/>
        </w:rPr>
        <w:t xml:space="preserve">=====================================================================</w:t>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Fonts w:ascii="Arial Unicode MS" w:cs="Arial Unicode MS" w:eastAsia="Arial Unicode MS" w:hAnsi="Arial Unicode MS"/>
          <w:rtl w:val="0"/>
        </w:rPr>
        <w:t xml:space="preserve">마법사 사냥꾼(3)</w:t>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전제: 시전자 한 명을 물리치는 데 참여해야 합니다.</w:t>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1레벨: 법술 저항</w:t>
      </w:r>
    </w:p>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이 전공 레벨*2점만큼의 법술 저항을 얻습니다.</w:t>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2레벨: 시전 방해</w:t>
      </w:r>
    </w:p>
    <w:p w:rsidR="00000000" w:rsidDel="00000000" w:rsidP="00000000" w:rsidRDefault="00000000" w:rsidRPr="00000000" w14:paraId="00000DFA">
      <w:pPr>
        <w:rPr/>
      </w:pPr>
      <w:r w:rsidDel="00000000" w:rsidR="00000000" w:rsidRPr="00000000">
        <w:rPr>
          <w:rFonts w:ascii="Arial Unicode MS" w:cs="Arial Unicode MS" w:eastAsia="Arial Unicode MS" w:hAnsi="Arial Unicode MS"/>
          <w:rtl w:val="0"/>
        </w:rPr>
        <w:t xml:space="preserve">"집중" 법술을 시전 중인 목표에게 피해를 줄 때, 해당 목표가 그 집중을 유지하기 위해 하는 강인 내성 판정은 자연 성공 수의 절반을 잃습니다.</w:t>
      </w:r>
    </w:p>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3레벨: 강제 끼어들기</w:t>
      </w:r>
    </w:p>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목표가 자신의 접촉 범위 안에서 시전할 때, 그리고 정상적으로 해당 목표를 정확히 정위할 수 있다면, 즉각 행동으로 그 목표를 한 번 공격할 수 있습니다. 이 공격에는 어떤 초식이나 능력도 부착할 수 없지만, 수동 효과는 정상적으로 적용됩니다.</w:t>
      </w:r>
    </w:p>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이 공격은 목표의 시전보다 먼저 적용되므로 목표의 "집중"을 방해하지 않습니다.</w:t>
      </w:r>
    </w:p>
    <w:p w:rsidR="00000000" w:rsidDel="00000000" w:rsidP="00000000" w:rsidRDefault="00000000" w:rsidRPr="00000000" w14:paraId="00000DFE">
      <w:pPr>
        <w:rPr/>
      </w:pPr>
      <w:r w:rsidDel="00000000" w:rsidR="00000000" w:rsidRPr="00000000">
        <w:rPr>
          <w:rtl w:val="0"/>
        </w:rPr>
        <w:t xml:space="preserve">=====================================================================</w:t>
      </w:r>
    </w:p>
    <w:p w:rsidR="00000000" w:rsidDel="00000000" w:rsidP="00000000" w:rsidRDefault="00000000" w:rsidRPr="00000000" w14:paraId="00000DFF">
      <w:pPr>
        <w:rPr/>
      </w:pPr>
      <w:r w:rsidDel="00000000" w:rsidR="00000000" w:rsidRPr="00000000">
        <w:rPr>
          <w:rtl w:val="0"/>
        </w:rPr>
        <w:t xml:space="preserve">======================================</w:t>
      </w:r>
    </w:p>
    <w:p w:rsidR="00000000" w:rsidDel="00000000" w:rsidP="00000000" w:rsidRDefault="00000000" w:rsidRPr="00000000" w14:paraId="00000E00">
      <w:pPr>
        <w:rPr/>
      </w:pPr>
      <w:r w:rsidDel="00000000" w:rsidR="00000000" w:rsidRPr="00000000">
        <w:rPr>
          <w:rFonts w:ascii="Arial Unicode MS" w:cs="Arial Unicode MS" w:eastAsia="Arial Unicode MS" w:hAnsi="Arial Unicode MS"/>
          <w:rtl w:val="0"/>
        </w:rPr>
        <w:t xml:space="preserve">전장의 마법사</w:t>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전제: 시전자 직능이 필요합니다.</w:t>
      </w:r>
    </w:p>
    <w:p w:rsidR="00000000" w:rsidDel="00000000" w:rsidP="00000000" w:rsidRDefault="00000000" w:rsidRPr="00000000" w14:paraId="00000E02">
      <w:pPr>
        <w:rPr/>
      </w:pPr>
      <w:r w:rsidDel="00000000" w:rsidR="00000000" w:rsidRPr="00000000">
        <w:rPr>
          <w:rFonts w:ascii="Arial Unicode MS" w:cs="Arial Unicode MS" w:eastAsia="Arial Unicode MS" w:hAnsi="Arial Unicode MS"/>
          <w:rtl w:val="0"/>
        </w:rPr>
        <w:t xml:space="preserve">1레벨: 집중 시전</w:t>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"집중" 중에 피해를 받아도, 강인 내성의 DC가 절반으로 감소합니다.</w:t>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2레벨: 정밀 시전</w:t>
      </w:r>
    </w:p>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공격 판정이 필요한 법술을 시전할 때, 목표가 완전 엄폐 상태가 아니라면 목표의 엄폐 방어를 무시합니다.</w:t>
      </w:r>
    </w:p>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3레벨: 법술 기습</w:t>
      </w:r>
    </w:p>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이제 틈 공격을 할 수 있지만, 틈 공격 중 공격은 반드시 시전 공격이어야 하고, 해당 목표는 이번 시전 공격의 유일한 목표여야 하며, 이번 시전 공격 법술의 행동이 표준 행동을 넘어서는 안 됩니다.</w:t>
      </w:r>
    </w:p>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4레벨: 초거대 사거리</w:t>
      </w:r>
    </w:p>
    <w:p w:rsidR="00000000" w:rsidDel="00000000" w:rsidP="00000000" w:rsidRDefault="00000000" w:rsidRPr="00000000" w14:paraId="00000E09">
      <w:pPr>
        <w:rPr/>
      </w:pPr>
      <w:r w:rsidDel="00000000" w:rsidR="00000000" w:rsidRPr="00000000">
        <w:rPr>
          <w:rFonts w:ascii="Arial Unicode MS" w:cs="Arial Unicode MS" w:eastAsia="Arial Unicode MS" w:hAnsi="Arial Unicode MS"/>
          <w:rtl w:val="0"/>
        </w:rPr>
        <w:t xml:space="preserve">공격 판정이 필요한 법술을 시전할 때, 해당 법술의 시전 사거리가 두 배가 됩니다.</w:t>
      </w:r>
    </w:p>
    <w:p w:rsidR="00000000" w:rsidDel="00000000" w:rsidP="00000000" w:rsidRDefault="00000000" w:rsidRPr="00000000" w14:paraId="00000E0A">
      <w:pPr>
        <w:rPr/>
      </w:pPr>
      <w:r w:rsidDel="00000000" w:rsidR="00000000" w:rsidRPr="00000000">
        <w:rPr>
          <w:rtl w:val="0"/>
        </w:rPr>
        <w:t xml:space="preserve">=====================================================================</w:t>
      </w:r>
    </w:p>
    <w:p w:rsidR="00000000" w:rsidDel="00000000" w:rsidP="00000000" w:rsidRDefault="00000000" w:rsidRPr="00000000" w14:paraId="00000E0B">
      <w:pPr>
        <w:rPr/>
      </w:pPr>
      <w:r w:rsidDel="00000000" w:rsidR="00000000" w:rsidRPr="00000000">
        <w:rPr>
          <w:rtl w:val="0"/>
        </w:rPr>
        <w:t xml:space="preserve">======================================</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다중 무기 전투(1~3)</w:t>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전제: 체외로 드러나 있고 정상적으로 심각 피해 이상을 줄 수 있는 타고난 무기(즉, 왼손, 왼발, 오른손, 오른발, 꼬리, 뿔 등. 이빨, 혀 등의 타고난 무기는 포함되지 않음. 단, 이빨이나 혀가 손발 길이에 이를 수 있게 하는 능력이 있는 경우는 예외이며, 구체적으로는 ST가 판단함) 및 자신이 들고 있는 인공 백병 무기 세 자루 이상이 필요합니다.</w:t>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특수: 한 타고난 무기에 있는 모든 무기는 하나의 무기로 간주합니다. 예를 들어 모든 손가락은 완전한 손으로 간주합니다. 한 타고난 무기의 서로 다른 위치(예: 엄지손가락과 검지손가락)에서 효과가 다르다면, 그중 하나를 선택해 적용할 수 있습니다.</w:t>
      </w:r>
    </w:p>
    <w:p w:rsidR="00000000" w:rsidDel="00000000" w:rsidP="00000000" w:rsidRDefault="00000000" w:rsidRPr="00000000" w14:paraId="00000E0F">
      <w:pPr>
        <w:rPr/>
      </w:pPr>
      <w:r w:rsidDel="00000000" w:rsidR="00000000" w:rsidRPr="00000000">
        <w:rPr>
          <w:rFonts w:ascii="Arial Unicode MS" w:cs="Arial Unicode MS" w:eastAsia="Arial Unicode MS" w:hAnsi="Arial Unicode MS"/>
          <w:rtl w:val="0"/>
        </w:rPr>
        <w:t xml:space="preserve">타고난 무기로 무기 하나를 들 때, 이는 1자루의 유효 무기로 간주되며 2자루가 아닙니다. 한 타고난 무기가 여러 자루의 무기를 들고 있다면 역시 하나의 무기로만 계산되며, 이때 여러 자루의 무기 중 하나를 선택해 적용합니다.</w:t>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1레벨: 다중 무기 방어</w:t>
      </w:r>
    </w:p>
    <w:p w:rsidR="00000000" w:rsidDel="00000000" w:rsidP="00000000" w:rsidRDefault="00000000" w:rsidRPr="00000000" w14:paraId="00000E11">
      <w:pPr>
        <w:rPr/>
      </w:pPr>
      <w:r w:rsidDel="00000000" w:rsidR="00000000" w:rsidRPr="00000000">
        <w:rPr>
          <w:rFonts w:ascii="Arial Unicode MS" w:cs="Arial Unicode MS" w:eastAsia="Arial Unicode MS" w:hAnsi="Arial Unicode MS"/>
          <w:rtl w:val="0"/>
        </w:rPr>
        <w:t xml:space="preserve">방어할 때, 방어 방어가 현재 유효 무기 수/점만큼 추가로 증가합니다.</w:t>
      </w:r>
    </w:p>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2레벨: 다중 무기 허수아비</w:t>
      </w:r>
    </w:p>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근접 공격 판정에서 현재 유효 무기*2점만큼의 전공 보너스를 얻습니다.</w:t>
      </w:r>
    </w:p>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3레벨: 다중 무기 연격</w:t>
      </w:r>
    </w:p>
    <w:p w:rsidR="00000000" w:rsidDel="00000000" w:rsidP="00000000" w:rsidRDefault="00000000" w:rsidRPr="00000000" w14:paraId="00000E15">
      <w:pPr>
        <w:rPr/>
      </w:pPr>
      <w:r w:rsidDel="00000000" w:rsidR="00000000" w:rsidRPr="00000000">
        <w:rPr>
          <w:rFonts w:ascii="Arial Unicode MS" w:cs="Arial Unicode MS" w:eastAsia="Arial Unicode MS" w:hAnsi="Arial Unicode MS"/>
          <w:rtl w:val="0"/>
        </w:rPr>
        <w:t xml:space="preserve">전체 라운드 행동을 사용해, 이후 자신의 유효 무기로 각각 한 번씩 근접 공격을 합니다. 단, 이 공격들은 반드시 서로 다른 목표를 대상으로 해야 합니다.</w:t>
      </w:r>
    </w:p>
    <w:p w:rsidR="00000000" w:rsidDel="00000000" w:rsidP="00000000" w:rsidRDefault="00000000" w:rsidRPr="00000000" w14:paraId="00000E16">
      <w:pPr>
        <w:rPr/>
      </w:pPr>
      <w:r w:rsidDel="00000000" w:rsidR="00000000" w:rsidRPr="00000000">
        <w:rPr>
          <w:rtl w:val="0"/>
        </w:rPr>
        <w:t xml:space="preserve">=====================================================================</w:t>
      </w:r>
    </w:p>
    <w:p w:rsidR="00000000" w:rsidDel="00000000" w:rsidP="00000000" w:rsidRDefault="00000000" w:rsidRPr="00000000" w14:paraId="00000E17">
      <w:pPr>
        <w:rPr/>
      </w:pPr>
      <w:r w:rsidDel="00000000" w:rsidR="00000000" w:rsidRPr="00000000">
        <w:rPr>
          <w:rtl w:val="0"/>
        </w:rPr>
        <w:t xml:space="preserve">======================================</w:t>
      </w:r>
    </w:p>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우주 여행자(2)</w:t>
      </w:r>
    </w:p>
    <w:p w:rsidR="00000000" w:rsidDel="00000000" w:rsidP="00000000" w:rsidRDefault="00000000" w:rsidRPr="00000000" w14:paraId="00000E19">
      <w:pPr>
        <w:rPr/>
      </w:pPr>
      <w:r w:rsidDel="00000000" w:rsidR="00000000" w:rsidRPr="00000000">
        <w:rPr>
          <w:rFonts w:ascii="Arial Unicode MS" w:cs="Arial Unicode MS" w:eastAsia="Arial Unicode MS" w:hAnsi="Arial Unicode MS"/>
          <w:rtl w:val="0"/>
        </w:rPr>
        <w:t xml:space="preserve">전제: 순간이동 능력이 필요합니다.</w:t>
      </w:r>
    </w:p>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2레벨: 공간 도약</w:t>
      </w:r>
    </w:p>
    <w:p w:rsidR="00000000" w:rsidDel="00000000" w:rsidP="00000000" w:rsidRDefault="00000000" w:rsidRPr="00000000" w14:paraId="00000E1B">
      <w:pPr>
        <w:rPr/>
      </w:pPr>
      <w:r w:rsidDel="00000000" w:rsidR="00000000" w:rsidRPr="00000000">
        <w:rPr>
          <w:rFonts w:ascii="Arial Unicode MS" w:cs="Arial Unicode MS" w:eastAsia="Arial Unicode MS" w:hAnsi="Arial Unicode MS"/>
          <w:rtl w:val="0"/>
        </w:rPr>
        <w:t xml:space="preserve">설명: 텅 빈 곳에서 빛이 터지고, 공간의 균열이 열리며, 마법사가 그 안에서 걸어 나옵니다. 주문의 작용으로 먼 거리가 이웃한 것처럼 됩니다. 우주를 가로지르는 것조차도 그렇습니다.</w:t>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효과: 비전투 상태일 때, 순간이동류 능력을 시전하면서 완전한 1라운드마다 순간이동 거리가 두 배씩 늘어납니다(예: 1라운드를 사용하면 거리*2, 2라운드를 사용하면 거리*4). 최대 5라운드까지 가능합니다.</w:t>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rPr/>
      </w:pPr>
      <w:r w:rsidDel="00000000" w:rsidR="00000000" w:rsidRPr="00000000">
        <w:rPr>
          <w:rtl w:val="0"/>
        </w:rPr>
        <w:t xml:space="preserve">======================================</w:t>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마안사(1)</w:t>
      </w:r>
    </w:p>
    <w:p w:rsidR="00000000" w:rsidDel="00000000" w:rsidP="00000000" w:rsidRDefault="00000000" w:rsidRPr="00000000" w14:paraId="00000E20">
      <w:pPr>
        <w:rPr/>
      </w:pPr>
      <w:r w:rsidDel="00000000" w:rsidR="00000000" w:rsidRPr="00000000">
        <w:rPr>
          <w:rFonts w:ascii="Arial Unicode MS" w:cs="Arial Unicode MS" w:eastAsia="Arial Unicode MS" w:hAnsi="Arial Unicode MS"/>
          <w:rtl w:val="0"/>
        </w:rPr>
        <w:t xml:space="preserve">전제: 동술이 필요합니다.</w:t>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1레벨: 현술</w:t>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동술을 개시, 유지하는 데 필요한 행동이 1단계 감소하며, 최저 자유 행동까지 감소할 수 있습니다.</w:t>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특수하게도 한 동술 능력에 대해 이 레벨의 전공을 여러 번 구매할 수 있으며, 구매할 때마다 필요한 행동이 1단계씩 감소합니다. 최저 자유 행동까지 가능합니다(전체 라운드 행동——정식 행동——표준 행동——이동 행동——신속 행동——자유 행동).</w:t>
      </w:r>
    </w:p>
    <w:p w:rsidR="00000000" w:rsidDel="00000000" w:rsidP="00000000" w:rsidRDefault="00000000" w:rsidRPr="00000000" w14:paraId="00000E24">
      <w:pPr>
        <w:rPr/>
      </w:pPr>
      <w:r w:rsidDel="00000000" w:rsidR="00000000" w:rsidRPr="00000000">
        <w:rPr>
          <w:rtl w:val="0"/>
        </w:rPr>
        <w:t xml:space="preserve">=====================================================================</w:t>
      </w:r>
    </w:p>
    <w:p w:rsidR="00000000" w:rsidDel="00000000" w:rsidP="00000000" w:rsidRDefault="00000000" w:rsidRPr="00000000" w14:paraId="00000E25">
      <w:pPr>
        <w:rPr/>
      </w:pPr>
      <w:r w:rsidDel="00000000" w:rsidR="00000000" w:rsidRPr="00000000">
        <w:rPr>
          <w:rtl w:val="0"/>
        </w:rPr>
        <w:t xml:space="preserve">======================================</w:t>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강자의 화려한 초식(2)</w:t>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전제: 자신이 C급 이상의 강화 능력 하나를 가지고 있어야 합니다.</w:t>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2레벨: 주먹에 이름이 있다</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설명: 홍콩 만화에서 강자들은 종종 작품에 등장하지 않았거나 설명되지 않은 초식을 사용할 수 있습니다. 이 초식들은 강자의 칭호나 사용하는 힘의 체계를 이름 앞에 붙이는 것뿐일 수도 있습니다. 하지만 이것이 바로 "강함"의 표현입니다!</w:t>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근접 공격을 할 때, 해당 공격에 초식을 부착했는지 여부와 상관없이, 이번 공격에 초식 이름을 부여할 수 있습니다. 이번 공격의 초식 이름을 외치거나 자신 옆에 이번 공격의 초식 이름이 떠오르게 해야 합니다(이는 순수한 화면 효과입니다). 초식 이름은 반드시 이번 공격 방식(예: 주먹발, 칼검)에 자신의 신분, 칭호, 힘의 체계나 초식 무학과 관련된 단어의 접두사를 더한 것이어야 합니다(예: "천무살도". "천무" 한 단어를 취할 수 있지만 "천"이나 "무"만 따로 취할 수는 없음).</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동시에 명명할 때 "轰(굉)", "破(파)", "碎(쇄)" 등의 형용사를 추가하거나 "神(신)", "铁(철)", "砲(포)", "冲(충)" 등의 한 글자를 앞에 놓을 수도 있습니다.</w:t>
      </w:r>
    </w:p>
    <w:p w:rsidR="00000000" w:rsidDel="00000000" w:rsidP="00000000" w:rsidRDefault="00000000" w:rsidRPr="00000000" w14:paraId="00000E2C">
      <w:pPr>
        <w:rPr/>
      </w:pPr>
      <w:r w:rsidDel="00000000" w:rsidR="00000000" w:rsidRPr="00000000">
        <w:rPr>
          <w:rFonts w:ascii="Arial Unicode MS" w:cs="Arial Unicode MS" w:eastAsia="Arial Unicode MS" w:hAnsi="Arial Unicode MS"/>
          <w:rtl w:val="0"/>
        </w:rPr>
        <w:t xml:space="preserve">명명 방식에 따라 해당 공격은 서로 다른 추가 효과를 얻습니다:</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"轰(굉)", "破(파)", "碎(쇄)", "爆(폭)" 등의 글자가 부여된 공격을 사용해 목표에게 피해를 성공적으로 줬다면, 목표는 받은 피해수만큼의 출혈 점수를 받습니다. 중첩되지 않으며 강인 내성으로 견딜 수 있습니다. 이로 인해 목표를 쓰러뜨렸다면, 화면 효과로 적이 고기 덩어리가 됩니다.</w:t>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"斩(참)", "断(단)" 등의 글자가 부여된 공격을 사용해 목표에게 피해를 성공적으로 줬다면, 목표는 피해수만큼의 사지 방해 점수를 받습니다. 중첩되지 않으며 강인 내성으로 견딜 수 있습니다. 이로 인해 목표를 쓰러뜨렸다면, 화면 효과로 적이 두 동강이 납니다.</w:t>
      </w:r>
    </w:p>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"神(신)", "铁(철)" 등의 글자가 부여된 공격을 사용할 때, 이번 공격은 목표의 2점의 피해 감소 능력(전체 피해 흡수, 피해 상쇄, 피해 무시, 피해 경감)을 무시합니다. 구체적으로 어느 것을 무시할지는 이번 공격을 하기 전에 선택합니다.</w:t>
      </w:r>
    </w:p>
    <w:p w:rsidR="00000000" w:rsidDel="00000000" w:rsidP="00000000" w:rsidRDefault="00000000" w:rsidRPr="00000000" w14:paraId="00000E30">
      <w:pPr>
        <w:rPr/>
      </w:pPr>
      <w:r w:rsidDel="00000000" w:rsidR="00000000" w:rsidRPr="00000000">
        <w:rPr>
          <w:rFonts w:ascii="Arial Unicode MS" w:cs="Arial Unicode MS" w:eastAsia="Arial Unicode MS" w:hAnsi="Arial Unicode MS"/>
          <w:rtl w:val="0"/>
        </w:rPr>
        <w:t xml:space="preserve">"头(두)", "心(심)", "目(목)" 등의 글자가 부여된 공격은 이번 공격이 목표의 9점의 특정 부위 감소치를 무시할 수 있습니다.</w:t>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특수: 이름에 아무리 많은 글자가 있어도 위의 효과 중 하나만 선택해 적용할 수 있습니다.</w:t>
      </w:r>
    </w:p>
    <w:p w:rsidR="00000000" w:rsidDel="00000000" w:rsidP="00000000" w:rsidRDefault="00000000" w:rsidRPr="00000000" w14:paraId="00000E32">
      <w:pPr>
        <w:rPr/>
      </w:pPr>
      <w:r w:rsidDel="00000000" w:rsidR="00000000" w:rsidRPr="00000000">
        <w:rPr>
          <w:rFonts w:ascii="Arial Unicode MS" w:cs="Arial Unicode MS" w:eastAsia="Arial Unicode MS" w:hAnsi="Arial Unicode MS"/>
          <w:rtl w:val="0"/>
        </w:rPr>
        <w:t xml:space="preserve">특수: 이 효과는 반드시 이 능력을 사용할 때 발동해야 하며, 이번 공격의 모든 목표가 이 효과의 영향을 받습니다. AOE 능력이라면 복수의 목표에 대해 각각 효과를 선택할 수 없고, 이로 인해 피해를 입은 캐릭터가 이 효과의 영향을 받지 않도록 할 수도 없습니다.</w:t>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특수: 이 능력을 사용할 때는 플레이어가 초식 이름을 크게 외쳐 연기해야 합니다.</w:t>
      </w:r>
    </w:p>
    <w:p w:rsidR="00000000" w:rsidDel="00000000" w:rsidP="00000000" w:rsidRDefault="00000000" w:rsidRPr="00000000" w14:paraId="00000E34">
      <w:pPr>
        <w:rPr/>
      </w:pPr>
      <w:r w:rsidDel="00000000" w:rsidR="00000000" w:rsidRPr="00000000">
        <w:rPr>
          <w:rtl w:val="0"/>
        </w:rPr>
        <w:t xml:space="preserve">=====================================================================</w:t>
      </w:r>
    </w:p>
    <w:p w:rsidR="00000000" w:rsidDel="00000000" w:rsidP="00000000" w:rsidRDefault="00000000" w:rsidRPr="00000000" w14:paraId="00000E35">
      <w:pPr>
        <w:rPr/>
      </w:pPr>
      <w:r w:rsidDel="00000000" w:rsidR="00000000" w:rsidRPr="00000000">
        <w:rPr>
          <w:rtl w:val="0"/>
        </w:rPr>
        <w:t xml:space="preserve">======================================</w:t>
      </w:r>
    </w:p>
    <w:p w:rsidR="00000000" w:rsidDel="00000000" w:rsidP="00000000" w:rsidRDefault="00000000" w:rsidRPr="00000000" w14:paraId="00000E36">
      <w:pPr>
        <w:rPr/>
      </w:pPr>
      <w:r w:rsidDel="00000000" w:rsidR="00000000" w:rsidRPr="00000000">
        <w:rPr>
          <w:rFonts w:ascii="Arial Unicode MS" w:cs="Arial Unicode MS" w:eastAsia="Arial Unicode MS" w:hAnsi="Arial Unicode MS"/>
          <w:rtl w:val="0"/>
        </w:rPr>
        <w:t xml:space="preserve">무적의 철수(1~4)</w:t>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전제: 격투 기능이 6이어야 하며, 타고난 무기-손이 심각 피해를 줄 수 있어야 합니다.</w:t>
      </w:r>
    </w:p>
    <w:p w:rsidR="00000000" w:rsidDel="00000000" w:rsidP="00000000" w:rsidRDefault="00000000" w:rsidRPr="00000000" w14:paraId="00000E38">
      <w:pPr>
        <w:rPr/>
      </w:pPr>
      <w:r w:rsidDel="00000000" w:rsidR="00000000" w:rsidRPr="00000000">
        <w:rPr>
          <w:rFonts w:ascii="Arial Unicode MS" w:cs="Arial Unicode MS" w:eastAsia="Arial Unicode MS" w:hAnsi="Arial Unicode MS"/>
          <w:rtl w:val="0"/>
        </w:rPr>
        <w:t xml:space="preserve">손을 타고난 무기로 사용할 때만 이 전공이 제공하는 효과를 얻을 수 있습니다.</w:t>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1레벨: 철수</w:t>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효과: 양손의 타고난 무기 피해가 2L 증가하고, 근접 격투 공격을 할 때 목표 방어의 3점 방어 방어를 무시할 수 있습니다.</w:t>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2레벨: 매의 발톱</w:t>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근접 격투 공격을 할 때 피해 유형을 관통 피해나 베기 피해로 변경하도록 선택할 수 있습니다. 동시에 격투 근접 공격이 4점의 고속 우위를 얻습니다.</w:t>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3레벨: 무적</w:t>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민첩으로 근접 격투 공격을 한다면, 돌진할 때 민첩 값과 기본 방어로 자신의 증강 보너스 상한을 결정하도록 변경합니다. 전력 일격을 할 때, 민첩 값 절반만큼의 증강 보너스를 얻도록 변경합니다.</w:t>
      </w:r>
    </w:p>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근력으로 근접 격투 공격을 한다면, 근접 격투 공격이 자신의 전설적 건강과 전설적 근력의 합만큼의 【관통】을 추가로 얻습니다.</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4레벨: 피의 손</w:t>
      </w:r>
    </w:p>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근접 격투 공격이 6점의 특정 부위 공격 감소치를 무시하고, 근접 격투 공격으로 피해를 줄 때 목표에게 3점의 관통 심각 피해를 추가로 줍니다.</w:t>
      </w:r>
    </w:p>
    <w:p w:rsidR="00000000" w:rsidDel="00000000" w:rsidP="00000000" w:rsidRDefault="00000000" w:rsidRPr="00000000" w14:paraId="00000E42">
      <w:pPr>
        <w:rPr/>
      </w:pP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t xml:space="preserve">======================================</w:t>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은륜구전(1~5)</w:t>
      </w:r>
    </w:p>
    <w:p w:rsidR="00000000" w:rsidDel="00000000" w:rsidP="00000000" w:rsidRDefault="00000000" w:rsidRPr="00000000" w14:paraId="00000E45">
      <w:pPr>
        <w:rPr/>
      </w:pPr>
      <w:r w:rsidDel="00000000" w:rsidR="00000000" w:rsidRPr="00000000">
        <w:rPr>
          <w:rFonts w:ascii="Arial Unicode MS" w:cs="Arial Unicode MS" w:eastAsia="Arial Unicode MS" w:hAnsi="Arial Unicode MS"/>
          <w:rtl w:val="0"/>
        </w:rPr>
        <w:t xml:space="preserve">전제: 민첩이 4, 격투 기능 레벨이 4 이상, 격투 기능이 전문화: 다리 보유, 다리법 전공 레벨이 5레벨이어야 합니다.</w:t>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다리를 타고난 무기로 사용해 공격할 때만 이 전공이 제공하는 효과를 얻을 수 있습니다.</w:t>
      </w:r>
    </w:p>
    <w:p w:rsidR="00000000" w:rsidDel="00000000" w:rsidP="00000000" w:rsidRDefault="00000000" w:rsidRPr="00000000" w14:paraId="00000E47">
      <w:pPr>
        <w:rPr/>
      </w:pPr>
      <w:r w:rsidDel="00000000" w:rsidR="00000000" w:rsidRPr="00000000">
        <w:rPr>
          <w:rFonts w:ascii="Arial Unicode MS" w:cs="Arial Unicode MS" w:eastAsia="Arial Unicode MS" w:hAnsi="Arial Unicode MS"/>
          <w:rtl w:val="0"/>
        </w:rPr>
        <w:t xml:space="preserve">1레벨: 윙~윙~윙~</w:t>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설명: 전기톱 인간이든 다른 악마든, 피에 대한 갈망은 언제나 있습니다.</w:t>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효과: 목표에게 피해를 줄 때마다, 1점의 충격 피해나 심각 피해를 완전히 회복할 수 있습니다.</w:t>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한 번의 행동으로 이 효과를 한 번만 발동할 수 있으며, 해당 행동이 범위 피해, 복수 목표 또는 다단 공격이라 해도 그렇습니다.</w:t>
      </w:r>
    </w:p>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2레벨: 피에 대한 갈망</w:t>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설명: 몸에서 전해지는 굉음은 전기톱 인간의 증거입니다.</w:t>
      </w:r>
    </w:p>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효과: 전기톱으로 공격할 때, 이 전공 레벨*2만큼의 DP 전공 보너스를 얻습니다.</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3레벨: 모든 것을 베어 넘기다</w:t>
      </w:r>
    </w:p>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설명: 모든 것을 파괴하고 소멸시켜라, 전기톱 인간이여!</w:t>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효과: 이제부터 다중 공격 감소치의 영향을 받지 않으며, 정식 행동으로 자신의 접촉 범위 내에 있는 모든 적대적 목표에 대해 각각 한 번씩 근접 백병 공격을 할 수 있습니다. 공격할 목표가 한 명 더 늘 때마다, 이번의 모든 근접 공격 판정에 3DP의 무명 감소치를 받습니다.</w:t>
      </w:r>
    </w:p>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4레벨: 더 거대한 전기톱</w:t>
      </w:r>
    </w:p>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설명: 적의 몸이 너무 거대하다면 어떡해야 할까요? 더 큰 전기톱을 쓰면 됩니다!</w:t>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효과: 접촉 범위가 6미터 증가합니다.</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5레벨: 지옥에서 돌아온 영웅</w:t>
      </w:r>
    </w:p>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설명: 누구든, 그의 이름을 부르기만 하면 그가 올 것입니다!</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효과: 근접 백병 공격으로 목표에게 피해를 줄 때, 피해를 성공적으로 줬다면 목표에게 받은 피해수만큼의 고통 점수를 추가로 줍니다. 강인 내성으로 견딜 수 있으며, 중첩될 수 있습니다.</w:t>
      </w:r>
    </w:p>
    <w:p w:rsidR="00000000" w:rsidDel="00000000" w:rsidP="00000000" w:rsidRDefault="00000000" w:rsidRPr="00000000" w14:paraId="00000E57">
      <w:pPr>
        <w:rPr/>
      </w:pPr>
      <w:r w:rsidDel="00000000" w:rsidR="00000000" w:rsidRPr="00000000">
        <w:rPr>
          <w:rtl w:val="0"/>
        </w:rPr>
        <w:t xml:space="preserve">=====================================================================</w:t>
      </w:r>
    </w:p>
    <w:p w:rsidR="00000000" w:rsidDel="00000000" w:rsidP="00000000" w:rsidRDefault="00000000" w:rsidRPr="00000000" w14:paraId="00000E58">
      <w:pPr>
        <w:rPr/>
      </w:pPr>
      <w:r w:rsidDel="00000000" w:rsidR="00000000" w:rsidRPr="00000000">
        <w:rPr>
          <w:rtl w:val="0"/>
        </w:rPr>
        <w:t xml:space="preserve">======================================</w:t>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절세가인(5)</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전제: 도시를 기울일 만한 용모 4, 매력 11, 사교 6레벨, 표현류 하위 항목 중 하나가 6레벨이어야 합니다.</w:t>
      </w:r>
    </w:p>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효과: 매력 관련 판정에서 6DP 전공 보너스를 얻고, 이제 자신에 대한 초기 태도가 "냉담" 이하인 모든 단위는 본능적으로 호감을 느낍니다. 이는 그들의 자신에 대한 초기 태도가 최소한 냉담이 되는 것으로 나타나며, 원래 냉담 이상이었던 단위는 자신에 대한 초기 태도가 두 단계 상승합니다(태도에 대해서는 "사교" 기능 설명 참조). 최고 친절까지 상승할 수 있습니다.</w:t>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하지만 여전히 부적절한 교섭으로 인해 적대 상태가 될 수 있습니다. 그리고 자신이 나서지 않거나 주도적으로 좋지 않은 결과를 초래하지 않는 한(이는 자신의 동료가 옆에서 열심히 싸우는데도 자신은 전투 라운드에서 위협, 설득, 동료에게 버프 주기, 목표에게 디버프 주기 등의 행위를 하지 않는 것으로 나타남. 그래도 상대방과 웃으며 이야기할 수 있음), 모든 캐릭터는 자신을 주도적으로 공격하지 않을 것이며, 공격할 때도 자동으로 자신을 피할 것입니다(자신에게 영향을 미친다면, 목표는 다른 공격 수단을 우선적으로 선택할 것임). 이는 B급 인과율 효과입니다.</w:t>
      </w:r>
    </w:p>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주: 이 전공은 자신과 동종의 심미안을 가진 종족에 대해서만 사용할 수 있습니다. 예를 들어 인간으로서 인간의 심미안을 가진 종족에 대해서만 사용할 수 있습니다. 구체적으로는 ST가 판단합니다.</w:t>
      </w:r>
    </w:p>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주: 도시를 기울일 만한 용모가 제공하는 혜택을 잃으면, 이 전공이 제공하는 모든 혜택도 함께 잃게 됩니다.</w:t>
      </w:r>
    </w:p>
    <w:p w:rsidR="00000000" w:rsidDel="00000000" w:rsidP="00000000" w:rsidRDefault="00000000" w:rsidRPr="00000000" w14:paraId="00000E5F">
      <w:pPr>
        <w:rPr/>
      </w:pPr>
      <w:r w:rsidDel="00000000" w:rsidR="00000000" w:rsidRPr="00000000">
        <w:rPr>
          <w:rtl w:val="0"/>
        </w:rPr>
        <w:t xml:space="preserve">=====================================================================</w:t>
      </w:r>
    </w:p>
    <w:p w:rsidR="00000000" w:rsidDel="00000000" w:rsidP="00000000" w:rsidRDefault="00000000" w:rsidRPr="00000000" w14:paraId="00000E60">
      <w:pPr>
        <w:rPr/>
      </w:pPr>
      <w:r w:rsidDel="00000000" w:rsidR="00000000" w:rsidRPr="00000000">
        <w:rPr>
          <w:rtl w:val="0"/>
        </w:rPr>
        <w:t xml:space="preserve">======================================</w:t>
      </w:r>
    </w:p>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초마 전공:</w:t>
      </w:r>
    </w:p>
    <w:p w:rsidR="00000000" w:rsidDel="00000000" w:rsidP="00000000" w:rsidRDefault="00000000" w:rsidRPr="00000000" w14:paraId="00000E62">
      <w:pPr>
        <w:rPr/>
      </w:pPr>
      <w:r w:rsidDel="00000000" w:rsidR="00000000" w:rsidRPr="00000000">
        <w:rPr>
          <w:rtl w:val="0"/>
        </w:rPr>
        <w:t xml:space="preserve">=====================================================================</w:t>
      </w:r>
    </w:p>
    <w:p w:rsidR="00000000" w:rsidDel="00000000" w:rsidP="00000000" w:rsidRDefault="00000000" w:rsidRPr="00000000" w14:paraId="00000E63">
      <w:pPr>
        <w:rPr/>
      </w:pPr>
      <w:r w:rsidDel="00000000" w:rsidR="00000000" w:rsidRPr="00000000">
        <w:rPr>
          <w:rtl w:val="0"/>
        </w:rPr>
        <w:t xml:space="preserve">======================================</w:t>
      </w:r>
    </w:p>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본질: 마법 본질</w:t>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설명: 법술 자체에는 한계가 있지만, 상상력과 응용은 무한합니다. 수많은 마법사들이 오랜 역사 속에서 개발해 낸 각종 초마 기교는 일단 익숙해지면 평범한 시전자를 훨씬 뛰어넘는 유연성을 발휘할 수 있습니다. 이 전공들은 모두 법술을 사용할 때 덧붙일 수 있으며, 여러 개를 중첩해서 사용할 수 있습니다.</w:t>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모든 초마 전공은 반드시 법술에 기반을 두어야 효과가 발생하며, 이는 일종의 추가 증폭 효과와 같습니다. 어떤 초마 전공은 어떤 법술에는 효과가 없을 수 있습니다. 예를 들어 "사거리 증가"는 사거리가 없는 법술에는 효과가 없고, "관통"은 공격 형식이 아니거나 피해를 주지 않는 법술에는 효과가 없습니다.</w:t>
      </w:r>
    </w:p>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이런 경우, 시전자는 정상적으로 초마 전공을 탑재할 수 있지만, 아무 효과도 발생하지 않습니다.</w:t>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같은 법술에 여러 초마 전공을 탑재할 수 있습니다.</w:t>
      </w:r>
    </w:p>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초마 전공은 대개 어떤 특수한 요구 사항이 있는데, 이 요구 사항은 기본적으로 신비학 기능 레벨과 시전자 레벨을 중심으로 합니다.</w:t>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초마 전공을 배우려면 초마 전공에 필요한 각 전공 레벨마다 6점의 XP를 투자해야 합니다.</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따라서 2레벨 전공은 총 12XP가 필요합니다.</w:t>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특수하게도 어떤 경우에도 캐릭터 제작 시점에 초마 전공을 얻을 수 없습니다(인조인간 포함).</w:t>
      </w:r>
    </w:p>
    <w:p w:rsidR="00000000" w:rsidDel="00000000" w:rsidP="00000000" w:rsidRDefault="00000000" w:rsidRPr="00000000" w14:paraId="00000E6D">
      <w:pPr>
        <w:rPr/>
      </w:pPr>
      <w:r w:rsidDel="00000000" w:rsidR="00000000" w:rsidRPr="00000000">
        <w:rPr>
          <w:rtl w:val="0"/>
        </w:rPr>
        <w:t xml:space="preserve">=====================================================================</w:t>
      </w:r>
    </w:p>
    <w:p w:rsidR="00000000" w:rsidDel="00000000" w:rsidP="00000000" w:rsidRDefault="00000000" w:rsidRPr="00000000" w14:paraId="00000E6E">
      <w:pPr>
        <w:rPr/>
      </w:pPr>
      <w:r w:rsidDel="00000000" w:rsidR="00000000" w:rsidRPr="00000000">
        <w:rPr>
          <w:rtl w:val="0"/>
        </w:rPr>
        <w:t xml:space="preserve">======================================</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신중한 법술(1)</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전제: D급 시전자 레벨 보유, 신비학 기능 레벨 4.</w:t>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1레벨: 이제 자신이 맞히고 싶지 않은 목표는 피할 수 있습니다.</w:t>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범위 효과를 일으키는 법술을 시전할 때, 해당 범위 내의 목표가 【모든 목표, 적아 구분 없음】 또는 【모든 목표, 적아 구분 없음, 자신 포함】이라면 이 초마 전공과 결합할 수 있습니다.</w:t>
      </w:r>
    </w:p>
    <w:p w:rsidR="00000000" w:rsidDel="00000000" w:rsidP="00000000" w:rsidRDefault="00000000" w:rsidRPr="00000000" w14:paraId="00000E73">
      <w:pPr>
        <w:rPr/>
      </w:pPr>
      <w:r w:rsidDel="00000000" w:rsidR="00000000" w:rsidRPr="00000000">
        <w:rPr>
          <w:rFonts w:ascii="Arial Unicode MS" w:cs="Arial Unicode MS" w:eastAsia="Arial Unicode MS" w:hAnsi="Arial Unicode MS"/>
          <w:rtl w:val="0"/>
        </w:rPr>
        <w:t xml:space="preserve">시전할 때 1점의 에너지를 추가로 사용해, 이번 법술의 범위 내에 있는 자신의 시전 주특성의 전설 특성/명만큼의 목표가 이 법술의 영향을 받지 않도록 할 수 있습니다.</w:t>
      </w:r>
    </w:p>
    <w:p w:rsidR="00000000" w:rsidDel="00000000" w:rsidP="00000000" w:rsidRDefault="00000000" w:rsidRPr="00000000" w14:paraId="00000E74">
      <w:pPr>
        <w:rPr/>
      </w:pPr>
      <w:r w:rsidDel="00000000" w:rsidR="00000000" w:rsidRPr="00000000">
        <w:rPr>
          <w:rtl w:val="0"/>
        </w:rPr>
        <w:t xml:space="preserve">=====================================================================</w:t>
      </w:r>
    </w:p>
    <w:p w:rsidR="00000000" w:rsidDel="00000000" w:rsidP="00000000" w:rsidRDefault="00000000" w:rsidRPr="00000000" w14:paraId="00000E75">
      <w:pPr>
        <w:rPr/>
      </w:pPr>
      <w:r w:rsidDel="00000000" w:rsidR="00000000" w:rsidRPr="00000000">
        <w:rPr>
          <w:rtl w:val="0"/>
        </w:rPr>
        <w:t xml:space="preserve">======================================</w:t>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원거리 법술(1)</w:t>
      </w:r>
    </w:p>
    <w:p w:rsidR="00000000" w:rsidDel="00000000" w:rsidP="00000000" w:rsidRDefault="00000000" w:rsidRPr="00000000" w14:paraId="00000E77">
      <w:pPr>
        <w:rPr/>
      </w:pPr>
      <w:r w:rsidDel="00000000" w:rsidR="00000000" w:rsidRPr="00000000">
        <w:rPr>
          <w:rFonts w:ascii="Arial Unicode MS" w:cs="Arial Unicode MS" w:eastAsia="Arial Unicode MS" w:hAnsi="Arial Unicode MS"/>
          <w:rtl w:val="0"/>
        </w:rPr>
        <w:t xml:space="preserve">전제: D급 시전자 레벨 보유, 신비학 기능 레벨 4.</w:t>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1레벨: 이제 자신의 법술 사거리가 더 멀어졌습니다.</w:t>
      </w:r>
    </w:p>
    <w:p w:rsidR="00000000" w:rsidDel="00000000" w:rsidP="00000000" w:rsidRDefault="00000000" w:rsidRPr="00000000" w14:paraId="00000E79">
      <w:pPr>
        <w:rPr/>
      </w:pPr>
      <w:r w:rsidDel="00000000" w:rsidR="00000000" w:rsidRPr="00000000">
        <w:rPr>
          <w:rFonts w:ascii="Arial Unicode MS" w:cs="Arial Unicode MS" w:eastAsia="Arial Unicode MS" w:hAnsi="Arial Unicode MS"/>
          <w:rtl w:val="0"/>
        </w:rPr>
        <w:t xml:space="preserve">사거리가 "없음" 또는 "접촉"이 아닌 법술을 시전할 때, 해당 법술의 기본 시전 에너지 소모-1만큼의 에너지를 추가로 사용할 수 있습니다(최저 0, D급 법술과 결합하면 사거리가 바로 두 배가 되고, C급 법술과 결합하면 2점의 에너지를 추가로 사용함). 그러면 이번 법술의 사거리가 두 배가 됩니다.</w:t>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해당 법술의 사거리가 "접촉"이라면, 해당 법술의 기본 시전 에너지 소모-1만큼의 에너지를 추가로 사용할 수 있습니다(최저 0, D급 법술과 결합하면 사거리가 바로 두 배가 되고, C급 법술과 결합하면 2점의 에너지를 추가로 사용함). 그러면 이번 법술의 사거리가 자신의 시전 주특성의 특성치/미터로 변경됩니다.</w:t>
      </w:r>
    </w:p>
    <w:p w:rsidR="00000000" w:rsidDel="00000000" w:rsidP="00000000" w:rsidRDefault="00000000" w:rsidRPr="00000000" w14:paraId="00000E7B">
      <w:pPr>
        <w:rPr/>
      </w:pPr>
      <w:r w:rsidDel="00000000" w:rsidR="00000000" w:rsidRPr="00000000">
        <w:rPr>
          <w:rtl w:val="0"/>
        </w:rPr>
        <w:t xml:space="preserve">=====================================================================</w:t>
      </w:r>
    </w:p>
    <w:p w:rsidR="00000000" w:rsidDel="00000000" w:rsidP="00000000" w:rsidRDefault="00000000" w:rsidRPr="00000000" w14:paraId="00000E7C">
      <w:pPr>
        <w:rPr/>
      </w:pPr>
      <w:r w:rsidDel="00000000" w:rsidR="00000000" w:rsidRPr="00000000">
        <w:rPr>
          <w:rtl w:val="0"/>
        </w:rPr>
        <w:t xml:space="preserve">======================================</w:t>
      </w:r>
    </w:p>
    <w:p w:rsidR="00000000" w:rsidDel="00000000" w:rsidP="00000000" w:rsidRDefault="00000000" w:rsidRPr="00000000" w14:paraId="00000E7D">
      <w:pPr>
        <w:rPr/>
      </w:pPr>
      <w:r w:rsidDel="00000000" w:rsidR="00000000" w:rsidRPr="00000000">
        <w:rPr>
          <w:rFonts w:ascii="Arial Unicode MS" w:cs="Arial Unicode MS" w:eastAsia="Arial Unicode MS" w:hAnsi="Arial Unicode MS"/>
          <w:rtl w:val="0"/>
        </w:rPr>
        <w:t xml:space="preserve">확장 법술(1)</w:t>
      </w:r>
    </w:p>
    <w:p w:rsidR="00000000" w:rsidDel="00000000" w:rsidP="00000000" w:rsidRDefault="00000000" w:rsidRPr="00000000" w14:paraId="00000E7E">
      <w:pPr>
        <w:rPr/>
      </w:pPr>
      <w:r w:rsidDel="00000000" w:rsidR="00000000" w:rsidRPr="00000000">
        <w:rPr>
          <w:rFonts w:ascii="Arial Unicode MS" w:cs="Arial Unicode MS" w:eastAsia="Arial Unicode MS" w:hAnsi="Arial Unicode MS"/>
          <w:rtl w:val="0"/>
        </w:rPr>
        <w:t xml:space="preserve">전제: D급 시전자 레벨 보유, 신비학 기능 레벨 4.</w:t>
      </w:r>
    </w:p>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1레벨: 이제 자신의 법술 범위가 더 커졌습니다.</w:t>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범위가 "없음"이 아닌 법술을 시전할 때, 해당 법술의 기본 시전 에너지 소모-1만큼의 에너지를 추가로 사용할 수 있습니다(최저 0, D급 법술과 결합하면 범위가 바로 두 배가 되고, C급 법술과 결합하면 2점의 에너지를 추가로 사용함). 그러면 이번 법술의 범위가 두 배가 됩니다.</w:t>
      </w:r>
    </w:p>
    <w:p w:rsidR="00000000" w:rsidDel="00000000" w:rsidP="00000000" w:rsidRDefault="00000000" w:rsidRPr="00000000" w14:paraId="00000E81">
      <w:pPr>
        <w:rPr/>
      </w:pPr>
      <w:r w:rsidDel="00000000" w:rsidR="00000000" w:rsidRPr="00000000">
        <w:rPr>
          <w:rtl w:val="0"/>
        </w:rPr>
        <w:t xml:space="preserve">=====================================================================</w:t>
      </w:r>
    </w:p>
    <w:p w:rsidR="00000000" w:rsidDel="00000000" w:rsidP="00000000" w:rsidRDefault="00000000" w:rsidRPr="00000000" w14:paraId="00000E82">
      <w:pPr>
        <w:rPr/>
      </w:pPr>
      <w:r w:rsidDel="00000000" w:rsidR="00000000" w:rsidRPr="00000000">
        <w:rPr>
          <w:rtl w:val="0"/>
        </w:rPr>
        <w:t xml:space="preserve">======================================</w:t>
      </w:r>
    </w:p>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지속 법술(1)</w:t>
      </w:r>
    </w:p>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전제: D급 시전자 레벨 보유, 신비학 기능 레벨 4.</w:t>
      </w:r>
    </w:p>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1레벨: 이제 자신의 법술 지속시간이 더 길어졌습니다.</w:t>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시전할 때, 해당 법술의 지속시간이 "즉시" "한 장면" "하루(24시간)" "영구" "인도 필요" "유지 필요" "한 달(30일)" "다음 단기 휴식까지 지속" "다음 장기 휴식까지 지속" 등과 비슷한 경우가 아니라면,</w:t>
      </w:r>
    </w:p>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해당 법술의 기본 시전 에너지 소모-1만큼의 에너지를 추가로 사용할 수 있습니다(최저 0, D급 법술과 결합하면 지속시간이 바로 두 배가 되고, C급 법술과 결합하면 2점의 에너지를 추가로 사용함). 그러면 이번 법술의 지속시간이 두 배가 되며, 최대 24시간을 넘을 수 없습니다.</w:t>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이 법술은 해당 법술의 지속시간에만 영향을 미치며, 해당 법술이 일으킨 추가 효과(불량 상태 점수 등)의 지속시간에는 영향을 미치지 않습니다.</w:t>
      </w:r>
    </w:p>
    <w:p w:rsidR="00000000" w:rsidDel="00000000" w:rsidP="00000000" w:rsidRDefault="00000000" w:rsidRPr="00000000" w14:paraId="00000E89">
      <w:pPr>
        <w:rPr/>
      </w:pPr>
      <w:r w:rsidDel="00000000" w:rsidR="00000000" w:rsidRPr="00000000">
        <w:rPr>
          <w:rtl w:val="0"/>
        </w:rPr>
        <w:t xml:space="preserve">=====================================================================</w:t>
      </w:r>
    </w:p>
    <w:p w:rsidR="00000000" w:rsidDel="00000000" w:rsidP="00000000" w:rsidRDefault="00000000" w:rsidRPr="00000000" w14:paraId="00000E8A">
      <w:pPr>
        <w:rPr/>
      </w:pPr>
      <w:r w:rsidDel="00000000" w:rsidR="00000000" w:rsidRPr="00000000">
        <w:rPr>
          <w:rtl w:val="0"/>
        </w:rPr>
        <w:t xml:space="preserve">======================================</w:t>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관통 법술(1)</w:t>
      </w:r>
    </w:p>
    <w:p w:rsidR="00000000" w:rsidDel="00000000" w:rsidP="00000000" w:rsidRDefault="00000000" w:rsidRPr="00000000" w14:paraId="00000E8C">
      <w:pPr>
        <w:rPr/>
      </w:pPr>
      <w:r w:rsidDel="00000000" w:rsidR="00000000" w:rsidRPr="00000000">
        <w:rPr>
          <w:rFonts w:ascii="Arial Unicode MS" w:cs="Arial Unicode MS" w:eastAsia="Arial Unicode MS" w:hAnsi="Arial Unicode MS"/>
          <w:rtl w:val="0"/>
        </w:rPr>
        <w:t xml:space="preserve">전제: D급 시전자 레벨 보유, 신비학 기능 레벨 5.</w:t>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1레벨: 법술의 관통력을 증가시킵니다.</w:t>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효과: 신비학 기능 레벨로 인해 1점의 추가 성공을 얻을 때마다, 1점의 에너지를 사용해 이번에 시전 판정으로 하는 공격의 마법 관통을 2점 증가시킬 수 있습니다.</w:t>
      </w:r>
    </w:p>
    <w:p w:rsidR="00000000" w:rsidDel="00000000" w:rsidP="00000000" w:rsidRDefault="00000000" w:rsidRPr="00000000" w14:paraId="00000E8F">
      <w:pPr>
        <w:rPr/>
      </w:pPr>
      <w:r w:rsidDel="00000000" w:rsidR="00000000" w:rsidRPr="00000000">
        <w:rPr>
          <w:rtl w:val="0"/>
        </w:rPr>
        <w:t xml:space="preserve">=====================================================================</w:t>
      </w:r>
    </w:p>
    <w:p w:rsidR="00000000" w:rsidDel="00000000" w:rsidP="00000000" w:rsidRDefault="00000000" w:rsidRPr="00000000" w14:paraId="00000E90">
      <w:pPr>
        <w:rPr/>
      </w:pPr>
      <w:r w:rsidDel="00000000" w:rsidR="00000000" w:rsidRPr="00000000">
        <w:rPr>
          <w:rtl w:val="0"/>
        </w:rPr>
        <w:t xml:space="preserve">======================================</w:t>
      </w:r>
    </w:p>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파괴 법술(1)</w:t>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전제: D급 시전자 레벨 보유, 신비학 기능 레벨 5.</w:t>
      </w:r>
    </w:p>
    <w:p w:rsidR="00000000" w:rsidDel="00000000" w:rsidP="00000000" w:rsidRDefault="00000000" w:rsidRPr="00000000" w14:paraId="00000E93">
      <w:pPr>
        <w:rPr/>
      </w:pPr>
      <w:r w:rsidDel="00000000" w:rsidR="00000000" w:rsidRPr="00000000">
        <w:rPr>
          <w:rFonts w:ascii="Arial Unicode MS" w:cs="Arial Unicode MS" w:eastAsia="Arial Unicode MS" w:hAnsi="Arial Unicode MS"/>
          <w:rtl w:val="0"/>
        </w:rPr>
        <w:t xml:space="preserve">1레벨: 법술의 파괴력을 증가시킵니다.</w:t>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효과: 신비학 기능 레벨로 인해 1점의 추가 성공을 얻을 때마다, 1점의 에너지를 사용해 이번에 시전 판정으로 하는 공격의 관통을 2점 증가시킬 수 있습니다.</w:t>
      </w:r>
    </w:p>
    <w:p w:rsidR="00000000" w:rsidDel="00000000" w:rsidP="00000000" w:rsidRDefault="00000000" w:rsidRPr="00000000" w14:paraId="00000E95">
      <w:pPr>
        <w:rPr/>
      </w:pPr>
      <w:r w:rsidDel="00000000" w:rsidR="00000000" w:rsidRPr="00000000">
        <w:rPr>
          <w:rtl w:val="0"/>
        </w:rPr>
        <w:t xml:space="preserve">=====================================================================</w:t>
      </w:r>
    </w:p>
    <w:p w:rsidR="00000000" w:rsidDel="00000000" w:rsidP="00000000" w:rsidRDefault="00000000" w:rsidRPr="00000000" w14:paraId="00000E96">
      <w:pPr>
        <w:rPr/>
      </w:pPr>
      <w:r w:rsidDel="00000000" w:rsidR="00000000" w:rsidRPr="00000000">
        <w:rPr>
          <w:rtl w:val="0"/>
        </w:rPr>
        <w:t xml:space="preserve">======================================</w:t>
      </w:r>
    </w:p>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증압 법술(1)</w:t>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전제: D급 시전자 레벨 보유, 신비학 기능 레벨 5.</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1레벨: 마력으로 증압해 법술의 강도를 증가시킵니다.</w:t>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효과: 신비학 기능 레벨로 인해 1점의 추가 성공을 얻을 때마다, 1점의 마력을 사용해 이 법술의 영향을 받는 목표가 대항이나 내성을 해야 한다면, 그 대항 판정이나 내성 판정에 3DP의 무명 감소치를 받도록 할 수 있습니다.</w:t>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특수: 해당 법술이 여러 번 내성을 요구한다면, 그중 한 번의 내성 판정이 위의 감소치를 받도록 선택합니다(자신이 선택). 하지만 여러 번 탑재할 수 있어서 목표의 여러 내성이 각각 감소치를 받도록 할 수 있습니다. 에너지 소모와 감소치는 각각 계산합니다.</w:t>
      </w:r>
    </w:p>
    <w:p w:rsidR="00000000" w:rsidDel="00000000" w:rsidP="00000000" w:rsidRDefault="00000000" w:rsidRPr="00000000" w14:paraId="00000E9C">
      <w:pPr>
        <w:rPr/>
      </w:pPr>
      <w:r w:rsidDel="00000000" w:rsidR="00000000" w:rsidRPr="00000000">
        <w:rPr>
          <w:rtl w:val="0"/>
        </w:rPr>
        <w:t xml:space="preserve">=====================================================================</w:t>
      </w:r>
    </w:p>
    <w:p w:rsidR="00000000" w:rsidDel="00000000" w:rsidP="00000000" w:rsidRDefault="00000000" w:rsidRPr="00000000" w14:paraId="00000E9D">
      <w:pPr>
        <w:rPr/>
      </w:pPr>
      <w:r w:rsidDel="00000000" w:rsidR="00000000" w:rsidRPr="00000000">
        <w:rPr>
          <w:rtl w:val="0"/>
        </w:rPr>
        <w:t xml:space="preserve">======================================</w:t>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발사 법술(1)</w:t>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전제: D급 시전자 레벨 보유, 신비학 기능 레벨 3.</w:t>
      </w:r>
    </w:p>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1레벨: 이제 자신의 법술이 더 이상 자세를 필요로 하지 않습니다.</w:t>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"자세"가 필요한 법술을 시전할 때, 1점의 에너지를 추가로 사용해 시전 요소 중 "자세" 요소를 무시할 수 있습니다.</w:t>
      </w:r>
    </w:p>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이는 더 이상 빈손이 필요 없다는 뜻이며, 시전 판정에 갑옷 감소치도 받지 않습니다.</w:t>
      </w:r>
    </w:p>
    <w:p w:rsidR="00000000" w:rsidDel="00000000" w:rsidP="00000000" w:rsidRDefault="00000000" w:rsidRPr="00000000" w14:paraId="00000EA3">
      <w:pPr>
        <w:rPr/>
      </w:pPr>
      <w:r w:rsidDel="00000000" w:rsidR="00000000" w:rsidRPr="00000000">
        <w:rPr>
          <w:rtl w:val="0"/>
        </w:rPr>
        <w:t xml:space="preserve">=====================================================================</w:t>
      </w:r>
    </w:p>
    <w:p w:rsidR="00000000" w:rsidDel="00000000" w:rsidP="00000000" w:rsidRDefault="00000000" w:rsidRPr="00000000" w14:paraId="00000EA4">
      <w:pPr>
        <w:rPr/>
      </w:pPr>
      <w:r w:rsidDel="00000000" w:rsidR="00000000" w:rsidRPr="00000000">
        <w:rPr>
          <w:rtl w:val="0"/>
        </w:rPr>
        <w:t xml:space="preserve">======================================</w:t>
      </w:r>
    </w:p>
    <w:p w:rsidR="00000000" w:rsidDel="00000000" w:rsidP="00000000" w:rsidRDefault="00000000" w:rsidRPr="00000000" w14:paraId="00000EA5">
      <w:pPr>
        <w:rPr/>
      </w:pPr>
      <w:r w:rsidDel="00000000" w:rsidR="00000000" w:rsidRPr="00000000">
        <w:rPr>
          <w:rFonts w:ascii="Arial Unicode MS" w:cs="Arial Unicode MS" w:eastAsia="Arial Unicode MS" w:hAnsi="Arial Unicode MS"/>
          <w:rtl w:val="0"/>
        </w:rPr>
        <w:t xml:space="preserve">묵발 법술(1)</w:t>
      </w:r>
    </w:p>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전제: D급 시전자 레벨 보유, 신비학 기능 레벨 3.</w:t>
      </w:r>
    </w:p>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1레벨: 이제 자신의 법술이 더 이상 언어를 필요로 하지 않습니다.</w:t>
      </w:r>
    </w:p>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"언어"가 필요한 법술을 시전할 때, 1점의 에너지를 추가로 사용해 시전 요소 중 "언어" 요소를 무시할 수 있습니다.</w:t>
      </w:r>
    </w:p>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이는 말할 수 없는 상황에서도 법술을 시전할 수 있다는 뜻입니다. 예를 들어 침묵 상태일 때도 가능합니다.</w:t>
      </w:r>
    </w:p>
    <w:p w:rsidR="00000000" w:rsidDel="00000000" w:rsidP="00000000" w:rsidRDefault="00000000" w:rsidRPr="00000000" w14:paraId="00000EAA">
      <w:pPr>
        <w:rPr/>
      </w:pPr>
      <w:r w:rsidDel="00000000" w:rsidR="00000000" w:rsidRPr="00000000">
        <w:rPr>
          <w:rtl w:val="0"/>
        </w:rPr>
        <w:t xml:space="preserve">=====================================================================</w:t>
      </w:r>
    </w:p>
    <w:p w:rsidR="00000000" w:rsidDel="00000000" w:rsidP="00000000" w:rsidRDefault="00000000" w:rsidRPr="00000000" w14:paraId="00000EAB">
      <w:pPr>
        <w:rPr/>
      </w:pPr>
      <w:r w:rsidDel="00000000" w:rsidR="00000000" w:rsidRPr="00000000">
        <w:rPr>
          <w:rtl w:val="0"/>
        </w:rPr>
        <w:t xml:space="preserve">======================================</w:t>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조종 법술(1)</w:t>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전제: D급 시전자 레벨 보유, 신비학 기능 레벨 5.</w:t>
      </w:r>
    </w:p>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1레벨: 법술의 운행 궤적을 완전히 자신의 지배 하에 두어, 이 방법으로 광선이나 투사형 법술이 장애물을 피해 가게 하거나, 심지어 연속으로 직각으로 세 네 번 꺾어서 최종적으로 목표를 맞출 수 있습니다.</w:t>
      </w:r>
    </w:p>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법술을 시전할 때 1점의 마력을 추가로 사용해, 목표의 부분 엄폐로 인한 방어를 무시할 수 있습니다.</w:t>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광선류 법술만 이 초마 전공과 결합할 수 있습니다.</w:t>
      </w:r>
    </w:p>
    <w:p w:rsidR="00000000" w:rsidDel="00000000" w:rsidP="00000000" w:rsidRDefault="00000000" w:rsidRPr="00000000" w14:paraId="00000EB1">
      <w:pPr>
        <w:rPr/>
      </w:pPr>
      <w:r w:rsidDel="00000000" w:rsidR="00000000" w:rsidRPr="00000000">
        <w:rPr>
          <w:rtl w:val="0"/>
        </w:rPr>
        <w:t xml:space="preserve">=====================================================================</w:t>
      </w:r>
    </w:p>
    <w:p w:rsidR="00000000" w:rsidDel="00000000" w:rsidP="00000000" w:rsidRDefault="00000000" w:rsidRPr="00000000" w14:paraId="00000EB2">
      <w:pPr>
        <w:rPr/>
      </w:pPr>
      <w:r w:rsidDel="00000000" w:rsidR="00000000" w:rsidRPr="00000000">
        <w:rPr>
          <w:rtl w:val="0"/>
        </w:rPr>
        <w:t xml:space="preserve">======================================</w:t>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사악한 법술(1)</w:t>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전제: D급 시전자 레벨 보유, 신비학 기능 레벨 5.</w:t>
      </w:r>
    </w:p>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1레벨: 이제 자신의 법술이 더 무서워졌습니다.</w:t>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rtl w:val="0"/>
        </w:rPr>
        <w:t xml:space="preserve">신비학 기능 레벨로 인해 1점의 추가 성공을 얻을 때마다, 1점의 마력을 사용해 이 법술이 일으킨 1점의 피해를 1단계 상승시킬 수 있습니다(충격——심각——악성).</w:t>
      </w:r>
    </w:p>
    <w:p w:rsidR="00000000" w:rsidDel="00000000" w:rsidP="00000000" w:rsidRDefault="00000000" w:rsidRPr="00000000" w14:paraId="00000EB7">
      <w:pPr>
        <w:rPr/>
      </w:pPr>
      <w:r w:rsidDel="00000000" w:rsidR="00000000" w:rsidRPr="00000000">
        <w:rPr>
          <w:rFonts w:ascii="Arial Unicode MS" w:cs="Arial Unicode MS" w:eastAsia="Arial Unicode MS" w:hAnsi="Arial Unicode MS"/>
          <w:rtl w:val="0"/>
        </w:rPr>
        <w:t xml:space="preserve">피해를 주는 법술만 이 초마 전공을 탑재할 수 있습니다.</w:t>
      </w:r>
    </w:p>
    <w:p w:rsidR="00000000" w:rsidDel="00000000" w:rsidP="00000000" w:rsidRDefault="00000000" w:rsidRPr="00000000" w14:paraId="00000EB8">
      <w:pPr>
        <w:rPr/>
      </w:pPr>
      <w:r w:rsidDel="00000000" w:rsidR="00000000" w:rsidRPr="00000000">
        <w:rPr>
          <w:rtl w:val="0"/>
        </w:rPr>
        <w:t xml:space="preserve">=====================================================================</w:t>
      </w:r>
    </w:p>
    <w:p w:rsidR="00000000" w:rsidDel="00000000" w:rsidP="00000000" w:rsidRDefault="00000000" w:rsidRPr="00000000" w14:paraId="00000EB9">
      <w:pPr>
        <w:rPr/>
      </w:pPr>
      <w:r w:rsidDel="00000000" w:rsidR="00000000" w:rsidRPr="00000000">
        <w:rPr>
          <w:rtl w:val="0"/>
        </w:rPr>
        <w:t xml:space="preserve">======================================</w:t>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강력 법술(2)</w:t>
      </w:r>
    </w:p>
    <w:p w:rsidR="00000000" w:rsidDel="00000000" w:rsidP="00000000" w:rsidRDefault="00000000" w:rsidRPr="00000000" w14:paraId="00000EBB">
      <w:pPr>
        <w:rPr/>
      </w:pPr>
      <w:r w:rsidDel="00000000" w:rsidR="00000000" w:rsidRPr="00000000">
        <w:rPr>
          <w:rFonts w:ascii="Arial Unicode MS" w:cs="Arial Unicode MS" w:eastAsia="Arial Unicode MS" w:hAnsi="Arial Unicode MS"/>
          <w:rtl w:val="0"/>
        </w:rPr>
        <w:t xml:space="preserve">전제: C급 시전자 레벨 보유, 신비학 기능 레벨 7.</w:t>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2레벨: 이제 자신의 법술 효능이 더 강력해졌습니다.</w:t>
      </w:r>
    </w:p>
    <w:p w:rsidR="00000000" w:rsidDel="00000000" w:rsidP="00000000" w:rsidRDefault="00000000" w:rsidRPr="00000000" w14:paraId="00000EBD">
      <w:pPr>
        <w:rPr/>
      </w:pPr>
      <w:r w:rsidDel="00000000" w:rsidR="00000000" w:rsidRPr="00000000">
        <w:rPr>
          <w:rFonts w:ascii="Arial Unicode MS" w:cs="Arial Unicode MS" w:eastAsia="Arial Unicode MS" w:hAnsi="Arial Unicode MS"/>
          <w:rtl w:val="0"/>
        </w:rPr>
        <w:t xml:space="preserve">시전할 때, 2점의 에너지를 추가로 사용해 이번 시전 판정의 가산 주사위를 1단계 상승시킬 수 있습니다.</w:t>
      </w:r>
    </w:p>
    <w:p w:rsidR="00000000" w:rsidDel="00000000" w:rsidP="00000000" w:rsidRDefault="00000000" w:rsidRPr="00000000" w14:paraId="00000EBE">
      <w:pPr>
        <w:rPr/>
      </w:pPr>
      <w:r w:rsidDel="00000000" w:rsidR="00000000" w:rsidRPr="00000000">
        <w:rPr>
          <w:rtl w:val="0"/>
        </w:rPr>
        <w:t xml:space="preserve">=====================================================================</w:t>
      </w:r>
    </w:p>
    <w:p w:rsidR="00000000" w:rsidDel="00000000" w:rsidP="00000000" w:rsidRDefault="00000000" w:rsidRPr="00000000" w14:paraId="00000EBF">
      <w:pPr>
        <w:rPr/>
      </w:pPr>
      <w:r w:rsidDel="00000000" w:rsidR="00000000" w:rsidRPr="00000000">
        <w:rPr>
          <w:rtl w:val="0"/>
        </w:rPr>
        <w:t xml:space="preserve">======================================</w:t>
      </w:r>
    </w:p>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용어 음송(3)</w:t>
      </w:r>
    </w:p>
    <w:p w:rsidR="00000000" w:rsidDel="00000000" w:rsidP="00000000" w:rsidRDefault="00000000" w:rsidRPr="00000000" w14:paraId="00000EC1">
      <w:pPr>
        <w:rPr/>
      </w:pPr>
      <w:r w:rsidDel="00000000" w:rsidR="00000000" w:rsidRPr="00000000">
        <w:rPr>
          <w:rFonts w:ascii="Arial Unicode MS" w:cs="Arial Unicode MS" w:eastAsia="Arial Unicode MS" w:hAnsi="Arial Unicode MS"/>
          <w:rtl w:val="0"/>
        </w:rPr>
        <w:t xml:space="preserve">전제: C급 시전자 레벨 보유, 신비학 기능 레벨 7.</w:t>
      </w:r>
    </w:p>
    <w:p w:rsidR="00000000" w:rsidDel="00000000" w:rsidP="00000000" w:rsidRDefault="00000000" w:rsidRPr="00000000" w14:paraId="00000EC2">
      <w:pPr>
        <w:rPr/>
      </w:pPr>
      <w:r w:rsidDel="00000000" w:rsidR="00000000" w:rsidRPr="00000000">
        <w:rPr>
          <w:rFonts w:ascii="Arial Unicode MS" w:cs="Arial Unicode MS" w:eastAsia="Arial Unicode MS" w:hAnsi="Arial Unicode MS"/>
          <w:rtl w:val="0"/>
        </w:rPr>
        <w:t xml:space="preserve">3레벨: 용어로 법술 중 일부 구절을 대체해 법술을 시전합니다.</w:t>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이 법술을 시전할 때 3점의 마력을 추가로 소모해, "마법 해제"나 "반제 법술" 등과 비슷한 법술에 직면했을 때 이 법술의 지선 등급을 1단계 상승시킬 수 있습니다. 최고 S급까지 가능합니다.</w:t>
      </w:r>
    </w:p>
    <w:p w:rsidR="00000000" w:rsidDel="00000000" w:rsidP="00000000" w:rsidRDefault="00000000" w:rsidRPr="00000000" w14:paraId="00000EC4">
      <w:pPr>
        <w:rPr/>
      </w:pPr>
      <w:r w:rsidDel="00000000" w:rsidR="00000000" w:rsidRPr="00000000">
        <w:rPr>
          <w:rtl w:val="0"/>
        </w:rPr>
        <w:t xml:space="preserve">=====================================================================</w:t>
      </w:r>
    </w:p>
    <w:p w:rsidR="00000000" w:rsidDel="00000000" w:rsidP="00000000" w:rsidRDefault="00000000" w:rsidRPr="00000000" w14:paraId="00000EC5">
      <w:pPr>
        <w:rPr/>
      </w:pPr>
      <w:r w:rsidDel="00000000" w:rsidR="00000000" w:rsidRPr="00000000">
        <w:rPr>
          <w:rtl w:val="0"/>
        </w:rPr>
        <w:t xml:space="preserve">======================================</w:t>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법술 순발(6)</w:t>
      </w:r>
    </w:p>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전제: B급 시전자 레벨 보유, 그리고 "발사"와 "묵발" 보유</w:t>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5레벨: 이제 유사시를 대비해 법술 하나를 보류해 둘 수 있습니다.</w:t>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표준 행동 이하 등급의 법술 하나를 선택해 시전하고, 6점의 에너지를 추가로 지불합니다. 이 법술은 "보류"되며, 즉각 행동으로 이를 활성화해 효과를 일으킬 수 있습니다.</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법술의 등급과 증폭은 시전할 때 결정되지만, 다른 세부 사항은 활성화할 때 결정됩니다(목표, 범위 등).</w:t>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동시에 이 법술로 보류할 수 있는 법술은 하나뿐입니다.</w:t>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이 법술은 다음 단기 휴식까지 보류됩니다.</w:t>
      </w:r>
    </w:p>
    <w:p w:rsidR="00000000" w:rsidDel="00000000" w:rsidP="00000000" w:rsidRDefault="00000000" w:rsidRPr="00000000" w14:paraId="00000ECD">
      <w:pPr>
        <w:rPr/>
      </w:pPr>
      <w:r w:rsidDel="00000000" w:rsidR="00000000" w:rsidRPr="00000000">
        <w:rPr>
          <w:rtl w:val="0"/>
        </w:rPr>
        <w:t xml:space="preserve">=====================================================================</w:t>
      </w:r>
    </w:p>
    <w:p w:rsidR="00000000" w:rsidDel="00000000" w:rsidP="00000000" w:rsidRDefault="00000000" w:rsidRPr="00000000" w14:paraId="00000ECE">
      <w:pPr>
        <w:rPr/>
      </w:pPr>
      <w:r w:rsidDel="00000000" w:rsidR="00000000" w:rsidRPr="00000000">
        <w:rPr>
          <w:rtl w:val="0"/>
        </w:rPr>
        <w:t xml:space="preserve">======================================</w:t>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쌍생 법술(4)</w:t>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전제: B급 시전자 레벨 보유, 신비학 기능 레벨 10.</w:t>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4레벨: 이제 자신의 법술이 동시에 두 목표에게 효과를 발휘할 수 있습니다.</w:t>
      </w:r>
    </w:p>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목표가 "한 목표"인 법술을 시전할 때, 해당 법술의 기본 시전 에너지 소모만큼의 에너지를 추가로 사용해 이번 법술이 추가로 한 목표를 더 지정할 수 있도록 할 수 있습니다.</w:t>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해당 법술을 증폭할 수 있다면, 2개의 목표가 증폭 효과를 직접 모두 얻을 수 있으며, 에너지를 추가로 사용할 필요가 없습니다.</w:t>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해당 법술에 인도가 필요하다면, 한 번 방해받으면 2개의 목표가 얻은 법술의 지속시간이 즉시 종료됩니다.</w:t>
      </w:r>
    </w:p>
    <w:p w:rsidR="00000000" w:rsidDel="00000000" w:rsidP="00000000" w:rsidRDefault="00000000" w:rsidRPr="00000000" w14:paraId="00000ED5">
      <w:pPr>
        <w:rPr/>
      </w:pPr>
      <w:r w:rsidDel="00000000" w:rsidR="00000000" w:rsidRPr="00000000">
        <w:rPr>
          <w:rtl w:val="0"/>
        </w:rPr>
        <w:t xml:space="preserve">=====================================================================</w:t>
      </w:r>
    </w:p>
    <w:p w:rsidR="00000000" w:rsidDel="00000000" w:rsidP="00000000" w:rsidRDefault="00000000" w:rsidRPr="00000000" w14:paraId="00000ED6">
      <w:pPr>
        <w:rPr/>
      </w:pPr>
      <w:r w:rsidDel="00000000" w:rsidR="00000000" w:rsidRPr="00000000">
        <w:rPr>
          <w:rtl w:val="0"/>
        </w:rPr>
        <w:t xml:space="preserve">======================================</w:t>
      </w:r>
    </w:p>
    <w:p w:rsidR="00000000" w:rsidDel="00000000" w:rsidP="00000000" w:rsidRDefault="00000000" w:rsidRPr="00000000" w14:paraId="00000ED7">
      <w:pPr>
        <w:rPr/>
      </w:pPr>
      <w:r w:rsidDel="00000000" w:rsidR="00000000" w:rsidRPr="00000000">
        <w:rPr>
          <w:rFonts w:ascii="Arial Unicode MS" w:cs="Arial Unicode MS" w:eastAsia="Arial Unicode MS" w:hAnsi="Arial Unicode MS"/>
          <w:rtl w:val="0"/>
        </w:rPr>
        <w:t xml:space="preserve">법술 메아리(9)</w:t>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전제: A급 시전자 레벨 보유, 신비학 기능 레벨 13.</w:t>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5레벨: 이제 자신의 법술이 목표에게 한 번 더 효과를 발휘할 수 있습니다.</w:t>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시전할 때, 6점의 에너지와 해당 법술의 기본 시전 에너지 소모만큼의 에너지를 추가로 사용해, 이번 법술이 한 번 더 효과를 발휘하도록 할 수 있습니다. 마치 법술을 두 번 시전한 것처럼요.</w:t>
      </w:r>
    </w:p>
    <w:p w:rsidR="00000000" w:rsidDel="00000000" w:rsidP="00000000" w:rsidRDefault="00000000" w:rsidRPr="00000000" w14:paraId="00000EDB">
      <w:pPr>
        <w:rPr/>
      </w:pPr>
      <w:r w:rsidDel="00000000" w:rsidR="00000000" w:rsidRPr="00000000">
        <w:rPr>
          <w:rFonts w:ascii="Arial Unicode MS" w:cs="Arial Unicode MS" w:eastAsia="Arial Unicode MS" w:hAnsi="Arial Unicode MS"/>
          <w:rtl w:val="0"/>
        </w:rPr>
        <w:t xml:space="preserve">하지만 이 두 번의 법술은 모든 것이 완전히 따로 계산되며, 효과, 증폭, 재료 등을 포함합니다.</w:t>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시전 횟수와 재사용 대기시간이 있는 법술은 이 능력을 탑재할 수 없습니다.</w:t>
      </w:r>
    </w:p>
    <w:p w:rsidR="00000000" w:rsidDel="00000000" w:rsidP="00000000" w:rsidRDefault="00000000" w:rsidRPr="00000000" w14:paraId="00000EDD">
      <w:pPr>
        <w:rPr/>
      </w:pPr>
      <w:r w:rsidDel="00000000" w:rsidR="00000000" w:rsidRPr="00000000">
        <w:rPr>
          <w:rFonts w:ascii="Arial Unicode MS" w:cs="Arial Unicode MS" w:eastAsia="Arial Unicode MS" w:hAnsi="Arial Unicode MS"/>
          <w:rtl w:val="0"/>
        </w:rPr>
        <w:t xml:space="preserve">이 능력은 두 번의 장기 휴식마다 한 번만 사용할 수 있습니다.</w:t>
      </w:r>
    </w:p>
    <w:p w:rsidR="00000000" w:rsidDel="00000000" w:rsidP="00000000" w:rsidRDefault="00000000" w:rsidRPr="00000000" w14:paraId="00000EDE">
      <w:pPr>
        <w:rPr/>
      </w:pPr>
      <w:r w:rsidDel="00000000" w:rsidR="00000000" w:rsidRPr="00000000">
        <w:rPr>
          <w:rtl w:val="0"/>
        </w:rPr>
        <w:t xml:space="preserve">=====================================================================</w:t>
      </w:r>
    </w:p>
    <w:p w:rsidR="00000000" w:rsidDel="00000000" w:rsidP="00000000" w:rsidRDefault="00000000" w:rsidRPr="00000000" w14:paraId="00000EDF">
      <w:pPr>
        <w:rPr/>
      </w:pPr>
      <w:r w:rsidDel="00000000" w:rsidR="00000000" w:rsidRPr="00000000">
        <w:rPr>
          <w:rtl w:val="0"/>
        </w:rPr>
        <w:t xml:space="preserve">======================================</w:t>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순발 법술(6)</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전제: A급 시전자 레벨 보유, 신비학 기능 레벨 13.</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5레벨: 이제 자신이 법술을 시전하는 속도가 점점 더 빨라지고 있습니다.</w:t>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자신의 턴에 표준 행동으로 시전해야 하는 법술을 시전할 때, 7점의 에너지를 추가로 사용해 신속 행동으로 해당 법술을 시전할 수 있습니다. 이렇게 한다면, 이번 턴에는 어떤 법술도 시전할 수 없으며, 자신의 현재 턴이 끝날 때까지 지속됩니다.</w:t>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이번 턴에 어떤 법술이라도 시전했다면, 이 초마를 사용할 수 없습니다.</w:t>
      </w:r>
    </w:p>
    <w:p w:rsidR="00000000" w:rsidDel="00000000" w:rsidP="00000000" w:rsidRDefault="00000000" w:rsidRPr="00000000" w14:paraId="00000EE5">
      <w:pPr>
        <w:rPr/>
      </w:pPr>
      <w:r w:rsidDel="00000000" w:rsidR="00000000" w:rsidRPr="00000000">
        <w:rPr>
          <w:rtl w:val="0"/>
        </w:rPr>
        <w:t xml:space="preserve">=====================================================================</w:t>
      </w:r>
    </w:p>
    <w:p w:rsidR="00000000" w:rsidDel="00000000" w:rsidP="00000000" w:rsidRDefault="00000000" w:rsidRPr="00000000" w14:paraId="00000EE6">
      <w:pPr>
        <w:rPr/>
      </w:pPr>
      <w:r w:rsidDel="00000000" w:rsidR="00000000" w:rsidRPr="00000000">
        <w:rPr>
          <w:rtl w:val="0"/>
        </w:rPr>
        <w:t xml:space="preserve">======================================</w:t>
      </w:r>
    </w:p>
    <w:p w:rsidR="00000000" w:rsidDel="00000000" w:rsidP="00000000" w:rsidRDefault="00000000" w:rsidRPr="00000000" w14:paraId="00000EE7">
      <w:pPr>
        <w:pStyle w:val="Heading1"/>
        <w:rPr/>
      </w:pPr>
      <w:bookmarkStart w:colFirst="0" w:colLast="0" w:name="_v26kx6t7uj55" w:id="29"/>
      <w:bookmarkEnd w:id="29"/>
      <w:r w:rsidDel="00000000" w:rsidR="00000000" w:rsidRPr="00000000">
        <w:rPr>
          <w:rFonts w:ascii="Arial Unicode MS" w:cs="Arial Unicode MS" w:eastAsia="Arial Unicode MS" w:hAnsi="Arial Unicode MS"/>
          <w:rtl w:val="0"/>
        </w:rPr>
        <w:t xml:space="preserve">1.3.4.7 결함</w:t>
      </w:r>
    </w:p>
    <w:p w:rsidR="00000000" w:rsidDel="00000000" w:rsidP="00000000" w:rsidRDefault="00000000" w:rsidRPr="00000000" w14:paraId="00000EE8">
      <w:pPr>
        <w:rPr/>
      </w:pPr>
      <w:r w:rsidDel="00000000" w:rsidR="00000000" w:rsidRPr="00000000">
        <w:rPr>
          <w:rtl w:val="0"/>
        </w:rPr>
        <w:t xml:space="preserve">========================================================================</w:t>
      </w:r>
    </w:p>
    <w:p w:rsidR="00000000" w:rsidDel="00000000" w:rsidP="00000000" w:rsidRDefault="00000000" w:rsidRPr="00000000" w14:paraId="00000EE9">
      <w:pPr>
        <w:rPr/>
      </w:pPr>
      <w:r w:rsidDel="00000000" w:rsidR="00000000" w:rsidRPr="00000000">
        <w:rPr>
          <w:rtl w:val="0"/>
        </w:rPr>
        <w:t xml:space="preserve">===================================</w:t>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결함의 기본 규칙</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캐릭터 시트를 만들 때 결함을 선택하여 캐릭터를 더욱 생생하게 만들 수 있습니다.</w:t>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각 결함은 등급에 따라 결함 점수를 제공합니다. 직관적으로 이해하기 위해 결함의 등급은 음수로 표시되지만, 결함 점수를 고려할 때는 양수로 이해하시면 됩니다.</w:t>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결함 점수 2개마다 전공 점수 1개로 교환할 수 있으며, 이 전공 점수를 사용하여 전공 규칙에 따라 전공을 얻을 수 있습니다.</w:t>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-1레벨 결함은 결함 점수 1점, -2레벨 결함은 결함 점수 2점, -1~-2레벨 결함은 결함 점수 3점을 얻습니다.</w:t>
      </w:r>
    </w:p>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주의: 모든 결함은 윤회지경으로 신체나 사지를 수리하여 제거할 수 없습니다. 일부 자가 제거 가능한 결함은 별도로 설명됩니다.</w:t>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결함은 신체, 정신, 특이 세 가지로 분류됩니다:</w:t>
      </w:r>
    </w:p>
    <w:p w:rsidR="00000000" w:rsidDel="00000000" w:rsidP="00000000" w:rsidRDefault="00000000" w:rsidRPr="00000000" w14:paraId="00000EF1">
      <w:pPr>
        <w:rPr/>
      </w:pPr>
      <w:r w:rsidDel="00000000" w:rsidR="00000000" w:rsidRPr="00000000">
        <w:rPr>
          <w:rtl w:val="0"/>
        </w:rPr>
        <w:t xml:space="preserve">========================================================================</w:t>
      </w:r>
    </w:p>
    <w:p w:rsidR="00000000" w:rsidDel="00000000" w:rsidP="00000000" w:rsidRDefault="00000000" w:rsidRPr="00000000" w14:paraId="00000EF2">
      <w:pPr>
        <w:rPr/>
      </w:pPr>
      <w:r w:rsidDel="00000000" w:rsidR="00000000" w:rsidRPr="00000000">
        <w:rPr>
          <w:rtl w:val="0"/>
        </w:rPr>
        <w:t xml:space="preserve">===================================</w:t>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신체류: 이 결함과 천부는 신체적 요인에 기반하여 효과를 발생시킵니다. 만약 탈취나 유사한 능력으로 다른 신체로 바꿀 수 있거나, 원신이탈 등으로 기존 신체를 사용하지 않는 능력이 있다면, 새로운 신체에서는 더 이상 신체류 결함과 신체류 천부의 영향을 받지 않습니다. 기존 신체로 돌아갈 수 있다면, 기존 신체의 신체류 결함과 신체류 천부의 영향을 다시 받게 됩니다.</w:t>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정신류: 이 결함과 천부는 정신 상태에 기반하여 효과를 발생시킵니다. 만약 인격 전환이나 유사한 능력이 있다면, 새로운 인격으로 바꿀 때 기존 인격의 정신류 결함과 정신류 천부는 계승되지 않습니다. 기존 인격으로 돌아갈 때까지 그렇습니다.  </w:t>
      </w:r>
    </w:p>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특이류: 이 결함과 천부의 발동 메커니즘은 설명할 수 없습니다. 확실한 것은 이 결함과 천부에서 벗어나는 방법은 죽음뿐이며, 때로는 죽음조차도 그것들을 제거할 수 없다는 것입니다.</w:t>
      </w:r>
    </w:p>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특별한 설명이 없다면, 결함과 천부가 가져오는 것은 모두 전공 가치와 전공 감소이며, 감소는 모두 누적될 수 있습니다.</w:t>
      </w:r>
    </w:p>
    <w:p w:rsidR="00000000" w:rsidDel="00000000" w:rsidP="00000000" w:rsidRDefault="00000000" w:rsidRPr="00000000" w14:paraId="00000EF7">
      <w:pPr>
        <w:rPr/>
      </w:pPr>
      <w:r w:rsidDel="00000000" w:rsidR="00000000" w:rsidRPr="00000000">
        <w:rPr>
          <w:rtl w:val="0"/>
        </w:rPr>
        <w:t xml:space="preserve">========================================================================</w:t>
      </w:r>
    </w:p>
    <w:p w:rsidR="00000000" w:rsidDel="00000000" w:rsidP="00000000" w:rsidRDefault="00000000" w:rsidRPr="00000000" w14:paraId="00000EF8">
      <w:pPr>
        <w:rPr/>
      </w:pPr>
      <w:r w:rsidDel="00000000" w:rsidR="00000000" w:rsidRPr="00000000">
        <w:rPr>
          <w:rtl w:val="0"/>
        </w:rPr>
        <w:t xml:space="preserve">===================================</w:t>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신체류 결함:</w:t>
      </w:r>
    </w:p>
    <w:p w:rsidR="00000000" w:rsidDel="00000000" w:rsidP="00000000" w:rsidRDefault="00000000" w:rsidRPr="00000000" w14:paraId="00000EFA">
      <w:pPr>
        <w:rPr/>
      </w:pPr>
      <w:r w:rsidDel="00000000" w:rsidR="00000000" w:rsidRPr="00000000">
        <w:rPr>
          <w:rtl w:val="0"/>
        </w:rPr>
        <w:t xml:space="preserve">========================================================================</w:t>
      </w:r>
    </w:p>
    <w:p w:rsidR="00000000" w:rsidDel="00000000" w:rsidP="00000000" w:rsidRDefault="00000000" w:rsidRPr="00000000" w14:paraId="00000EFB">
      <w:pPr>
        <w:rPr/>
      </w:pPr>
      <w:r w:rsidDel="00000000" w:rsidR="00000000" w:rsidRPr="00000000">
        <w:rPr>
          <w:rtl w:val="0"/>
        </w:rPr>
        <w:t xml:space="preserve">===================================</w:t>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파족(-1):</w:t>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설명: 당신의 다리에 문제가 있으며, 아마도 과거에 부상을 입었을 것입니다.  </w:t>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기본 이동속도가 3미터 감소합니다.</w:t>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특수: 윤회지경으로 이 결함을 수리할 수 있으며, 이는 200점이 소모됩니다.</w:t>
      </w:r>
    </w:p>
    <w:p w:rsidR="00000000" w:rsidDel="00000000" w:rsidP="00000000" w:rsidRDefault="00000000" w:rsidRPr="00000000" w14:paraId="00000F01">
      <w:pPr>
        <w:rPr/>
      </w:pPr>
      <w:r w:rsidDel="00000000" w:rsidR="00000000" w:rsidRPr="00000000">
        <w:rPr>
          <w:rtl w:val="0"/>
        </w:rPr>
        <w:t xml:space="preserve">========================================================================</w:t>
      </w:r>
    </w:p>
    <w:p w:rsidR="00000000" w:rsidDel="00000000" w:rsidP="00000000" w:rsidRDefault="00000000" w:rsidRPr="00000000" w14:paraId="00000F02">
      <w:pPr>
        <w:rPr/>
      </w:pPr>
      <w:r w:rsidDel="00000000" w:rsidR="00000000" w:rsidRPr="00000000">
        <w:rPr>
          <w:rtl w:val="0"/>
        </w:rPr>
        <w:t xml:space="preserve">===================================</w:t>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독완(-1):</w:t>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1레벨:  </w:t>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설명: 어떤 이유로 당신의 팔이 없어졌습니다. 아마도 사고로 잃었을 것입니다.</w:t>
      </w:r>
    </w:p>
    <w:p w:rsidR="00000000" w:rsidDel="00000000" w:rsidP="00000000" w:rsidRDefault="00000000" w:rsidRPr="00000000" w14:paraId="00000F06">
      <w:pPr>
        <w:rPr/>
      </w:pPr>
      <w:r w:rsidDel="00000000" w:rsidR="00000000" w:rsidRPr="00000000">
        <w:rPr>
          <w:rFonts w:ascii="Arial Unicode MS" w:cs="Arial Unicode MS" w:eastAsia="Arial Unicode MS" w:hAnsi="Arial Unicode MS"/>
          <w:rtl w:val="0"/>
        </w:rPr>
        <w:t xml:space="preserve">당신은 팔과 손이 하나뿐입니다. </w:t>
      </w:r>
    </w:p>
    <w:p w:rsidR="00000000" w:rsidDel="00000000" w:rsidP="00000000" w:rsidRDefault="00000000" w:rsidRPr="00000000" w14:paraId="00000F07">
      <w:pPr>
        <w:rPr/>
      </w:pPr>
      <w:r w:rsidDel="00000000" w:rsidR="00000000" w:rsidRPr="00000000">
        <w:rPr>
          <w:rFonts w:ascii="Arial Unicode MS" w:cs="Arial Unicode MS" w:eastAsia="Arial Unicode MS" w:hAnsi="Arial Unicode MS"/>
          <w:rtl w:val="0"/>
        </w:rPr>
        <w:t xml:space="preserve">특수: 이 결함을 2번 선택하면 두 팔을 모두 잃게 됩니다.</w:t>
      </w:r>
    </w:p>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특수: 윤회지경으로 이 결함을 수리할 수 있으며, 팔 하나당 200점이 소모됩니다.</w:t>
      </w:r>
    </w:p>
    <w:p w:rsidR="00000000" w:rsidDel="00000000" w:rsidP="00000000" w:rsidRDefault="00000000" w:rsidRPr="00000000" w14:paraId="00000F09">
      <w:pPr>
        <w:rPr/>
      </w:pPr>
      <w:r w:rsidDel="00000000" w:rsidR="00000000" w:rsidRPr="00000000">
        <w:rPr>
          <w:rtl w:val="0"/>
        </w:rPr>
        <w:t xml:space="preserve">========================================================================</w:t>
      </w:r>
    </w:p>
    <w:p w:rsidR="00000000" w:rsidDel="00000000" w:rsidP="00000000" w:rsidRDefault="00000000" w:rsidRPr="00000000" w14:paraId="00000F0A">
      <w:pPr>
        <w:rPr/>
      </w:pPr>
      <w:r w:rsidDel="00000000" w:rsidR="00000000" w:rsidRPr="00000000">
        <w:rPr>
          <w:rtl w:val="0"/>
        </w:rPr>
        <w:t xml:space="preserve">===================================</w:t>
      </w:r>
    </w:p>
    <w:p w:rsidR="00000000" w:rsidDel="00000000" w:rsidP="00000000" w:rsidRDefault="00000000" w:rsidRPr="00000000" w14:paraId="00000F0B">
      <w:pPr>
        <w:rPr/>
      </w:pPr>
      <w:r w:rsidDel="00000000" w:rsidR="00000000" w:rsidRPr="00000000">
        <w:rPr>
          <w:rFonts w:ascii="Arial Unicode MS" w:cs="Arial Unicode MS" w:eastAsia="Arial Unicode MS" w:hAnsi="Arial Unicode MS"/>
          <w:rtl w:val="0"/>
        </w:rPr>
        <w:t xml:space="preserve">신경협응장애(-1~-2):</w:t>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1레벨: 서투름</w:t>
      </w:r>
    </w:p>
    <w:p w:rsidR="00000000" w:rsidDel="00000000" w:rsidP="00000000" w:rsidRDefault="00000000" w:rsidRPr="00000000" w14:paraId="00000F0D">
      <w:pPr>
        <w:rPr/>
      </w:pPr>
      <w:r w:rsidDel="00000000" w:rsidR="00000000" w:rsidRPr="00000000">
        <w:rPr>
          <w:rFonts w:ascii="Arial Unicode MS" w:cs="Arial Unicode MS" w:eastAsia="Arial Unicode MS" w:hAnsi="Arial Unicode MS"/>
          <w:rtl w:val="0"/>
        </w:rPr>
        <w:t xml:space="preserve">설명: 당신은 걸어 다니는 인간형 재난입니다.</w:t>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신체계 관련 기능 판정에 1DP 감소를 받습니다.</w:t>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2레벨: 초토화 </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설명: 당신이 가는 곳마다 닭과 개가 불안해하고 풀 한 포기도 자라지 않습니다. 이는 모두 당신의 파괴적인 서투름 때문입니다.</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신체계 특성치 관련 판정에 1DP 감소를 받으며, 1레벨 효과와 중첩됩니다.</w:t>
      </w:r>
    </w:p>
    <w:p w:rsidR="00000000" w:rsidDel="00000000" w:rsidP="00000000" w:rsidRDefault="00000000" w:rsidRPr="00000000" w14:paraId="00000F12">
      <w:pPr>
        <w:rPr/>
      </w:pPr>
      <w:r w:rsidDel="00000000" w:rsidR="00000000" w:rsidRPr="00000000">
        <w:rPr>
          <w:rtl w:val="0"/>
        </w:rPr>
        <w:t xml:space="preserve">========================================================================</w:t>
      </w:r>
    </w:p>
    <w:p w:rsidR="00000000" w:rsidDel="00000000" w:rsidP="00000000" w:rsidRDefault="00000000" w:rsidRPr="00000000" w14:paraId="00000F13">
      <w:pPr>
        <w:rPr/>
      </w:pPr>
      <w:r w:rsidDel="00000000" w:rsidR="00000000" w:rsidRPr="00000000">
        <w:rPr>
          <w:rtl w:val="0"/>
        </w:rPr>
        <w:t xml:space="preserve">===================================</w:t>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오래된 상처(-1):</w:t>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설명: 당신은 과거에 치명적인 중상을 입었고, 지금도 그 영향을 받고 있습니다.</w:t>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생명력 상한이 영구적으로 2점 감소합니다.</w:t>
      </w:r>
    </w:p>
    <w:p w:rsidR="00000000" w:rsidDel="00000000" w:rsidP="00000000" w:rsidRDefault="00000000" w:rsidRPr="00000000" w14:paraId="00000F18">
      <w:pPr>
        <w:rPr/>
      </w:pPr>
      <w:r w:rsidDel="00000000" w:rsidR="00000000" w:rsidRPr="00000000">
        <w:rPr>
          <w:rtl w:val="0"/>
        </w:rPr>
        <w:t xml:space="preserve">========================================================================</w:t>
      </w:r>
    </w:p>
    <w:p w:rsidR="00000000" w:rsidDel="00000000" w:rsidP="00000000" w:rsidRDefault="00000000" w:rsidRPr="00000000" w14:paraId="00000F19">
      <w:pPr>
        <w:rPr/>
      </w:pPr>
      <w:r w:rsidDel="00000000" w:rsidR="00000000" w:rsidRPr="00000000">
        <w:rPr>
          <w:rtl w:val="0"/>
        </w:rPr>
        <w:t xml:space="preserve">===================================</w:t>
      </w:r>
    </w:p>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면역결핍(-1):</w:t>
      </w:r>
    </w:p>
    <w:p w:rsidR="00000000" w:rsidDel="00000000" w:rsidP="00000000" w:rsidRDefault="00000000" w:rsidRPr="00000000" w14:paraId="00000F1B">
      <w:pPr>
        <w:rPr/>
      </w:pPr>
      <w:r w:rsidDel="00000000" w:rsidR="00000000" w:rsidRPr="00000000">
        <w:rPr>
          <w:rFonts w:ascii="Arial Unicode MS" w:cs="Arial Unicode MS" w:eastAsia="Arial Unicode MS" w:hAnsi="Arial Unicode MS"/>
          <w:rtl w:val="0"/>
        </w:rPr>
        <w:t xml:space="preserve">전제: 이 결함을 선택하면 "인내력"과 "강인함" 전공을 가질 수 없습니다.</w:t>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1D">
      <w:pPr>
        <w:rPr/>
      </w:pPr>
      <w:r w:rsidDel="00000000" w:rsidR="00000000" w:rsidRPr="00000000">
        <w:rPr>
          <w:rFonts w:ascii="Arial Unicode MS" w:cs="Arial Unicode MS" w:eastAsia="Arial Unicode MS" w:hAnsi="Arial Unicode MS"/>
          <w:rtl w:val="0"/>
        </w:rPr>
        <w:t xml:space="preserve">설명: 당신의 면역체계가 매우 취약하여 감기에 걸려도 목숨이 위험할 수 있습니다.</w:t>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강인 판정에 4DP 감소를 받습니다.  </w:t>
      </w:r>
    </w:p>
    <w:p w:rsidR="00000000" w:rsidDel="00000000" w:rsidP="00000000" w:rsidRDefault="00000000" w:rsidRPr="00000000" w14:paraId="00000F1F">
      <w:pPr>
        <w:rPr/>
      </w:pPr>
      <w:r w:rsidDel="00000000" w:rsidR="00000000" w:rsidRPr="00000000">
        <w:rPr>
          <w:rtl w:val="0"/>
        </w:rPr>
        <w:t xml:space="preserve">========================================================================</w:t>
      </w:r>
    </w:p>
    <w:p w:rsidR="00000000" w:rsidDel="00000000" w:rsidP="00000000" w:rsidRDefault="00000000" w:rsidRPr="00000000" w14:paraId="00000F20">
      <w:pPr>
        <w:rPr/>
      </w:pPr>
      <w:r w:rsidDel="00000000" w:rsidR="00000000" w:rsidRPr="00000000">
        <w:rPr>
          <w:rtl w:val="0"/>
        </w:rPr>
        <w:t xml:space="preserve">===================================</w:t>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시력결함(-1):</w:t>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23">
      <w:pPr>
        <w:rPr/>
      </w:pPr>
      <w:r w:rsidDel="00000000" w:rsidR="00000000" w:rsidRPr="00000000">
        <w:rPr>
          <w:rFonts w:ascii="Arial Unicode MS" w:cs="Arial Unicode MS" w:eastAsia="Arial Unicode MS" w:hAnsi="Arial Unicode MS"/>
          <w:rtl w:val="0"/>
        </w:rPr>
        <w:t xml:space="preserve">설명: 당신의 눈에 문제가 있습니다. 근시, 원시, 난시, 노안, 녹내장, 백내장 등일 수 있습니다.</w:t>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피할 수 없는 5점의 현기증 점수를 얻으며, 아래 방식 외에는 제거할 수 없습니다.</w:t>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특수: 윤회지경으로 이 결함을 수리할 수 있으며, 이는 200점이 소모됩니다.</w:t>
      </w:r>
    </w:p>
    <w:p w:rsidR="00000000" w:rsidDel="00000000" w:rsidP="00000000" w:rsidRDefault="00000000" w:rsidRPr="00000000" w14:paraId="00000F26">
      <w:pPr>
        <w:rPr/>
      </w:pPr>
      <w:r w:rsidDel="00000000" w:rsidR="00000000" w:rsidRPr="00000000">
        <w:rPr>
          <w:rtl w:val="0"/>
        </w:rPr>
        <w:t xml:space="preserve">========================================================================</w:t>
      </w:r>
    </w:p>
    <w:p w:rsidR="00000000" w:rsidDel="00000000" w:rsidP="00000000" w:rsidRDefault="00000000" w:rsidRPr="00000000" w14:paraId="00000F27">
      <w:pPr>
        <w:rPr/>
      </w:pPr>
      <w:r w:rsidDel="00000000" w:rsidR="00000000" w:rsidRPr="00000000">
        <w:rPr>
          <w:rtl w:val="0"/>
        </w:rPr>
        <w:t xml:space="preserve">===================================</w:t>
      </w:r>
    </w:p>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맹인(-2)</w:t>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설명: 당신은 시력을 완전히 잃었습니다.</w:t>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영구적인 실명 상태에 빠집니다.</w:t>
      </w:r>
    </w:p>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특수: 윤회지경으로 이 결함을 수리할 수 있으며, 이는 200점이 소모됩니다.</w:t>
      </w:r>
    </w:p>
    <w:p w:rsidR="00000000" w:rsidDel="00000000" w:rsidP="00000000" w:rsidRDefault="00000000" w:rsidRPr="00000000" w14:paraId="00000F2D">
      <w:pPr>
        <w:rPr/>
      </w:pPr>
      <w:r w:rsidDel="00000000" w:rsidR="00000000" w:rsidRPr="00000000">
        <w:rPr>
          <w:rFonts w:ascii="Arial Unicode MS" w:cs="Arial Unicode MS" w:eastAsia="Arial Unicode MS" w:hAnsi="Arial Unicode MS"/>
          <w:rtl w:val="0"/>
        </w:rPr>
        <w:t xml:space="preserve">특수: 시력 외의 맹시나 정위 능력이 있다면 정상적으로 발동됩니다.</w:t>
      </w:r>
    </w:p>
    <w:p w:rsidR="00000000" w:rsidDel="00000000" w:rsidP="00000000" w:rsidRDefault="00000000" w:rsidRPr="00000000" w14:paraId="00000F2E">
      <w:pPr>
        <w:rPr/>
      </w:pPr>
      <w:r w:rsidDel="00000000" w:rsidR="00000000" w:rsidRPr="00000000">
        <w:rPr>
          <w:rtl w:val="0"/>
        </w:rPr>
        <w:t xml:space="preserve">========================================================================</w:t>
      </w:r>
    </w:p>
    <w:p w:rsidR="00000000" w:rsidDel="00000000" w:rsidP="00000000" w:rsidRDefault="00000000" w:rsidRPr="00000000" w14:paraId="00000F2F">
      <w:pPr>
        <w:rPr/>
      </w:pPr>
      <w:r w:rsidDel="00000000" w:rsidR="00000000" w:rsidRPr="00000000">
        <w:rPr>
          <w:rtl w:val="0"/>
        </w:rPr>
        <w:t xml:space="preserve">===================================</w:t>
      </w:r>
    </w:p>
    <w:p w:rsidR="00000000" w:rsidDel="00000000" w:rsidP="00000000" w:rsidRDefault="00000000" w:rsidRPr="00000000" w14:paraId="00000F30">
      <w:pPr>
        <w:rPr/>
      </w:pPr>
      <w:r w:rsidDel="00000000" w:rsidR="00000000" w:rsidRPr="00000000">
        <w:rPr>
          <w:rFonts w:ascii="Arial Unicode MS" w:cs="Arial Unicode MS" w:eastAsia="Arial Unicode MS" w:hAnsi="Arial Unicode MS"/>
          <w:rtl w:val="0"/>
        </w:rPr>
        <w:t xml:space="preserve">청각결함(-1):</w:t>
      </w:r>
    </w:p>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1레벨: </w:t>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설명: 당신의 청각이 그리 예민하지 않습니다. 귀에 부상을 입었거나 질병이 있을 수 있습니다.</w:t>
      </w:r>
    </w:p>
    <w:p w:rsidR="00000000" w:rsidDel="00000000" w:rsidP="00000000" w:rsidRDefault="00000000" w:rsidRPr="00000000" w14:paraId="00000F33">
      <w:pPr>
        <w:rPr/>
      </w:pPr>
      <w:r w:rsidDel="00000000" w:rsidR="00000000" w:rsidRPr="00000000">
        <w:rPr>
          <w:rFonts w:ascii="Arial Unicode MS" w:cs="Arial Unicode MS" w:eastAsia="Arial Unicode MS" w:hAnsi="Arial Unicode MS"/>
          <w:rtl w:val="0"/>
        </w:rPr>
        <w:t xml:space="preserve">피할 수 없는 5점의 이명 점수를 얻으며, 아래 방식 외에는 제거할 수 없습니다.</w:t>
      </w:r>
    </w:p>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특수: 윤회지경으로 이 결함을 수리할 수 있으며, 이는 200점이 소모됩니다.</w:t>
      </w:r>
    </w:p>
    <w:p w:rsidR="00000000" w:rsidDel="00000000" w:rsidP="00000000" w:rsidRDefault="00000000" w:rsidRPr="00000000" w14:paraId="00000F35">
      <w:pPr>
        <w:rPr/>
      </w:pPr>
      <w:r w:rsidDel="00000000" w:rsidR="00000000" w:rsidRPr="00000000">
        <w:rPr>
          <w:rtl w:val="0"/>
        </w:rPr>
        <w:t xml:space="preserve">========================================================================</w:t>
      </w:r>
    </w:p>
    <w:p w:rsidR="00000000" w:rsidDel="00000000" w:rsidP="00000000" w:rsidRDefault="00000000" w:rsidRPr="00000000" w14:paraId="00000F36">
      <w:pPr>
        <w:rPr/>
      </w:pPr>
      <w:r w:rsidDel="00000000" w:rsidR="00000000" w:rsidRPr="00000000">
        <w:rPr>
          <w:rtl w:val="0"/>
        </w:rPr>
        <w:t xml:space="preserve">===================================</w:t>
      </w:r>
    </w:p>
    <w:p w:rsidR="00000000" w:rsidDel="00000000" w:rsidP="00000000" w:rsidRDefault="00000000" w:rsidRPr="00000000" w14:paraId="00000F37">
      <w:pPr>
        <w:rPr/>
      </w:pPr>
      <w:r w:rsidDel="00000000" w:rsidR="00000000" w:rsidRPr="00000000">
        <w:rPr>
          <w:rFonts w:ascii="Arial Unicode MS" w:cs="Arial Unicode MS" w:eastAsia="Arial Unicode MS" w:hAnsi="Arial Unicode MS"/>
          <w:rtl w:val="0"/>
        </w:rPr>
        <w:t xml:space="preserve">농아(-2):</w:t>
      </w:r>
    </w:p>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설명: 당신은 청각을 완전히 잃었습니다.</w:t>
      </w:r>
    </w:p>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영구적인 난청 상태에 빠집니다.</w:t>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특수: 윤회지경으로 이 결함을 수리할 수 있으며, 이는 200점이 소모됩니다.</w:t>
      </w:r>
    </w:p>
    <w:p w:rsidR="00000000" w:rsidDel="00000000" w:rsidP="00000000" w:rsidRDefault="00000000" w:rsidRPr="00000000" w14:paraId="00000F3C">
      <w:pPr>
        <w:rPr/>
      </w:pPr>
      <w:r w:rsidDel="00000000" w:rsidR="00000000" w:rsidRPr="00000000">
        <w:rPr>
          <w:rtl w:val="0"/>
        </w:rPr>
        <w:t xml:space="preserve">========================================================================</w:t>
      </w:r>
    </w:p>
    <w:p w:rsidR="00000000" w:rsidDel="00000000" w:rsidP="00000000" w:rsidRDefault="00000000" w:rsidRPr="00000000" w14:paraId="00000F3D">
      <w:pPr>
        <w:rPr/>
      </w:pPr>
      <w:r w:rsidDel="00000000" w:rsidR="00000000" w:rsidRPr="00000000">
        <w:rPr>
          <w:rtl w:val="0"/>
        </w:rPr>
        <w:t xml:space="preserve">===================================</w:t>
      </w:r>
    </w:p>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불면증(-1):</w:t>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설명: 당신은 잠들 수가 없습니다. 간단히 말해서 그렇습니다. 인간에게 이보다 더 고통스러운 것이 있을까요?</w:t>
      </w:r>
    </w:p>
    <w:p w:rsidR="00000000" w:rsidDel="00000000" w:rsidP="00000000" w:rsidRDefault="00000000" w:rsidRPr="00000000" w14:paraId="00000F41">
      <w:pPr>
        <w:rPr/>
      </w:pPr>
      <w:r w:rsidDel="00000000" w:rsidR="00000000" w:rsidRPr="00000000">
        <w:rPr>
          <w:rFonts w:ascii="Arial Unicode MS" w:cs="Arial Unicode MS" w:eastAsia="Arial Unicode MS" w:hAnsi="Arial Unicode MS"/>
          <w:rtl w:val="0"/>
        </w:rPr>
        <w:t xml:space="preserve">장기 휴식을 완료하는 데 필요한 시간이 2시간 증가합니다.</w:t>
      </w:r>
    </w:p>
    <w:p w:rsidR="00000000" w:rsidDel="00000000" w:rsidP="00000000" w:rsidRDefault="00000000" w:rsidRPr="00000000" w14:paraId="00000F42">
      <w:pPr>
        <w:rPr/>
      </w:pPr>
      <w:r w:rsidDel="00000000" w:rsidR="00000000" w:rsidRPr="00000000">
        <w:rPr>
          <w:rtl w:val="0"/>
        </w:rPr>
        <w:t xml:space="preserve">========================================================================</w:t>
      </w:r>
    </w:p>
    <w:p w:rsidR="00000000" w:rsidDel="00000000" w:rsidP="00000000" w:rsidRDefault="00000000" w:rsidRPr="00000000" w14:paraId="00000F43">
      <w:pPr>
        <w:rPr/>
      </w:pPr>
      <w:r w:rsidDel="00000000" w:rsidR="00000000" w:rsidRPr="00000000">
        <w:rPr>
          <w:rtl w:val="0"/>
        </w:rPr>
        <w:t xml:space="preserve">===================================</w:t>
      </w:r>
    </w:p>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손떨림(-1):</w:t>
      </w:r>
    </w:p>
    <w:p w:rsidR="00000000" w:rsidDel="00000000" w:rsidP="00000000" w:rsidRDefault="00000000" w:rsidRPr="00000000" w14:paraId="00000F45">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46">
      <w:pPr>
        <w:rPr/>
      </w:pPr>
      <w:r w:rsidDel="00000000" w:rsidR="00000000" w:rsidRPr="00000000">
        <w:rPr>
          <w:rFonts w:ascii="Arial Unicode MS" w:cs="Arial Unicode MS" w:eastAsia="Arial Unicode MS" w:hAnsi="Arial Unicode MS"/>
          <w:rtl w:val="0"/>
        </w:rPr>
        <w:t xml:space="preserve">설명: 당신은 손떨림으로 인해 자주 실수를 저지릅니다. 이는 이미 당신의 습관이 되었습니다.</w:t>
      </w:r>
    </w:p>
    <w:p w:rsidR="00000000" w:rsidDel="00000000" w:rsidP="00000000" w:rsidRDefault="00000000" w:rsidRPr="00000000" w14:paraId="00000F47">
      <w:pPr>
        <w:rPr/>
      </w:pPr>
      <w:r w:rsidDel="00000000" w:rsidR="00000000" w:rsidRPr="00000000">
        <w:rPr>
          <w:rFonts w:ascii="Arial Unicode MS" w:cs="Arial Unicode MS" w:eastAsia="Arial Unicode MS" w:hAnsi="Arial Unicode MS"/>
          <w:rtl w:val="0"/>
        </w:rPr>
        <w:t xml:space="preserve">사지를 사용하는 모든 판정(등반, 동작 구성요소가 있는 주문 시전, 근접 공격 등)에 1DP 감소를 받습니다.</w:t>
      </w:r>
    </w:p>
    <w:p w:rsidR="00000000" w:rsidDel="00000000" w:rsidP="00000000" w:rsidRDefault="00000000" w:rsidRPr="00000000" w14:paraId="00000F48">
      <w:pPr>
        <w:rPr/>
      </w:pPr>
      <w:r w:rsidDel="00000000" w:rsidR="00000000" w:rsidRPr="00000000">
        <w:rPr>
          <w:rtl w:val="0"/>
        </w:rPr>
        <w:t xml:space="preserve">========================================================================</w:t>
      </w:r>
    </w:p>
    <w:p w:rsidR="00000000" w:rsidDel="00000000" w:rsidP="00000000" w:rsidRDefault="00000000" w:rsidRPr="00000000" w14:paraId="00000F49">
      <w:pPr>
        <w:rPr/>
      </w:pPr>
      <w:r w:rsidDel="00000000" w:rsidR="00000000" w:rsidRPr="00000000">
        <w:rPr>
          <w:rtl w:val="0"/>
        </w:rPr>
        <w:t xml:space="preserve">===================================</w:t>
      </w:r>
    </w:p>
    <w:p w:rsidR="00000000" w:rsidDel="00000000" w:rsidP="00000000" w:rsidRDefault="00000000" w:rsidRPr="00000000" w14:paraId="00000F4A">
      <w:pPr>
        <w:rPr/>
      </w:pPr>
      <w:r w:rsidDel="00000000" w:rsidR="00000000" w:rsidRPr="00000000">
        <w:rPr>
          <w:rFonts w:ascii="Arial Unicode MS" w:cs="Arial Unicode MS" w:eastAsia="Arial Unicode MS" w:hAnsi="Arial Unicode MS"/>
          <w:rtl w:val="0"/>
        </w:rPr>
        <w:t xml:space="preserve">조준불가(-1):</w:t>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4C">
      <w:pPr>
        <w:rPr/>
      </w:pPr>
      <w:r w:rsidDel="00000000" w:rsidR="00000000" w:rsidRPr="00000000">
        <w:rPr>
          <w:rFonts w:ascii="Arial Unicode MS" w:cs="Arial Unicode MS" w:eastAsia="Arial Unicode MS" w:hAnsi="Arial Unicode MS"/>
          <w:rtl w:val="0"/>
        </w:rPr>
        <w:t xml:space="preserve">설명: 당신은 원거리 공격에 "제로 포인트"를 제공할 수 없습니다.</w:t>
      </w:r>
    </w:p>
    <w:p w:rsidR="00000000" w:rsidDel="00000000" w:rsidP="00000000" w:rsidRDefault="00000000" w:rsidRPr="00000000" w14:paraId="00000F4D">
      <w:pPr>
        <w:rPr/>
      </w:pPr>
      <w:r w:rsidDel="00000000" w:rsidR="00000000" w:rsidRPr="00000000">
        <w:rPr>
          <w:rFonts w:ascii="Arial Unicode MS" w:cs="Arial Unicode MS" w:eastAsia="Arial Unicode MS" w:hAnsi="Arial Unicode MS"/>
          <w:rtl w:val="0"/>
        </w:rPr>
        <w:t xml:space="preserve">정상적으로 조준할 수는 있지만, 조준 가치를 얻을 수 없습니다. 하지만 여전히 조준 라운드 수는 계산합니다.</w:t>
      </w:r>
    </w:p>
    <w:p w:rsidR="00000000" w:rsidDel="00000000" w:rsidP="00000000" w:rsidRDefault="00000000" w:rsidRPr="00000000" w14:paraId="00000F4E">
      <w:pPr>
        <w:rPr/>
      </w:pPr>
      <w:r w:rsidDel="00000000" w:rsidR="00000000" w:rsidRPr="00000000">
        <w:rPr>
          <w:rFonts w:ascii="Arial Unicode MS" w:cs="Arial Unicode MS" w:eastAsia="Arial Unicode MS" w:hAnsi="Arial Unicode MS"/>
          <w:rtl w:val="0"/>
        </w:rPr>
        <w:t xml:space="preserve">주의할 점은 조준 가치를 얻을 수 없기 때문에 조준 가치로 발동하거나 전환하는 유사 능력도 사용할 수 없다는 것입니다.</w:t>
      </w:r>
    </w:p>
    <w:p w:rsidR="00000000" w:rsidDel="00000000" w:rsidP="00000000" w:rsidRDefault="00000000" w:rsidRPr="00000000" w14:paraId="00000F4F">
      <w:pPr>
        <w:rPr/>
      </w:pPr>
      <w:r w:rsidDel="00000000" w:rsidR="00000000" w:rsidRPr="00000000">
        <w:rPr>
          <w:rtl w:val="0"/>
        </w:rPr>
        <w:t xml:space="preserve">========================================================================</w:t>
      </w:r>
    </w:p>
    <w:p w:rsidR="00000000" w:rsidDel="00000000" w:rsidP="00000000" w:rsidRDefault="00000000" w:rsidRPr="00000000" w14:paraId="00000F50">
      <w:pPr>
        <w:rPr/>
      </w:pPr>
      <w:r w:rsidDel="00000000" w:rsidR="00000000" w:rsidRPr="00000000">
        <w:rPr>
          <w:rtl w:val="0"/>
        </w:rPr>
        <w:t xml:space="preserve">===================================</w:t>
      </w:r>
    </w:p>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벙어리(-2)</w:t>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설명: 당신은 어떤 이유로 말을 할 수 없게 되었습니다.</w:t>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효과: 언어가 필요한 능력을 사용할 수 없습니다. 언어를 사용하는 시전 판정, 표현-노래 등이 포함됩니다.  </w:t>
      </w:r>
    </w:p>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특수: 윤회지경으로 이 결함을 수리할 수 있으며, 이는 200점이 소모됩니다.</w:t>
      </w:r>
    </w:p>
    <w:p w:rsidR="00000000" w:rsidDel="00000000" w:rsidP="00000000" w:rsidRDefault="00000000" w:rsidRPr="00000000" w14:paraId="00000F56">
      <w:pPr>
        <w:rPr/>
      </w:pPr>
      <w:r w:rsidDel="00000000" w:rsidR="00000000" w:rsidRPr="00000000">
        <w:rPr>
          <w:rtl w:val="0"/>
        </w:rPr>
        <w:t xml:space="preserve">========================================================================</w:t>
      </w:r>
    </w:p>
    <w:p w:rsidR="00000000" w:rsidDel="00000000" w:rsidP="00000000" w:rsidRDefault="00000000" w:rsidRPr="00000000" w14:paraId="00000F57">
      <w:pPr>
        <w:rPr/>
      </w:pPr>
      <w:r w:rsidDel="00000000" w:rsidR="00000000" w:rsidRPr="00000000">
        <w:rPr>
          <w:rtl w:val="0"/>
        </w:rPr>
        <w:t xml:space="preserve">===================================</w:t>
      </w:r>
    </w:p>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소인 체격(-3):</w:t>
      </w:r>
    </w:p>
    <w:p w:rsidR="00000000" w:rsidDel="00000000" w:rsidP="00000000" w:rsidRDefault="00000000" w:rsidRPr="00000000" w14:paraId="00000F59">
      <w:pPr>
        <w:rPr/>
      </w:pPr>
      <w:r w:rsidDel="00000000" w:rsidR="00000000" w:rsidRPr="00000000">
        <w:rPr>
          <w:rFonts w:ascii="Arial Unicode MS" w:cs="Arial Unicode MS" w:eastAsia="Arial Unicode MS" w:hAnsi="Arial Unicode MS"/>
          <w:rtl w:val="0"/>
        </w:rPr>
        <w:t xml:space="preserve">전제: "거대 체격" 전공을 가질 수 없으며, 이 결함을 선택한 후에는 전공에서 "거대 체격" 전공을 선택할 수 없습니다.</w:t>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F5B">
      <w:pPr>
        <w:rPr/>
      </w:pPr>
      <w:r w:rsidDel="00000000" w:rsidR="00000000" w:rsidRPr="00000000">
        <w:rPr>
          <w:rFonts w:ascii="Arial Unicode MS" w:cs="Arial Unicode MS" w:eastAsia="Arial Unicode MS" w:hAnsi="Arial Unicode MS"/>
          <w:rtl w:val="0"/>
        </w:rPr>
        <w:t xml:space="preserve">설명: 당신의 체격이 왜소하고 작습니다.</w:t>
      </w:r>
    </w:p>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체형이 소형(체적 3)으로 감소하며, 이는 생명력 조정과 기본 속도 조정에 동기화됩니다.</w:t>
      </w:r>
    </w:p>
    <w:p w:rsidR="00000000" w:rsidDel="00000000" w:rsidP="00000000" w:rsidRDefault="00000000" w:rsidRPr="00000000" w14:paraId="00000F5D">
      <w:pPr>
        <w:rPr/>
      </w:pPr>
      <w:r w:rsidDel="00000000" w:rsidR="00000000" w:rsidRPr="00000000">
        <w:rPr>
          <w:rtl w:val="0"/>
        </w:rPr>
        <w:t xml:space="preserve">========================================================================</w:t>
      </w:r>
    </w:p>
    <w:p w:rsidR="00000000" w:rsidDel="00000000" w:rsidP="00000000" w:rsidRDefault="00000000" w:rsidRPr="00000000" w14:paraId="00000F5E">
      <w:pPr>
        <w:rPr/>
      </w:pPr>
      <w:r w:rsidDel="00000000" w:rsidR="00000000" w:rsidRPr="00000000">
        <w:rPr>
          <w:rtl w:val="0"/>
        </w:rPr>
        <w:t xml:space="preserve">===================================</w:t>
      </w:r>
    </w:p>
    <w:p w:rsidR="00000000" w:rsidDel="00000000" w:rsidP="00000000" w:rsidRDefault="00000000" w:rsidRPr="00000000" w14:paraId="00000F5F">
      <w:pPr>
        <w:rPr/>
      </w:pPr>
      <w:r w:rsidDel="00000000" w:rsidR="00000000" w:rsidRPr="00000000">
        <w:rPr>
          <w:rFonts w:ascii="Arial Unicode MS" w:cs="Arial Unicode MS" w:eastAsia="Arial Unicode MS" w:hAnsi="Arial Unicode MS"/>
          <w:rtl w:val="0"/>
        </w:rPr>
        <w:t xml:space="preserve">자가치유장애(-3):</w:t>
      </w:r>
    </w:p>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전제: 이 결함을 선택하면 자연 회복 속도를 높이는 전공이나 천부를 얻을 수 없습니다.</w:t>
      </w:r>
    </w:p>
    <w:p w:rsidR="00000000" w:rsidDel="00000000" w:rsidP="00000000" w:rsidRDefault="00000000" w:rsidRPr="00000000" w14:paraId="00000F61">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설명: 질병이나 다른 이유로 당신의 몸에는 자가치유 능력이 거의 없습니다. 방치하면 손가락의 작은 상처조차 평생 함께할 수 있습니다.</w:t>
      </w:r>
    </w:p>
    <w:p w:rsidR="00000000" w:rsidDel="00000000" w:rsidP="00000000" w:rsidRDefault="00000000" w:rsidRPr="00000000" w14:paraId="00000F63">
      <w:pPr>
        <w:rPr/>
      </w:pPr>
      <w:r w:rsidDel="00000000" w:rsidR="00000000" w:rsidRPr="00000000">
        <w:rPr>
          <w:rFonts w:ascii="Arial Unicode MS" w:cs="Arial Unicode MS" w:eastAsia="Arial Unicode MS" w:hAnsi="Arial Unicode MS"/>
          <w:rtl w:val="0"/>
        </w:rPr>
        <w:t xml:space="preserve">자연 회복 주기가 두 배로 증가합니다(이는 정상적인 단기 휴식이나 장기 휴식 후 기본 혜택의 절반만 얻을 수 있음을 의미합니다. 이는 에너지 풀 회복, 쿨타임 회복 등 다른 단기 휴식과 장기 휴식으로 인한 혜택에는 영향을 주지 않습니다).</w:t>
      </w:r>
    </w:p>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유사한 능력이 여러 개 있다면 효과가 누적됩니다(예: 한 번의 효과 감소로 단기 휴식 회복이 1/2이 되고, 두 번의 효과 감소로 단기 휴식 회복이 1/4이 됨).</w:t>
      </w:r>
    </w:p>
    <w:p w:rsidR="00000000" w:rsidDel="00000000" w:rsidP="00000000" w:rsidRDefault="00000000" w:rsidRPr="00000000" w14:paraId="00000F65">
      <w:pPr>
        <w:rPr/>
      </w:pPr>
      <w:r w:rsidDel="00000000" w:rsidR="00000000" w:rsidRPr="00000000">
        <w:rPr>
          <w:rFonts w:ascii="Arial Unicode MS" w:cs="Arial Unicode MS" w:eastAsia="Arial Unicode MS" w:hAnsi="Arial Unicode MS"/>
          <w:rtl w:val="0"/>
        </w:rPr>
        <w:t xml:space="preserve">회복 가속 능력이 있다면 효과가 상쇄됩니다(예: 한 번의 효과 감소와 한 번의 회복 배가가 있다면 아무 일도 일어나지 않음).</w:t>
      </w:r>
    </w:p>
    <w:p w:rsidR="00000000" w:rsidDel="00000000" w:rsidP="00000000" w:rsidRDefault="00000000" w:rsidRPr="00000000" w14:paraId="00000F66">
      <w:pPr>
        <w:rPr/>
      </w:pPr>
      <w:r w:rsidDel="00000000" w:rsidR="00000000" w:rsidRPr="00000000">
        <w:rPr>
          <w:rFonts w:ascii="Arial Unicode MS" w:cs="Arial Unicode MS" w:eastAsia="Arial Unicode MS" w:hAnsi="Arial Unicode MS"/>
          <w:rtl w:val="0"/>
        </w:rPr>
        <w:t xml:space="preserve">동시에 물품에서 오지 않은 모든 신속 의료 능력이 1점 감소하며, 여러 개의 신속 의료 능력이 있다면 모두 1점씩 감소합니다.</w:t>
      </w:r>
    </w:p>
    <w:p w:rsidR="00000000" w:rsidDel="00000000" w:rsidP="00000000" w:rsidRDefault="00000000" w:rsidRPr="00000000" w14:paraId="00000F67">
      <w:pPr>
        <w:rPr/>
      </w:pPr>
      <w:r w:rsidDel="00000000" w:rsidR="00000000" w:rsidRPr="00000000">
        <w:rPr>
          <w:rtl w:val="0"/>
        </w:rPr>
        <w:t xml:space="preserve">========================================================================</w:t>
      </w:r>
    </w:p>
    <w:p w:rsidR="00000000" w:rsidDel="00000000" w:rsidP="00000000" w:rsidRDefault="00000000" w:rsidRPr="00000000" w14:paraId="00000F68">
      <w:pPr>
        <w:rPr/>
      </w:pPr>
      <w:r w:rsidDel="00000000" w:rsidR="00000000" w:rsidRPr="00000000">
        <w:rPr>
          <w:rtl w:val="0"/>
        </w:rPr>
        <w:t xml:space="preserve">===================================</w:t>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응고장애(-5):</w:t>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5레벨:</w:t>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설명: 당신은 부상을 입으면 피가 멈추지 않고 계속 흐릅니다.</w:t>
      </w:r>
    </w:p>
    <w:p w:rsidR="00000000" w:rsidDel="00000000" w:rsidP="00000000" w:rsidRDefault="00000000" w:rsidRPr="00000000" w14:paraId="00000F6C">
      <w:pPr>
        <w:rPr/>
      </w:pPr>
      <w:r w:rsidDel="00000000" w:rsidR="00000000" w:rsidRPr="00000000">
        <w:rPr>
          <w:rFonts w:ascii="Arial Unicode MS" w:cs="Arial Unicode MS" w:eastAsia="Arial Unicode MS" w:hAnsi="Arial Unicode MS"/>
          <w:rtl w:val="0"/>
        </w:rPr>
        <w:t xml:space="preserve">피해를 받을 때마다 받은 피해량만큼의 중첩되지 않는 출혈 점수를 얻으며, 출혈 점수를 제거하는 데 원래의 두 배가 걸립니다. 이는 출혈 점수를 제거할 때 원래 1점의 성공 수로 1점을 낮출 수 있었다면, 이제는 2점의 성공 수가 필요함을 의미합니다.</w:t>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설명: 이는 제거 난이도에만 영향을 주며, 획득 시의 내성 판정에는 영향을 주지 않습니다.</w:t>
      </w:r>
    </w:p>
    <w:p w:rsidR="00000000" w:rsidDel="00000000" w:rsidP="00000000" w:rsidRDefault="00000000" w:rsidRPr="00000000" w14:paraId="00000F6E">
      <w:pPr>
        <w:rPr/>
      </w:pPr>
      <w:r w:rsidDel="00000000" w:rsidR="00000000" w:rsidRPr="00000000">
        <w:rPr>
          <w:rtl w:val="0"/>
        </w:rPr>
        <w:t xml:space="preserve">========================================================================</w:t>
      </w:r>
    </w:p>
    <w:p w:rsidR="00000000" w:rsidDel="00000000" w:rsidP="00000000" w:rsidRDefault="00000000" w:rsidRPr="00000000" w14:paraId="00000F6F">
      <w:pPr>
        <w:rPr/>
      </w:pPr>
      <w:r w:rsidDel="00000000" w:rsidR="00000000" w:rsidRPr="00000000">
        <w:rPr>
          <w:rtl w:val="0"/>
        </w:rPr>
        <w:t xml:space="preserve">===================================</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근친 유전(-1):</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설명: 순수 혈통은 고귀함의 대명사이지만, 유전병이기도 합니다.</w:t>
      </w:r>
    </w:p>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당신이 얻는 모든 질병과 독소에 대한 면역 효과가 1레벨씩 감소합니다. 원래 지선 레벨이 없는 것은 직접 사라집니다.</w:t>
      </w:r>
    </w:p>
    <w:p w:rsidR="00000000" w:rsidDel="00000000" w:rsidP="00000000" w:rsidRDefault="00000000" w:rsidRPr="00000000" w14:paraId="00000F74">
      <w:pPr>
        <w:rPr/>
      </w:pPr>
      <w:r w:rsidDel="00000000" w:rsidR="00000000" w:rsidRPr="00000000">
        <w:rPr>
          <w:rtl w:val="0"/>
        </w:rPr>
        <w:t xml:space="preserve">========================================================================</w:t>
      </w:r>
    </w:p>
    <w:p w:rsidR="00000000" w:rsidDel="00000000" w:rsidP="00000000" w:rsidRDefault="00000000" w:rsidRPr="00000000" w14:paraId="00000F75">
      <w:pPr>
        <w:rPr/>
      </w:pPr>
      <w:r w:rsidDel="00000000" w:rsidR="00000000" w:rsidRPr="00000000">
        <w:rPr>
          <w:rtl w:val="0"/>
        </w:rPr>
        <w:t xml:space="preserve">===================================</w:t>
      </w:r>
    </w:p>
    <w:p w:rsidR="00000000" w:rsidDel="00000000" w:rsidP="00000000" w:rsidRDefault="00000000" w:rsidRPr="00000000" w14:paraId="00000F76">
      <w:pPr>
        <w:rPr/>
      </w:pPr>
      <w:r w:rsidDel="00000000" w:rsidR="00000000" w:rsidRPr="00000000">
        <w:rPr>
          <w:rFonts w:ascii="Arial Unicode MS" w:cs="Arial Unicode MS" w:eastAsia="Arial Unicode MS" w:hAnsi="Arial Unicode MS"/>
          <w:rtl w:val="0"/>
        </w:rPr>
        <w:t xml:space="preserve">평평한 가슴(-0):</w:t>
      </w:r>
    </w:p>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전제: 여성만 이 결함을 선택할 수 있습니다. 이 결함은 "풍만한 가슴"과 공존할 수 없습니다.</w:t>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0레벨:</w:t>
      </w:r>
    </w:p>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설명: 당신의 가슴 사이즈는 A컵 이하로 고정됩니다.</w:t>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누군가 의도적으로나 무의식적으로 당신의 컵 사이즈를 언급할 때마다, 당신은 해당 장면에서 모든 판정에 1DP 감소를 받습니다. </w:t>
      </w:r>
    </w:p>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특별히 당신의 감지 범위 내에 풍만한 가슴 천부를 가진 여성이 존재하기만 해도 당신의 모든 판정에 추가로 1DP 감소를 받습니다.</w:t>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특수: 당신의 외관 시각 효과가 인간형일 때만 이 결함의 영향을 받습니다. 당신이 어떤 능력으로 이 결함의 영향을 제거할 때(가슴 확대 수술, 변형술, 전신 밀폐형 갑옷 착용 등 포함)는 이 결함을 무시할 수 있지만, 동시에 동명의 천부로 인한 모든 보정을 잃습니다.</w:t>
      </w:r>
    </w:p>
    <w:p w:rsidR="00000000" w:rsidDel="00000000" w:rsidP="00000000" w:rsidRDefault="00000000" w:rsidRPr="00000000" w14:paraId="00000F7D">
      <w:pPr>
        <w:rPr/>
      </w:pPr>
      <w:r w:rsidDel="00000000" w:rsidR="00000000" w:rsidRPr="00000000">
        <w:rPr>
          <w:rtl w:val="0"/>
        </w:rPr>
        <w:t xml:space="preserve">========================================================================</w:t>
      </w:r>
    </w:p>
    <w:p w:rsidR="00000000" w:rsidDel="00000000" w:rsidP="00000000" w:rsidRDefault="00000000" w:rsidRPr="00000000" w14:paraId="00000F7E">
      <w:pPr>
        <w:rPr/>
      </w:pPr>
      <w:r w:rsidDel="00000000" w:rsidR="00000000" w:rsidRPr="00000000">
        <w:rPr>
          <w:rtl w:val="0"/>
        </w:rPr>
        <w:t xml:space="preserve">===================================</w:t>
      </w:r>
    </w:p>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풍만한 가슴(-0):</w:t>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전제: 여성만 이 결함을 선택할 수 있습니다. 이 결함은 "평평한 가슴"과 공존할 수 없습니다.</w:t>
      </w:r>
    </w:p>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0레벨:</w:t>
      </w:r>
    </w:p>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설명: 당신의 가슴 사이즈는 D컵 이상으로 고정됩니다.</w:t>
      </w:r>
    </w:p>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기본 방어력을 1점 잃고, 반사 판정에 1DP 감소를 받습니다.</w:t>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특수: 당신의 외관 시각 효과가 인간형일 때만 이 결함의 영향을 받습니다. 당신이 어떤 능력으로 이 결함의 영향을 제거할 때(가슴 확대 수술, 변형술, 전신 밀폐형 갑옷 착용 등 포함)는 이 결함을 무시할 수 있지만, 동시에 동명의 천부로 인한 모든 보정을 잃습니다.</w:t>
      </w:r>
    </w:p>
    <w:p w:rsidR="00000000" w:rsidDel="00000000" w:rsidP="00000000" w:rsidRDefault="00000000" w:rsidRPr="00000000" w14:paraId="00000F85">
      <w:pPr>
        <w:rPr/>
      </w:pPr>
      <w:r w:rsidDel="00000000" w:rsidR="00000000" w:rsidRPr="00000000">
        <w:rPr>
          <w:rtl w:val="0"/>
        </w:rPr>
        <w:t xml:space="preserve">========================================================================</w:t>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정신류 결함:</w:t>
      </w:r>
    </w:p>
    <w:p w:rsidR="00000000" w:rsidDel="00000000" w:rsidP="00000000" w:rsidRDefault="00000000" w:rsidRPr="00000000" w14:paraId="00000F88">
      <w:pPr>
        <w:rPr/>
      </w:pPr>
      <w:r w:rsidDel="00000000" w:rsidR="00000000" w:rsidRPr="00000000">
        <w:rPr>
          <w:rtl w:val="0"/>
        </w:rPr>
        <w:t xml:space="preserve">========================================================================</w:t>
      </w:r>
    </w:p>
    <w:p w:rsidR="00000000" w:rsidDel="00000000" w:rsidP="00000000" w:rsidRDefault="00000000" w:rsidRPr="00000000" w14:paraId="00000F89">
      <w:pPr>
        <w:rPr/>
      </w:pPr>
      <w:r w:rsidDel="00000000" w:rsidR="00000000" w:rsidRPr="00000000">
        <w:rPr>
          <w:rtl w:val="0"/>
        </w:rPr>
        <w:t xml:space="preserve">===================================</w:t>
      </w:r>
    </w:p>
    <w:p w:rsidR="00000000" w:rsidDel="00000000" w:rsidP="00000000" w:rsidRDefault="00000000" w:rsidRPr="00000000" w14:paraId="00000F8A">
      <w:pPr>
        <w:rPr/>
      </w:pPr>
      <w:r w:rsidDel="00000000" w:rsidR="00000000" w:rsidRPr="00000000">
        <w:rPr>
          <w:rFonts w:ascii="Arial Unicode MS" w:cs="Arial Unicode MS" w:eastAsia="Arial Unicode MS" w:hAnsi="Arial Unicode MS"/>
          <w:rtl w:val="0"/>
        </w:rPr>
        <w:t xml:space="preserve">폭식(-2):</w:t>
      </w:r>
    </w:p>
    <w:p w:rsidR="00000000" w:rsidDel="00000000" w:rsidP="00000000" w:rsidRDefault="00000000" w:rsidRPr="00000000" w14:paraId="00000F8B">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설명: 이 결함은 당신을 극도로 탐식하게 만듭니다. 가능하다면 당신은 신체에 필요한 양을 훨씬 초과하는 음식을 먹을 것입니다. 당신은 결코 식사를 거르고 싶어 하지 않습니다.</w:t>
      </w:r>
    </w:p>
    <w:p w:rsidR="00000000" w:rsidDel="00000000" w:rsidP="00000000" w:rsidRDefault="00000000" w:rsidRPr="00000000" w14:paraId="00000F8D">
      <w:pPr>
        <w:rPr/>
      </w:pPr>
      <w:r w:rsidDel="00000000" w:rsidR="00000000" w:rsidRPr="00000000">
        <w:rPr>
          <w:rFonts w:ascii="Arial Unicode MS" w:cs="Arial Unicode MS" w:eastAsia="Arial Unicode MS" w:hAnsi="Arial Unicode MS"/>
          <w:rtl w:val="0"/>
        </w:rPr>
        <w:t xml:space="preserve">당신은 매일 세 사람 분량의 음식을 먹어야 하며, 단기 휴식이나 장기 휴식 후 한 시간 동안은 폭식으로 인해 모든 판정에 1DP 감소를 받습니다.</w:t>
      </w:r>
    </w:p>
    <w:p w:rsidR="00000000" w:rsidDel="00000000" w:rsidP="00000000" w:rsidRDefault="00000000" w:rsidRPr="00000000" w14:paraId="00000F8E">
      <w:pPr>
        <w:rPr/>
      </w:pPr>
      <w:r w:rsidDel="00000000" w:rsidR="00000000" w:rsidRPr="00000000">
        <w:rPr>
          <w:rFonts w:ascii="Arial Unicode MS" w:cs="Arial Unicode MS" w:eastAsia="Arial Unicode MS" w:hAnsi="Arial Unicode MS"/>
          <w:rtl w:val="0"/>
        </w:rPr>
        <w:t xml:space="preserve">또한 음식과 같은 유혹에 직면했을 때 먹지 않으려고 한다면, 대항 판정에서 성공 수의 절반을 잃습니다.</w:t>
      </w:r>
    </w:p>
    <w:p w:rsidR="00000000" w:rsidDel="00000000" w:rsidP="00000000" w:rsidRDefault="00000000" w:rsidRPr="00000000" w14:paraId="00000F8F">
      <w:pPr>
        <w:rPr/>
      </w:pPr>
      <w:r w:rsidDel="00000000" w:rsidR="00000000" w:rsidRPr="00000000">
        <w:rPr>
          <w:rtl w:val="0"/>
        </w:rPr>
        <w:t xml:space="preserve">========================================================================</w:t>
      </w:r>
    </w:p>
    <w:p w:rsidR="00000000" w:rsidDel="00000000" w:rsidP="00000000" w:rsidRDefault="00000000" w:rsidRPr="00000000" w14:paraId="00000F90">
      <w:pPr>
        <w:rPr/>
      </w:pPr>
      <w:r w:rsidDel="00000000" w:rsidR="00000000" w:rsidRPr="00000000">
        <w:rPr>
          <w:rtl w:val="0"/>
        </w:rPr>
        <w:t xml:space="preserve">===================================</w:t>
      </w:r>
    </w:p>
    <w:p w:rsidR="00000000" w:rsidDel="00000000" w:rsidP="00000000" w:rsidRDefault="00000000" w:rsidRPr="00000000" w14:paraId="00000F91">
      <w:pPr>
        <w:rPr/>
      </w:pPr>
      <w:r w:rsidDel="00000000" w:rsidR="00000000" w:rsidRPr="00000000">
        <w:rPr>
          <w:rFonts w:ascii="Arial Unicode MS" w:cs="Arial Unicode MS" w:eastAsia="Arial Unicode MS" w:hAnsi="Arial Unicode MS"/>
          <w:rtl w:val="0"/>
        </w:rPr>
        <w:t xml:space="preserve">전파계(-1):</w:t>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설명: 당신은 그냥 걸어 다니는 유해 전파 발신탑입니다. 아무도 당신의 사고방식을 따라잡을 수 없습니다.</w:t>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모든 교류계 기능의 관련 판정에 1DP 감소를 받습니다.</w:t>
      </w:r>
    </w:p>
    <w:p w:rsidR="00000000" w:rsidDel="00000000" w:rsidP="00000000" w:rsidRDefault="00000000" w:rsidRPr="00000000" w14:paraId="00000F95">
      <w:pPr>
        <w:rPr/>
      </w:pPr>
      <w:r w:rsidDel="00000000" w:rsidR="00000000" w:rsidRPr="00000000">
        <w:rPr>
          <w:rtl w:val="0"/>
        </w:rPr>
        <w:t xml:space="preserve">========================================================================</w:t>
      </w:r>
    </w:p>
    <w:p w:rsidR="00000000" w:rsidDel="00000000" w:rsidP="00000000" w:rsidRDefault="00000000" w:rsidRPr="00000000" w14:paraId="00000F96">
      <w:pPr>
        <w:rPr/>
      </w:pPr>
      <w:r w:rsidDel="00000000" w:rsidR="00000000" w:rsidRPr="00000000">
        <w:rPr>
          <w:rtl w:val="0"/>
        </w:rPr>
        <w:t xml:space="preserve">===================================</w:t>
      </w:r>
    </w:p>
    <w:p w:rsidR="00000000" w:rsidDel="00000000" w:rsidP="00000000" w:rsidRDefault="00000000" w:rsidRPr="00000000" w14:paraId="00000F97">
      <w:pPr>
        <w:rPr/>
      </w:pPr>
      <w:r w:rsidDel="00000000" w:rsidR="00000000" w:rsidRPr="00000000">
        <w:rPr>
          <w:rFonts w:ascii="Arial Unicode MS" w:cs="Arial Unicode MS" w:eastAsia="Arial Unicode MS" w:hAnsi="Arial Unicode MS"/>
          <w:rtl w:val="0"/>
        </w:rPr>
        <w:t xml:space="preserve">공기 친구(-2):</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F99">
      <w:pPr>
        <w:rPr/>
      </w:pPr>
      <w:r w:rsidDel="00000000" w:rsidR="00000000" w:rsidRPr="00000000">
        <w:rPr>
          <w:rFonts w:ascii="Arial Unicode MS" w:cs="Arial Unicode MS" w:eastAsia="Arial Unicode MS" w:hAnsi="Arial Unicode MS"/>
          <w:rtl w:val="0"/>
        </w:rPr>
        <w:t xml:space="preserve">설명: 당신에게는 공기 친구가 있어서 자주 그에게 말을 겁니다. 매주 그에게 50원을 주기까지 합니다.</w:t>
      </w:r>
    </w:p>
    <w:p w:rsidR="00000000" w:rsidDel="00000000" w:rsidP="00000000" w:rsidRDefault="00000000" w:rsidRPr="00000000" w14:paraId="00000F9A">
      <w:pPr>
        <w:rPr/>
      </w:pPr>
      <w:r w:rsidDel="00000000" w:rsidR="00000000" w:rsidRPr="00000000">
        <w:rPr>
          <w:rFonts w:ascii="Arial Unicode MS" w:cs="Arial Unicode MS" w:eastAsia="Arial Unicode MS" w:hAnsi="Arial Unicode MS"/>
          <w:rtl w:val="0"/>
        </w:rPr>
        <w:t xml:space="preserve">당신은 너무 비참해서 모든 사람이 당신을 경멸하며, 당신과 교류계 관련 판정을 할 때 2DP의 완벽 보정을 얻을 수 있습니다.</w:t>
      </w:r>
    </w:p>
    <w:p w:rsidR="00000000" w:rsidDel="00000000" w:rsidP="00000000" w:rsidRDefault="00000000" w:rsidRPr="00000000" w14:paraId="00000F9B">
      <w:pPr>
        <w:rPr/>
      </w:pPr>
      <w:r w:rsidDel="00000000" w:rsidR="00000000" w:rsidRPr="00000000">
        <w:rPr>
          <w:rtl w:val="0"/>
        </w:rPr>
        <w:t xml:space="preserve">========================================================================</w:t>
      </w:r>
    </w:p>
    <w:p w:rsidR="00000000" w:rsidDel="00000000" w:rsidP="00000000" w:rsidRDefault="00000000" w:rsidRPr="00000000" w14:paraId="00000F9C">
      <w:pPr>
        <w:rPr/>
      </w:pPr>
      <w:r w:rsidDel="00000000" w:rsidR="00000000" w:rsidRPr="00000000">
        <w:rPr>
          <w:rtl w:val="0"/>
        </w:rPr>
        <w:t xml:space="preserve">===================================</w:t>
      </w:r>
    </w:p>
    <w:p w:rsidR="00000000" w:rsidDel="00000000" w:rsidP="00000000" w:rsidRDefault="00000000" w:rsidRPr="00000000" w14:paraId="00000F9D">
      <w:pPr>
        <w:rPr/>
      </w:pPr>
      <w:r w:rsidDel="00000000" w:rsidR="00000000" w:rsidRPr="00000000">
        <w:rPr>
          <w:rFonts w:ascii="Arial Unicode MS" w:cs="Arial Unicode MS" w:eastAsia="Arial Unicode MS" w:hAnsi="Arial Unicode MS"/>
          <w:rtl w:val="0"/>
        </w:rPr>
        <w:t xml:space="preserve">건망증(-1):</w:t>
      </w:r>
    </w:p>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9F">
      <w:pPr>
        <w:rPr/>
      </w:pPr>
      <w:r w:rsidDel="00000000" w:rsidR="00000000" w:rsidRPr="00000000">
        <w:rPr>
          <w:rFonts w:ascii="Arial Unicode MS" w:cs="Arial Unicode MS" w:eastAsia="Arial Unicode MS" w:hAnsi="Arial Unicode MS"/>
          <w:rtl w:val="0"/>
        </w:rPr>
        <w:t xml:space="preserve">설명: 당신은 부주의하여 중요한 물건을 잃어버리기 쉽습니다.</w:t>
      </w:r>
    </w:p>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1시간 이상 머물렀던 장소를 떠날 때마다 1D10을 굴려야 하는데, 이는 판정이 아닙니다. 결과가 10이 아니라면 무작위로 물품 하나를 잃어버립니다(지갑 전체는 하나의 물체로 간주). 무기, 갑옷 등 착용한 물품은 잃어버리지 않으며, 탈것도 그렇지만 캡슐로 변한 탈것은 잃어버립니다.</w:t>
      </w:r>
    </w:p>
    <w:p w:rsidR="00000000" w:rsidDel="00000000" w:rsidP="00000000" w:rsidRDefault="00000000" w:rsidRPr="00000000" w14:paraId="00000FA1">
      <w:pPr>
        <w:rPr/>
      </w:pPr>
      <w:r w:rsidDel="00000000" w:rsidR="00000000" w:rsidRPr="00000000">
        <w:rPr>
          <w:rtl w:val="0"/>
        </w:rPr>
        <w:t xml:space="preserve">========================================================================</w:t>
      </w:r>
    </w:p>
    <w:p w:rsidR="00000000" w:rsidDel="00000000" w:rsidP="00000000" w:rsidRDefault="00000000" w:rsidRPr="00000000" w14:paraId="00000FA2">
      <w:pPr>
        <w:rPr/>
      </w:pPr>
      <w:r w:rsidDel="00000000" w:rsidR="00000000" w:rsidRPr="00000000">
        <w:rPr>
          <w:rtl w:val="0"/>
        </w:rPr>
        <w:t xml:space="preserve">===================================</w:t>
      </w:r>
    </w:p>
    <w:p w:rsidR="00000000" w:rsidDel="00000000" w:rsidP="00000000" w:rsidRDefault="00000000" w:rsidRPr="00000000" w14:paraId="00000FA3">
      <w:pPr>
        <w:rPr/>
      </w:pPr>
      <w:r w:rsidDel="00000000" w:rsidR="00000000" w:rsidRPr="00000000">
        <w:rPr>
          <w:rFonts w:ascii="Arial Unicode MS" w:cs="Arial Unicode MS" w:eastAsia="Arial Unicode MS" w:hAnsi="Arial Unicode MS"/>
          <w:rtl w:val="0"/>
        </w:rPr>
        <w:t xml:space="preserve">독행(-2):</w:t>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FA5">
      <w:pPr>
        <w:rPr/>
      </w:pPr>
      <w:r w:rsidDel="00000000" w:rsidR="00000000" w:rsidRPr="00000000">
        <w:rPr>
          <w:rFonts w:ascii="Arial Unicode MS" w:cs="Arial Unicode MS" w:eastAsia="Arial Unicode MS" w:hAnsi="Arial Unicode MS"/>
          <w:rtl w:val="0"/>
        </w:rPr>
        <w:t xml:space="preserve">설명: 당신은 해적, 도적 또는 동료의 등에 칼을 꽂는 것에 익숙한 유사한 환경에서 자랐습니다. 당신은 모든 일을 혼자 해결하는 데 익숙합니다. 동료의 존재는 당신을 쉽게 산만하게 만들며, 당신만의 공간이 있어야 일을 가장 잘할 수 있습니다.</w:t>
      </w:r>
    </w:p>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효과: 당신이 동료와 함께 행동할 때 모든 판정에 2DP 감소를 받습니다.</w:t>
      </w:r>
    </w:p>
    <w:p w:rsidR="00000000" w:rsidDel="00000000" w:rsidP="00000000" w:rsidRDefault="00000000" w:rsidRPr="00000000" w14:paraId="00000FA7">
      <w:pPr>
        <w:rPr/>
      </w:pPr>
      <w:r w:rsidDel="00000000" w:rsidR="00000000" w:rsidRPr="00000000">
        <w:rPr>
          <w:rFonts w:ascii="Arial Unicode MS" w:cs="Arial Unicode MS" w:eastAsia="Arial Unicode MS" w:hAnsi="Arial Unicode MS"/>
          <w:rtl w:val="0"/>
        </w:rPr>
        <w:t xml:space="preserve">특수: 이 결함은 플레이어의 집단 행동을 방해하여 파티 분리를 유발하고 스토리에 영향을 줄 수 있으며, 때로는 PC 단결에도 영향을 줄 수 있으므로 ST는 이 결함을 금지할 권리가 있습니다.</w:t>
      </w:r>
    </w:p>
    <w:p w:rsidR="00000000" w:rsidDel="00000000" w:rsidP="00000000" w:rsidRDefault="00000000" w:rsidRPr="00000000" w14:paraId="00000FA8">
      <w:pPr>
        <w:rPr/>
      </w:pPr>
      <w:r w:rsidDel="00000000" w:rsidR="00000000" w:rsidRPr="00000000">
        <w:rPr>
          <w:rtl w:val="0"/>
        </w:rPr>
        <w:t xml:space="preserve">========================================================================</w:t>
      </w:r>
    </w:p>
    <w:p w:rsidR="00000000" w:rsidDel="00000000" w:rsidP="00000000" w:rsidRDefault="00000000" w:rsidRPr="00000000" w14:paraId="00000FA9">
      <w:pPr>
        <w:rPr/>
      </w:pPr>
      <w:r w:rsidDel="00000000" w:rsidR="00000000" w:rsidRPr="00000000">
        <w:rPr>
          <w:rtl w:val="0"/>
        </w:rPr>
        <w:t xml:space="preserve">===================================</w:t>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반응 둔화(-1):</w:t>
      </w:r>
    </w:p>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AC">
      <w:pPr>
        <w:rPr/>
      </w:pPr>
      <w:r w:rsidDel="00000000" w:rsidR="00000000" w:rsidRPr="00000000">
        <w:rPr>
          <w:rFonts w:ascii="Arial Unicode MS" w:cs="Arial Unicode MS" w:eastAsia="Arial Unicode MS" w:hAnsi="Arial Unicode MS"/>
          <w:rtl w:val="0"/>
        </w:rPr>
        <w:t xml:space="preserve">설명: 당신은 위험을 감지하는 데 항상 한 박자 늦습니다.</w:t>
      </w:r>
    </w:p>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선제 판정에 3점 감소를 받습니다.</w:t>
      </w:r>
    </w:p>
    <w:p w:rsidR="00000000" w:rsidDel="00000000" w:rsidP="00000000" w:rsidRDefault="00000000" w:rsidRPr="00000000" w14:paraId="00000FAE">
      <w:pPr>
        <w:rPr/>
      </w:pPr>
      <w:r w:rsidDel="00000000" w:rsidR="00000000" w:rsidRPr="00000000">
        <w:rPr>
          <w:rtl w:val="0"/>
        </w:rPr>
        <w:t xml:space="preserve">========================================================================</w:t>
      </w:r>
    </w:p>
    <w:p w:rsidR="00000000" w:rsidDel="00000000" w:rsidP="00000000" w:rsidRDefault="00000000" w:rsidRPr="00000000" w14:paraId="00000FAF">
      <w:pPr>
        <w:rPr/>
      </w:pPr>
      <w:r w:rsidDel="00000000" w:rsidR="00000000" w:rsidRPr="00000000">
        <w:rPr>
          <w:rtl w:val="0"/>
        </w:rPr>
        <w:t xml:space="preserve">===================================</w:t>
      </w:r>
    </w:p>
    <w:p w:rsidR="00000000" w:rsidDel="00000000" w:rsidP="00000000" w:rsidRDefault="00000000" w:rsidRPr="00000000" w14:paraId="00000FB0">
      <w:pPr>
        <w:rPr/>
      </w:pPr>
      <w:r w:rsidDel="00000000" w:rsidR="00000000" w:rsidRPr="00000000">
        <w:rPr>
          <w:rFonts w:ascii="Arial Unicode MS" w:cs="Arial Unicode MS" w:eastAsia="Arial Unicode MS" w:hAnsi="Arial Unicode MS"/>
          <w:rtl w:val="0"/>
        </w:rPr>
        <w:t xml:space="preserve">감정에 치우침(-1):</w:t>
      </w:r>
    </w:p>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설명: 당신은 지나치게 감성적이라 부적절한 순간에 멍하니 있곤 합니다.</w:t>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원래 당신에게 우호적이거나 그 이상이었던 대상과 싸울 경우, 전투 중 모든 판정에 2DP 감소를 받습니다.</w:t>
      </w:r>
    </w:p>
    <w:p w:rsidR="00000000" w:rsidDel="00000000" w:rsidP="00000000" w:rsidRDefault="00000000" w:rsidRPr="00000000" w14:paraId="00000FB4">
      <w:pPr>
        <w:rPr/>
      </w:pPr>
      <w:r w:rsidDel="00000000" w:rsidR="00000000" w:rsidRPr="00000000">
        <w:rPr>
          <w:rtl w:val="0"/>
        </w:rPr>
        <w:t xml:space="preserve">========================================================================</w:t>
      </w:r>
    </w:p>
    <w:p w:rsidR="00000000" w:rsidDel="00000000" w:rsidP="00000000" w:rsidRDefault="00000000" w:rsidRPr="00000000" w14:paraId="00000FB5">
      <w:pPr>
        <w:rPr/>
      </w:pPr>
      <w:r w:rsidDel="00000000" w:rsidR="00000000" w:rsidRPr="00000000">
        <w:rPr>
          <w:rtl w:val="0"/>
        </w:rPr>
        <w:t xml:space="preserve">===================================</w:t>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오만(-1):</w:t>
      </w:r>
    </w:p>
    <w:p w:rsidR="00000000" w:rsidDel="00000000" w:rsidP="00000000" w:rsidRDefault="00000000" w:rsidRPr="00000000" w14:paraId="00000FB7">
      <w:pPr>
        <w:rPr/>
      </w:pPr>
      <w:r w:rsidDel="00000000" w:rsidR="00000000" w:rsidRPr="00000000">
        <w:rPr>
          <w:rFonts w:ascii="Arial Unicode MS" w:cs="Arial Unicode MS" w:eastAsia="Arial Unicode MS" w:hAnsi="Arial Unicode MS"/>
          <w:rtl w:val="0"/>
        </w:rPr>
        <w:t xml:space="preserve">1레벨: </w:t>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설명: 당신은 오직 당신과 비슷한 사람만이 신뢰할 만하다고 생각합니다. 당신과 다른 종족, 민족, 국적을 가진 사람들을 상당히 나쁜 태도로 대합니다.</w:t>
      </w:r>
    </w:p>
    <w:p w:rsidR="00000000" w:rsidDel="00000000" w:rsidP="00000000" w:rsidRDefault="00000000" w:rsidRPr="00000000" w14:paraId="00000FB9">
      <w:pPr>
        <w:rPr/>
      </w:pPr>
      <w:r w:rsidDel="00000000" w:rsidR="00000000" w:rsidRPr="00000000">
        <w:rPr>
          <w:rFonts w:ascii="Arial Unicode MS" w:cs="Arial Unicode MS" w:eastAsia="Arial Unicode MS" w:hAnsi="Arial Unicode MS"/>
          <w:rtl w:val="0"/>
        </w:rPr>
        <w:t xml:space="preserve">효과: 위에 해당하는 유형의 인물과 강압 외의 교류계 기능 관련 판정을 할 때 2DP 감소를 받습니다.</w:t>
      </w:r>
    </w:p>
    <w:p w:rsidR="00000000" w:rsidDel="00000000" w:rsidP="00000000" w:rsidRDefault="00000000" w:rsidRPr="00000000" w14:paraId="00000FBA">
      <w:pPr>
        <w:rPr/>
      </w:pPr>
      <w:r w:rsidDel="00000000" w:rsidR="00000000" w:rsidRPr="00000000">
        <w:rPr>
          <w:rtl w:val="0"/>
        </w:rPr>
        <w:t xml:space="preserve">========================================================================</w:t>
      </w:r>
    </w:p>
    <w:p w:rsidR="00000000" w:rsidDel="00000000" w:rsidP="00000000" w:rsidRDefault="00000000" w:rsidRPr="00000000" w14:paraId="00000FBB">
      <w:pPr>
        <w:rPr/>
      </w:pPr>
      <w:r w:rsidDel="00000000" w:rsidR="00000000" w:rsidRPr="00000000">
        <w:rPr>
          <w:rtl w:val="0"/>
        </w:rPr>
        <w:t xml:space="preserve">===================================</w:t>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고지식한 정직(-1):</w:t>
      </w:r>
    </w:p>
    <w:p w:rsidR="00000000" w:rsidDel="00000000" w:rsidP="00000000" w:rsidRDefault="00000000" w:rsidRPr="00000000" w14:paraId="00000FBD">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설명: 당신은 매우 고지식하게 법을 준수하며, 다른 사람들도 법을 지키게 하려 합니다. 법의 구속이 없는 곳에서도 여전히 "고지식하게" 법을 지켜 집에서처럼 자신의 행동을 법으로 제약합니다. 그리고 당신은 다른 사람들이 정직하다고 생각하며, 예외는 없습니다.</w:t>
      </w:r>
    </w:p>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당신이 위장 판정을 할 때 성공 수의 절반을 잃습니다.</w:t>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그리고 다음 하루 동안 모든 판정에 1DP 감소를 받습니다.</w:t>
      </w:r>
    </w:p>
    <w:p w:rsidR="00000000" w:rsidDel="00000000" w:rsidP="00000000" w:rsidRDefault="00000000" w:rsidRPr="00000000" w14:paraId="00000FC1">
      <w:pPr>
        <w:rPr/>
      </w:pPr>
      <w:r w:rsidDel="00000000" w:rsidR="00000000" w:rsidRPr="00000000">
        <w:rPr>
          <w:rtl w:val="0"/>
        </w:rPr>
        <w:t xml:space="preserve">========================================================================</w:t>
      </w:r>
    </w:p>
    <w:p w:rsidR="00000000" w:rsidDel="00000000" w:rsidP="00000000" w:rsidRDefault="00000000" w:rsidRPr="00000000" w14:paraId="00000FC2">
      <w:pPr>
        <w:rPr/>
      </w:pPr>
      <w:r w:rsidDel="00000000" w:rsidR="00000000" w:rsidRPr="00000000">
        <w:rPr>
          <w:rtl w:val="0"/>
        </w:rPr>
        <w:t xml:space="preserve">===================================</w:t>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호기심(-1):</w:t>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설명: 당신은 타고난 호기심이 많습니다. 이는 모든 사람이 가진 일반적인 호기심(예: 그 구멍에는 무엇이 있을까? UFO는 어디서 왔을까?)이 아니라 진정한 사물에 대한 탐구심입니다(예: 이 버튼을 누르면 무슨 일이 일어날까?).</w:t>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효과: 흥미롭거나 낯선 물건, 장소 등을 마주했을 때 위험할 수 있더라도 반드시 살펴보고 시도해 봅니다. 그렇게 하지 않으면 다음 하루 동안 모든 판정에 2DP 감소를 받습니다.</w:t>
      </w:r>
    </w:p>
    <w:p w:rsidR="00000000" w:rsidDel="00000000" w:rsidP="00000000" w:rsidRDefault="00000000" w:rsidRPr="00000000" w14:paraId="00000FC7">
      <w:pPr>
        <w:rPr/>
      </w:pPr>
      <w:r w:rsidDel="00000000" w:rsidR="00000000" w:rsidRPr="00000000">
        <w:rPr>
          <w:rtl w:val="0"/>
        </w:rPr>
        <w:t xml:space="preserve">========================================================================</w:t>
      </w:r>
    </w:p>
    <w:p w:rsidR="00000000" w:rsidDel="00000000" w:rsidP="00000000" w:rsidRDefault="00000000" w:rsidRPr="00000000" w14:paraId="00000FC8">
      <w:pPr>
        <w:rPr/>
      </w:pPr>
      <w:r w:rsidDel="00000000" w:rsidR="00000000" w:rsidRPr="00000000">
        <w:rPr>
          <w:rtl w:val="0"/>
        </w:rPr>
        <w:t xml:space="preserve">===================================</w:t>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응석받이(-1):</w:t>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설명: 당신은 우월한 환경에서 자랐고 폭력에 대해 아무것도 모릅니다. 그것에 적응하려면 어떤 사건을 겪어야 합니다.</w:t>
      </w:r>
    </w:p>
    <w:p w:rsidR="00000000" w:rsidDel="00000000" w:rsidP="00000000" w:rsidRDefault="00000000" w:rsidRPr="00000000" w14:paraId="00000FCC">
      <w:pPr>
        <w:rPr/>
      </w:pPr>
      <w:r w:rsidDel="00000000" w:rsidR="00000000" w:rsidRPr="00000000">
        <w:rPr>
          <w:rFonts w:ascii="Arial Unicode MS" w:cs="Arial Unicode MS" w:eastAsia="Arial Unicode MS" w:hAnsi="Arial Unicode MS"/>
          <w:rtl w:val="0"/>
        </w:rPr>
        <w:t xml:space="preserve">당신이 피해를 받으면 당신에게 피해를 준 대상에게 피할 수 없는 공포에 빠지며, 어떤 식으로든 본능 각성 판정을 할 수 없습니다.</w:t>
      </w:r>
    </w:p>
    <w:p w:rsidR="00000000" w:rsidDel="00000000" w:rsidP="00000000" w:rsidRDefault="00000000" w:rsidRPr="00000000" w14:paraId="00000FCD">
      <w:pPr>
        <w:rPr/>
      </w:pPr>
      <w:r w:rsidDel="00000000" w:rsidR="00000000" w:rsidRPr="00000000">
        <w:rPr>
          <w:rFonts w:ascii="Arial Unicode MS" w:cs="Arial Unicode MS" w:eastAsia="Arial Unicode MS" w:hAnsi="Arial Unicode MS"/>
          <w:rtl w:val="0"/>
        </w:rPr>
        <w:t xml:space="preserve">특수: 첫 번째 모험 세계가 끝나면 이 결함은 무효화됩니다.</w:t>
      </w:r>
    </w:p>
    <w:p w:rsidR="00000000" w:rsidDel="00000000" w:rsidP="00000000" w:rsidRDefault="00000000" w:rsidRPr="00000000" w14:paraId="00000FCE">
      <w:pPr>
        <w:rPr/>
      </w:pPr>
      <w:r w:rsidDel="00000000" w:rsidR="00000000" w:rsidRPr="00000000">
        <w:rPr>
          <w:rtl w:val="0"/>
        </w:rPr>
        <w:t xml:space="preserve">========================================================================</w:t>
      </w:r>
    </w:p>
    <w:p w:rsidR="00000000" w:rsidDel="00000000" w:rsidP="00000000" w:rsidRDefault="00000000" w:rsidRPr="00000000" w14:paraId="00000FCF">
      <w:pPr>
        <w:rPr/>
      </w:pPr>
      <w:r w:rsidDel="00000000" w:rsidR="00000000" w:rsidRPr="00000000">
        <w:rPr>
          <w:rtl w:val="0"/>
        </w:rPr>
        <w:t xml:space="preserve">===================================</w:t>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정신적 긴장(-1~-2):</w:t>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설명: 당신은 항상 고도로 긴장한 상태로 주변에 나타날 수 있는 위험을 경계하고 있습니다.</w:t>
      </w:r>
    </w:p>
    <w:p w:rsidR="00000000" w:rsidDel="00000000" w:rsidP="00000000" w:rsidRDefault="00000000" w:rsidRPr="00000000" w14:paraId="00000FD3">
      <w:pPr>
        <w:rPr/>
      </w:pPr>
      <w:r w:rsidDel="00000000" w:rsidR="00000000" w:rsidRPr="00000000">
        <w:rPr>
          <w:rFonts w:ascii="Arial Unicode MS" w:cs="Arial Unicode MS" w:eastAsia="Arial Unicode MS" w:hAnsi="Arial Unicode MS"/>
          <w:rtl w:val="0"/>
        </w:rPr>
        <w:t xml:space="preserve">통찰 관련 판정에 2DP 감소를 받습니다.</w:t>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FD5">
      <w:pPr>
        <w:rPr/>
      </w:pPr>
      <w:r w:rsidDel="00000000" w:rsidR="00000000" w:rsidRPr="00000000">
        <w:rPr>
          <w:rFonts w:ascii="Arial Unicode MS" w:cs="Arial Unicode MS" w:eastAsia="Arial Unicode MS" w:hAnsi="Arial Unicode MS"/>
          <w:rtl w:val="0"/>
        </w:rPr>
        <w:t xml:space="preserve">설명: 당신은 안전한 곳에 있다는 것을 알고 있어도 자신의 심리 상태를 전혀 통제할 수 없습니다.</w:t>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자연 회복 주기가 두 배로 증가합니다(이는 정상적인 단기 휴식이나 장기 휴식 후 기본 혜택의 절반만 얻을 수 있음을 의미합니다. 이는 에너지 풀 회복, 쿨타임 회복 등 다른 단기 휴식과 장기 휴식으로 인한 혜택에는 영향을 주지 않습니다).</w:t>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유사한 능력이 여러 개 있다면 효과가 누적됩니다(예: 한 번의 효과 감소로 단기 휴식 회복이 1/2이 되고, 두 번의 효과 감소로 단기 휴식 회복이 1/4이 됨).</w:t>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회복 가속 능력이 있다면 효과가 상쇄됩니다(예: 한 번의 효과 감소와 한 번의 회복 배가가 있다면 아무 일도 일어나지 않음).</w:t>
      </w:r>
    </w:p>
    <w:p w:rsidR="00000000" w:rsidDel="00000000" w:rsidP="00000000" w:rsidRDefault="00000000" w:rsidRPr="00000000" w14:paraId="00000FD9">
      <w:pPr>
        <w:rPr/>
      </w:pPr>
      <w:r w:rsidDel="00000000" w:rsidR="00000000" w:rsidRPr="00000000">
        <w:rPr>
          <w:rtl w:val="0"/>
        </w:rPr>
        <w:t xml:space="preserve">========================================================================</w:t>
      </w:r>
    </w:p>
    <w:p w:rsidR="00000000" w:rsidDel="00000000" w:rsidP="00000000" w:rsidRDefault="00000000" w:rsidRPr="00000000" w14:paraId="00000FDA">
      <w:pPr>
        <w:rPr/>
      </w:pPr>
      <w:r w:rsidDel="00000000" w:rsidR="00000000" w:rsidRPr="00000000">
        <w:rPr>
          <w:rtl w:val="0"/>
        </w:rPr>
        <w:t xml:space="preserve">===================================</w:t>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느림보(-1):</w:t>
      </w:r>
    </w:p>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DD">
      <w:pPr>
        <w:rPr/>
      </w:pPr>
      <w:r w:rsidDel="00000000" w:rsidR="00000000" w:rsidRPr="00000000">
        <w:rPr>
          <w:rFonts w:ascii="Arial Unicode MS" w:cs="Arial Unicode MS" w:eastAsia="Arial Unicode MS" w:hAnsi="Arial Unicode MS"/>
          <w:rtl w:val="0"/>
        </w:rPr>
        <w:t xml:space="preserve">설명: 당신은 급선회할 때 자주 잘못된 방향으로 돕니다.</w:t>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반사 판정에 4DP 감소를 받습니다.</w:t>
      </w:r>
    </w:p>
    <w:p w:rsidR="00000000" w:rsidDel="00000000" w:rsidP="00000000" w:rsidRDefault="00000000" w:rsidRPr="00000000" w14:paraId="00000FDF">
      <w:pPr>
        <w:rPr/>
      </w:pPr>
      <w:r w:rsidDel="00000000" w:rsidR="00000000" w:rsidRPr="00000000">
        <w:rPr>
          <w:rtl w:val="0"/>
        </w:rPr>
        <w:t xml:space="preserve">========================================================================</w:t>
      </w:r>
    </w:p>
    <w:p w:rsidR="00000000" w:rsidDel="00000000" w:rsidP="00000000" w:rsidRDefault="00000000" w:rsidRPr="00000000" w14:paraId="00000FE0">
      <w:pPr>
        <w:rPr/>
      </w:pPr>
      <w:r w:rsidDel="00000000" w:rsidR="00000000" w:rsidRPr="00000000">
        <w:rPr>
          <w:rtl w:val="0"/>
        </w:rPr>
        <w:t xml:space="preserve">===================================</w:t>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미신(-1):</w:t>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E3">
      <w:pPr>
        <w:rPr/>
      </w:pPr>
      <w:r w:rsidDel="00000000" w:rsidR="00000000" w:rsidRPr="00000000">
        <w:rPr>
          <w:rFonts w:ascii="Arial Unicode MS" w:cs="Arial Unicode MS" w:eastAsia="Arial Unicode MS" w:hAnsi="Arial Unicode MS"/>
          <w:rtl w:val="0"/>
        </w:rPr>
        <w:t xml:space="preserve">설명: 당신이 자란 환경에서는 모든 사람이 초자연적인 힘은 출처와 상관없이 위험하다고 생각합니다. 당신은 심지어 자신에게 유익한 주문조차도 믿을 수 없습니다.</w:t>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당신에게 지속 시간이 있고 무해한(증진 효과 포함) 주문의 영향을 받을 때마다(기능, 주문 등 포함) 해당 효과의 지속 시간 동안 모든 판정에 1DP 감소를 받으며, 해당 능력이 사라질 때까지 지속됩니다.</w:t>
      </w:r>
    </w:p>
    <w:p w:rsidR="00000000" w:rsidDel="00000000" w:rsidP="00000000" w:rsidRDefault="00000000" w:rsidRPr="00000000" w14:paraId="00000FE5">
      <w:pPr>
        <w:rPr/>
      </w:pPr>
      <w:r w:rsidDel="00000000" w:rsidR="00000000" w:rsidRPr="00000000">
        <w:rPr>
          <w:rFonts w:ascii="Arial Unicode MS" w:cs="Arial Unicode MS" w:eastAsia="Arial Unicode MS" w:hAnsi="Arial Unicode MS"/>
          <w:rtl w:val="0"/>
        </w:rPr>
        <w:t xml:space="preserve">당신이 자신에게 시전한 증진 주문은 이 제한을 받지 않습니다.</w:t>
      </w:r>
    </w:p>
    <w:p w:rsidR="00000000" w:rsidDel="00000000" w:rsidP="00000000" w:rsidRDefault="00000000" w:rsidRPr="00000000" w14:paraId="00000FE6">
      <w:pPr>
        <w:rPr/>
      </w:pPr>
      <w:r w:rsidDel="00000000" w:rsidR="00000000" w:rsidRPr="00000000">
        <w:rPr>
          <w:rtl w:val="0"/>
        </w:rPr>
        <w:t xml:space="preserve">========================================================================</w:t>
      </w:r>
    </w:p>
    <w:p w:rsidR="00000000" w:rsidDel="00000000" w:rsidP="00000000" w:rsidRDefault="00000000" w:rsidRPr="00000000" w14:paraId="00000FE7">
      <w:pPr>
        <w:rPr/>
      </w:pPr>
      <w:r w:rsidDel="00000000" w:rsidR="00000000" w:rsidRPr="00000000">
        <w:rPr>
          <w:rtl w:val="0"/>
        </w:rPr>
        <w:t xml:space="preserve">===================================</w:t>
      </w:r>
    </w:p>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겁쟁이(-1):</w:t>
      </w:r>
    </w:p>
    <w:p w:rsidR="00000000" w:rsidDel="00000000" w:rsidP="00000000" w:rsidRDefault="00000000" w:rsidRPr="00000000" w14:paraId="00000FE9">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EA">
      <w:pPr>
        <w:rPr/>
      </w:pPr>
      <w:r w:rsidDel="00000000" w:rsidR="00000000" w:rsidRPr="00000000">
        <w:rPr>
          <w:rFonts w:ascii="Arial Unicode MS" w:cs="Arial Unicode MS" w:eastAsia="Arial Unicode MS" w:hAnsi="Arial Unicode MS"/>
          <w:rtl w:val="0"/>
        </w:rPr>
        <w:t xml:space="preserve">설명: 당신은 완전한 겁쟁이이며, 바지에 오줌 싸는 것은 유행어가 아니라 습관입니다.</w:t>
      </w:r>
    </w:p>
    <w:p w:rsidR="00000000" w:rsidDel="00000000" w:rsidP="00000000" w:rsidRDefault="00000000" w:rsidRPr="00000000" w14:paraId="00000FEB">
      <w:pPr>
        <w:rPr/>
      </w:pPr>
      <w:r w:rsidDel="00000000" w:rsidR="00000000" w:rsidRPr="00000000">
        <w:rPr>
          <w:rFonts w:ascii="Arial Unicode MS" w:cs="Arial Unicode MS" w:eastAsia="Arial Unicode MS" w:hAnsi="Arial Unicode MS"/>
          <w:rtl w:val="0"/>
        </w:rPr>
        <w:t xml:space="preserve">전투에서 당신은 절대적인 우위를 점해야 하는데, 이는 당신이 은신, 부분 엄폐, 전력 방어 또는 방패 중 하나의 상태가 아니라면 공격 판정, 시전 판정, 심령 판정 또는 기타 주동적인 공격류 판정에 4DP 감소를 받는 것으로 나타납니다.</w:t>
      </w:r>
    </w:p>
    <w:p w:rsidR="00000000" w:rsidDel="00000000" w:rsidP="00000000" w:rsidRDefault="00000000" w:rsidRPr="00000000" w14:paraId="00000FEC">
      <w:pPr>
        <w:rPr/>
      </w:pPr>
      <w:r w:rsidDel="00000000" w:rsidR="00000000" w:rsidRPr="00000000">
        <w:rPr>
          <w:rtl w:val="0"/>
        </w:rPr>
        <w:t xml:space="preserve">========================================================================</w:t>
      </w:r>
    </w:p>
    <w:p w:rsidR="00000000" w:rsidDel="00000000" w:rsidP="00000000" w:rsidRDefault="00000000" w:rsidRPr="00000000" w14:paraId="00000FED">
      <w:pPr>
        <w:rPr/>
      </w:pPr>
      <w:r w:rsidDel="00000000" w:rsidR="00000000" w:rsidRPr="00000000">
        <w:rPr>
          <w:rtl w:val="0"/>
        </w:rPr>
        <w:t xml:space="preserve">===================================</w:t>
      </w:r>
    </w:p>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나약함(-1):</w:t>
      </w:r>
    </w:p>
    <w:p w:rsidR="00000000" w:rsidDel="00000000" w:rsidP="00000000" w:rsidRDefault="00000000" w:rsidRPr="00000000" w14:paraId="00000FEF">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설명: 당신은 전투에 완전히 서투르며, 닭을 잡는 것조차 두려워합니다.</w:t>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모든 공격 판정에 12DP 감소를 받습니다.</w:t>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특수: 본능 각성 후 이 결함을 제거합니다.</w:t>
      </w:r>
    </w:p>
    <w:p w:rsidR="00000000" w:rsidDel="00000000" w:rsidP="00000000" w:rsidRDefault="00000000" w:rsidRPr="00000000" w14:paraId="00000FF3">
      <w:pPr>
        <w:rPr/>
      </w:pPr>
      <w:r w:rsidDel="00000000" w:rsidR="00000000" w:rsidRPr="00000000">
        <w:rPr>
          <w:rtl w:val="0"/>
        </w:rPr>
        <w:t xml:space="preserve">========================================================================</w:t>
      </w:r>
    </w:p>
    <w:p w:rsidR="00000000" w:rsidDel="00000000" w:rsidP="00000000" w:rsidRDefault="00000000" w:rsidRPr="00000000" w14:paraId="00000FF4">
      <w:pPr>
        <w:rPr/>
      </w:pPr>
      <w:r w:rsidDel="00000000" w:rsidR="00000000" w:rsidRPr="00000000">
        <w:rPr>
          <w:rtl w:val="0"/>
        </w:rPr>
        <w:t xml:space="preserve">===================================</w:t>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편집증(-2):</w:t>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설명: 당신은 항상 다른 사람이 자신을 이용한다고 생각하므로 진정으로 다른 사람을 믿기 어렵습니다.</w:t>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목표가 "자발적"인 모든 대상을 겨냥할 때 당신은 결코 "자발적"이지 않습니다.</w:t>
      </w:r>
    </w:p>
    <w:p w:rsidR="00000000" w:rsidDel="00000000" w:rsidP="00000000" w:rsidRDefault="00000000" w:rsidRPr="00000000" w14:paraId="00000FF9">
      <w:pPr>
        <w:rPr/>
      </w:pPr>
      <w:r w:rsidDel="00000000" w:rsidR="00000000" w:rsidRPr="00000000">
        <w:rPr>
          <w:rtl w:val="0"/>
        </w:rPr>
        <w:t xml:space="preserve">========================================================================</w:t>
      </w:r>
    </w:p>
    <w:p w:rsidR="00000000" w:rsidDel="00000000" w:rsidP="00000000" w:rsidRDefault="00000000" w:rsidRPr="00000000" w14:paraId="00000FFA">
      <w:pPr>
        <w:rPr/>
      </w:pPr>
      <w:r w:rsidDel="00000000" w:rsidR="00000000" w:rsidRPr="00000000">
        <w:rPr>
          <w:rtl w:val="0"/>
        </w:rPr>
        <w:t xml:space="preserve">===================================</w:t>
      </w:r>
    </w:p>
    <w:p w:rsidR="00000000" w:rsidDel="00000000" w:rsidP="00000000" w:rsidRDefault="00000000" w:rsidRPr="00000000" w14:paraId="00000FFB">
      <w:pPr>
        <w:rPr/>
      </w:pPr>
      <w:r w:rsidDel="00000000" w:rsidR="00000000" w:rsidRPr="00000000">
        <w:rPr>
          <w:rFonts w:ascii="Arial Unicode MS" w:cs="Arial Unicode MS" w:eastAsia="Arial Unicode MS" w:hAnsi="Arial Unicode MS"/>
          <w:rtl w:val="0"/>
        </w:rPr>
        <w:t xml:space="preserve">강박증(-2):</w:t>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0FFD">
      <w:pPr>
        <w:rPr/>
      </w:pPr>
      <w:r w:rsidDel="00000000" w:rsidR="00000000" w:rsidRPr="00000000">
        <w:rPr>
          <w:rFonts w:ascii="Arial Unicode MS" w:cs="Arial Unicode MS" w:eastAsia="Arial Unicode MS" w:hAnsi="Arial Unicode MS"/>
          <w:rtl w:val="0"/>
        </w:rPr>
        <w:t xml:space="preserve">설명: 당신에게는 거부하기 힘든 강박 행동이 있습니다. 2시간마다 손을 씻어야 할 수도 있고, 총을 쏠 때마다 애도사를 읊어야 할 수도 있습니다.</w:t>
      </w:r>
    </w:p>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강박증은 중독과 같아서 한 가지 일을 선택하여 당신의 강박증으로 삼아야 하며, 그 일은 특정 조건에서 완수되어야 합니다. 예를 들어 단기 휴식을 하거나 햇빛 아래 있거나 20세기 거주 환경을 갖추는 등의 요소가 필요합니다.</w:t>
      </w:r>
    </w:p>
    <w:p w:rsidR="00000000" w:rsidDel="00000000" w:rsidP="00000000" w:rsidRDefault="00000000" w:rsidRPr="00000000" w14:paraId="00000FFF">
      <w:pPr>
        <w:rPr/>
      </w:pPr>
      <w:r w:rsidDel="00000000" w:rsidR="00000000" w:rsidRPr="00000000">
        <w:rPr>
          <w:rFonts w:ascii="Arial Unicode MS" w:cs="Arial Unicode MS" w:eastAsia="Arial Unicode MS" w:hAnsi="Arial Unicode MS"/>
          <w:rtl w:val="0"/>
        </w:rPr>
        <w:t xml:space="preserve">해당 요소 아래에서는 4시간마다 한 번씩 이 행동을 해야 합니다.</w:t>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만약 실패한다면(완수하지 못한다면) 다음 모든 판정에 1DP 감소를 받으며, 완수할 때까지 지속됩니다.</w:t>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계속 실패한다면 이 감소는 누적될 수 있으며, 최대 6점까지 누적됩니다.</w:t>
      </w:r>
    </w:p>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예: 4시간마다 손을 씻어야 함(이는 20세기 거주 환경의 깨끗한 물이 필요함)</w:t>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예: 간식을 먹어야 함(4시간마다 단기 휴식을 하며 간식을 먹어야 함)</w:t>
      </w:r>
    </w:p>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예: 일광욕(4시간마다 햇볕을 쬐어야 함)</w:t>
      </w:r>
    </w:p>
    <w:p w:rsidR="00000000" w:rsidDel="00000000" w:rsidP="00000000" w:rsidRDefault="00000000" w:rsidRPr="00000000" w14:paraId="00001005">
      <w:pPr>
        <w:rPr/>
      </w:pPr>
      <w:r w:rsidDel="00000000" w:rsidR="00000000" w:rsidRPr="00000000">
        <w:rPr>
          <w:rFonts w:ascii="Arial Unicode MS" w:cs="Arial Unicode MS" w:eastAsia="Arial Unicode MS" w:hAnsi="Arial Unicode MS"/>
          <w:rtl w:val="0"/>
        </w:rPr>
        <w:t xml:space="preserve">예: 전투 전 기도(매 전투의 첫 라운드를 자동으로 건너뛰어야 하며, 이는 주동적으로 완수할 수 있으므로 반드시 해야 함)</w:t>
      </w:r>
    </w:p>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특수: 이 능력은 정량화하기 어렵거나 분쟁이 발생하기 쉬우므로 ST는 이 능력을 금지할 권리가 있습니다.</w:t>
      </w:r>
    </w:p>
    <w:p w:rsidR="00000000" w:rsidDel="00000000" w:rsidP="00000000" w:rsidRDefault="00000000" w:rsidRPr="00000000" w14:paraId="00001007">
      <w:pPr>
        <w:rPr/>
      </w:pPr>
      <w:r w:rsidDel="00000000" w:rsidR="00000000" w:rsidRPr="00000000">
        <w:rPr>
          <w:rtl w:val="0"/>
        </w:rPr>
        <w:t xml:space="preserve">========================================================================</w:t>
      </w:r>
    </w:p>
    <w:p w:rsidR="00000000" w:rsidDel="00000000" w:rsidP="00000000" w:rsidRDefault="00000000" w:rsidRPr="00000000" w14:paraId="00001008">
      <w:pPr>
        <w:rPr/>
      </w:pPr>
      <w:r w:rsidDel="00000000" w:rsidR="00000000" w:rsidRPr="00000000">
        <w:rPr>
          <w:rtl w:val="0"/>
        </w:rPr>
        <w:t xml:space="preserve">===================================</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감정 결핍(-1):</w:t>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0B">
      <w:pPr>
        <w:rPr/>
      </w:pPr>
      <w:r w:rsidDel="00000000" w:rsidR="00000000" w:rsidRPr="00000000">
        <w:rPr>
          <w:rFonts w:ascii="Arial Unicode MS" w:cs="Arial Unicode MS" w:eastAsia="Arial Unicode MS" w:hAnsi="Arial Unicode MS"/>
          <w:rtl w:val="0"/>
        </w:rPr>
        <w:t xml:space="preserve">설명: 당신은 과묵하고 무표정하며 감정이 무엇인지, 자신의 감정을 어떻게 표현해야 할지 모릅니다. 당신과 무구삼무 소녀의 차이점은 무구삼무 소녀는 귀여울 수 있지만 당신은 꼭 그렇지는 않다는 것입니다.</w:t>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효과: 의지 내성 판정에 4DP 감소를 받습니다.</w:t>
      </w:r>
    </w:p>
    <w:p w:rsidR="00000000" w:rsidDel="00000000" w:rsidP="00000000" w:rsidRDefault="00000000" w:rsidRPr="00000000" w14:paraId="0000100D">
      <w:pPr>
        <w:rPr/>
      </w:pPr>
      <w:r w:rsidDel="00000000" w:rsidR="00000000" w:rsidRPr="00000000">
        <w:rPr>
          <w:rtl w:val="0"/>
        </w:rPr>
        <w:t xml:space="preserve">========================================================================</w:t>
      </w:r>
    </w:p>
    <w:p w:rsidR="00000000" w:rsidDel="00000000" w:rsidP="00000000" w:rsidRDefault="00000000" w:rsidRPr="00000000" w14:paraId="0000100E">
      <w:pPr>
        <w:rPr/>
      </w:pPr>
      <w:r w:rsidDel="00000000" w:rsidR="00000000" w:rsidRPr="00000000">
        <w:rPr>
          <w:rtl w:val="0"/>
        </w:rPr>
        <w:t xml:space="preserve">===================================</w:t>
      </w:r>
    </w:p>
    <w:p w:rsidR="00000000" w:rsidDel="00000000" w:rsidP="00000000" w:rsidRDefault="00000000" w:rsidRPr="00000000" w14:paraId="0000100F">
      <w:pPr>
        <w:rPr/>
      </w:pPr>
      <w:r w:rsidDel="00000000" w:rsidR="00000000" w:rsidRPr="00000000">
        <w:rPr>
          <w:rFonts w:ascii="Arial Unicode MS" w:cs="Arial Unicode MS" w:eastAsia="Arial Unicode MS" w:hAnsi="Arial Unicode MS"/>
          <w:rtl w:val="0"/>
        </w:rPr>
        <w:t xml:space="preserve">가학증(-1):</w:t>
      </w:r>
    </w:p>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11">
      <w:pPr>
        <w:rPr/>
      </w:pPr>
      <w:r w:rsidDel="00000000" w:rsidR="00000000" w:rsidRPr="00000000">
        <w:rPr>
          <w:rFonts w:ascii="Arial Unicode MS" w:cs="Arial Unicode MS" w:eastAsia="Arial Unicode MS" w:hAnsi="Arial Unicode MS"/>
          <w:rtl w:val="0"/>
        </w:rPr>
        <w:t xml:space="preserve">설명: 당신은 어릴 때부터 상대방의 몸과 마음을 완전히 무너뜨리고 그것을 자랑스러워하는 것을 좋아했습니다. 당신은 적의 얼굴을 진흙탕에 처박는 것을 특히 좋아한다는 것을 발견했습니다.</w:t>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효과: 전투 중일 때 중상, 기절, 무력 등의 상태에 빠진 적을 발견하면 반드시 그 목표를 공격해야 합니다. 만약 그 목표를 공격할 수 없다면 최대 이동 방식으로 그 목표를 향해 전진해야 합니다. 목표가 여러 개라면 반드시 가장 가까운 목표를 향해 전진해야 합니다.</w:t>
      </w:r>
    </w:p>
    <w:p w:rsidR="00000000" w:rsidDel="00000000" w:rsidP="00000000" w:rsidRDefault="00000000" w:rsidRPr="00000000" w14:paraId="00001013">
      <w:pPr>
        <w:rPr/>
      </w:pPr>
      <w:r w:rsidDel="00000000" w:rsidR="00000000" w:rsidRPr="00000000">
        <w:rPr>
          <w:rFonts w:ascii="Arial Unicode MS" w:cs="Arial Unicode MS" w:eastAsia="Arial Unicode MS" w:hAnsi="Arial Unicode MS"/>
          <w:rtl w:val="0"/>
        </w:rPr>
        <w:t xml:space="preserve">만약 거부한다면 남은 의지력을 모두 잃고, 다음 모험 세계에서는 의지력을 회복할 수 없습니다.</w:t>
      </w:r>
    </w:p>
    <w:p w:rsidR="00000000" w:rsidDel="00000000" w:rsidP="00000000" w:rsidRDefault="00000000" w:rsidRPr="00000000" w14:paraId="00001014">
      <w:pPr>
        <w:rPr/>
      </w:pPr>
      <w:r w:rsidDel="00000000" w:rsidR="00000000" w:rsidRPr="00000000">
        <w:rPr>
          <w:rtl w:val="0"/>
        </w:rPr>
        <w:t xml:space="preserve">========================================================================</w:t>
      </w:r>
    </w:p>
    <w:p w:rsidR="00000000" w:rsidDel="00000000" w:rsidP="00000000" w:rsidRDefault="00000000" w:rsidRPr="00000000" w14:paraId="00001015">
      <w:pPr>
        <w:rPr/>
      </w:pPr>
      <w:r w:rsidDel="00000000" w:rsidR="00000000" w:rsidRPr="00000000">
        <w:rPr>
          <w:rtl w:val="0"/>
        </w:rPr>
        <w:t xml:space="preserve">===================================</w:t>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색욕(-1)</w:t>
      </w:r>
    </w:p>
    <w:p w:rsidR="00000000" w:rsidDel="00000000" w:rsidP="00000000" w:rsidRDefault="00000000" w:rsidRPr="00000000" w14:paraId="00001017">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설명: 당신은 항상 남녀 간의 정욕에 집착하며, 이성을 바라볼 때는 늘 특이한 시선을 갖습니다.</w:t>
      </w:r>
    </w:p>
    <w:p w:rsidR="00000000" w:rsidDel="00000000" w:rsidP="00000000" w:rsidRDefault="00000000" w:rsidRPr="00000000" w14:paraId="00001019">
      <w:pPr>
        <w:rPr/>
      </w:pPr>
      <w:r w:rsidDel="00000000" w:rsidR="00000000" w:rsidRPr="00000000">
        <w:rPr>
          <w:rFonts w:ascii="Arial Unicode MS" w:cs="Arial Unicode MS" w:eastAsia="Arial Unicode MS" w:hAnsi="Arial Unicode MS"/>
          <w:rtl w:val="0"/>
        </w:rPr>
        <w:t xml:space="preserve">효과: 당신과 성별이 다른 인물과 교류 기능 관련 판정을 할 때 2DP 감소를 받습니다.</w:t>
      </w:r>
    </w:p>
    <w:p w:rsidR="00000000" w:rsidDel="00000000" w:rsidP="00000000" w:rsidRDefault="00000000" w:rsidRPr="00000000" w14:paraId="0000101A">
      <w:pPr>
        <w:rPr/>
      </w:pPr>
      <w:r w:rsidDel="00000000" w:rsidR="00000000" w:rsidRPr="00000000">
        <w:rPr>
          <w:rtl w:val="0"/>
        </w:rPr>
        <w:t xml:space="preserve">========================================================================</w:t>
      </w:r>
    </w:p>
    <w:p w:rsidR="00000000" w:rsidDel="00000000" w:rsidP="00000000" w:rsidRDefault="00000000" w:rsidRPr="00000000" w14:paraId="0000101B">
      <w:pPr>
        <w:rPr/>
      </w:pPr>
      <w:r w:rsidDel="00000000" w:rsidR="00000000" w:rsidRPr="00000000">
        <w:rPr>
          <w:rtl w:val="0"/>
        </w:rPr>
        <w:t xml:space="preserve">====================================</w:t>
      </w:r>
    </w:p>
    <w:p w:rsidR="00000000" w:rsidDel="00000000" w:rsidP="00000000" w:rsidRDefault="00000000" w:rsidRPr="00000000" w14:paraId="0000101C">
      <w:pPr>
        <w:rPr/>
      </w:pPr>
      <w:r w:rsidDel="00000000" w:rsidR="00000000" w:rsidRPr="00000000">
        <w:rPr>
          <w:rFonts w:ascii="Arial Unicode MS" w:cs="Arial Unicode MS" w:eastAsia="Arial Unicode MS" w:hAnsi="Arial Unicode MS"/>
          <w:rtl w:val="0"/>
        </w:rPr>
        <w:t xml:space="preserve">질투(-1)</w:t>
      </w:r>
    </w:p>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설명: 당신은 항상 다른 사람의 것이 최고라고 생각하며, 그것을 얻으려고 합니다.</w:t>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효과: 다른 생물이 당신 앞에서 자신이 가지고 있지만 당신은 가지고 있지 않은 물건이나 능력을 과시할 때, 당신은 어떻게든 그것을 얻으려고 하며, 그렇지 않으면 다음 하루 동안 모든 판정에 1DP 감소를 받습니다. 이는 무한히 누적될 수 있으며, 매 장기 휴식마다 이 능력으로 인한 감소를 1점씩 낮출 수 있습니다.</w:t>
      </w:r>
    </w:p>
    <w:p w:rsidR="00000000" w:rsidDel="00000000" w:rsidP="00000000" w:rsidRDefault="00000000" w:rsidRPr="00000000" w14:paraId="00001020">
      <w:pPr>
        <w:rPr/>
      </w:pPr>
      <w:r w:rsidDel="00000000" w:rsidR="00000000" w:rsidRPr="00000000">
        <w:rPr>
          <w:rtl w:val="0"/>
        </w:rPr>
        <w:t xml:space="preserve">========================================================================</w:t>
      </w:r>
    </w:p>
    <w:p w:rsidR="00000000" w:rsidDel="00000000" w:rsidP="00000000" w:rsidRDefault="00000000" w:rsidRPr="00000000" w14:paraId="00001021">
      <w:pPr>
        <w:rPr/>
      </w:pPr>
      <w:r w:rsidDel="00000000" w:rsidR="00000000" w:rsidRPr="00000000">
        <w:rPr>
          <w:rtl w:val="0"/>
        </w:rPr>
        <w:t xml:space="preserve">====================================</w:t>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분노(-1)</w:t>
      </w:r>
    </w:p>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설명: 어떤 일이 당신의 뜻대로 되지 않거나 예상하지 못한 상황이 발생했을 때(ST가 판단함), 당신은 특히 화를 잘 냅니다.</w:t>
      </w:r>
    </w:p>
    <w:p w:rsidR="00000000" w:rsidDel="00000000" w:rsidP="00000000" w:rsidRDefault="00000000" w:rsidRPr="00000000" w14:paraId="00001025">
      <w:pPr>
        <w:rPr/>
      </w:pPr>
      <w:r w:rsidDel="00000000" w:rsidR="00000000" w:rsidRPr="00000000">
        <w:rPr>
          <w:rFonts w:ascii="Arial Unicode MS" w:cs="Arial Unicode MS" w:eastAsia="Arial Unicode MS" w:hAnsi="Arial Unicode MS"/>
          <w:rtl w:val="0"/>
        </w:rPr>
        <w:t xml:space="preserve">효과: 당신 주변의 동료가 사망하거나, 당신 자신이 피해를 받거나, 당신의 능력이 파괴되거나(소환물 사망, 당신이 유발한 불량 상태가 해제되거나 직접 무효화됨), 당신의 계획이 예상대로 실현되지 않거나, 보상을 놓치거나, 당신의 공격이 피해를 주지 못하는 등의 상황에서 당신은 피할 수 없이 1점의 의지력을 잃습니다.</w:t>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위의 각 효과는 모험 세계마다 한 번씩만 발동되며, ST는 상황에 따라 구체적인 분노 이유를 조정할 수 있습니다.</w:t>
      </w:r>
    </w:p>
    <w:p w:rsidR="00000000" w:rsidDel="00000000" w:rsidP="00000000" w:rsidRDefault="00000000" w:rsidRPr="00000000" w14:paraId="00001027">
      <w:pPr>
        <w:rPr/>
      </w:pPr>
      <w:r w:rsidDel="00000000" w:rsidR="00000000" w:rsidRPr="00000000">
        <w:rPr>
          <w:rtl w:val="0"/>
        </w:rPr>
        <w:t xml:space="preserve">========================================================================</w:t>
      </w:r>
    </w:p>
    <w:p w:rsidR="00000000" w:rsidDel="00000000" w:rsidP="00000000" w:rsidRDefault="00000000" w:rsidRPr="00000000" w14:paraId="00001028">
      <w:pPr>
        <w:rPr/>
      </w:pPr>
      <w:r w:rsidDel="00000000" w:rsidR="00000000" w:rsidRPr="00000000">
        <w:rPr>
          <w:rtl w:val="0"/>
        </w:rPr>
        <w:t xml:space="preserve">====================================</w:t>
      </w:r>
    </w:p>
    <w:p w:rsidR="00000000" w:rsidDel="00000000" w:rsidP="00000000" w:rsidRDefault="00000000" w:rsidRPr="00000000" w14:paraId="00001029">
      <w:pPr>
        <w:rPr/>
      </w:pPr>
      <w:r w:rsidDel="00000000" w:rsidR="00000000" w:rsidRPr="00000000">
        <w:rPr>
          <w:rFonts w:ascii="Arial Unicode MS" w:cs="Arial Unicode MS" w:eastAsia="Arial Unicode MS" w:hAnsi="Arial Unicode MS"/>
          <w:rtl w:val="0"/>
        </w:rPr>
        <w:t xml:space="preserve">나태(-2)</w:t>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2B">
      <w:pPr>
        <w:rPr/>
      </w:pPr>
      <w:r w:rsidDel="00000000" w:rsidR="00000000" w:rsidRPr="00000000">
        <w:rPr>
          <w:rFonts w:ascii="Arial Unicode MS" w:cs="Arial Unicode MS" w:eastAsia="Arial Unicode MS" w:hAnsi="Arial Unicode MS"/>
          <w:rtl w:val="0"/>
        </w:rPr>
        <w:t xml:space="preserve">설명: 당신은 너무 게을러서 많은 일들이 귀찮게 느껴지고 하고 싶지 않아 합니다. 당신은 결코 먼저 나서서 무언가를 하자고 제안하지 않습니다.</w:t>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효과: 당신은 어떤 행동을 할 때도 결코 제일 먼저 하지 않습니다. 선제에 3점 감소를 받으며, 어떤 증폭 효과도 사용하지 않습니다.</w:t>
      </w:r>
    </w:p>
    <w:p w:rsidR="00000000" w:rsidDel="00000000" w:rsidP="00000000" w:rsidRDefault="00000000" w:rsidRPr="00000000" w14:paraId="0000102D">
      <w:pPr>
        <w:rPr/>
      </w:pPr>
      <w:r w:rsidDel="00000000" w:rsidR="00000000" w:rsidRPr="00000000">
        <w:rPr>
          <w:rtl w:val="0"/>
        </w:rPr>
        <w:t xml:space="preserve">========================================================================</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Fonts w:ascii="Arial Unicode MS" w:cs="Arial Unicode MS" w:eastAsia="Arial Unicode MS" w:hAnsi="Arial Unicode MS"/>
          <w:rtl w:val="0"/>
        </w:rPr>
        <w:t xml:space="preserve">마조히즘(-1):</w:t>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31">
      <w:pPr>
        <w:rPr/>
      </w:pPr>
      <w:r w:rsidDel="00000000" w:rsidR="00000000" w:rsidRPr="00000000">
        <w:rPr>
          <w:rFonts w:ascii="Arial Unicode MS" w:cs="Arial Unicode MS" w:eastAsia="Arial Unicode MS" w:hAnsi="Arial Unicode MS"/>
          <w:rtl w:val="0"/>
        </w:rPr>
        <w:t xml:space="preserve">설명: 당신은 전설 속의 M입니다.</w:t>
      </w:r>
    </w:p>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당신의 생명력이 모두 온전한 생명력일 때 모든 판정에 3DP 감소를 받습니다.</w:t>
      </w:r>
    </w:p>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당신의 생명력 중 가장 최악의 생명력이 충격 피해일 때 모든 판정에 2DP 감소를 받습니다.</w:t>
      </w:r>
    </w:p>
    <w:p w:rsidR="00000000" w:rsidDel="00000000" w:rsidP="00000000" w:rsidRDefault="00000000" w:rsidRPr="00000000" w14:paraId="00001034">
      <w:pPr>
        <w:rPr/>
      </w:pPr>
      <w:r w:rsidDel="00000000" w:rsidR="00000000" w:rsidRPr="00000000">
        <w:rPr>
          <w:rFonts w:ascii="Arial Unicode MS" w:cs="Arial Unicode MS" w:eastAsia="Arial Unicode MS" w:hAnsi="Arial Unicode MS"/>
          <w:rtl w:val="0"/>
        </w:rPr>
        <w:t xml:space="preserve">당신의 생명력 중 가장 최악의 생명력이 심각한 피해일 때 모든 판정에 1DP 감소를 받습니다.</w:t>
      </w:r>
    </w:p>
    <w:p w:rsidR="00000000" w:rsidDel="00000000" w:rsidP="00000000" w:rsidRDefault="00000000" w:rsidRPr="00000000" w14:paraId="00001035">
      <w:pPr>
        <w:rPr/>
      </w:pPr>
      <w:r w:rsidDel="00000000" w:rsidR="00000000" w:rsidRPr="00000000">
        <w:rPr>
          <w:rtl w:val="0"/>
        </w:rPr>
        <w:t xml:space="preserve">========================================================================</w:t>
      </w:r>
    </w:p>
    <w:p w:rsidR="00000000" w:rsidDel="00000000" w:rsidP="00000000" w:rsidRDefault="00000000" w:rsidRPr="00000000" w14:paraId="00001036">
      <w:pPr>
        <w:rPr/>
      </w:pPr>
      <w:r w:rsidDel="00000000" w:rsidR="00000000" w:rsidRPr="00000000">
        <w:rPr>
          <w:rtl w:val="0"/>
        </w:rPr>
        <w:t xml:space="preserve">===================================</w:t>
      </w:r>
    </w:p>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탐욕(-1):</w:t>
      </w:r>
    </w:p>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설명: 당신은 재물을 탐냅니다. 어떤 상황에서든 제공되는 재물, 예를 들어 일한 후의 보수, 모험에서 얻은 것, 범죄의 더러운 물건 또는 유인으로 제공되는 금전 등 지선과 점수 등을 마주할 때마다 그렇습니다.</w:t>
      </w:r>
    </w:p>
    <w:p w:rsidR="00000000" w:rsidDel="00000000" w:rsidP="00000000" w:rsidRDefault="00000000" w:rsidRPr="00000000" w14:paraId="0000103A">
      <w:pPr>
        <w:rPr/>
      </w:pPr>
      <w:r w:rsidDel="00000000" w:rsidR="00000000" w:rsidRPr="00000000">
        <w:rPr>
          <w:rFonts w:ascii="Arial Unicode MS" w:cs="Arial Unicode MS" w:eastAsia="Arial Unicode MS" w:hAnsi="Arial Unicode MS"/>
          <w:rtl w:val="0"/>
        </w:rPr>
        <w:t xml:space="preserve">당신은 지선이나 풍부한 보상을 제공하는 행위에 열광하는데, 이는 다음과 같은 몇 가지 측면으로 나타납니다:</w:t>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당신이 알고 있는 지선 임무는 반드시 완수해야 하며, 실패하면 다음 모험 세계에서 의지력을 회복할 수 없습니다.</w:t>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지선을 제공하는 강력한 적은 반드시 당신의 손으로 처리해야 하며, 실패하면 즉시 1점의 의지력을 잃습니다.</w:t>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특수: 이 결함은 당신이 나누는 것을 싫어한다는 뜻이 아니라, 손에 넣을 수 있는 것은 반드시 손에 넣어야 한다는 뜻입니다.</w:t>
      </w:r>
    </w:p>
    <w:p w:rsidR="00000000" w:rsidDel="00000000" w:rsidP="00000000" w:rsidRDefault="00000000" w:rsidRPr="00000000" w14:paraId="0000103E">
      <w:pPr>
        <w:rPr/>
      </w:pPr>
      <w:r w:rsidDel="00000000" w:rsidR="00000000" w:rsidRPr="00000000">
        <w:rPr>
          <w:rtl w:val="0"/>
        </w:rPr>
        <w:t xml:space="preserve">========================================================================</w:t>
      </w:r>
    </w:p>
    <w:p w:rsidR="00000000" w:rsidDel="00000000" w:rsidP="00000000" w:rsidRDefault="00000000" w:rsidRPr="00000000" w14:paraId="0000103F">
      <w:pPr>
        <w:rPr/>
      </w:pPr>
      <w:r w:rsidDel="00000000" w:rsidR="00000000" w:rsidRPr="00000000">
        <w:rPr>
          <w:rtl w:val="0"/>
        </w:rPr>
        <w:t xml:space="preserve">===================================</w:t>
      </w:r>
    </w:p>
    <w:p w:rsidR="00000000" w:rsidDel="00000000" w:rsidP="00000000" w:rsidRDefault="00000000" w:rsidRPr="00000000" w14:paraId="00001040">
      <w:pPr>
        <w:rPr/>
      </w:pPr>
      <w:r w:rsidDel="00000000" w:rsidR="00000000" w:rsidRPr="00000000">
        <w:rPr>
          <w:rFonts w:ascii="Arial Unicode MS" w:cs="Arial Unicode MS" w:eastAsia="Arial Unicode MS" w:hAnsi="Arial Unicode MS"/>
          <w:rtl w:val="0"/>
        </w:rPr>
        <w:t xml:space="preserve">천연(-2):</w:t>
      </w:r>
    </w:p>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설명: 천연에는 이유가 필요 없습니다! 당신은 너무 천연입니다!</w:t>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효과: 당신의 지능과 통찰 판정에 3DP의 감소를 받습니다.</w:t>
      </w:r>
    </w:p>
    <w:p w:rsidR="00000000" w:rsidDel="00000000" w:rsidP="00000000" w:rsidRDefault="00000000" w:rsidRPr="00000000" w14:paraId="00001044">
      <w:pPr>
        <w:rPr/>
      </w:pPr>
      <w:r w:rsidDel="00000000" w:rsidR="00000000" w:rsidRPr="00000000">
        <w:rPr>
          <w:rtl w:val="0"/>
        </w:rPr>
        <w:t xml:space="preserve">========================================================================</w:t>
      </w:r>
    </w:p>
    <w:p w:rsidR="00000000" w:rsidDel="00000000" w:rsidP="00000000" w:rsidRDefault="00000000" w:rsidRPr="00000000" w14:paraId="00001045">
      <w:pPr>
        <w:rPr/>
      </w:pPr>
      <w:r w:rsidDel="00000000" w:rsidR="00000000" w:rsidRPr="00000000">
        <w:rPr>
          <w:rtl w:val="0"/>
        </w:rPr>
        <w:t xml:space="preserve">===================================</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순진함(-1):</w:t>
      </w:r>
    </w:p>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설명: 당신은 모든 사람이 타고난 악인은 아니라고 생각합니다. 어떤 이는 당신의 잘못된 낙관주의를 비웃을지 모르지만 당신은 신경 쓰지 않습니다.</w:t>
      </w:r>
    </w:p>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당신은 목표의 "위장" "절도" "은신" 관련 기능에 대항하는 판정에서 4DP 감소를 받습니다.</w:t>
      </w:r>
    </w:p>
    <w:p w:rsidR="00000000" w:rsidDel="00000000" w:rsidP="00000000" w:rsidRDefault="00000000" w:rsidRPr="00000000" w14:paraId="0000104A">
      <w:pPr>
        <w:rPr/>
      </w:pPr>
      <w:r w:rsidDel="00000000" w:rsidR="00000000" w:rsidRPr="00000000">
        <w:rPr>
          <w:rtl w:val="0"/>
        </w:rPr>
        <w:t xml:space="preserve">========================================================================</w:t>
      </w:r>
    </w:p>
    <w:p w:rsidR="00000000" w:rsidDel="00000000" w:rsidP="00000000" w:rsidRDefault="00000000" w:rsidRPr="00000000" w14:paraId="0000104B">
      <w:pPr>
        <w:rPr/>
      </w:pPr>
      <w:r w:rsidDel="00000000" w:rsidR="00000000" w:rsidRPr="00000000">
        <w:rPr>
          <w:rtl w:val="0"/>
        </w:rPr>
        <w:t xml:space="preserve">===================================</w:t>
      </w:r>
    </w:p>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문맹(-1):</w:t>
      </w:r>
    </w:p>
    <w:p w:rsidR="00000000" w:rsidDel="00000000" w:rsidP="00000000" w:rsidRDefault="00000000" w:rsidRPr="00000000" w14:paraId="0000104D">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설명: 당신은 글을 모릅니다. 심지어 자신의 모국어조차도요.</w:t>
      </w:r>
    </w:p>
    <w:p w:rsidR="00000000" w:rsidDel="00000000" w:rsidP="00000000" w:rsidRDefault="00000000" w:rsidRPr="00000000" w14:paraId="0000104F">
      <w:pPr>
        <w:rPr/>
      </w:pPr>
      <w:r w:rsidDel="00000000" w:rsidR="00000000" w:rsidRPr="00000000">
        <w:rPr>
          <w:rFonts w:ascii="Arial Unicode MS" w:cs="Arial Unicode MS" w:eastAsia="Arial Unicode MS" w:hAnsi="Arial Unicode MS"/>
          <w:rtl w:val="0"/>
        </w:rPr>
        <w:t xml:space="preserve">이 결함은 당신이 많은 강화, 특히 문자류의 강화, 예를 들어 마도서 등과 인연이 없게 만듭니다.</w:t>
      </w:r>
    </w:p>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특수: 3XP를 소모하여 이 결함을 제거할 수 있습니다.</w:t>
      </w:r>
    </w:p>
    <w:p w:rsidR="00000000" w:rsidDel="00000000" w:rsidP="00000000" w:rsidRDefault="00000000" w:rsidRPr="00000000" w14:paraId="00001051">
      <w:pPr>
        <w:rPr/>
      </w:pPr>
      <w:r w:rsidDel="00000000" w:rsidR="00000000" w:rsidRPr="00000000">
        <w:rPr>
          <w:rtl w:val="0"/>
        </w:rPr>
        <w:t xml:space="preserve">========================================================================</w:t>
      </w:r>
    </w:p>
    <w:p w:rsidR="00000000" w:rsidDel="00000000" w:rsidP="00000000" w:rsidRDefault="00000000" w:rsidRPr="00000000" w14:paraId="00001052">
      <w:pPr>
        <w:rPr/>
      </w:pPr>
      <w:r w:rsidDel="00000000" w:rsidR="00000000" w:rsidRPr="00000000">
        <w:rPr>
          <w:rtl w:val="0"/>
        </w:rPr>
        <w:t xml:space="preserve">===================================</w:t>
      </w:r>
    </w:p>
    <w:p w:rsidR="00000000" w:rsidDel="00000000" w:rsidP="00000000" w:rsidRDefault="00000000" w:rsidRPr="00000000" w14:paraId="00001053">
      <w:pPr>
        <w:rPr/>
      </w:pPr>
      <w:r w:rsidDel="00000000" w:rsidR="00000000" w:rsidRPr="00000000">
        <w:rPr>
          <w:rFonts w:ascii="Arial Unicode MS" w:cs="Arial Unicode MS" w:eastAsia="Arial Unicode MS" w:hAnsi="Arial Unicode MS"/>
          <w:rtl w:val="0"/>
        </w:rPr>
        <w:t xml:space="preserve">의심(-1):</w:t>
      </w:r>
    </w:p>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설명: 당신은 자신감이 부족하여 항상 자신의 능력이 부족하다고 생각합니다.</w:t>
      </w:r>
    </w:p>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당신이 수행하는 임의의 주동 판정이 실패할 때(공격이 빗나가는 것 포함), 다음 모든 판정에 1DP 감소를 받으며, 누적될 수 있고, 단기 휴식을 취할 때까지 지속됩니다.</w:t>
      </w:r>
    </w:p>
    <w:p w:rsidR="00000000" w:rsidDel="00000000" w:rsidP="00000000" w:rsidRDefault="00000000" w:rsidRPr="00000000" w14:paraId="00001057">
      <w:pPr>
        <w:rPr/>
      </w:pPr>
      <w:r w:rsidDel="00000000" w:rsidR="00000000" w:rsidRPr="00000000">
        <w:rPr>
          <w:rtl w:val="0"/>
        </w:rPr>
        <w:t xml:space="preserve">========================================================================</w:t>
      </w:r>
    </w:p>
    <w:p w:rsidR="00000000" w:rsidDel="00000000" w:rsidP="00000000" w:rsidRDefault="00000000" w:rsidRPr="00000000" w14:paraId="00001058">
      <w:pPr>
        <w:rPr/>
      </w:pPr>
      <w:r w:rsidDel="00000000" w:rsidR="00000000" w:rsidRPr="00000000">
        <w:rPr>
          <w:rtl w:val="0"/>
        </w:rPr>
        <w:t xml:space="preserve">===================================</w:t>
      </w:r>
    </w:p>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전투 공포(-1):</w:t>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설명: 당신은 전투로 인해 떨리고 메스꺼움을 느낍니다.</w:t>
      </w:r>
    </w:p>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1라운드의 전투를 할 때마다 라운드 종료 시 1점의 누적 가능한 피할 수 없는 메스꺼움 점수를 얻습니다.</w:t>
      </w:r>
    </w:p>
    <w:p w:rsidR="00000000" w:rsidDel="00000000" w:rsidP="00000000" w:rsidRDefault="00000000" w:rsidRPr="00000000" w14:paraId="0000105D">
      <w:pPr>
        <w:rPr/>
      </w:pP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t xml:space="preserve">===================================</w:t>
      </w:r>
    </w:p>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특이류 결함:</w:t>
      </w:r>
    </w:p>
    <w:p w:rsidR="00000000" w:rsidDel="00000000" w:rsidP="00000000" w:rsidRDefault="00000000" w:rsidRPr="00000000" w14:paraId="00001060">
      <w:pPr>
        <w:rPr/>
      </w:pPr>
      <w:r w:rsidDel="00000000" w:rsidR="00000000" w:rsidRPr="00000000">
        <w:rPr>
          <w:rtl w:val="0"/>
        </w:rPr>
        <w:t xml:space="preserve">========================================================================</w:t>
      </w:r>
    </w:p>
    <w:p w:rsidR="00000000" w:rsidDel="00000000" w:rsidP="00000000" w:rsidRDefault="00000000" w:rsidRPr="00000000" w14:paraId="00001061">
      <w:pPr>
        <w:rPr/>
      </w:pPr>
      <w:r w:rsidDel="00000000" w:rsidR="00000000" w:rsidRPr="00000000">
        <w:rPr>
          <w:rtl w:val="0"/>
        </w:rPr>
        <w:t xml:space="preserve">===================================</w:t>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행운 E(-1):</w:t>
      </w:r>
    </w:p>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64">
      <w:pPr>
        <w:rPr/>
      </w:pPr>
      <w:r w:rsidDel="00000000" w:rsidR="00000000" w:rsidRPr="00000000">
        <w:rPr>
          <w:rFonts w:ascii="Arial Unicode MS" w:cs="Arial Unicode MS" w:eastAsia="Arial Unicode MS" w:hAnsi="Arial Unicode MS"/>
          <w:rtl w:val="0"/>
        </w:rPr>
        <w:t xml:space="preserve">설명: 당신은 매우 불운합니다. 상황이 최악일 때 더 나빠집니다.</w:t>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당신이 기연 굴림을 할 때 성공이면 실패로, 실패면 대실패로 처리됩니다.</w:t>
      </w:r>
    </w:p>
    <w:p w:rsidR="00000000" w:rsidDel="00000000" w:rsidP="00000000" w:rsidRDefault="00000000" w:rsidRPr="00000000" w14:paraId="00001066">
      <w:pPr>
        <w:rPr/>
      </w:pPr>
      <w:r w:rsidDel="00000000" w:rsidR="00000000" w:rsidRPr="00000000">
        <w:rPr>
          <w:rtl w:val="0"/>
        </w:rPr>
        <w:t xml:space="preserve">========================================================================</w:t>
      </w:r>
    </w:p>
    <w:p w:rsidR="00000000" w:rsidDel="00000000" w:rsidP="00000000" w:rsidRDefault="00000000" w:rsidRPr="00000000" w14:paraId="00001067">
      <w:pPr>
        <w:rPr/>
      </w:pPr>
      <w:r w:rsidDel="00000000" w:rsidR="00000000" w:rsidRPr="00000000">
        <w:rPr>
          <w:rtl w:val="0"/>
        </w:rPr>
        <w:t xml:space="preserve">===================================</w:t>
      </w:r>
    </w:p>
    <w:p w:rsidR="00000000" w:rsidDel="00000000" w:rsidP="00000000" w:rsidRDefault="00000000" w:rsidRPr="00000000" w14:paraId="00001068">
      <w:pPr>
        <w:pStyle w:val="Heading1"/>
        <w:rPr/>
      </w:pPr>
      <w:bookmarkStart w:colFirst="0" w:colLast="0" w:name="_k6m2s65myd18" w:id="30"/>
      <w:bookmarkEnd w:id="30"/>
      <w:r w:rsidDel="00000000" w:rsidR="00000000" w:rsidRPr="00000000">
        <w:rPr>
          <w:rFonts w:ascii="Arial Unicode MS" w:cs="Arial Unicode MS" w:eastAsia="Arial Unicode MS" w:hAnsi="Arial Unicode MS"/>
          <w:rtl w:val="0"/>
        </w:rPr>
        <w:t xml:space="preserve">1.3.4.8 괴벽</w:t>
      </w:r>
    </w:p>
    <w:p w:rsidR="00000000" w:rsidDel="00000000" w:rsidP="00000000" w:rsidRDefault="00000000" w:rsidRPr="00000000" w14:paraId="00001069">
      <w:pPr>
        <w:rPr/>
      </w:pPr>
      <w:r w:rsidDel="00000000" w:rsidR="00000000" w:rsidRPr="00000000">
        <w:rPr>
          <w:rtl w:val="0"/>
        </w:rPr>
        <w:t xml:space="preserve">========================================================================</w:t>
      </w:r>
    </w:p>
    <w:p w:rsidR="00000000" w:rsidDel="00000000" w:rsidP="00000000" w:rsidRDefault="00000000" w:rsidRPr="00000000" w14:paraId="0000106A">
      <w:pPr>
        <w:rPr/>
      </w:pPr>
      <w:r w:rsidDel="00000000" w:rsidR="00000000" w:rsidRPr="00000000">
        <w:rPr>
          <w:rtl w:val="0"/>
        </w:rPr>
        <w:t xml:space="preserve">===================================</w:t>
      </w:r>
    </w:p>
    <w:p w:rsidR="00000000" w:rsidDel="00000000" w:rsidP="00000000" w:rsidRDefault="00000000" w:rsidRPr="00000000" w14:paraId="0000106B">
      <w:pPr>
        <w:rPr/>
      </w:pPr>
      <w:r w:rsidDel="00000000" w:rsidR="00000000" w:rsidRPr="00000000">
        <w:rPr>
          <w:rFonts w:ascii="Arial Unicode MS" w:cs="Arial Unicode MS" w:eastAsia="Arial Unicode MS" w:hAnsi="Arial Unicode MS"/>
          <w:rtl w:val="0"/>
        </w:rPr>
        <w:t xml:space="preserve">괴벽</w:t>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괴벽은 정도가 가벼운 인물 특징으로, 천부적인 재능도 아니고 반드시 결점에 속하는 것도 아닙니다. 단지 당신만의 독특하고 남다른 점일 뿐입니다. 예를 들어, 당신이 매우 "탐욕스러운" 편이지만 금화로만 보수를 받겠다고 고집한다면, 이것이 바로 당신의 괴벽 중 하나가 됩니다.</w:t>
      </w:r>
    </w:p>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각각의 괴벽은 당신에게 2XP를 제공할 수 있으며, 최대 5개의 괴벽을 선택하여 추가로 10XP를 얻을 수 있습니다. 이렇게 얻은 XP는 캐릭터 제작 시 평소처럼 전공을 구매하거나 기능 레벨을 올리는 데 사용할 수 있지만, 반드시 캐릭터 제작의 기능 분배와 전공 점수 분배가 끝난 후에 구매해야 합니다. </w:t>
      </w:r>
    </w:p>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물론 향후에 4XP를 소모하여 괴벽 하나를 제거할 수도 있습니다.</w:t>
      </w:r>
    </w:p>
    <w:p w:rsidR="00000000" w:rsidDel="00000000" w:rsidP="00000000" w:rsidRDefault="00000000" w:rsidRPr="00000000" w14:paraId="0000106F">
      <w:pPr>
        <w:rPr/>
      </w:pPr>
      <w:r w:rsidDel="00000000" w:rsidR="00000000" w:rsidRPr="00000000">
        <w:rPr>
          <w:rFonts w:ascii="Arial Unicode MS" w:cs="Arial Unicode MS" w:eastAsia="Arial Unicode MS" w:hAnsi="Arial Unicode MS"/>
          <w:rtl w:val="0"/>
        </w:rPr>
        <w:t xml:space="preserve">괴벽은 신체적인 것과 정신적인 것으로 구분됩니다. 이러한 구분은 주로 플레이어에게 해당 괴벽이 나타내는 장단점을 알려주기 위한 것입니다. </w:t>
      </w:r>
    </w:p>
    <w:p w:rsidR="00000000" w:rsidDel="00000000" w:rsidP="00000000" w:rsidRDefault="00000000" w:rsidRPr="00000000" w14:paraId="00001070">
      <w:pPr>
        <w:rPr/>
      </w:pPr>
      <w:r w:rsidDel="00000000" w:rsidR="00000000" w:rsidRPr="00000000">
        <w:rPr>
          <w:rFonts w:ascii="Arial Unicode MS" w:cs="Arial Unicode MS" w:eastAsia="Arial Unicode MS" w:hAnsi="Arial Unicode MS"/>
          <w:rtl w:val="0"/>
        </w:rPr>
        <w:t xml:space="preserve">특별한 설명이 없다면, 괴벽으로 인한 가감치는 전공 가감치입니다.</w:t>
      </w:r>
    </w:p>
    <w:p w:rsidR="00000000" w:rsidDel="00000000" w:rsidP="00000000" w:rsidRDefault="00000000" w:rsidRPr="00000000" w14:paraId="00001071">
      <w:pPr>
        <w:rPr/>
      </w:pPr>
      <w:r w:rsidDel="00000000" w:rsidR="00000000" w:rsidRPr="00000000">
        <w:rPr>
          <w:rtl w:val="0"/>
        </w:rPr>
        <w:t xml:space="preserve">========================================================================</w:t>
      </w:r>
    </w:p>
    <w:p w:rsidR="00000000" w:rsidDel="00000000" w:rsidP="00000000" w:rsidRDefault="00000000" w:rsidRPr="00000000" w14:paraId="00001072">
      <w:pPr>
        <w:rPr/>
      </w:pPr>
      <w:r w:rsidDel="00000000" w:rsidR="00000000" w:rsidRPr="00000000">
        <w:rPr>
          <w:rtl w:val="0"/>
        </w:rPr>
        <w:t xml:space="preserve">===================================</w:t>
      </w:r>
    </w:p>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천부</w:t>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일반인과 달리 당신은 아주 특별한 재능을 가지고 있을 수 있습니다. </w:t>
      </w:r>
    </w:p>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천부는 결함을 통해 얻을 수 있습니다. 결함 점수 2점당 천부 점수 1점으로 교환할 수 있으며, 이 천부 점수를 사용하여 천부를 얻을 수 있습니다. 규칙은 전공과 같습니다.</w:t>
      </w:r>
    </w:p>
    <w:p w:rsidR="00000000" w:rsidDel="00000000" w:rsidP="00000000" w:rsidRDefault="00000000" w:rsidRPr="00000000" w14:paraId="00001076">
      <w:pPr>
        <w:rPr/>
      </w:pPr>
      <w:r w:rsidDel="00000000" w:rsidR="00000000" w:rsidRPr="00000000">
        <w:rPr>
          <w:rFonts w:ascii="Arial Unicode MS" w:cs="Arial Unicode MS" w:eastAsia="Arial Unicode MS" w:hAnsi="Arial Unicode MS"/>
          <w:rtl w:val="0"/>
        </w:rPr>
        <w:t xml:space="preserve">결함과 천부는 대략 신체, 정신, 특이 세 가지로 분류됩니다.</w:t>
      </w:r>
    </w:p>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신체류: 이 류의 결함과 천부는 당신의 신체적 요인에 근거하여 효과를 발생시킵니다. 만약 당신이 탈바꿈이나 다른 몸으로 바꿀 수 있는 능력, 또는 원신이 몸을 떠나는 등 옛 몸을 사용하지 않아도 되는 능력을 가지고 있다면, 당신은 새로운 몸에서 더 이상 신체류 결함과 신체류 천부의 영향을 받지 않습니다. 만약 당신이 여전히 옛 몸으로 돌아갈 수 있다면, 당신은 여전히 옛 몸의 신체류 결함과 신체류 천부의 영향을 받아야 합니다.</w:t>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정신류: 이 류의 결함과 천부는 당신의 정신 상태에 근거하여 효과를 발생시킵니다. 만약 당신이 인격 전환이나 유사한 능력을 가지고 있다면, 당신이 새로운 인격으로 바꿀 때, 옛 인격의 정신류 결함과 정신류 천부는 계승될 수 없으며, 당신이 옛 인격으로 돌아갈 때까지 그렇습니다. </w:t>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특이류: 이 류의 결함과 천부의 발효 메커니즘은 전혀 설명될 수 없습니다. 확신할 수 있는 것은, 이 류의 결함과 천부에서 벗어나는 방법은 죽음이며, 때로는 죽음조차도 그것들을 해제할 수 없다는 것입니다.</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특별한 설명이 없다면, 결함과 천부가 가져오는 것은 모두 전공 가치와 전공 감치입니다.</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신체류 천부:</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Fonts w:ascii="Arial Unicode MS" w:cs="Arial Unicode MS" w:eastAsia="Arial Unicode MS" w:hAnsi="Arial Unicode MS"/>
          <w:rtl w:val="0"/>
        </w:rPr>
        <w:t xml:space="preserve">절대 시간 감지(1):</w:t>
      </w:r>
    </w:p>
    <w:p w:rsidR="00000000" w:rsidDel="00000000" w:rsidP="00000000" w:rsidRDefault="00000000" w:rsidRPr="00000000" w14:paraId="0000107F">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설명: 당신의 머릿속에는 정밀한 시계가 있는 것 같습니다.</w:t>
      </w:r>
    </w:p>
    <w:p w:rsidR="00000000" w:rsidDel="00000000" w:rsidP="00000000" w:rsidRDefault="00000000" w:rsidRPr="00000000" w14:paraId="00001081">
      <w:pPr>
        <w:rPr/>
      </w:pPr>
      <w:r w:rsidDel="00000000" w:rsidR="00000000" w:rsidRPr="00000000">
        <w:rPr>
          <w:rFonts w:ascii="Arial Unicode MS" w:cs="Arial Unicode MS" w:eastAsia="Arial Unicode MS" w:hAnsi="Arial Unicode MS"/>
          <w:rtl w:val="0"/>
        </w:rPr>
        <w:t xml:space="preserve">당신은 항상 지금이 언제인지 알고 있으며, 정밀도는 초 단위로 계산됩니다. 당신은 같은 정밀도로 지나간 시간의 길이를 측정할 수 있습니다. 시차 변화나 졸음이 이 능력에 영향을 미치지 않으며, 당신은 당신이 미리 선택한 시간에 깨어날 수 있습니다. 시공간의 변화가 당신에게 영향을 미치지 않습니다. 당신은 항상 절대적인 의미에서 현재 시간을 알고 있으며, 당신이 시공간을 여행할 때, ST는 당신에게 "당신은 과거로 92876.3일 이동했습니다"라고 말하고, 당신 또는 다른 사람이 "윤년은 어떻게 계산하지?"와 같은 문제를 스스로 해결하도록 합니다.</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Fonts w:ascii="Arial Unicode MS" w:cs="Arial Unicode MS" w:eastAsia="Arial Unicode MS" w:hAnsi="Arial Unicode MS"/>
          <w:rtl w:val="0"/>
        </w:rPr>
        <w:t xml:space="preserve">거중(1):</w:t>
      </w:r>
    </w:p>
    <w:p w:rsidR="00000000" w:rsidDel="00000000" w:rsidP="00000000" w:rsidRDefault="00000000" w:rsidRPr="00000000" w14:paraId="00001084">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설명: 당신은 당신의 체중보다 더 무거운 것을 들어 올릴 수 있습니다.</w:t>
      </w:r>
    </w:p>
    <w:p w:rsidR="00000000" w:rsidDel="00000000" w:rsidP="00000000" w:rsidRDefault="00000000" w:rsidRPr="00000000" w14:paraId="00001086">
      <w:pPr>
        <w:rPr/>
      </w:pPr>
      <w:r w:rsidDel="00000000" w:rsidR="00000000" w:rsidRPr="00000000">
        <w:rPr>
          <w:rFonts w:ascii="Arial Unicode MS" w:cs="Arial Unicode MS" w:eastAsia="Arial Unicode MS" w:hAnsi="Arial Unicode MS"/>
          <w:rtl w:val="0"/>
        </w:rPr>
        <w:t xml:space="preserve">당신이 부하 계산을 할 때, 당신의 부하 능력은 두 배가 됩니다.</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Fonts w:ascii="Arial Unicode MS" w:cs="Arial Unicode MS" w:eastAsia="Arial Unicode MS" w:hAnsi="Arial Unicode MS"/>
          <w:rtl w:val="0"/>
        </w:rPr>
        <w:t xml:space="preserve">빠른 회복(1):</w:t>
      </w:r>
    </w:p>
    <w:p w:rsidR="00000000" w:rsidDel="00000000" w:rsidP="00000000" w:rsidRDefault="00000000" w:rsidRPr="00000000" w14:paraId="00001089">
      <w:pPr>
        <w:rPr/>
      </w:pPr>
      <w:r w:rsidDel="00000000" w:rsidR="00000000" w:rsidRPr="00000000">
        <w:rPr>
          <w:rFonts w:ascii="Arial Unicode MS" w:cs="Arial Unicode MS" w:eastAsia="Arial Unicode MS" w:hAnsi="Arial Unicode MS"/>
          <w:rtl w:val="0"/>
        </w:rPr>
        <w:t xml:space="preserve">전제: 당신은 "자연 치유 장애" 결함을 가질 수 없습니다.</w:t>
      </w:r>
    </w:p>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설명: 당신의 몸은 회복 속도가 매우 빠릅니다.</w:t>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당신의 자연 회복 속도는 두 배가 됩니다(단기 휴식이 원래 1시간이었다면 현재는 30분이 되며, 최소 15분이고, 장기 휴식이 원래 8시간이었다면 현재는 4시간이 되며, 최소 2시간입니다).</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예민한 감각 시리즈(3):</w:t>
      </w:r>
    </w:p>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전제: 당신은 해당 감각의 결함을 가질 수 없습니다. 예를 들어, 당신은 "시력 결함" 결함을 가지면서 동시에 "예민한 시력" 천부를 가질 수 없습니다.</w:t>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설명: 당신은 초인적인 감각을 가지고 있습니다.</w:t>
      </w:r>
    </w:p>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각각의 예민한 감각 특성은 독립적인 천부이며, 시각, 청각, 촉각, 후각, 미각 다섯 가지 감각으로 나뉩니다. 구매 후 하나를 선택하여 얻을 수 있으며, 각 옵션은 한 번만 선택할 수 있습니다.</w:t>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청각: 당신은 예민한 청각을 얻습니다.</w:t>
      </w:r>
    </w:p>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후각: 당신은 예민한 후각을 얻습니다.</w:t>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미각: 당신이 비정상적인 음식이나 물을 섭취할 때, 당신은 즉시 이상함을 발견할 수 있습니다(예: 중독, 유통기한 지남 등). 단, 당신이 정상적인 음식을 먹어본 적이 있어야 합니다. 당신이 원하지 않는 한, 당신은 어떤 경구 약물, 독약, 마약 등 유사한 물품의 부작용을 받지 않습니다.</w:t>
      </w:r>
    </w:p>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시각: 당신은 8점의 고속 우위를 무시합니다.</w:t>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촉각: 당신은 B급 접촉 공격에 면역입니다.</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유연한 신체(1):</w:t>
      </w:r>
    </w:p>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설명: 당신의 신체 유연성은 비범합니다.</w:t>
      </w:r>
    </w:p>
    <w:p w:rsidR="00000000" w:rsidDel="00000000" w:rsidP="00000000" w:rsidRDefault="00000000" w:rsidRPr="00000000" w14:paraId="0000109B">
      <w:pPr>
        <w:rPr/>
      </w:pPr>
      <w:r w:rsidDel="00000000" w:rsidR="00000000" w:rsidRPr="00000000">
        <w:rPr>
          <w:rFonts w:ascii="Arial Unicode MS" w:cs="Arial Unicode MS" w:eastAsia="Arial Unicode MS" w:hAnsi="Arial Unicode MS"/>
          <w:rtl w:val="0"/>
        </w:rPr>
        <w:t xml:space="preserve">당신이 좁은 공간을 통과할 때, 당신은 추가로 이동력을 소모할 필요가 없으며, 기본 방어력도 잃지 않습니다.</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완벽한 균형(2):</w:t>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설명: 보통의 상황에서, 아무리 좁고 미끄러운 표면 위를 걸어도, 당신은 넘어지지 않습니다.</w:t>
      </w:r>
    </w:p>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1레벨: 당신은 평형감과 관련된 판정을 할 때 4DP 전공 가치를 얻으며, 당신은 곤란한 지형에 면역입니다.</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위험 감지(9):</w:t>
      </w:r>
    </w:p>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9레벨:</w:t>
      </w:r>
    </w:p>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설명: 당신은 위험이 다가올 때 그것을 경고해줄 수 있는 예리한 생존 본능을 가지고 있습니다. 아마도 그는 주변 환경의 미세한 단서를 익숙하게 포착할 수 있거나, 신비로운 제6감각을 가지고 있어 다가올 문제와 위험을 제거하는 데 도움을 줄 수 있을 것입니다. 위험에 직면할 때, 당신은 기묘한 반응을 보일 것입니다. 머리카락이 곤두서거나, 팔에 소름이 돋거나, 등골이 오싹해질 수 있습니다.</w:t>
      </w:r>
    </w:p>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당신은 기습에 면역입니다.</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야시(1):</w:t>
      </w:r>
    </w:p>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전제: 당신은 "시력 결함"을 가질 수 없습니다.</w:t>
      </w:r>
    </w:p>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설명: 당신의 눈은 고양이처럼 밤에도 사물을 볼 수 있습니다.</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당신은 암시를 얻습니다.</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원시(1):</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전제: 당신은 "시력 결함"을 가질 수 없습니다.</w:t>
      </w:r>
    </w:p>
    <w:p w:rsidR="00000000" w:rsidDel="00000000" w:rsidP="00000000" w:rsidRDefault="00000000" w:rsidRPr="00000000" w14:paraId="000010AF">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설명: 당신은 망원경을 사용한 것처럼 눈을 초점을 맞출 수 있습니다.</w:t>
      </w:r>
    </w:p>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당신은 모호한 범위 내에서 특정 부위 공격을 할 수 있습니다.</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Fonts w:ascii="Arial Unicode MS" w:cs="Arial Unicode MS" w:eastAsia="Arial Unicode MS" w:hAnsi="Arial Unicode MS"/>
          <w:rtl w:val="0"/>
        </w:rPr>
        <w:t xml:space="preserve">자연 면역(2):</w:t>
      </w:r>
    </w:p>
    <w:p w:rsidR="00000000" w:rsidDel="00000000" w:rsidP="00000000" w:rsidRDefault="00000000" w:rsidRPr="00000000" w14:paraId="000010B4">
      <w:pPr>
        <w:rPr/>
      </w:pPr>
      <w:r w:rsidDel="00000000" w:rsidR="00000000" w:rsidRPr="00000000">
        <w:rPr>
          <w:rFonts w:ascii="Arial Unicode MS" w:cs="Arial Unicode MS" w:eastAsia="Arial Unicode MS" w:hAnsi="Arial Unicode MS"/>
          <w:rtl w:val="0"/>
        </w:rPr>
        <w:t xml:space="preserve">전제: 당신은 "면역 장애" 결함을 가질 수 없습니다.</w:t>
      </w:r>
    </w:p>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설명: 당신이 큰 병에 걸리는 횟수는 손에 꼽을 정도입니다.</w:t>
      </w:r>
    </w:p>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2레벨: 당신은 자연적인 독소와 질병 효과에 면역입니다.</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전투 반사신경(1):</w:t>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BB">
      <w:pPr>
        <w:rPr/>
      </w:pPr>
      <w:r w:rsidDel="00000000" w:rsidR="00000000" w:rsidRPr="00000000">
        <w:rPr>
          <w:rFonts w:ascii="Arial Unicode MS" w:cs="Arial Unicode MS" w:eastAsia="Arial Unicode MS" w:hAnsi="Arial Unicode MS"/>
          <w:rtl w:val="0"/>
        </w:rPr>
        <w:t xml:space="preserve">설명: 당신은 비범한 반응을 가지고 있으며, 거의 한 순간 이상 충격에 빠지지 않습니다.</w:t>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당신이 당황할 때, 당신은 여전히 정상적으로 반사 행동을 사용할 수 있습니다.</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평지(0):</w:t>
      </w:r>
    </w:p>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전제: 동명의 결함을 선택해야만 이 천부를 가질 수 있습니다.</w:t>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0레벨:</w:t>
      </w:r>
    </w:p>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설명: 당신은 자신의 신체적 장점을 잘 활용합니다.</w:t>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당신의 회피 방어는 1점 증가하며, 당신의 반사 내성 판정은 1DP 전공 가치를 얻습니다.</w:t>
      </w:r>
    </w:p>
    <w:p w:rsidR="00000000" w:rsidDel="00000000" w:rsidP="00000000" w:rsidRDefault="00000000" w:rsidRPr="00000000" w14:paraId="000010C3">
      <w:pPr>
        <w:rPr/>
      </w:pPr>
      <w:r w:rsidDel="00000000" w:rsidR="00000000" w:rsidRPr="00000000">
        <w:rPr>
          <w:rFonts w:ascii="Arial Unicode MS" w:cs="Arial Unicode MS" w:eastAsia="Arial Unicode MS" w:hAnsi="Arial Unicode MS"/>
          <w:rtl w:val="0"/>
        </w:rPr>
        <w:t xml:space="preserve">특수: 당신의 외모가 시각적 효과상 인간형일 때만 이 천부의 영향을 받습니다. 당신이 어떤 능력으로 동명의 결함의 영향을 제거할 때(가슴 확대 수술, 변형술, 전신 갑옷 착용 등 포함하되 이에 국한되지 않음), 당신은 동시에 이 천부의 모든 보너스를 잃습니다.</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Fonts w:ascii="Arial Unicode MS" w:cs="Arial Unicode MS" w:eastAsia="Arial Unicode MS" w:hAnsi="Arial Unicode MS"/>
          <w:rtl w:val="0"/>
        </w:rPr>
        <w:t xml:space="preserve">아름다운 몸매(0):</w:t>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전제: 동명의 결함을 선택해야만 이 천부를 가질 수 있습니다.</w:t>
      </w:r>
    </w:p>
    <w:p w:rsidR="00000000" w:rsidDel="00000000" w:rsidP="00000000" w:rsidRDefault="00000000" w:rsidRPr="00000000" w14:paraId="000010C7">
      <w:pPr>
        <w:rPr/>
      </w:pPr>
      <w:r w:rsidDel="00000000" w:rsidR="00000000" w:rsidRPr="00000000">
        <w:rPr>
          <w:rFonts w:ascii="Arial Unicode MS" w:cs="Arial Unicode MS" w:eastAsia="Arial Unicode MS" w:hAnsi="Arial Unicode MS"/>
          <w:rtl w:val="0"/>
        </w:rPr>
        <w:t xml:space="preserve">설명: 당신은 자신의 신체적 장점을 잘 활용합니다.</w:t>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당신이 성적 지향이 여성인 캐릭터와 사교할 때, 당신의 속임수와 교제 관련 판정은 1DP 전공 가치를 얻습니다.</w:t>
      </w:r>
    </w:p>
    <w:p w:rsidR="00000000" w:rsidDel="00000000" w:rsidP="00000000" w:rsidRDefault="00000000" w:rsidRPr="00000000" w14:paraId="000010C9">
      <w:pPr>
        <w:rPr/>
      </w:pPr>
      <w:r w:rsidDel="00000000" w:rsidR="00000000" w:rsidRPr="00000000">
        <w:rPr>
          <w:rFonts w:ascii="Arial Unicode MS" w:cs="Arial Unicode MS" w:eastAsia="Arial Unicode MS" w:hAnsi="Arial Unicode MS"/>
          <w:rtl w:val="0"/>
        </w:rPr>
        <w:t xml:space="preserve">전투 상황이 아닐 때, 당신은 펜이나 휴대폰 또는 유사한 소형 물건을 가슴에 끼울 수 있습니다. 이런 상황에서, 당신의 은폐(물건 숨기기) 판정은 1DP 전공 가치를 얻습니다.</w:t>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특수: 당신의 외모가 시각적 효과상 인간형일 때만 이 천부의 영향을 받습니다. 당신이 어떤 능력으로 동명의 결함의 영향을 제거할 때(가슴 축소 수술, 변형술, 전신 갑옷 착용 등 포함하되 이에 국한되지 않음), 당신은 동시에 이 천부의 모든 보너스를 잃습니다.</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정신류 천부:</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상식(3):</w:t>
      </w:r>
    </w:p>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10D0">
      <w:pPr>
        <w:rPr/>
      </w:pPr>
      <w:r w:rsidDel="00000000" w:rsidR="00000000" w:rsidRPr="00000000">
        <w:rPr>
          <w:rFonts w:ascii="Arial Unicode MS" w:cs="Arial Unicode MS" w:eastAsia="Arial Unicode MS" w:hAnsi="Arial Unicode MS"/>
          <w:rtl w:val="0"/>
        </w:rPr>
        <w:t xml:space="preserve">설명: 당신은 뛰어난 기초 지식을 가지고 있으며, 실효성을 중시합니다. 보통 당신은 자신이 알고 있는 것들을 바탕으로 잠시 생각한 후, 직접적이고 신뢰할 만한 결정을 내릴 수 있습니다.</w:t>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매 장면마다 한 번, 당신이 다음에 취할 행동이 재앙적인 결과를 초래할 수 있다고 생각할 때, 또는 당신이 한 정황의 핵심에서 완전히 막혀 버려 아이디어가 떠오르지 않을 때, 당신은 ST에게 당신이 지금 하려는 일을 말할 수 있고, 그러면 ST는 당신의 행동이 초래할 직접적인 결과를 지적해 줄 것입니다. 이를 통해 당신은 자신의 행동을 바꿀 기회를 얻어, 어떤 위험을 피할 수 있습니다.</w:t>
      </w:r>
    </w:p>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주의해야 할 점은, 당신이 매 모험 세계에서 이 능력을 사용하는 횟수는 당신의 전설 지능 또는 전설 통찰 중 높은 값 +1/회를 초과할 수 없다는 것입니다.</w:t>
      </w:r>
    </w:p>
    <w:p w:rsidR="00000000" w:rsidDel="00000000" w:rsidP="00000000" w:rsidRDefault="00000000" w:rsidRPr="00000000" w14:paraId="000010D3">
      <w:pPr>
        <w:rPr/>
      </w:pPr>
      <w:r w:rsidDel="00000000" w:rsidR="00000000" w:rsidRPr="00000000">
        <w:rPr>
          <w:rFonts w:ascii="Arial Unicode MS" w:cs="Arial Unicode MS" w:eastAsia="Arial Unicode MS" w:hAnsi="Arial Unicode MS"/>
          <w:rtl w:val="0"/>
        </w:rPr>
        <w:t xml:space="preserve">ST는 어떤 이유로 어떤 이유로든 이 천부를 금지할 수 있습니다.</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감수성(2):</w:t>
      </w:r>
    </w:p>
    <w:p w:rsidR="00000000" w:rsidDel="00000000" w:rsidP="00000000" w:rsidRDefault="00000000" w:rsidRPr="00000000" w14:paraId="000010D6">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설명: 당신은 다른 사람의 감정을 매우 쉽게 느낍니다.</w:t>
      </w:r>
    </w:p>
    <w:p w:rsidR="00000000" w:rsidDel="00000000" w:rsidP="00000000" w:rsidRDefault="00000000" w:rsidRPr="00000000" w14:paraId="000010D8">
      <w:pPr>
        <w:rPr/>
      </w:pPr>
      <w:r w:rsidDel="00000000" w:rsidR="00000000" w:rsidRPr="00000000">
        <w:rPr>
          <w:rFonts w:ascii="Arial Unicode MS" w:cs="Arial Unicode MS" w:eastAsia="Arial Unicode MS" w:hAnsi="Arial Unicode MS"/>
          <w:rtl w:val="0"/>
        </w:rPr>
        <w:t xml:space="preserve">당신의 감수성 기능과 관련된 판정은 3DP 전공 가치를 얻습니다.</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Fonts w:ascii="Arial Unicode MS" w:cs="Arial Unicode MS" w:eastAsia="Arial Unicode MS" w:hAnsi="Arial Unicode MS"/>
          <w:rtl w:val="0"/>
        </w:rPr>
        <w:t xml:space="preserve">직관(3):</w:t>
      </w:r>
    </w:p>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10DC">
      <w:pPr>
        <w:rPr/>
      </w:pPr>
      <w:r w:rsidDel="00000000" w:rsidR="00000000" w:rsidRPr="00000000">
        <w:rPr>
          <w:rFonts w:ascii="Arial Unicode MS" w:cs="Arial Unicode MS" w:eastAsia="Arial Unicode MS" w:hAnsi="Arial Unicode MS"/>
          <w:rtl w:val="0"/>
        </w:rPr>
        <w:t xml:space="preserve">설명: 당신은 보통 맞게 추측합니다.</w:t>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당신이 선택의 기로에 놓였을 때, 당신은 ST에게 직관을 사용하도록 요청할 수 있습니다.</w:t>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1점의 의지력을 소모하고, 당신은 통찰 판정을 하나 합니다. DC=5이며, 성공하면 당신은 ST에게 당신이 달성하려는 목표를 알려주고, 그러면 ST는 당신이 제시한 선택지 중에서 "가장 빠른" 또는 "가장 안정적인" 또는 "점수가 가장 높은"(당신이 선택) 방법을 당신에게 알려줄 것입니다. 한 번 사용할 때마다, 다음 영화에서 당신이 다시 직관을 사용할 때, DC+5가 됩니다.</w:t>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주의: 당신은 특정 물건을 얻거나, 특정 목표를 죽이는 것과 같이 정해진 결과만 선택할 수 있으며, 최대한 많은 점수를 얻는 것과 같은 개념적인 목표는 선택할 수 없습니다. 또한 선택지는 당신이 ST에게 제시하는 것이지, ST가 당신에게 선택지를 알려주는 것이 아닙니다. 만약 당신의 선택지가 엉망진창이라면, ST도 그 중에서 당신이 요구한 대로 가장 좋은 것을 당신에게 선택해 줄 것이지만, 물론 여전히 엉망진창일 수 있습니다. 만약 모든 선택지가 목표를 달성할 수 없다면, ST는 당신에게, 당신의 직관이 당신에게 말해주길, 당신의 모든 아이디어가 엉망진창이며, 당신은 목표를 달성할 수 없을 것 같다고 느낀다고 말할 수 있습니다.</w:t>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ST는 어떤 이유로든 이 천부를 금지할 수 있습니다.</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Fonts w:ascii="Arial Unicode MS" w:cs="Arial Unicode MS" w:eastAsia="Arial Unicode MS" w:hAnsi="Arial Unicode MS"/>
          <w:rtl w:val="0"/>
        </w:rPr>
        <w:t xml:space="preserve">영감(1):</w:t>
      </w:r>
    </w:p>
    <w:p w:rsidR="00000000" w:rsidDel="00000000" w:rsidP="00000000" w:rsidRDefault="00000000" w:rsidRPr="00000000" w14:paraId="000010E3">
      <w:pPr>
        <w:rPr/>
      </w:pPr>
      <w:r w:rsidDel="00000000" w:rsidR="00000000" w:rsidRPr="00000000">
        <w:rPr>
          <w:rFonts w:ascii="Arial Unicode MS" w:cs="Arial Unicode MS" w:eastAsia="Arial Unicode MS" w:hAnsi="Arial Unicode MS"/>
          <w:rtl w:val="0"/>
        </w:rPr>
        <w:t xml:space="preserve">전제: "직관" 천부.</w:t>
      </w:r>
    </w:p>
    <w:p w:rsidR="00000000" w:rsidDel="00000000" w:rsidP="00000000" w:rsidRDefault="00000000" w:rsidRPr="00000000" w14:paraId="000010E4">
      <w:pPr>
        <w:rPr/>
      </w:pPr>
      <w:r w:rsidDel="00000000" w:rsidR="00000000" w:rsidRPr="00000000">
        <w:rPr>
          <w:rFonts w:ascii="Arial Unicode MS" w:cs="Arial Unicode MS" w:eastAsia="Arial Unicode MS" w:hAnsi="Arial Unicode MS"/>
          <w:rtl w:val="0"/>
        </w:rPr>
        <w:t xml:space="preserve">설명: 당신의 천부는 매우 뛰어나고 능숙합니다.</w:t>
      </w:r>
    </w:p>
    <w:p w:rsidR="00000000" w:rsidDel="00000000" w:rsidP="00000000" w:rsidRDefault="00000000" w:rsidRPr="00000000" w14:paraId="000010E5">
      <w:pPr>
        <w:rPr/>
      </w:pPr>
      <w:r w:rsidDel="00000000" w:rsidR="00000000" w:rsidRPr="00000000">
        <w:rPr>
          <w:rFonts w:ascii="Arial Unicode MS" w:cs="Arial Unicode MS" w:eastAsia="Arial Unicode MS" w:hAnsi="Arial Unicode MS"/>
          <w:rtl w:val="0"/>
        </w:rPr>
        <w:t xml:space="preserve">효과: 이제 당신이 직관 판정을 할 때, 5개의 추가 성공을 얻으며, 당신이 처음으로 직관을 사용할 때는 주사위를 굴릴 필요가 없습니다.</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Fonts w:ascii="Arial Unicode MS" w:cs="Arial Unicode MS" w:eastAsia="Arial Unicode MS" w:hAnsi="Arial Unicode MS"/>
          <w:rtl w:val="0"/>
        </w:rPr>
        <w:t xml:space="preserve">특이류 천부:</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Fonts w:ascii="Arial Unicode MS" w:cs="Arial Unicode MS" w:eastAsia="Arial Unicode MS" w:hAnsi="Arial Unicode MS"/>
          <w:rtl w:val="0"/>
        </w:rPr>
        <w:t xml:space="preserve">절체절명(9):</w:t>
      </w:r>
    </w:p>
    <w:p w:rsidR="00000000" w:rsidDel="00000000" w:rsidP="00000000" w:rsidRDefault="00000000" w:rsidRPr="00000000" w14:paraId="000010EA">
      <w:pPr>
        <w:rPr/>
      </w:pPr>
      <w:r w:rsidDel="00000000" w:rsidR="00000000" w:rsidRPr="00000000">
        <w:rPr>
          <w:rFonts w:ascii="Arial Unicode MS" w:cs="Arial Unicode MS" w:eastAsia="Arial Unicode MS" w:hAnsi="Arial Unicode MS"/>
          <w:rtl w:val="0"/>
        </w:rPr>
        <w:t xml:space="preserve">9레벨:</w:t>
      </w:r>
    </w:p>
    <w:p w:rsidR="00000000" w:rsidDel="00000000" w:rsidP="00000000" w:rsidRDefault="00000000" w:rsidRPr="00000000" w14:paraId="000010EB">
      <w:pPr>
        <w:rPr/>
      </w:pPr>
      <w:r w:rsidDel="00000000" w:rsidR="00000000" w:rsidRPr="00000000">
        <w:rPr>
          <w:rFonts w:ascii="Arial Unicode MS" w:cs="Arial Unicode MS" w:eastAsia="Arial Unicode MS" w:hAnsi="Arial Unicode MS"/>
          <w:rtl w:val="0"/>
        </w:rPr>
        <w:t xml:space="preserve">설명: 당신이 죽음의 위험에 처했을 때, 행운의 여신은 항상 당신에게 미소 짓는 것 같습니다!</w:t>
      </w:r>
    </w:p>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당신이 겪는 생사의 고비(척도는 ST가 판단하며, 일반적으로 즉사 효과를 받거나, 이번 판정에 실패하면 죽게 되거나, 한 번의 공격을 받은 후 죽게 되는 등)에서, 이번 판정이 당신의 판정이거나 당신을 포함하는 판정(주도적 판정, 예를 들어 절벽을 뛰어넘거나, 내성 판정 등)이라면 당신은 이번 판정에서 모든 1을 다시 굴릴 수 있습니다. 만약 이번 판정이 적의 판정(예를 들어 시전 공격 판정, 공격 판정)이라면 그는 어떤 추가 주사위도 얻을 수 없습니다. 이 능력은 매 모험 세계에서 한 번만 사용할 수 있습니다.</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극적 필요(3):</w:t>
      </w:r>
    </w:p>
    <w:p w:rsidR="00000000" w:rsidDel="00000000" w:rsidP="00000000" w:rsidRDefault="00000000" w:rsidRPr="00000000" w14:paraId="000010EF">
      <w:pPr>
        <w:rPr/>
      </w:pPr>
      <w:r w:rsidDel="00000000" w:rsidR="00000000" w:rsidRPr="00000000">
        <w:rPr>
          <w:rFonts w:ascii="Arial Unicode MS" w:cs="Arial Unicode MS" w:eastAsia="Arial Unicode MS" w:hAnsi="Arial Unicode MS"/>
          <w:rtl w:val="0"/>
        </w:rPr>
        <w:t xml:space="preserve">설명: 당신은 적절한 시간에 적절한 장소에 나타나는 능력을 가지고 있습니다.</w:t>
      </w:r>
    </w:p>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매 장면마다 한 번, 당신은 행운적이지만 그럴듯한 가능성을 한 번 만날 수 있습니다.</w:t>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세부 사항은 ST가 결정합니다. 예를 들어 ST는, 당신이 협상해야 하는 경비원 중 한 명이 마침 당신의 사촌이라고 선언할 수 있습니다. 또는, 당신이 도망치는 은행 강도를 추격할 때, 은행 밖에 마침 슈퍼카가 있다고 할 수 있습니다. ST는, 이 장점의 한 번 발동이, 어떤 모험 동안 여러 번 또는 모든 "기적"을 대표할 수 있다고 판단할 수 있습니다(예를 들어, 소도시 정비소에 마침 당신이 초과학 반중력 벨트를 수리하는 데 필요한 모든 부품이 있다).</w:t>
      </w:r>
    </w:p>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당신은 언제 그리고 어떻게 이 장점을 발동할지 ST에게 제안할 권리가 있지만, 결정권은 그에게 있습니다.</w:t>
      </w:r>
    </w:p>
    <w:p w:rsidR="00000000" w:rsidDel="00000000" w:rsidP="00000000" w:rsidRDefault="00000000" w:rsidRPr="00000000" w14:paraId="000010F3">
      <w:pPr>
        <w:rPr/>
      </w:pPr>
      <w:r w:rsidDel="00000000" w:rsidR="00000000" w:rsidRPr="00000000">
        <w:rPr>
          <w:rFonts w:ascii="Arial Unicode MS" w:cs="Arial Unicode MS" w:eastAsia="Arial Unicode MS" w:hAnsi="Arial Unicode MS"/>
          <w:rtl w:val="0"/>
        </w:rPr>
        <w:t xml:space="preserve">당신이 매 모험 세계에서 이 능력을 사용하는 횟수는 당신의 전설 조작 +1/회를 초과할 수 없습니다.</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Fonts w:ascii="Arial Unicode MS" w:cs="Arial Unicode MS" w:eastAsia="Arial Unicode MS" w:hAnsi="Arial Unicode MS"/>
          <w:rtl w:val="0"/>
        </w:rPr>
        <w:t xml:space="preserve">행운(1):</w:t>
      </w:r>
    </w:p>
    <w:p w:rsidR="00000000" w:rsidDel="00000000" w:rsidP="00000000" w:rsidRDefault="00000000" w:rsidRPr="00000000" w14:paraId="000010F6">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0F7">
      <w:pPr>
        <w:rPr/>
      </w:pPr>
      <w:r w:rsidDel="00000000" w:rsidR="00000000" w:rsidRPr="00000000">
        <w:rPr>
          <w:rFonts w:ascii="Arial Unicode MS" w:cs="Arial Unicode MS" w:eastAsia="Arial Unicode MS" w:hAnsi="Arial Unicode MS"/>
          <w:rtl w:val="0"/>
        </w:rPr>
        <w:t xml:space="preserve">설명: 당신은 태어날 때부터 무언가에 의해 보호받는 것처럼, 비범한 행운을 가지고 있습니다.</w:t>
      </w:r>
    </w:p>
    <w:p w:rsidR="00000000" w:rsidDel="00000000" w:rsidP="00000000" w:rsidRDefault="00000000" w:rsidRPr="00000000" w14:paraId="000010F8">
      <w:pPr>
        <w:rPr/>
      </w:pPr>
      <w:r w:rsidDel="00000000" w:rsidR="00000000" w:rsidRPr="00000000">
        <w:rPr>
          <w:rFonts w:ascii="Arial Unicode MS" w:cs="Arial Unicode MS" w:eastAsia="Arial Unicode MS" w:hAnsi="Arial Unicode MS"/>
          <w:rtl w:val="0"/>
        </w:rPr>
        <w:t xml:space="preserve">당신이 판정을 할 때, 판정 전에, 당신은 이 천부를 발동하기로 선택할 수 있으며, 2번의 판정을 하여 그 중 더 좋은 결과를 취합니다.</w:t>
      </w:r>
    </w:p>
    <w:p w:rsidR="00000000" w:rsidDel="00000000" w:rsidP="00000000" w:rsidRDefault="00000000" w:rsidRPr="00000000" w14:paraId="000010F9">
      <w:pPr>
        <w:rPr/>
      </w:pPr>
      <w:r w:rsidDel="00000000" w:rsidR="00000000" w:rsidRPr="00000000">
        <w:rPr>
          <w:rFonts w:ascii="Arial Unicode MS" w:cs="Arial Unicode MS" w:eastAsia="Arial Unicode MS" w:hAnsi="Arial Unicode MS"/>
          <w:rtl w:val="0"/>
        </w:rPr>
        <w:t xml:space="preserve">당신이 매 모험 세계에서 이 능력을 사용하는 횟수는 당신의 전설 조작 +1/회를 초과할 수 없습니다.</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Fonts w:ascii="Arial Unicode MS" w:cs="Arial Unicode MS" w:eastAsia="Arial Unicode MS" w:hAnsi="Arial Unicode MS"/>
          <w:rtl w:val="0"/>
        </w:rPr>
        <w:t xml:space="preserve">행운의 별(1):</w:t>
      </w:r>
    </w:p>
    <w:p w:rsidR="00000000" w:rsidDel="00000000" w:rsidP="00000000" w:rsidRDefault="00000000" w:rsidRPr="00000000" w14:paraId="000010FC">
      <w:pPr>
        <w:rPr/>
      </w:pPr>
      <w:r w:rsidDel="00000000" w:rsidR="00000000" w:rsidRPr="00000000">
        <w:rPr>
          <w:rFonts w:ascii="Arial Unicode MS" w:cs="Arial Unicode MS" w:eastAsia="Arial Unicode MS" w:hAnsi="Arial Unicode MS"/>
          <w:rtl w:val="0"/>
        </w:rPr>
        <w:t xml:space="preserve">전제: "행운" 천부.</w:t>
      </w:r>
    </w:p>
    <w:p w:rsidR="00000000" w:rsidDel="00000000" w:rsidP="00000000" w:rsidRDefault="00000000" w:rsidRPr="00000000" w14:paraId="000010FD">
      <w:pPr>
        <w:rPr/>
      </w:pPr>
      <w:r w:rsidDel="00000000" w:rsidR="00000000" w:rsidRPr="00000000">
        <w:rPr>
          <w:rFonts w:ascii="Arial Unicode MS" w:cs="Arial Unicode MS" w:eastAsia="Arial Unicode MS" w:hAnsi="Arial Unicode MS"/>
          <w:rtl w:val="0"/>
        </w:rPr>
        <w:t xml:space="preserve">만약 한 목표가 당신의 조작치/미터 내에 있다면, 당신은 그 목표에 대해 "행운"의 효과를 사용할 수 있습니다.</w:t>
      </w:r>
    </w:p>
    <w:p w:rsidR="00000000" w:rsidDel="00000000" w:rsidP="00000000" w:rsidRDefault="00000000" w:rsidRPr="00000000" w14:paraId="000010FE">
      <w:pPr>
        <w:pStyle w:val="Heading1"/>
        <w:rPr/>
      </w:pPr>
      <w:bookmarkStart w:colFirst="0" w:colLast="0" w:name="_or7jsxwgu5ig" w:id="31"/>
      <w:bookmarkEnd w:id="31"/>
      <w:r w:rsidDel="00000000" w:rsidR="00000000" w:rsidRPr="00000000">
        <w:rPr>
          <w:rFonts w:ascii="Arial Unicode MS" w:cs="Arial Unicode MS" w:eastAsia="Arial Unicode MS" w:hAnsi="Arial Unicode MS"/>
          <w:rtl w:val="0"/>
        </w:rPr>
        <w:t xml:space="preserve">1.3.4.9 천부</w:t>
      </w:r>
    </w:p>
    <w:p w:rsidR="00000000" w:rsidDel="00000000" w:rsidP="00000000" w:rsidRDefault="00000000" w:rsidRPr="00000000" w14:paraId="000010FF">
      <w:pPr>
        <w:rPr/>
      </w:pPr>
      <w:r w:rsidDel="00000000" w:rsidR="00000000" w:rsidRPr="00000000">
        <w:rPr>
          <w:rtl w:val="0"/>
        </w:rPr>
        <w:t xml:space="preserve">========================================================================</w:t>
      </w:r>
    </w:p>
    <w:p w:rsidR="00000000" w:rsidDel="00000000" w:rsidP="00000000" w:rsidRDefault="00000000" w:rsidRPr="00000000" w14:paraId="00001100">
      <w:pPr>
        <w:rPr/>
      </w:pPr>
      <w:r w:rsidDel="00000000" w:rsidR="00000000" w:rsidRPr="00000000">
        <w:rPr>
          <w:rtl w:val="0"/>
        </w:rPr>
        <w:t xml:space="preserve">===================================</w:t>
      </w:r>
    </w:p>
    <w:p w:rsidR="00000000" w:rsidDel="00000000" w:rsidP="00000000" w:rsidRDefault="00000000" w:rsidRPr="00000000" w14:paraId="00001101">
      <w:pPr>
        <w:rPr/>
      </w:pPr>
      <w:r w:rsidDel="00000000" w:rsidR="00000000" w:rsidRPr="00000000">
        <w:rPr>
          <w:rFonts w:ascii="Arial Unicode MS" w:cs="Arial Unicode MS" w:eastAsia="Arial Unicode MS" w:hAnsi="Arial Unicode MS"/>
          <w:rtl w:val="0"/>
        </w:rPr>
        <w:t xml:space="preserve">천부</w:t>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일반인과 달리 당신은 아주 특별한 재능을 가지고 있을 수 있습니다. </w:t>
      </w:r>
    </w:p>
    <w:p w:rsidR="00000000" w:rsidDel="00000000" w:rsidP="00000000" w:rsidRDefault="00000000" w:rsidRPr="00000000" w14:paraId="00001103">
      <w:pPr>
        <w:rPr/>
      </w:pPr>
      <w:r w:rsidDel="00000000" w:rsidR="00000000" w:rsidRPr="00000000">
        <w:rPr>
          <w:rFonts w:ascii="Arial Unicode MS" w:cs="Arial Unicode MS" w:eastAsia="Arial Unicode MS" w:hAnsi="Arial Unicode MS"/>
          <w:rtl w:val="0"/>
        </w:rPr>
        <w:t xml:space="preserve">천부는 결함을 통해 얻을 수 있습니다. 결함 점수 2점당 천부 점수 1점으로 교환할 수 있으며, 이 천부 점수를 사용하여 천부를 얻을 수 있습니다. 규칙은 전공과 같습니다.</w:t>
      </w:r>
    </w:p>
    <w:p w:rsidR="00000000" w:rsidDel="00000000" w:rsidP="00000000" w:rsidRDefault="00000000" w:rsidRPr="00000000" w14:paraId="00001104">
      <w:pPr>
        <w:rPr/>
      </w:pPr>
      <w:r w:rsidDel="00000000" w:rsidR="00000000" w:rsidRPr="00000000">
        <w:rPr>
          <w:rFonts w:ascii="Arial Unicode MS" w:cs="Arial Unicode MS" w:eastAsia="Arial Unicode MS" w:hAnsi="Arial Unicode MS"/>
          <w:rtl w:val="0"/>
        </w:rPr>
        <w:t xml:space="preserve">결함과 천부는 대략 신체, 정신, 특이 세 가지로 분류됩니다.</w:t>
      </w:r>
    </w:p>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신체류: 이 류의 결함과 천부는 당신의 신체적 요인에 근거하여 효과를 발생시킵니다. 만약 당신이 탈바꿈이나 다른 몸으로 바꿀 수 있는 능력, 또는 원신이 몸을 떠나는 등 옛 몸을 사용하지 않아도 되는 능력을 가지고 있다면, 당신은 새로운 몸에서 더 이상 신체류 결함과 신체류 천부의 영향을 받지 않습니다. 만약 당신이 여전히 옛 몸으로 돌아갈 수 있다면, 당신은 여전히 옛 몸의 신체류 결함과 신체류 천부의 영향을 받아야 합니다.</w:t>
      </w:r>
    </w:p>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정신류: 이 류의 결함과 천부는 당신의 정신 상태에 근거하여 효과를 발생시킵니다. 만약 당신이 인격 전환이나 유사한 능력을 가지고 있다면, 당신이 새로운 인격으로 바꿀 때, 옛 인격의 정신류 결함과 정신류 천부는 계승될 수 없으며, 당신이 옛 인격으로 돌아갈 때까지 그렇습니다. </w:t>
      </w:r>
    </w:p>
    <w:p w:rsidR="00000000" w:rsidDel="00000000" w:rsidP="00000000" w:rsidRDefault="00000000" w:rsidRPr="00000000" w14:paraId="00001107">
      <w:pPr>
        <w:rPr/>
      </w:pPr>
      <w:r w:rsidDel="00000000" w:rsidR="00000000" w:rsidRPr="00000000">
        <w:rPr>
          <w:rFonts w:ascii="Arial Unicode MS" w:cs="Arial Unicode MS" w:eastAsia="Arial Unicode MS" w:hAnsi="Arial Unicode MS"/>
          <w:rtl w:val="0"/>
        </w:rPr>
        <w:t xml:space="preserve">특이류: 이 류의 결함과 천부의 발효 메커니즘은 전혀 설명될 수 없습니다. 확신할 수 있는 것은, 이 류의 결함과 천부에서 벗어나는 방법은 죽음이며, 때로는 죽음조차도 그것들을 해제할 수 없다는 것입니다.</w:t>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특별한 설명이 없다면, 결함과 천부가 가져오는 것은 모두 전공 가치와 전공 감치입니다.</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신체류 천부:</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절대 시간 감지(1):</w:t>
      </w:r>
    </w:p>
    <w:p w:rsidR="00000000" w:rsidDel="00000000" w:rsidP="00000000" w:rsidRDefault="00000000" w:rsidRPr="00000000" w14:paraId="0000110D">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설명: 당신의 머릿속에는 정밀한 시계가 있는 것 같습니다.</w:t>
      </w:r>
    </w:p>
    <w:p w:rsidR="00000000" w:rsidDel="00000000" w:rsidP="00000000" w:rsidRDefault="00000000" w:rsidRPr="00000000" w14:paraId="0000110F">
      <w:pPr>
        <w:rPr/>
      </w:pPr>
      <w:r w:rsidDel="00000000" w:rsidR="00000000" w:rsidRPr="00000000">
        <w:rPr>
          <w:rFonts w:ascii="Arial Unicode MS" w:cs="Arial Unicode MS" w:eastAsia="Arial Unicode MS" w:hAnsi="Arial Unicode MS"/>
          <w:rtl w:val="0"/>
        </w:rPr>
        <w:t xml:space="preserve">당신은 항상 지금이 언제인지 알고 있으며, 정밀도는 초 단위로 계산됩니다. 당신은 같은 정밀도로 지나간 시간의 길이를 측정할 수 있습니다. 시차 변화나 졸음이 이 능력에 영향을 미치지 않으며, 당신은 당신이 미리 선택한 시간에 깨어날 수 있습니다. 시공간의 변화가 당신에게 영향을 미치지 않습니다. 당신은 항상 절대적인 의미에서 현재 시간을 알고 있으며, 당신이 시공간을 여행할 때, ST는 당신에게 "당신은 과거로 92876.3일 이동했습니다"라고 말하고, 당신 또는 다른 사람이 "윤년은 어떻게 계산하지?"와 같은 문제를 스스로 해결하도록 합니다.</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거중(1):</w:t>
      </w:r>
    </w:p>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113">
      <w:pPr>
        <w:rPr/>
      </w:pPr>
      <w:r w:rsidDel="00000000" w:rsidR="00000000" w:rsidRPr="00000000">
        <w:rPr>
          <w:rFonts w:ascii="Arial Unicode MS" w:cs="Arial Unicode MS" w:eastAsia="Arial Unicode MS" w:hAnsi="Arial Unicode MS"/>
          <w:rtl w:val="0"/>
        </w:rPr>
        <w:t xml:space="preserve">설명: 당신은 당신의 체중보다 더 무거운 것을 들어 올릴 수 있습니다.</w:t>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당신이 부하 계산을 할 때, 당신의 부하 능력은 두 배가 됩니다.</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Fonts w:ascii="Arial Unicode MS" w:cs="Arial Unicode MS" w:eastAsia="Arial Unicode MS" w:hAnsi="Arial Unicode MS"/>
          <w:rtl w:val="0"/>
        </w:rPr>
        <w:t xml:space="preserve">빠른 회복(1):</w:t>
      </w:r>
    </w:p>
    <w:p w:rsidR="00000000" w:rsidDel="00000000" w:rsidP="00000000" w:rsidRDefault="00000000" w:rsidRPr="00000000" w14:paraId="00001117">
      <w:pPr>
        <w:rPr/>
      </w:pPr>
      <w:r w:rsidDel="00000000" w:rsidR="00000000" w:rsidRPr="00000000">
        <w:rPr>
          <w:rFonts w:ascii="Arial Unicode MS" w:cs="Arial Unicode MS" w:eastAsia="Arial Unicode MS" w:hAnsi="Arial Unicode MS"/>
          <w:rtl w:val="0"/>
        </w:rPr>
        <w:t xml:space="preserve">전제: 당신은 "자연 치유 장애" 결함을 가질 수 없습니다.</w:t>
      </w:r>
    </w:p>
    <w:p w:rsidR="00000000" w:rsidDel="00000000" w:rsidP="00000000" w:rsidRDefault="00000000" w:rsidRPr="00000000" w14:paraId="00001118">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119">
      <w:pPr>
        <w:rPr/>
      </w:pPr>
      <w:r w:rsidDel="00000000" w:rsidR="00000000" w:rsidRPr="00000000">
        <w:rPr>
          <w:rFonts w:ascii="Arial Unicode MS" w:cs="Arial Unicode MS" w:eastAsia="Arial Unicode MS" w:hAnsi="Arial Unicode MS"/>
          <w:rtl w:val="0"/>
        </w:rPr>
        <w:t xml:space="preserve">설명: 당신의 몸은 회복 속도가 매우 빠릅니다.</w:t>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당신의 자연 회복 속도는 두 배가 됩니다(단기 휴식이 원래 1시간이었다면 현재는 30분이 되며, 최소 15분이고, 장기 휴식이 원래 8시간이었다면 현재는 4시간이 되며, 최소 2시간입니다).</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예민한 감각 시리즈(3):</w:t>
      </w:r>
    </w:p>
    <w:p w:rsidR="00000000" w:rsidDel="00000000" w:rsidP="00000000" w:rsidRDefault="00000000" w:rsidRPr="00000000" w14:paraId="0000111D">
      <w:pPr>
        <w:rPr/>
      </w:pPr>
      <w:r w:rsidDel="00000000" w:rsidR="00000000" w:rsidRPr="00000000">
        <w:rPr>
          <w:rFonts w:ascii="Arial Unicode MS" w:cs="Arial Unicode MS" w:eastAsia="Arial Unicode MS" w:hAnsi="Arial Unicode MS"/>
          <w:rtl w:val="0"/>
        </w:rPr>
        <w:t xml:space="preserve">전제: 당신은 해당 감각의 결함을 가질 수 없습니다. 예를 들어, 당신은 "시력 결함" 결함을 가지면서 동시에 "예민한 시력" 천부를 가질 수 없습니다.</w:t>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설명: 당신은 초인적인 감각을 가지고 있습니다.</w:t>
      </w:r>
    </w:p>
    <w:p w:rsidR="00000000" w:rsidDel="00000000" w:rsidP="00000000" w:rsidRDefault="00000000" w:rsidRPr="00000000" w14:paraId="0000111F">
      <w:pPr>
        <w:rPr/>
      </w:pPr>
      <w:r w:rsidDel="00000000" w:rsidR="00000000" w:rsidRPr="00000000">
        <w:rPr>
          <w:rFonts w:ascii="Arial Unicode MS" w:cs="Arial Unicode MS" w:eastAsia="Arial Unicode MS" w:hAnsi="Arial Unicode MS"/>
          <w:rtl w:val="0"/>
        </w:rPr>
        <w:t xml:space="preserve">각각의 예민한 감각 특성은 독립적인 천부이며, 시각, 청각, 촉각, 후각, 미각 다섯 가지 감각으로 나뉩니다. 구매 후 하나를 선택하여 얻을 수 있으며, 각 옵션은 한 번만 선택할 수 있습니다.</w:t>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청각: 당신은 예민한 청각을 얻습니다.</w:t>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후각: 당신은 예민한 후각을 얻습니다.</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미각: 당신이 비정상적인 음식이나 물을 섭취할 때, 당신은 즉시 이상함을 발견할 수 있습니다(예: 중독, 유통기한 지남 등). 단, 당신이 정상적인 음식을 먹어본 적이 있어야 합니다. 당신이 원하지 않는 한, 당신은 어떤 경구 약물, 독약, 마약 등 유사한 물품의 부작용을 받지 않습니다.</w:t>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시각: 당신은 8점의 고속 우위를 무시합니다.</w:t>
      </w:r>
    </w:p>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촉각: 당신은 B급 접촉 공격에 면역입니다.</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유연한 신체(1):</w:t>
      </w:r>
    </w:p>
    <w:p w:rsidR="00000000" w:rsidDel="00000000" w:rsidP="00000000" w:rsidRDefault="00000000" w:rsidRPr="00000000" w14:paraId="00001127">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설명: 당신의 신체 유연성은 비범합니다.</w:t>
      </w:r>
    </w:p>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당신이 좁은 공간을 통과할 때, 당신은 추가로 이동력을 소모할 필요가 없으며, 기본 방어력도 잃지 않습니다.</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완벽한 균형(2):</w:t>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112D">
      <w:pPr>
        <w:rPr/>
      </w:pPr>
      <w:r w:rsidDel="00000000" w:rsidR="00000000" w:rsidRPr="00000000">
        <w:rPr>
          <w:rFonts w:ascii="Arial Unicode MS" w:cs="Arial Unicode MS" w:eastAsia="Arial Unicode MS" w:hAnsi="Arial Unicode MS"/>
          <w:rtl w:val="0"/>
        </w:rPr>
        <w:t xml:space="preserve">설명: 보통의 상황에서, 아무리 좁고 미끄러운 표면 위를 걸어도, 당신은 넘어지지 않습니다.</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1레벨: 당신은 평형감과 관련된 판정을 할 때 4DP 전공 가치를 얻으며, 당신은 곤란한 지형에 면역입니다.</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위험 감지(9):</w:t>
      </w:r>
    </w:p>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9레벨:</w:t>
      </w:r>
    </w:p>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설명: 당신은 위험이 다가올 때 그것을 경고해줄 수 있는 예리한 생존 본능을 가지고 있습니다. 아마도 그는 주변 환경의 미세한 단서를 익숙하게 포착할 수 있거나, 신비로운 제6감각을 가지고 있어 다가올 문제와 위험을 제거하는 데 도움을 줄 수 있을 것입니다. 위험에 직면할 때, 당신은 기묘한 반응을 보일 것입니다. 머리카락이 곤두서거나, 팔에 소름이 돋거나, 등골이 오싹해질 수 있습니다.</w:t>
      </w:r>
    </w:p>
    <w:p w:rsidR="00000000" w:rsidDel="00000000" w:rsidP="00000000" w:rsidRDefault="00000000" w:rsidRPr="00000000" w14:paraId="00001133">
      <w:pPr>
        <w:rPr/>
      </w:pPr>
      <w:r w:rsidDel="00000000" w:rsidR="00000000" w:rsidRPr="00000000">
        <w:rPr>
          <w:rFonts w:ascii="Arial Unicode MS" w:cs="Arial Unicode MS" w:eastAsia="Arial Unicode MS" w:hAnsi="Arial Unicode MS"/>
          <w:rtl w:val="0"/>
        </w:rPr>
        <w:t xml:space="preserve">당신은 기습에 면역입니다.</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야시(1):</w:t>
      </w:r>
    </w:p>
    <w:p w:rsidR="00000000" w:rsidDel="00000000" w:rsidP="00000000" w:rsidRDefault="00000000" w:rsidRPr="00000000" w14:paraId="00001136">
      <w:pPr>
        <w:rPr/>
      </w:pPr>
      <w:r w:rsidDel="00000000" w:rsidR="00000000" w:rsidRPr="00000000">
        <w:rPr>
          <w:rFonts w:ascii="Arial Unicode MS" w:cs="Arial Unicode MS" w:eastAsia="Arial Unicode MS" w:hAnsi="Arial Unicode MS"/>
          <w:rtl w:val="0"/>
        </w:rPr>
        <w:t xml:space="preserve">전제: 당신은 "시력 결함"을 가질 수 없습니다.</w:t>
      </w:r>
    </w:p>
    <w:p w:rsidR="00000000" w:rsidDel="00000000" w:rsidP="00000000" w:rsidRDefault="00000000" w:rsidRPr="00000000" w14:paraId="00001137">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138">
      <w:pPr>
        <w:rPr/>
      </w:pPr>
      <w:r w:rsidDel="00000000" w:rsidR="00000000" w:rsidRPr="00000000">
        <w:rPr>
          <w:rFonts w:ascii="Arial Unicode MS" w:cs="Arial Unicode MS" w:eastAsia="Arial Unicode MS" w:hAnsi="Arial Unicode MS"/>
          <w:rtl w:val="0"/>
        </w:rPr>
        <w:t xml:space="preserve">설명: 당신의 눈은 고양이처럼 밤에도 사물을 볼 수 있습니다.</w:t>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당신은 암시를 얻습니다.</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Fonts w:ascii="Arial Unicode MS" w:cs="Arial Unicode MS" w:eastAsia="Arial Unicode MS" w:hAnsi="Arial Unicode MS"/>
          <w:rtl w:val="0"/>
        </w:rPr>
        <w:t xml:space="preserve">원시(1):</w:t>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전제: 당신은 "시력 결함"을 가질 수 없습니다.</w:t>
      </w:r>
    </w:p>
    <w:p w:rsidR="00000000" w:rsidDel="00000000" w:rsidP="00000000" w:rsidRDefault="00000000" w:rsidRPr="00000000" w14:paraId="0000113D">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13E">
      <w:pPr>
        <w:rPr/>
      </w:pPr>
      <w:r w:rsidDel="00000000" w:rsidR="00000000" w:rsidRPr="00000000">
        <w:rPr>
          <w:rFonts w:ascii="Arial Unicode MS" w:cs="Arial Unicode MS" w:eastAsia="Arial Unicode MS" w:hAnsi="Arial Unicode MS"/>
          <w:rtl w:val="0"/>
        </w:rPr>
        <w:t xml:space="preserve">설명: 당신은 망원경을 사용한 것처럼 눈을 초점을 맞출 수 있습니다.</w:t>
      </w:r>
    </w:p>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당신은 모호한 범위 내에서 특정 부위 공격을 할 수 있습니다.</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Fonts w:ascii="Arial Unicode MS" w:cs="Arial Unicode MS" w:eastAsia="Arial Unicode MS" w:hAnsi="Arial Unicode MS"/>
          <w:rtl w:val="0"/>
        </w:rPr>
        <w:t xml:space="preserve">자연 면역(2):</w:t>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전제: 당신은 "면역 장애" 결함을 가질 수 없습니다.</w:t>
      </w:r>
    </w:p>
    <w:p w:rsidR="00000000" w:rsidDel="00000000" w:rsidP="00000000" w:rsidRDefault="00000000" w:rsidRPr="00000000" w14:paraId="00001143">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설명: 당신이 큰 병에 걸리는 횟수는 손에 꼽을 정도입니다.</w:t>
      </w:r>
    </w:p>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2레벨: 당신은 자연적인 독소와 질병 효과에 면역입니다.</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Fonts w:ascii="Arial Unicode MS" w:cs="Arial Unicode MS" w:eastAsia="Arial Unicode MS" w:hAnsi="Arial Unicode MS"/>
          <w:rtl w:val="0"/>
        </w:rPr>
        <w:t xml:space="preserve">전투 반사신경(1):</w:t>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149">
      <w:pPr>
        <w:rPr/>
      </w:pPr>
      <w:r w:rsidDel="00000000" w:rsidR="00000000" w:rsidRPr="00000000">
        <w:rPr>
          <w:rFonts w:ascii="Arial Unicode MS" w:cs="Arial Unicode MS" w:eastAsia="Arial Unicode MS" w:hAnsi="Arial Unicode MS"/>
          <w:rtl w:val="0"/>
        </w:rPr>
        <w:t xml:space="preserve">설명: 당신은 비범한 반응을 가지고 있으며, 거의 한 순간 이상 충격에 빠지지 않습니다.</w:t>
      </w:r>
    </w:p>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당신이 당황할 때, 당신은 여전히 정상적으로 반사 행동을 사용할 수 있습니다.</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평지(0):</w:t>
      </w:r>
    </w:p>
    <w:p w:rsidR="00000000" w:rsidDel="00000000" w:rsidP="00000000" w:rsidRDefault="00000000" w:rsidRPr="00000000" w14:paraId="0000114D">
      <w:pPr>
        <w:rPr/>
      </w:pPr>
      <w:r w:rsidDel="00000000" w:rsidR="00000000" w:rsidRPr="00000000">
        <w:rPr>
          <w:rFonts w:ascii="Arial Unicode MS" w:cs="Arial Unicode MS" w:eastAsia="Arial Unicode MS" w:hAnsi="Arial Unicode MS"/>
          <w:rtl w:val="0"/>
        </w:rPr>
        <w:t xml:space="preserve">전제: 동명의 결함을 선택해야만 이 천부를 가질 수 있습니다.</w:t>
      </w:r>
    </w:p>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0레벨:</w:t>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설명: 당신은 자신의 신체적 장점을 잘 활용합니다.</w:t>
      </w:r>
    </w:p>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당신의 회피 방어는 1점 증가하며, 당신의 반사 내성 판정은 1DP 전공 가치를 얻습니다.</w:t>
      </w:r>
    </w:p>
    <w:p w:rsidR="00000000" w:rsidDel="00000000" w:rsidP="00000000" w:rsidRDefault="00000000" w:rsidRPr="00000000" w14:paraId="00001151">
      <w:pPr>
        <w:rPr/>
      </w:pPr>
      <w:r w:rsidDel="00000000" w:rsidR="00000000" w:rsidRPr="00000000">
        <w:rPr>
          <w:rFonts w:ascii="Arial Unicode MS" w:cs="Arial Unicode MS" w:eastAsia="Arial Unicode MS" w:hAnsi="Arial Unicode MS"/>
          <w:rtl w:val="0"/>
        </w:rPr>
        <w:t xml:space="preserve">특수: 당신의 외모가 시각적 효과상 인간형일 때만 이 천부의 영향을 받습니다. 당신이 어떤 능력으로 동명의 결함의 영향을 제거할 때(가슴 확대 수술, 변형술, 전신 갑옷 착용 등 포함하되 이에 국한되지 않음), 당신은 동시에 이 천부의 모든 보너스를 잃습니다.</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아름다운 몸매(0):</w:t>
      </w:r>
    </w:p>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전제: 동명의 결함을 선택해야만 이 천부를 가질 수 있습니다.</w:t>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설명: 당신은 자신의 신체적 장점을 잘 활용합니다.</w:t>
      </w:r>
    </w:p>
    <w:p w:rsidR="00000000" w:rsidDel="00000000" w:rsidP="00000000" w:rsidRDefault="00000000" w:rsidRPr="00000000" w14:paraId="00001156">
      <w:pPr>
        <w:rPr/>
      </w:pPr>
      <w:r w:rsidDel="00000000" w:rsidR="00000000" w:rsidRPr="00000000">
        <w:rPr>
          <w:rFonts w:ascii="Arial Unicode MS" w:cs="Arial Unicode MS" w:eastAsia="Arial Unicode MS" w:hAnsi="Arial Unicode MS"/>
          <w:rtl w:val="0"/>
        </w:rPr>
        <w:t xml:space="preserve">당신이 성적 지향이 여성인 캐릭터와 사교할 때, 당신의 속임수와 교제 관련 판정은 1DP 전공 가치를 얻습니다.</w:t>
      </w:r>
    </w:p>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전투 상황이 아닐 때, 당신은 펜이나 휴대폰 또는 유사한 소형 물건을 가슴에 끼울 수 있습니다. 이런 상황에서, 당신의 은폐(물건 숨기기) 판정은 1DP 전공 가치를 얻습니다.</w:t>
      </w:r>
    </w:p>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특수: 당신의 외모가 시각적 효과상 인간형일 때만 이 천부의 영향을 받습니다. 당신이 어떤 능력으로 동명의 결함의 영향을 제거할 때(가슴 축소 수술, 변형술, 전신 갑옷 착용 등 포함하되 이에 국한되지 않음), 당신은 동시에 이 천부의 모든 보너스를 잃습니다.</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Fonts w:ascii="Arial Unicode MS" w:cs="Arial Unicode MS" w:eastAsia="Arial Unicode MS" w:hAnsi="Arial Unicode MS"/>
          <w:rtl w:val="0"/>
        </w:rPr>
        <w:t xml:space="preserve">정신류 천부:</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상식(3):</w:t>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115E">
      <w:pPr>
        <w:rPr/>
      </w:pPr>
      <w:r w:rsidDel="00000000" w:rsidR="00000000" w:rsidRPr="00000000">
        <w:rPr>
          <w:rFonts w:ascii="Arial Unicode MS" w:cs="Arial Unicode MS" w:eastAsia="Arial Unicode MS" w:hAnsi="Arial Unicode MS"/>
          <w:rtl w:val="0"/>
        </w:rPr>
        <w:t xml:space="preserve">설명: 당신은 뛰어난 기초 지식을 가지고 있으며, 실효성을 중시합니다. 보통 당신은 자신이 알고 있는 것들을 바탕으로 잠시 생각한 후, 직접적이고 신뢰할 만한 결정을 내릴 수 있습니다.</w:t>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매 장면마다 한 번, 당신이 다음에 취할 행동이 재앙적인 결과를 초래할 수 있다고 생각할 때, 또는 당신이 한 정황의 핵심에서 완전히 막혀 버려 아이디어가 떠오르지 않을 때, 당신은 ST에게 당신이 지금 하려는 일을 말할 수 있고, 그러면 ST는 당신의 행동이 초래할 직접적인 결과를 지적해 줄 것입니다. 이를 통해 당신은 자신의 행동을 바꿀 기회를 얻어, 어떤 위험을 피할 수 있습니다.</w:t>
      </w:r>
    </w:p>
    <w:p w:rsidR="00000000" w:rsidDel="00000000" w:rsidP="00000000" w:rsidRDefault="00000000" w:rsidRPr="00000000" w14:paraId="00001160">
      <w:pPr>
        <w:rPr/>
      </w:pPr>
      <w:r w:rsidDel="00000000" w:rsidR="00000000" w:rsidRPr="00000000">
        <w:rPr>
          <w:rFonts w:ascii="Arial Unicode MS" w:cs="Arial Unicode MS" w:eastAsia="Arial Unicode MS" w:hAnsi="Arial Unicode MS"/>
          <w:rtl w:val="0"/>
        </w:rPr>
        <w:t xml:space="preserve">주의해야 할 점은, 당신이 매 모험 세계에서 이 능력을 사용하는 횟수는 당신의 전설 지능 또는 전설 통찰 중 높은 값 +1/회를 초과할 수 없다는 것입니다.</w:t>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ST는 어떤 이유로든 이 천부를 금지할 수 있습니다.</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Fonts w:ascii="Arial Unicode MS" w:cs="Arial Unicode MS" w:eastAsia="Arial Unicode MS" w:hAnsi="Arial Unicode MS"/>
          <w:rtl w:val="0"/>
        </w:rPr>
        <w:t xml:space="preserve">감수성(2):</w:t>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2레벨:</w:t>
      </w:r>
    </w:p>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설명: 당신은 다른 사람의 감정을 매우 쉽게 느낍니다.</w:t>
      </w:r>
    </w:p>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당신의 감수성 기능과 관련된 판정은 3DP 전공 가치를 얻습니다.</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직관(3):</w:t>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3레벨:</w:t>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설명: 당신은 보통 맞게 추측합니다.</w:t>
      </w:r>
    </w:p>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rtl w:val="0"/>
        </w:rPr>
        <w:t xml:space="preserve">당신이 선택의 기로에 놓였을 때, 당신은 ST에게 직관을 사용하도록 요청할 수 있습니다.</w:t>
      </w:r>
    </w:p>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1점의 의지력을 소모하고, 당신은 통찰 판정을 하나 합니다. DC=5이며, 성공하면 당신은 ST에게 당신이 달성하려는 목표를 알려주고, 그러면 ST는 당신이 제시한 선택지 중에서 "가장 빠른" 또는 "가장 안정적인" 또는 "점수가 가장 높은"(당신이 선택) 방법을 당신에게 알려줄 것입니다. 한 번 사용할 때마다, 다음 영화에서 당신이 다시 직관을 사용할 때, DC+5가 됩니다.</w:t>
      </w:r>
    </w:p>
    <w:p w:rsidR="00000000" w:rsidDel="00000000" w:rsidP="00000000" w:rsidRDefault="00000000" w:rsidRPr="00000000" w14:paraId="0000116D">
      <w:pPr>
        <w:rPr/>
      </w:pPr>
      <w:r w:rsidDel="00000000" w:rsidR="00000000" w:rsidRPr="00000000">
        <w:rPr>
          <w:rFonts w:ascii="Arial Unicode MS" w:cs="Arial Unicode MS" w:eastAsia="Arial Unicode MS" w:hAnsi="Arial Unicode MS"/>
          <w:rtl w:val="0"/>
        </w:rPr>
        <w:t xml:space="preserve">주의: 당신은 특정 물건을 얻거나, 특정 목표를 죽이는 것과 같이 정해진 결과만 선택할 수 있으며, 최대한 많은 점수를 얻는 것과 같은 개념적인 목표는 선택할 수 없습니다. 또한 선택지는 당신이 ST에게 제시하는 것이지, ST가 당신에게 선택지를 알려주는 것이 아닙니다. 만약 당신의 선택지가 엉망진창이라면, ST도 그 중에서 당신이 요구한 대로 가장 좋은 것을 당신에게 선택해 줄 것이지만, 물론 여전히 엉망진창일 수 있습니다. 만약 모든 선택지가 목표를 달성할 수 없다면, ST는 당신에게, 당신의 직관이 당신에게 말해주길, 당신의 모든 아이디어가 엉망진창이며, 당신은 목표를 달성할 수 없을 것 같다고 느낀다고 말할 수 있습니다.</w:t>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ST는 어떤 이유로든 이 천부를 금지할 수 있습니다.</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영감(1):</w:t>
      </w:r>
    </w:p>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전제: "직관" 천부.</w:t>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설명: 당신의 천부는 매우 뛰어나고 능숙합니다.</w:t>
      </w:r>
    </w:p>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효과: 이제 당신이 직관 판정을 할 때, 5개의 추가 성공을 얻으며, 당신이 처음으로 직관을 사용할 때는 주사위를 굴릴 필요가 없습니다.</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특이류 천부:</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절체절명(9):</w:t>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9레벨:</w:t>
      </w:r>
    </w:p>
    <w:p w:rsidR="00000000" w:rsidDel="00000000" w:rsidP="00000000" w:rsidRDefault="00000000" w:rsidRPr="00000000" w14:paraId="00001179">
      <w:pPr>
        <w:rPr/>
      </w:pPr>
      <w:r w:rsidDel="00000000" w:rsidR="00000000" w:rsidRPr="00000000">
        <w:rPr>
          <w:rFonts w:ascii="Arial Unicode MS" w:cs="Arial Unicode MS" w:eastAsia="Arial Unicode MS" w:hAnsi="Arial Unicode MS"/>
          <w:rtl w:val="0"/>
        </w:rPr>
        <w:t xml:space="preserve">설명: 당신이 죽음의 위험에 처했을 때, 행운의 여신은 항상 당신에게 미소 짓는 것 같습니다!</w:t>
      </w:r>
    </w:p>
    <w:p w:rsidR="00000000" w:rsidDel="00000000" w:rsidP="00000000" w:rsidRDefault="00000000" w:rsidRPr="00000000" w14:paraId="0000117A">
      <w:pPr>
        <w:rPr/>
      </w:pPr>
      <w:r w:rsidDel="00000000" w:rsidR="00000000" w:rsidRPr="00000000">
        <w:rPr>
          <w:rFonts w:ascii="Arial Unicode MS" w:cs="Arial Unicode MS" w:eastAsia="Arial Unicode MS" w:hAnsi="Arial Unicode MS"/>
          <w:rtl w:val="0"/>
        </w:rPr>
        <w:t xml:space="preserve">당신이 겪는 생사의 고비(척도는 ST가 판단하며, 일반적으로 즉사 효과를 받거나, 이번 판정에 실패하면 죽게 되거나, 한 번의 공격을 받은 후 죽게 되는 등)에서, 이번 판정이 당신의 판정이거나 당신을 포함하는 판정(주도적 판정, 예를 들어 절벽을 뛰어넘거나, 내성 판정 등)이라면 당신은 이번 판정에서 모든 1을 다시 굴릴 수 있습니다. 만약 이번 판정이 적의 판정(예를 들어 시전 공격 판정, 공격 판정)이라면 그는 어떤 추가 주사위도 얻을 수 없습니다. 이 능력은 매 모험 세계에서 한 번만 사용할 수 있습니다.</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극적 필요(3):</w:t>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설명: 당신은 적절한 시간에 적절한 장소에 나타나는 능력을 가지고 있습니다.</w:t>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매 장면마다 한 번, 당신은 행운적이지만 그럴듯한 가능성을 한 번 만날 수 있습니다.</w:t>
      </w:r>
    </w:p>
    <w:p w:rsidR="00000000" w:rsidDel="00000000" w:rsidP="00000000" w:rsidRDefault="00000000" w:rsidRPr="00000000" w14:paraId="0000117F">
      <w:pPr>
        <w:rPr/>
      </w:pPr>
      <w:r w:rsidDel="00000000" w:rsidR="00000000" w:rsidRPr="00000000">
        <w:rPr>
          <w:rFonts w:ascii="Arial Unicode MS" w:cs="Arial Unicode MS" w:eastAsia="Arial Unicode MS" w:hAnsi="Arial Unicode MS"/>
          <w:rtl w:val="0"/>
        </w:rPr>
        <w:t xml:space="preserve">세부 사항은 ST가 결정합니다. 예를 들어 ST는, 당신이 협상해야 하는 경비원 중 한 명이 마침 당신의 사촌이라고 선언할 수 있습니다. 또는, 당신이 도망치는 은행 강도를 추격할 때, 은행 밖에 마침 슈퍼카가 있다고 할 수 있습니다. ST는, 이 장점의 한 번 발동이, 어떤 모험 동안 여러 번 또는 모든 "기적"을 대표할 수 있다고 판단할 수 있습니다(예를 들어, 소도시 정비소에 마침 당신이 초과학 반중력 벨트를 수리하는 데 필요한 모든 부품이 있다).</w:t>
      </w:r>
    </w:p>
    <w:p w:rsidR="00000000" w:rsidDel="00000000" w:rsidP="00000000" w:rsidRDefault="00000000" w:rsidRPr="00000000" w14:paraId="00001180">
      <w:pPr>
        <w:rPr/>
      </w:pPr>
      <w:r w:rsidDel="00000000" w:rsidR="00000000" w:rsidRPr="00000000">
        <w:rPr>
          <w:rFonts w:ascii="Arial Unicode MS" w:cs="Arial Unicode MS" w:eastAsia="Arial Unicode MS" w:hAnsi="Arial Unicode MS"/>
          <w:rtl w:val="0"/>
        </w:rPr>
        <w:t xml:space="preserve">당신은 언제 그리고 어떻게 이 장점을 발동할지 ST에게 제안할 권리가 있지만, 결정권은 그에게 있습니다.</w:t>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당신이 매 모험 세계에서 이 능력을 사용하는 횟수는 당신의 전설 조작 +1/회를 초과할 수 없습니다.</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Fonts w:ascii="Arial Unicode MS" w:cs="Arial Unicode MS" w:eastAsia="Arial Unicode MS" w:hAnsi="Arial Unicode MS"/>
          <w:rtl w:val="0"/>
        </w:rPr>
        <w:t xml:space="preserve">행운(1):</w:t>
      </w:r>
    </w:p>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1레벨:</w:t>
      </w:r>
    </w:p>
    <w:p w:rsidR="00000000" w:rsidDel="00000000" w:rsidP="00000000" w:rsidRDefault="00000000" w:rsidRPr="00000000" w14:paraId="00001185">
      <w:pPr>
        <w:rPr/>
      </w:pPr>
      <w:r w:rsidDel="00000000" w:rsidR="00000000" w:rsidRPr="00000000">
        <w:rPr>
          <w:rFonts w:ascii="Arial Unicode MS" w:cs="Arial Unicode MS" w:eastAsia="Arial Unicode MS" w:hAnsi="Arial Unicode MS"/>
          <w:rtl w:val="0"/>
        </w:rPr>
        <w:t xml:space="preserve">설명: 당신은 태어날 때부터 무언가에 의해 보호받는 것처럼, 비범한 행운을 가지고 있습니다.</w:t>
      </w:r>
    </w:p>
    <w:p w:rsidR="00000000" w:rsidDel="00000000" w:rsidP="00000000" w:rsidRDefault="00000000" w:rsidRPr="00000000" w14:paraId="00001186">
      <w:pPr>
        <w:rPr/>
      </w:pPr>
      <w:r w:rsidDel="00000000" w:rsidR="00000000" w:rsidRPr="00000000">
        <w:rPr>
          <w:rFonts w:ascii="Arial Unicode MS" w:cs="Arial Unicode MS" w:eastAsia="Arial Unicode MS" w:hAnsi="Arial Unicode MS"/>
          <w:rtl w:val="0"/>
        </w:rPr>
        <w:t xml:space="preserve">당신이 판정을 할 때, 판정 전에, 당신은 이 천부를 발동하기로 선택할 수 있으며, 2번의 판정을 하여 그 중 더 좋은 결과를 취합니다.</w:t>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당신이 매 모험 세계에서 이 능력을 사용하는 횟수는 당신의 전설 조작 +1/회를 초과할 수 없습니다.</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Fonts w:ascii="Arial Unicode MS" w:cs="Arial Unicode MS" w:eastAsia="Arial Unicode MS" w:hAnsi="Arial Unicode MS"/>
          <w:rtl w:val="0"/>
        </w:rPr>
        <w:t xml:space="preserve">행운의 별(1):</w:t>
      </w:r>
    </w:p>
    <w:p w:rsidR="00000000" w:rsidDel="00000000" w:rsidP="00000000" w:rsidRDefault="00000000" w:rsidRPr="00000000" w14:paraId="0000118A">
      <w:pPr>
        <w:rPr/>
      </w:pPr>
      <w:r w:rsidDel="00000000" w:rsidR="00000000" w:rsidRPr="00000000">
        <w:rPr>
          <w:rFonts w:ascii="Arial Unicode MS" w:cs="Arial Unicode MS" w:eastAsia="Arial Unicode MS" w:hAnsi="Arial Unicode MS"/>
          <w:rtl w:val="0"/>
        </w:rPr>
        <w:t xml:space="preserve">전제: "행운" 천부.</w:t>
      </w:r>
    </w:p>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만약 한 목표가 당신의 조작치/미터 내에 있다면, 당신은 그 목표에 대해 "행운"의 효과를 사용할 수 있습니다.</w:t>
      </w:r>
    </w:p>
    <w:p w:rsidR="00000000" w:rsidDel="00000000" w:rsidP="00000000" w:rsidRDefault="00000000" w:rsidRPr="00000000" w14:paraId="0000118C">
      <w:pPr>
        <w:rPr/>
      </w:pPr>
      <w:r w:rsidDel="00000000" w:rsidR="00000000" w:rsidRPr="00000000">
        <w:rPr>
          <w:rtl w:val="0"/>
        </w:rPr>
        <w:t xml:space="preserve">========================================================================</w:t>
      </w:r>
    </w:p>
    <w:p w:rsidR="00000000" w:rsidDel="00000000" w:rsidP="00000000" w:rsidRDefault="00000000" w:rsidRPr="00000000" w14:paraId="0000118D">
      <w:pPr>
        <w:rPr/>
      </w:pPr>
      <w:r w:rsidDel="00000000" w:rsidR="00000000" w:rsidRPr="00000000">
        <w:rPr>
          <w:rtl w:val="0"/>
        </w:rPr>
        <w:t xml:space="preserve">===================================</w:t>
      </w:r>
    </w:p>
    <w:p w:rsidR="00000000" w:rsidDel="00000000" w:rsidP="00000000" w:rsidRDefault="00000000" w:rsidRPr="00000000" w14:paraId="0000118E">
      <w:pPr>
        <w:pStyle w:val="Heading1"/>
        <w:rPr/>
      </w:pPr>
      <w:bookmarkStart w:colFirst="0" w:colLast="0" w:name="_msrth228jpl2" w:id="32"/>
      <w:bookmarkEnd w:id="32"/>
      <w:r w:rsidDel="00000000" w:rsidR="00000000" w:rsidRPr="00000000">
        <w:rPr>
          <w:rFonts w:ascii="Arial Unicode MS" w:cs="Arial Unicode MS" w:eastAsia="Arial Unicode MS" w:hAnsi="Arial Unicode MS"/>
          <w:rtl w:val="0"/>
        </w:rPr>
        <w:t xml:space="preserve">1.4 전투관련</w:t>
      </w:r>
    </w:p>
    <w:p w:rsidR="00000000" w:rsidDel="00000000" w:rsidP="00000000" w:rsidRDefault="00000000" w:rsidRPr="00000000" w14:paraId="0000118F">
      <w:pPr>
        <w:pStyle w:val="Heading1"/>
        <w:rPr/>
      </w:pPr>
      <w:bookmarkStart w:colFirst="0" w:colLast="0" w:name="_xpdpvwy5oxsc" w:id="33"/>
      <w:bookmarkEnd w:id="33"/>
      <w:r w:rsidDel="00000000" w:rsidR="00000000" w:rsidRPr="00000000">
        <w:rPr>
          <w:rFonts w:ascii="Arial Unicode MS" w:cs="Arial Unicode MS" w:eastAsia="Arial Unicode MS" w:hAnsi="Arial Unicode MS"/>
          <w:rtl w:val="0"/>
        </w:rPr>
        <w:t xml:space="preserve">1.4.1 생명력, 수명과 의지력</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생명력:</w:t>
      </w:r>
    </w:p>
    <w:p w:rsidR="00000000" w:rsidDel="00000000" w:rsidP="00000000" w:rsidRDefault="00000000" w:rsidRPr="00000000" w14:paraId="00001191">
      <w:pPr>
        <w:rPr/>
      </w:pPr>
      <w:r w:rsidDel="00000000" w:rsidR="00000000" w:rsidRPr="00000000">
        <w:rPr>
          <w:rtl w:val="0"/>
        </w:rPr>
        <w:t xml:space="preserve">=====================================================================</w:t>
      </w:r>
    </w:p>
    <w:p w:rsidR="00000000" w:rsidDel="00000000" w:rsidP="00000000" w:rsidRDefault="00000000" w:rsidRPr="00000000" w14:paraId="00001192">
      <w:pPr>
        <w:rPr/>
      </w:pPr>
      <w:r w:rsidDel="00000000" w:rsidR="00000000" w:rsidRPr="00000000">
        <w:rPr>
          <w:rtl w:val="0"/>
        </w:rPr>
        <w:t xml:space="preserve">======================================</w:t>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생명력은 육체의 내구성, 생명력의 강인함, 현재의 건강 상태 및 운의 좋고 나쁨 등 요소들의 종합적인 평가를 나타냅니다. 생명력이 높은 생물일수록 죽이기 어렵습니다. 반면 생명력이 낮은 생물은 더욱 취약합니다. </w:t>
      </w:r>
    </w:p>
    <w:p w:rsidR="00000000" w:rsidDel="00000000" w:rsidP="00000000" w:rsidRDefault="00000000" w:rsidRPr="00000000" w14:paraId="00001194">
      <w:pPr>
        <w:rPr/>
      </w:pPr>
      <w:r w:rsidDel="00000000" w:rsidR="00000000" w:rsidRPr="00000000">
        <w:rPr>
          <w:rFonts w:ascii="Arial Unicode MS" w:cs="Arial Unicode MS" w:eastAsia="Arial Unicode MS" w:hAnsi="Arial Unicode MS"/>
          <w:rtl w:val="0"/>
        </w:rPr>
        <w:t xml:space="preserve">캐릭터의 생명력은 0부터 생명력 상한까지의 임의의 수치입니다.  </w:t>
      </w:r>
    </w:p>
    <w:p w:rsidR="00000000" w:rsidDel="00000000" w:rsidP="00000000" w:rsidRDefault="00000000" w:rsidRPr="00000000" w14:paraId="00001195">
      <w:pPr>
        <w:rPr/>
      </w:pPr>
      <w:r w:rsidDel="00000000" w:rsidR="00000000" w:rsidRPr="00000000">
        <w:rPr>
          <w:rFonts w:ascii="Arial Unicode MS" w:cs="Arial Unicode MS" w:eastAsia="Arial Unicode MS" w:hAnsi="Arial Unicode MS"/>
          <w:rtl w:val="0"/>
        </w:rPr>
        <w:t xml:space="preserve">생물의 1점의 생명력마다 4가지 상해 상태가 있는데, 각각 "완전(完好)", "충격 피해(冲击伤害, 약칭 B)", "심각한 피해(严重伤害, 약칭 L)", "악성 피해(恶性伤害, 약칭 A)"입니다.</w:t>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생물이 상해를 입고 치료를 받으면서 생명력 상태도 빈번하게 변동합니다.</w:t>
      </w:r>
    </w:p>
    <w:p w:rsidR="00000000" w:rsidDel="00000000" w:rsidP="00000000" w:rsidRDefault="00000000" w:rsidRPr="00000000" w14:paraId="00001197">
      <w:pPr>
        <w:rPr/>
      </w:pPr>
      <w:r w:rsidDel="00000000" w:rsidR="00000000" w:rsidRPr="00000000">
        <w:rPr>
          <w:rFonts w:ascii="Arial Unicode MS" w:cs="Arial Unicode MS" w:eastAsia="Arial Unicode MS" w:hAnsi="Arial Unicode MS"/>
          <w:rtl w:val="0"/>
        </w:rPr>
        <w:t xml:space="preserve">특별한 설명이 없다면, 생물의 생명력이 전부 악성 피해로 전환되면 해당 생물은 사망합니다. </w:t>
      </w:r>
    </w:p>
    <w:p w:rsidR="00000000" w:rsidDel="00000000" w:rsidP="00000000" w:rsidRDefault="00000000" w:rsidRPr="00000000" w14:paraId="00001198">
      <w:pPr>
        <w:rPr/>
      </w:pPr>
      <w:r w:rsidDel="00000000" w:rsidR="00000000" w:rsidRPr="00000000">
        <w:rPr>
          <w:rtl w:val="0"/>
        </w:rPr>
        <w:t xml:space="preserve">=====================================================================</w:t>
      </w:r>
    </w:p>
    <w:p w:rsidR="00000000" w:rsidDel="00000000" w:rsidP="00000000" w:rsidRDefault="00000000" w:rsidRPr="00000000" w14:paraId="00001199">
      <w:pPr>
        <w:rPr/>
      </w:pPr>
      <w:r w:rsidDel="00000000" w:rsidR="00000000" w:rsidRPr="00000000">
        <w:rPr>
          <w:rtl w:val="0"/>
        </w:rPr>
        <w:t xml:space="preserve">======================================</w:t>
      </w:r>
    </w:p>
    <w:p w:rsidR="00000000" w:rsidDel="00000000" w:rsidP="00000000" w:rsidRDefault="00000000" w:rsidRPr="00000000" w14:paraId="0000119A">
      <w:pPr>
        <w:rPr/>
      </w:pPr>
      <w:r w:rsidDel="00000000" w:rsidR="00000000" w:rsidRPr="00000000">
        <w:rPr>
          <w:rFonts w:ascii="Arial Unicode MS" w:cs="Arial Unicode MS" w:eastAsia="Arial Unicode MS" w:hAnsi="Arial Unicode MS"/>
          <w:rtl w:val="0"/>
        </w:rPr>
        <w:t xml:space="preserve">상해가 심각해(악화되어) 기절:</w:t>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캐릭터에게 더 이상 "완전"한 생명력이 없을 때, 캐릭터는 기절하게 되는데, 이때 캐릭터는 1점의 의지력을 소모해 기절을 지연시킬 수 있습니다.</w:t>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전투 중이라면 1점의 의지력으로 캐릭터는 1라운드 더 행동할 수 있고, 매 라운드 종료 시 해당 의지력을 소모할지 결정하며, 소모하지 않으면 해당 라운드 종료 후 즉시 기절합니다.  </w:t>
      </w:r>
    </w:p>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비전투 중이라면 1점의 의지력으로 캐릭터는 1분 더 행동할 수 있습니다.</w:t>
      </w:r>
    </w:p>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이런 이유로 기절한 생물은 1점의 생명력이 "완전"으로 회복되는 즉시 깨어납니다.</w:t>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특수: 물론 찬물을 끼얹는 등 특별한 외부 자극을 받아 깨어날 수도 있는데, 이런 상황은 ST가 적절히 판단합니다.</w:t>
      </w:r>
    </w:p>
    <w:p w:rsidR="00000000" w:rsidDel="00000000" w:rsidP="00000000" w:rsidRDefault="00000000" w:rsidRPr="00000000" w14:paraId="000011A0">
      <w:pPr>
        <w:rPr/>
      </w:pPr>
      <w:r w:rsidDel="00000000" w:rsidR="00000000" w:rsidRPr="00000000">
        <w:rPr>
          <w:rtl w:val="0"/>
        </w:rPr>
        <w:t xml:space="preserve">=====================================================================</w:t>
      </w:r>
    </w:p>
    <w:p w:rsidR="00000000" w:rsidDel="00000000" w:rsidP="00000000" w:rsidRDefault="00000000" w:rsidRPr="00000000" w14:paraId="000011A1">
      <w:pPr>
        <w:rPr/>
      </w:pPr>
      <w:r w:rsidDel="00000000" w:rsidR="00000000" w:rsidRPr="00000000">
        <w:rPr>
          <w:rtl w:val="0"/>
        </w:rPr>
        <w:t xml:space="preserve">======================================</w:t>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상해:</w:t>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캐릭터가 피해를 입을 때, 피해의 심각한 정도에 따라 세 가지 다른 정도의 피해, 즉 충격 피해(약칭 B), 심각한 피해(약칭 L), 악성 피해(약칭 A)를 받을 수 있습니다.  </w:t>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캐릭터가 피해를 입을 때, 먼저 해당하는 완전 생명력을 감소시킨 다음, 현재 받은 피해를 이전에 받은 해당 피해에 더합니다.</w:t>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그런 다음 현재 모든 피해를 더한 값(받은 충격 피해+받은 심각한 피해+받은 악성 피해)이 대상의 생명력 상한보다 큰지 확인합니다:</w:t>
      </w:r>
    </w:p>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작다면, 대상에게 아직 완전 생명력이 있다는 뜻입니다.</w:t>
      </w:r>
    </w:p>
    <w:p w:rsidR="00000000" w:rsidDel="00000000" w:rsidP="00000000" w:rsidRDefault="00000000" w:rsidRPr="00000000" w14:paraId="000011A7">
      <w:pPr>
        <w:rPr/>
      </w:pPr>
      <w:r w:rsidDel="00000000" w:rsidR="00000000" w:rsidRPr="00000000">
        <w:rPr>
          <w:rFonts w:ascii="Arial Unicode MS" w:cs="Arial Unicode MS" w:eastAsia="Arial Unicode MS" w:hAnsi="Arial Unicode MS"/>
          <w:rtl w:val="0"/>
        </w:rPr>
        <w:t xml:space="preserve">같다면, 대상에게 완전 생명력은 없지만 상해 전환은 필요 없다는 뜻입니다.  </w:t>
      </w:r>
    </w:p>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크다면, 대상에게 완전 생명력이 없을 뿐만 아니라 상해 전환이 필요하다는 뜻입니다.</w:t>
      </w:r>
    </w:p>
    <w:p w:rsidR="00000000" w:rsidDel="00000000" w:rsidP="00000000" w:rsidRDefault="00000000" w:rsidRPr="00000000" w14:paraId="000011A9">
      <w:pPr>
        <w:rPr/>
      </w:pPr>
      <w:r w:rsidDel="00000000" w:rsidR="00000000" w:rsidRPr="00000000">
        <w:rPr>
          <w:rFonts w:ascii="Arial Unicode MS" w:cs="Arial Unicode MS" w:eastAsia="Arial Unicode MS" w:hAnsi="Arial Unicode MS"/>
          <w:rtl w:val="0"/>
        </w:rPr>
        <w:t xml:space="preserve">이때 2점의 충격 피해 : 1점의 심각한 피해, 2점의 심각한 피해 : 1점의 악성 피해로 아래로 전환합니다.  </w:t>
      </w:r>
    </w:p>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모든 피해를 더한 값이 대상의 생명력 상한과 같아질 때까지 계속합니다.</w:t>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캐릭터의 전환이 끝난 후, 생명력 상태가 전부 악성 피해라면 총합이 생명력 상한과 같거나 크므로 캐릭터는 사망합니다.</w:t>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캐릭터가 동시에 여러 다른 정도의 피해를 입었다면, 정도가 가장 낮은 것부터 계산합니다.</w:t>
      </w:r>
    </w:p>
    <w:p w:rsidR="00000000" w:rsidDel="00000000" w:rsidP="00000000" w:rsidRDefault="00000000" w:rsidRPr="00000000" w14:paraId="000011AD">
      <w:pPr>
        <w:rPr/>
      </w:pPr>
      <w:r w:rsidDel="00000000" w:rsidR="00000000" w:rsidRPr="00000000">
        <w:rPr>
          <w:rFonts w:ascii="Arial Unicode MS" w:cs="Arial Unicode MS" w:eastAsia="Arial Unicode MS" w:hAnsi="Arial Unicode MS"/>
          <w:rtl w:val="0"/>
        </w:rPr>
        <w:t xml:space="preserve">특수: 물품(탈것 등 포함)의 경우, B, L, A를 구분할 필요 없이 물품은 충격 피해에 면역이며, 생명력은 0부터 생명력 상한까지의 임의의 수치만 있고, 심각한 피해와 악성 피해를 받을 때마다 해당 생명력을 차감하며, 생명력이 0이 되면 해당 물품은 완전히 파괴됩니다.</w:t>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캐릭터가 20점의 생명력을 가지고 있는데, 첫 번째 공격으로 3점의 충격 피해를 받았습니다.  </w:t>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——이때 생명력은 17점의 완전 생명력과 3점의 B 생명력으로 기록됩니다.</w:t>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이어서 함정을 밟아 4점의 심각한 피해를 받았습니다.</w:t>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——이때 생명력은 13점의 완전 생명력과 3점의 B 생명력, 4점의 L 생명력으로 기록됩니다.</w:t>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그 다음 보스의 대기술을 맞아 5점의 악성 피해를 받았습니다.  </w:t>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——이때 생명력은 8점의 완전 생명력과 3점의 B 생명력, 4점의 L 생명력, 5점의 A 생명력으로 기록됩니다.</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이어서 자신에게 10점의 충격 피해와 10점의 심각한 피해를 대가로 대기술을 발사했습니다.</w:t>
      </w:r>
    </w:p>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——이때 생명력은 13점의 B 생명력과 14점의 L 생명력, 5점의 A 생명력으로, 총합 32점으로 20점보다 큽니다. 이때부터 상해 전환을 시작해야 합니다.</w:t>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——먼저 13점의 B 생명력을 L 생명력으로 전환하는데, 홀수이므로 최종 전환 결과는 13점 B가 7점 L로 전환됩니다. 이때 생명력은 21점 L 생명력과 5점 A 생명력으로, 합계가 26점으로 여전히 20점보다 큽니다. 이때 여전히 상해 전환이 필요합니다.  </w:t>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——최종적으로 12점 L을 전환해 6점 A가 되어, 최종 피해 결과는 9L11A입니다.</w:t>
      </w:r>
    </w:p>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——이때 모든 생명력이 피해로 가득 차 기절했습니다.</w:t>
      </w:r>
    </w:p>
    <w:p w:rsidR="00000000" w:rsidDel="00000000" w:rsidP="00000000" w:rsidRDefault="00000000" w:rsidRPr="00000000" w14:paraId="000011BA">
      <w:pPr>
        <w:rPr/>
      </w:pPr>
      <w:r w:rsidDel="00000000" w:rsidR="00000000" w:rsidRPr="00000000">
        <w:rPr>
          <w:rtl w:val="0"/>
        </w:rPr>
        <w:t xml:space="preserve">=====================================================================</w:t>
      </w:r>
    </w:p>
    <w:p w:rsidR="00000000" w:rsidDel="00000000" w:rsidP="00000000" w:rsidRDefault="00000000" w:rsidRPr="00000000" w14:paraId="000011BB">
      <w:pPr>
        <w:rPr/>
      </w:pPr>
      <w:r w:rsidDel="00000000" w:rsidR="00000000" w:rsidRPr="00000000">
        <w:rPr>
          <w:rtl w:val="0"/>
        </w:rPr>
        <w:t xml:space="preserve">======================================</w:t>
      </w:r>
    </w:p>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자연 회복:</w:t>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캐릭터들은 초인이 되어도 일정한 휴식이 필요합니다.  </w:t>
      </w:r>
    </w:p>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캐릭터는 시간을 들여 음식을 먹고, 잠을 자고, 상처를 돌보고, 에너지를 회복하며, 미래의 전투를 준비해야 합니다.</w:t>
      </w:r>
    </w:p>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rtl w:val="0"/>
        </w:rPr>
        <w:t xml:space="preserve">캐릭터와 모든 생물은 24시간 내 언제든 단기 휴식을 취할 수 있으며, 횟수에 제한이 없습니다.</w:t>
      </w:r>
    </w:p>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캐릭터와 모든 생물은 24시간 내 장기 휴식은 한 번만 취할 수 있습니다.  </w:t>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단기 휴식:</w:t>
      </w:r>
    </w:p>
    <w:p w:rsidR="00000000" w:rsidDel="00000000" w:rsidP="00000000" w:rsidRDefault="00000000" w:rsidRPr="00000000" w14:paraId="000011C2">
      <w:pPr>
        <w:rPr/>
      </w:pPr>
      <w:r w:rsidDel="00000000" w:rsidR="00000000" w:rsidRPr="00000000">
        <w:rPr>
          <w:rFonts w:ascii="Arial Unicode MS" w:cs="Arial Unicode MS" w:eastAsia="Arial Unicode MS" w:hAnsi="Arial Unicode MS"/>
          <w:rtl w:val="0"/>
        </w:rPr>
        <w:t xml:space="preserve">단기 휴식은 짧은 휴식 시간입니다. 최소 1시간이 필요하며, 캐릭터들은 이 기간 동안 음식을 먹고, 식사하고, 휴식하고, 명상하고, 담소를 나누는 등의 활동을 합니다.</w:t>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휴식 과정 중 방해를 받으면(전투에 돌입하거나 고강도 이동 등) 휴식이 중단되고, 캐릭터는 휴식을 다시 시작해야 단기 휴식의 효과를 얻을 수 있습니다.</w:t>
      </w:r>
    </w:p>
    <w:p w:rsidR="00000000" w:rsidDel="00000000" w:rsidP="00000000" w:rsidRDefault="00000000" w:rsidRPr="00000000" w14:paraId="000011C4">
      <w:pPr>
        <w:rPr/>
      </w:pPr>
      <w:r w:rsidDel="00000000" w:rsidR="00000000" w:rsidRPr="00000000">
        <w:rPr>
          <w:rFonts w:ascii="Arial Unicode MS" w:cs="Arial Unicode MS" w:eastAsia="Arial Unicode MS" w:hAnsi="Arial Unicode MS"/>
          <w:rtl w:val="0"/>
        </w:rPr>
        <w:t xml:space="preserve">최소 1시간의 단기 휴식을 할 때마다(다른 행동을 할 수 없음), 상태가 B인 생명력을 모두 완전으로 회복할 수 있습니다.</w:t>
      </w:r>
    </w:p>
    <w:p w:rsidR="00000000" w:rsidDel="00000000" w:rsidP="00000000" w:rsidRDefault="00000000" w:rsidRPr="00000000" w14:paraId="000011C5">
      <w:pPr>
        <w:rPr/>
      </w:pPr>
      <w:r w:rsidDel="00000000" w:rsidR="00000000" w:rsidRPr="00000000">
        <w:rPr>
          <w:rFonts w:ascii="Arial Unicode MS" w:cs="Arial Unicode MS" w:eastAsia="Arial Unicode MS" w:hAnsi="Arial Unicode MS"/>
          <w:rtl w:val="0"/>
        </w:rPr>
        <w:t xml:space="preserve">최소 1시간의 단기 휴식을 할 때마다(다른 행동을 할 수 없음), 자신이 가진 불량 상태 점수 중 하나를 선택해 한 번의 면제 기회를 얻을 수 있습니다.</w:t>
      </w:r>
    </w:p>
    <w:p w:rsidR="00000000" w:rsidDel="00000000" w:rsidP="00000000" w:rsidRDefault="00000000" w:rsidRPr="00000000" w14:paraId="000011C6">
      <w:pPr>
        <w:rPr/>
      </w:pPr>
      <w:r w:rsidDel="00000000" w:rsidR="00000000" w:rsidRPr="00000000">
        <w:rPr>
          <w:rFonts w:ascii="Arial Unicode MS" w:cs="Arial Unicode MS" w:eastAsia="Arial Unicode MS" w:hAnsi="Arial Unicode MS"/>
          <w:rtl w:val="0"/>
        </w:rPr>
        <w:t xml:space="preserve">최소 1시간의 단기 휴식을 할 때마다(다른 행동을 할 수 없음), 1점의 의지력을 회복합니다.</w:t>
      </w:r>
    </w:p>
    <w:p w:rsidR="00000000" w:rsidDel="00000000" w:rsidP="00000000" w:rsidRDefault="00000000" w:rsidRPr="00000000" w14:paraId="000011C7">
      <w:pPr>
        <w:rPr/>
      </w:pPr>
      <w:r w:rsidDel="00000000" w:rsidR="00000000" w:rsidRPr="00000000">
        <w:rPr>
          <w:rFonts w:ascii="Arial Unicode MS" w:cs="Arial Unicode MS" w:eastAsia="Arial Unicode MS" w:hAnsi="Arial Unicode MS"/>
          <w:rtl w:val="0"/>
        </w:rPr>
        <w:t xml:space="preserve">자연 회복 속도가 두 배가 되는 능력이 있다면 휴식 시간이 30분으로 줄어듭니다.</w:t>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자연 회복 속도가 두 배가 되는 능력이 여러 개 있다면 휴식 시간이 15분으로 바뀝니다.</w:t>
      </w:r>
    </w:p>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장기 휴식:</w:t>
      </w:r>
    </w:p>
    <w:p w:rsidR="00000000" w:rsidDel="00000000" w:rsidP="00000000" w:rsidRDefault="00000000" w:rsidRPr="00000000" w14:paraId="000011CA">
      <w:pPr>
        <w:rPr/>
      </w:pPr>
      <w:r w:rsidDel="00000000" w:rsidR="00000000" w:rsidRPr="00000000">
        <w:rPr>
          <w:rFonts w:ascii="Arial Unicode MS" w:cs="Arial Unicode MS" w:eastAsia="Arial Unicode MS" w:hAnsi="Arial Unicode MS"/>
          <w:rtl w:val="0"/>
        </w:rPr>
        <w:t xml:space="preserve">장기 휴식은 더 편안한 휴식 시간입니다. 최소 8시간이 필요하며, 캐릭터는 이 기간 동안 수면, 식사, 담소, 명상, 경계, 정비, 대화 등을 합니다.</w:t>
      </w:r>
    </w:p>
    <w:p w:rsidR="00000000" w:rsidDel="00000000" w:rsidP="00000000" w:rsidRDefault="00000000" w:rsidRPr="00000000" w14:paraId="000011CB">
      <w:pPr>
        <w:rPr/>
      </w:pPr>
      <w:r w:rsidDel="00000000" w:rsidR="00000000" w:rsidRPr="00000000">
        <w:rPr>
          <w:rFonts w:ascii="Arial Unicode MS" w:cs="Arial Unicode MS" w:eastAsia="Arial Unicode MS" w:hAnsi="Arial Unicode MS"/>
          <w:rtl w:val="0"/>
        </w:rPr>
        <w:t xml:space="preserve">휴식 과정 중 방해를 받으면(전투에 돌입하거나 고강도 이동 등) 휴식이 중단되고, 캐릭터는 휴식을 다시 시작해야 장기 휴식의 효과를 얻을 수 있습니다.</w:t>
      </w:r>
    </w:p>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최소 8시간의 장기 휴식을 할 때마다(다른 행동을 하지 않고 수면 등에 사용), 상태가 L인 생명력을 모두 완전으로 회복하거나, 상태가 A인 생명력을 모두 L로 전환할 수 있습니다.</w:t>
      </w:r>
    </w:p>
    <w:p w:rsidR="00000000" w:rsidDel="00000000" w:rsidP="00000000" w:rsidRDefault="00000000" w:rsidRPr="00000000" w14:paraId="000011CD">
      <w:pPr>
        <w:rPr/>
      </w:pPr>
      <w:r w:rsidDel="00000000" w:rsidR="00000000" w:rsidRPr="00000000">
        <w:rPr>
          <w:rFonts w:ascii="Arial Unicode MS" w:cs="Arial Unicode MS" w:eastAsia="Arial Unicode MS" w:hAnsi="Arial Unicode MS"/>
          <w:rtl w:val="0"/>
        </w:rPr>
        <w:t xml:space="preserve">최소 8시간의 장기 휴식을 할 때마다(다른 행동을 하지 않고 수면 등에 사용), 캐릭터는 1D10을 굴릴 수 있는데, 이는 판정이 아니며 해당 주사위 결과+전설적 결의+전설적 냉정/점의 의지력을 회복합니다.</w:t>
      </w:r>
    </w:p>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rtl w:val="0"/>
        </w:rPr>
        <w:t xml:space="preserve">연속으로 최소 8시간의 장기 휴식을 할 때마다(다른 행동을 하지 않고 수면 등에 사용), 1점의 특성치 피해를 회복할 수 있습니다.  </w:t>
      </w:r>
    </w:p>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연속으로 최소 8시간의 장기 휴식을 할 때마다(다른 행동을 하지 않고 수면 등에 사용), 자신이 가진 모든 불량 상태 점수에 대해 한 번의 면제 기회를 얻을 수 있습니다.</w:t>
      </w:r>
    </w:p>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자연 회복 속도가 두 배가 되는 능력이 있다면 휴식 시간이 4시간으로 줄어듭니다.</w:t>
      </w:r>
    </w:p>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자연 회복 속도가 두 배가 되는 능력이 여러 개 있다면 휴식 시간이 2시간으로 바뀝니다.  </w:t>
      </w:r>
    </w:p>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일부 약물, 의료 또는 초자연적 능력은 회복 속도를 높이거나 즉시 일부 생명력을 회복시킬 수 있습니다.</w:t>
      </w:r>
    </w:p>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이런 효과는 단기 휴식이나 장기 휴식의 효과와 중첩됩니다.</w:t>
      </w:r>
    </w:p>
    <w:p w:rsidR="00000000" w:rsidDel="00000000" w:rsidP="00000000" w:rsidRDefault="00000000" w:rsidRPr="00000000" w14:paraId="000011D4">
      <w:pPr>
        <w:rPr/>
      </w:pPr>
      <w:r w:rsidDel="00000000" w:rsidR="00000000" w:rsidRPr="00000000">
        <w:rPr>
          <w:rtl w:val="0"/>
        </w:rPr>
        <w:t xml:space="preserve">=====================================================================</w:t>
      </w:r>
    </w:p>
    <w:p w:rsidR="00000000" w:rsidDel="00000000" w:rsidP="00000000" w:rsidRDefault="00000000" w:rsidRPr="00000000" w14:paraId="000011D5">
      <w:pPr>
        <w:rPr/>
      </w:pPr>
      <w:r w:rsidDel="00000000" w:rsidR="00000000" w:rsidRPr="00000000">
        <w:rPr>
          <w:rtl w:val="0"/>
        </w:rPr>
        <w:t xml:space="preserve">======================================</w:t>
      </w:r>
    </w:p>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신속 의료:</w:t>
      </w:r>
    </w:p>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자원에서 신속 의료는 캐릭터의 생명력을 빠르게 회복시킬 수 있습니다.</w:t>
      </w:r>
    </w:p>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캐릭터가 1점의 신속 의료를 가지고 있다면, 매 라운드 시작 시 1점의 B상 또는 L상을 회복할 수 있습니다.</w:t>
      </w:r>
    </w:p>
    <w:p w:rsidR="00000000" w:rsidDel="00000000" w:rsidP="00000000" w:rsidRDefault="00000000" w:rsidRPr="00000000" w14:paraId="000011D9">
      <w:pPr>
        <w:rPr/>
      </w:pPr>
      <w:r w:rsidDel="00000000" w:rsidR="00000000" w:rsidRPr="00000000">
        <w:rPr>
          <w:rFonts w:ascii="Arial Unicode MS" w:cs="Arial Unicode MS" w:eastAsia="Arial Unicode MS" w:hAnsi="Arial Unicode MS"/>
          <w:rtl w:val="0"/>
        </w:rPr>
        <w:t xml:space="preserve">캐릭터가 4점의 신속 의료를 가지고 있다면, 매 라운드 시작 시 누적 4점의 B상이나 L상을 회복하거나, 1점의 A상을 회복할 수 있습니다.</w:t>
      </w:r>
    </w:p>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신속 의료는 중첩되지 않지만 함께 적용될 수 있습니다.</w:t>
      </w:r>
    </w:p>
    <w:p w:rsidR="00000000" w:rsidDel="00000000" w:rsidP="00000000" w:rsidRDefault="00000000" w:rsidRPr="00000000" w14:paraId="000011DB">
      <w:pPr>
        <w:rPr/>
      </w:pPr>
      <w:r w:rsidDel="00000000" w:rsidR="00000000" w:rsidRPr="00000000">
        <w:rPr>
          <w:rFonts w:ascii="Arial Unicode MS" w:cs="Arial Unicode MS" w:eastAsia="Arial Unicode MS" w:hAnsi="Arial Unicode MS"/>
          <w:rtl w:val="0"/>
        </w:rPr>
        <w:t xml:space="preserve">예: 캐릭터가 서로 다른 능력을 통해 신속 의료 3과 신속 의료 2를 각각 얻었다면, 플레이어는 매 라운드 누적 5점의 B상이나 L상을 회복할 수 있지만, 어떤 신속 의료도 4에 도달하지 않아 악성 피해는 회복할 수 없습니다.</w:t>
      </w:r>
    </w:p>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신속 의료 4는 절단된 사지를 재생하는 효과도 있습니다. 플레이어가 사지를 잃었다면, 먼저 그 부피를 판단해 잃은 사지의 부피에 100을 곱하고 신속 의료 점수로 나눈 후, 마지막으로 나온 수치가 해당 사지를 재생하는 데 필요한 시간(시간 단위)입니다.</w:t>
      </w:r>
    </w:p>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주: 너무 작은 일부 사지(눈, 이빨 하나 등)는 판단 시 최소 부피 1로 간주합니다.</w:t>
      </w:r>
    </w:p>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주: 절단된 사지를 접합하는 능력이 있고, 해당 절단된 사지가 존재하며 접합이 허용된다면 위의 시간 단위를 분으로 바꿉니다.</w:t>
      </w:r>
    </w:p>
    <w:p w:rsidR="00000000" w:rsidDel="00000000" w:rsidP="00000000" w:rsidRDefault="00000000" w:rsidRPr="00000000" w14:paraId="000011DF">
      <w:pPr>
        <w:rPr/>
      </w:pPr>
      <w:r w:rsidDel="00000000" w:rsidR="00000000" w:rsidRPr="00000000">
        <w:rPr>
          <w:rFonts w:ascii="Arial Unicode MS" w:cs="Arial Unicode MS" w:eastAsia="Arial Unicode MS" w:hAnsi="Arial Unicode MS"/>
          <w:rtl w:val="0"/>
        </w:rPr>
        <w:t xml:space="preserve">특별 설명으로, 결산 시점과 일부 특수 상황 때문에 자신에게 시전하는 신속 의료를 부여하는 능력이 발동 시 이미 이번 라운드 시작 시의 결산 시점을 넘겼다면, 그 효과는 다음 라운드 시작 시 적용됩니다.</w:t>
      </w:r>
    </w:p>
    <w:p w:rsidR="00000000" w:rsidDel="00000000" w:rsidP="00000000" w:rsidRDefault="00000000" w:rsidRPr="00000000" w14:paraId="000011E0">
      <w:pPr>
        <w:rPr/>
      </w:pPr>
      <w:r w:rsidDel="00000000" w:rsidR="00000000" w:rsidRPr="00000000">
        <w:rPr>
          <w:rtl w:val="0"/>
        </w:rPr>
        <w:t xml:space="preserve">=====================================================================</w:t>
      </w:r>
    </w:p>
    <w:p w:rsidR="00000000" w:rsidDel="00000000" w:rsidP="00000000" w:rsidRDefault="00000000" w:rsidRPr="00000000" w14:paraId="000011E1">
      <w:pPr>
        <w:rPr/>
      </w:pPr>
      <w:r w:rsidDel="00000000" w:rsidR="00000000" w:rsidRPr="00000000">
        <w:rPr>
          <w:rtl w:val="0"/>
        </w:rPr>
        <w:t xml:space="preserve">======================================</w:t>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임시 생명력:</w:t>
      </w:r>
    </w:p>
    <w:p w:rsidR="00000000" w:rsidDel="00000000" w:rsidP="00000000" w:rsidRDefault="00000000" w:rsidRPr="00000000" w14:paraId="000011E3">
      <w:pPr>
        <w:rPr/>
      </w:pPr>
      <w:r w:rsidDel="00000000" w:rsidR="00000000" w:rsidRPr="00000000">
        <w:rPr>
          <w:rFonts w:ascii="Arial Unicode MS" w:cs="Arial Unicode MS" w:eastAsia="Arial Unicode MS" w:hAnsi="Arial Unicode MS"/>
          <w:rtl w:val="0"/>
        </w:rPr>
        <w:t xml:space="preserve">일부 주문이나 특수 능력은 생물에게 임시 생명력을 부여합니다.</w:t>
      </w:r>
    </w:p>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임시 생명력은 진짜 생명력이 아니라 생명력 상한을 초과할 수 있습니다. 따라서 캐릭터는 생명력이 상한에 도달한 상태에서 임시 생명력의 혜택을 받을 수 있습니다.</w:t>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임시 생명력은 하나의 수치만 있으며, 피해에 대한 완충 효과로서 방패처럼 캐릭터를 보호하며, 피해 감면, 상쇄, 흡수 등의 능력이 적용된 후 마지막으로 적용됩니다.</w:t>
      </w:r>
    </w:p>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어떤 피해를 받을 때 임시 생명력을 1대1로 직접 차감하며, 피해 정도가 가장 낮은 것부터 우선 차감합니다. 임시 생명력을 계산한 후에도 남은 피해가 있다면 평소처럼 캐릭터에게 적용됩니다.</w:t>
      </w:r>
    </w:p>
    <w:p w:rsidR="00000000" w:rsidDel="00000000" w:rsidP="00000000" w:rsidRDefault="00000000" w:rsidRPr="00000000" w14:paraId="000011E7">
      <w:pPr>
        <w:rPr/>
      </w:pPr>
      <w:r w:rsidDel="00000000" w:rsidR="00000000" w:rsidRPr="00000000">
        <w:rPr>
          <w:rFonts w:ascii="Arial Unicode MS" w:cs="Arial Unicode MS" w:eastAsia="Arial Unicode MS" w:hAnsi="Arial Unicode MS"/>
          <w:rtl w:val="0"/>
        </w:rPr>
        <w:t xml:space="preserve">(예: 캐릭터에게 3점의 B와 3점의 L을 주는데, 캐릭터는 5점의 임시 생명력을 가지고 있어서 결국 1점의 L을 받습니다)</w:t>
      </w:r>
    </w:p>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공격에 부가 효과가 있다면 임시 생명력을 뚫었는지 여부와 상관없이 평소처럼 캐릭터에게 영향을 줍니다.</w:t>
      </w:r>
    </w:p>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(예: 대상이 캐릭터에게 받은 피해값만큼 출혈 점수를 주는 경우. 해당 대상이 9L을 주었는데 임시 생명력이 5점을 차감해 캐릭터가 최종적으로 4L을 받았다면, 출혈 점수를 계산할 때는 여전히 9점입니다.)</w:t>
      </w:r>
    </w:p>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임시 생명력은 "불가피한 피해 부여", "대상 자신의 XX점 생명력이 XX로 전환" "대상에게 있는 XX 피해가 1단계 상승" 등의 유사한 능력에는 적용되지 않습니다.</w:t>
      </w:r>
    </w:p>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치료 수단으로는 임시 생명력을 회복할 수 없으며, 누적되지도 않습니다.</w:t>
      </w:r>
    </w:p>
    <w:p w:rsidR="00000000" w:rsidDel="00000000" w:rsidP="00000000" w:rsidRDefault="00000000" w:rsidRPr="00000000" w14:paraId="000011EC">
      <w:pPr>
        <w:rPr/>
      </w:pPr>
      <w:r w:rsidDel="00000000" w:rsidR="00000000" w:rsidRPr="00000000">
        <w:rPr>
          <w:rFonts w:ascii="Arial Unicode MS" w:cs="Arial Unicode MS" w:eastAsia="Arial Unicode MS" w:hAnsi="Arial Unicode MS"/>
          <w:rtl w:val="0"/>
        </w:rPr>
        <w:t xml:space="preserve">임시 생명력을 얻을 때 이미 임시 생명력이 있다면 현재 있는 것을 유지할지, 버리고 새로 얻을지 직접 결정합니다. 예를 들어 캐릭터에게 5점의 임시 생명력이 있는데 8점의 임시 생명력을 또 얻었다면, 캐릭터는 5점을 유지하거나 8점으로 바꿀 수 있을 뿐 13점이 되는 게 아닙니다.</w:t>
      </w:r>
    </w:p>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상해가 심각해 기절했다고 해서 임시 생명력을 얻는다고 깨어나지는 않습니다.</w:t>
      </w:r>
    </w:p>
    <w:p w:rsidR="00000000" w:rsidDel="00000000" w:rsidP="00000000" w:rsidRDefault="00000000" w:rsidRPr="00000000" w14:paraId="000011EE">
      <w:pPr>
        <w:rPr/>
      </w:pPr>
      <w:r w:rsidDel="00000000" w:rsidR="00000000" w:rsidRPr="00000000">
        <w:rPr>
          <w:rFonts w:ascii="Arial Unicode MS" w:cs="Arial Unicode MS" w:eastAsia="Arial Unicode MS" w:hAnsi="Arial Unicode MS"/>
          <w:rtl w:val="0"/>
        </w:rPr>
        <w:t xml:space="preserve">임시 생명력은 여전히 피해를 완충해 줄 수 있지만, 오직 진짜 치료만이 의식을 되찾게 해 줍니다.</w:t>
      </w:r>
    </w:p>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임시 생명력을 주는 능력에 지속 시간이 명시되어 있지 않다면, 소모되거나 장기 휴식을 마칠 때까지 지속됩니다.</w:t>
      </w:r>
    </w:p>
    <w:p w:rsidR="00000000" w:rsidDel="00000000" w:rsidP="00000000" w:rsidRDefault="00000000" w:rsidRPr="00000000" w14:paraId="000011F0">
      <w:pPr>
        <w:rPr/>
      </w:pPr>
      <w:r w:rsidDel="00000000" w:rsidR="00000000" w:rsidRPr="00000000">
        <w:rPr>
          <w:rtl w:val="0"/>
        </w:rPr>
        <w:t xml:space="preserve">=====================================================================</w:t>
      </w:r>
    </w:p>
    <w:p w:rsidR="00000000" w:rsidDel="00000000" w:rsidP="00000000" w:rsidRDefault="00000000" w:rsidRPr="00000000" w14:paraId="000011F1">
      <w:pPr>
        <w:rPr/>
      </w:pPr>
      <w:r w:rsidDel="00000000" w:rsidR="00000000" w:rsidRPr="00000000">
        <w:rPr>
          <w:rtl w:val="0"/>
        </w:rPr>
        <w:t xml:space="preserve">======================================</w:t>
      </w:r>
    </w:p>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치료와 생명력 전환</w:t>
      </w:r>
    </w:p>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죽기 전까지는 생물이 받은 피해가 영구적이지 않습니다. 죽음조차도 하늘을 거스르는 능력으로 되돌릴 수 있습니다.</w:t>
      </w:r>
    </w:p>
    <w:p w:rsidR="00000000" w:rsidDel="00000000" w:rsidP="00000000" w:rsidRDefault="00000000" w:rsidRPr="00000000" w14:paraId="000011F4">
      <w:pPr>
        <w:rPr/>
      </w:pPr>
      <w:r w:rsidDel="00000000" w:rsidR="00000000" w:rsidRPr="00000000">
        <w:rPr>
          <w:rFonts w:ascii="Arial Unicode MS" w:cs="Arial Unicode MS" w:eastAsia="Arial Unicode MS" w:hAnsi="Arial Unicode MS"/>
          <w:rtl w:val="0"/>
        </w:rPr>
        <w:t xml:space="preserve">휴식으로 생물의 생명력을 회복할 수 있고, 신속 의료, 초월적 능력, 물약, 마법 수단 등 다양한 방식으로 생물의 생명력을 즉시 회복시켜 입은 피해를 치료할 수 있습니다.</w:t>
      </w:r>
    </w:p>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생물이 어떤 형태로든 치료를 받을 때, 해당하는 피해를 해당하는 피해나 완전 생명력으로 전환합니다.</w:t>
      </w:r>
    </w:p>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rtl w:val="0"/>
        </w:rPr>
        <w:t xml:space="preserve">치료 효과의 보편적인 표현 때문에 생명력의 상향 전환(A→L→B→완전)의 효과를 치료 효과로 정의합니다. 자원에서 언급한 "X점의 심각한 피해 제거"와 "X점의 심각한 피해 회복" 등의 유사한 표현도 마찬가지로 치료 효과이며, 이 부분의 피해를 직접 완전한 생명력으로 전환한다는 뜻입니다.</w:t>
      </w:r>
    </w:p>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특수: 치료 효과와 회복 효과는 같은 것을 가리킵니다.</w:t>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주목할 점은 생명력의 하향 전환(완전→B→L→A)과 피해는 완전히 같은 개념이 아니라는 것입니다. 캐릭터가 받은 피해는 생명력 전환을 초래하지만 생명력 전환이 반드시 피해는 아닙니다.</w:t>
      </w:r>
    </w:p>
    <w:p w:rsidR="00000000" w:rsidDel="00000000" w:rsidP="00000000" w:rsidRDefault="00000000" w:rsidRPr="00000000" w14:paraId="000011F9">
      <w:pPr>
        <w:rPr/>
      </w:pPr>
      <w:r w:rsidDel="00000000" w:rsidR="00000000" w:rsidRPr="00000000">
        <w:rPr>
          <w:rFonts w:ascii="Arial Unicode MS" w:cs="Arial Unicode MS" w:eastAsia="Arial Unicode MS" w:hAnsi="Arial Unicode MS"/>
          <w:rtl w:val="0"/>
        </w:rPr>
        <w:t xml:space="preserve">예시1: "생명력 중 X점이 A로 전환"은 피해가 아니므로 피해 흡수 등의 피해 감소 능력의 영향을 받지 않습니다.</w:t>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예시2: "생명력 중 X점의 L이 완전으로 전환"과 "1점의 심각한 피해 제거"는 치료 효과이므로 치료 금지, 생명력 회복 금지 등의 관련 능력의 영향을 받습니다.</w:t>
      </w:r>
    </w:p>
    <w:p w:rsidR="00000000" w:rsidDel="00000000" w:rsidP="00000000" w:rsidRDefault="00000000" w:rsidRPr="00000000" w14:paraId="000011FB">
      <w:pPr>
        <w:rPr/>
      </w:pPr>
      <w:r w:rsidDel="00000000" w:rsidR="00000000" w:rsidRPr="00000000">
        <w:rPr>
          <w:rtl w:val="0"/>
        </w:rPr>
        <w:t xml:space="preserve">=====================================================================</w:t>
      </w:r>
    </w:p>
    <w:p w:rsidR="00000000" w:rsidDel="00000000" w:rsidP="00000000" w:rsidRDefault="00000000" w:rsidRPr="00000000" w14:paraId="000011FC">
      <w:pPr>
        <w:rPr/>
      </w:pPr>
      <w:r w:rsidDel="00000000" w:rsidR="00000000" w:rsidRPr="00000000">
        <w:rPr>
          <w:rtl w:val="0"/>
        </w:rPr>
        <w:t xml:space="preserve">======================================</w:t>
      </w:r>
    </w:p>
    <w:p w:rsidR="00000000" w:rsidDel="00000000" w:rsidP="00000000" w:rsidRDefault="00000000" w:rsidRPr="00000000" w14:paraId="000011FD">
      <w:pPr>
        <w:rPr/>
      </w:pPr>
      <w:r w:rsidDel="00000000" w:rsidR="00000000" w:rsidRPr="00000000">
        <w:rPr>
          <w:rFonts w:ascii="Arial Unicode MS" w:cs="Arial Unicode MS" w:eastAsia="Arial Unicode MS" w:hAnsi="Arial Unicode MS"/>
          <w:rtl w:val="0"/>
        </w:rPr>
        <w:t xml:space="preserve">임시 생명력 상한:</w:t>
      </w:r>
    </w:p>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캐릭터는 일부 이유로 생명력 상한이 변할 수 있는데, 예를 들어 특성치가 일시적으로 증가하는 경우입니다.</w:t>
      </w:r>
    </w:p>
    <w:p w:rsidR="00000000" w:rsidDel="00000000" w:rsidP="00000000" w:rsidRDefault="00000000" w:rsidRPr="00000000" w14:paraId="000011FF">
      <w:pPr>
        <w:rPr/>
      </w:pPr>
      <w:r w:rsidDel="00000000" w:rsidR="00000000" w:rsidRPr="00000000">
        <w:rPr>
          <w:rFonts w:ascii="Arial Unicode MS" w:cs="Arial Unicode MS" w:eastAsia="Arial Unicode MS" w:hAnsi="Arial Unicode MS"/>
          <w:rtl w:val="0"/>
        </w:rPr>
        <w:t xml:space="preserve">이때 새로 생긴 생명력은 플레이어의 생명력 상한을 직접 높이고 그에 따른 완전 생명력도 가져옵니다.</w:t>
      </w:r>
    </w:p>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플레이어가 해당 생명력을 잃으면, 그 생명력이 사라진 직후 현재 생명력에 따라 플레이어의 생명력 상태를 즉시 다시 계산하는데, 이로 인해 플레이어의 생명력이 악성으로 가득 차면 평소처럼 사망합니다.</w:t>
      </w:r>
    </w:p>
    <w:p w:rsidR="00000000" w:rsidDel="00000000" w:rsidP="00000000" w:rsidRDefault="00000000" w:rsidRPr="00000000" w14:paraId="00001201">
      <w:pPr>
        <w:rPr/>
      </w:pPr>
      <w:r w:rsidDel="00000000" w:rsidR="00000000" w:rsidRPr="00000000">
        <w:rPr>
          <w:rFonts w:ascii="Arial Unicode MS" w:cs="Arial Unicode MS" w:eastAsia="Arial Unicode MS" w:hAnsi="Arial Unicode MS"/>
          <w:rtl w:val="0"/>
        </w:rPr>
        <w:t xml:space="preserve">(이런 상황을 악성 생명력으로 딱 가득 찬 것이라고 합니다.)</w:t>
      </w:r>
    </w:p>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예: 플레이어의 생명력 상한이 9이고 상태가 3B3L3A인데, 이때 3점의 생명력 상한을 얻어 생명력이 3완전3B3L3A가 되었습니다. 이때 3L의 피해를 받아 3B6L3A가 되었는데, 이때 플레이어의 추가 3점 생명력이 사라져 생명력 상태가 전환을 시작해 최종적으로 4L5A가 되었습니다. 이때 플레이어가 다시 3점의 생명력 상한을 얻어 3완전4L5A가 되었는데, 이때 3A의 피해를 받아 생명력이 4L8A가 되었습니다. 이때 플레이어의 추가 3점 생명력이 사라져 생명력 상태가 전환을 시작해 최종적으로 9A가 되어 플레이어는 사망합니다.</w:t>
      </w:r>
    </w:p>
    <w:p w:rsidR="00000000" w:rsidDel="00000000" w:rsidP="00000000" w:rsidRDefault="00000000" w:rsidRPr="00000000" w14:paraId="00001203">
      <w:pPr>
        <w:rPr/>
      </w:pPr>
      <w:r w:rsidDel="00000000" w:rsidR="00000000" w:rsidRPr="00000000">
        <w:rPr>
          <w:rtl w:val="0"/>
        </w:rPr>
        <w:t xml:space="preserve">=====================================================================</w:t>
      </w:r>
    </w:p>
    <w:p w:rsidR="00000000" w:rsidDel="00000000" w:rsidP="00000000" w:rsidRDefault="00000000" w:rsidRPr="00000000" w14:paraId="00001204">
      <w:pPr>
        <w:rPr/>
      </w:pPr>
      <w:r w:rsidDel="00000000" w:rsidR="00000000" w:rsidRPr="00000000">
        <w:rPr>
          <w:rtl w:val="0"/>
        </w:rPr>
        <w:t xml:space="preserve">======================================</w:t>
      </w:r>
    </w:p>
    <w:p w:rsidR="00000000" w:rsidDel="00000000" w:rsidP="00000000" w:rsidRDefault="00000000" w:rsidRPr="00000000" w14:paraId="00001205">
      <w:pPr>
        <w:rPr/>
      </w:pPr>
      <w:r w:rsidDel="00000000" w:rsidR="00000000" w:rsidRPr="00000000">
        <w:rPr>
          <w:rFonts w:ascii="Arial Unicode MS" w:cs="Arial Unicode MS" w:eastAsia="Arial Unicode MS" w:hAnsi="Arial Unicode MS"/>
          <w:rtl w:val="0"/>
        </w:rPr>
        <w:t xml:space="preserve">죽음과 부활:</w:t>
      </w:r>
    </w:p>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특수 능력이 없는 상황에서 캐릭터의 모든 생명력이 A가 되면 캐릭터는 사망합니다.</w:t>
      </w:r>
    </w:p>
    <w:p w:rsidR="00000000" w:rsidDel="00000000" w:rsidP="00000000" w:rsidRDefault="00000000" w:rsidRPr="00000000" w14:paraId="00001207">
      <w:pPr>
        <w:rPr/>
      </w:pPr>
      <w:r w:rsidDel="00000000" w:rsidR="00000000" w:rsidRPr="00000000">
        <w:rPr>
          <w:rFonts w:ascii="Arial Unicode MS" w:cs="Arial Unicode MS" w:eastAsia="Arial Unicode MS" w:hAnsi="Arial Unicode MS"/>
          <w:rtl w:val="0"/>
        </w:rPr>
        <w:t xml:space="preserve">일부 능력은 생명력이 모두 A가 되지 않아도 캐릭터를 죽일 수 있는데, 예를 들어 "즉사" "생명력 상한이 0으로 감소" 등입니다. 특별한 설명이 없다면 어떤 능력도 캐릭터의 죽음에 반응해 발동할 수 없습니다.</w:t>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캐릭터가 죽을 때 어떤 효과가 발동한다고 특별히 명시된 일부 능력은 캐릭터가 죽을 때 자동으로 발동합니다. 이런 능력은 일반적으로 세 가지로 나뉩니다:</w:t>
      </w:r>
    </w:p>
    <w:p w:rsidR="00000000" w:rsidDel="00000000" w:rsidP="00000000" w:rsidRDefault="00000000" w:rsidRPr="00000000" w14:paraId="00001209">
      <w:pPr>
        <w:rPr/>
      </w:pPr>
      <w:r w:rsidDel="00000000" w:rsidR="00000000" w:rsidRPr="00000000">
        <w:rPr>
          <w:rFonts w:ascii="Arial Unicode MS" w:cs="Arial Unicode MS" w:eastAsia="Arial Unicode MS" w:hAnsi="Arial Unicode MS"/>
          <w:rtl w:val="0"/>
        </w:rPr>
        <w:t xml:space="preserve">1. 간신히 버티기: 이런 특수 능력이 적용되는 과정에서 캐릭터는 여전히 특수한 생존 상태에 있으며, 이런 능력이 규정한 특수 상태에 들어갑니다(스파르타 S급 능력 등). 이런 상태에서 캐릭터는 여전히 정상 대상처럼 영향을 받을 수 있습니다. 이런 상태에서 다시 격파당하면 역시 죽을 때 자동으로 발동하는 효과를 한 번 더 발동시킬 수 있습니다. 특별한 설명이 없다면 간신히 버티기 상태에서 윤회지경으로 돌아갈 때 전신 수리 비용을 지불해 정식으로 부활할 수 있는데, 이렇게 부활하면 캐릭터의 간신히 버티기 상태가 제거되고 생명력은 1점만 완전하고 나머지는 모두 악성인 상태로 부활하며, 그 외에는 일반 부활과 같습니다.</w:t>
      </w:r>
    </w:p>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2. 부활: 일부 능력은 캐릭터에게 부활 능력을 부여합니다. 특별한 설명이 없다면 모든 비패시브 능력이 존재하는 버프, 디버프 등은 부활 시 모두 직접 제거됩니다. 모든 패시브 효과는 부활 시에도 여전히 적용됩니다. 부활은 일반적으로 다음 세 가지 상황으로 나뉩니다.</w:t>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일부 능력은 당신을 일정 시간 동안 간신히 버티게 하고 특수 조건을 만족하면 부활시킵니다. 부활 후에는 간신히 버티기 상태의 지속 시간이 어찌 되었든 끝납니다.</w:t>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일부 능력은 당신이 어떤 조건을 만족하면 부활하게 하는데, 시간 요구 사항일 수도 있고 자원에서 제시한 특수 조건일 수도 있습니다. 이런 상황에서 캐릭터는 사실 완전히 사망해 게임에서 일시적으로 퇴장하고 해당 부활 시기가 되어야 캐릭터를 다시 게임에 투입할 수 있습니다.</w:t>
      </w:r>
    </w:p>
    <w:p w:rsidR="00000000" w:rsidDel="00000000" w:rsidP="00000000" w:rsidRDefault="00000000" w:rsidRPr="00000000" w14:paraId="0000120D">
      <w:pPr>
        <w:rPr/>
      </w:pPr>
      <w:r w:rsidDel="00000000" w:rsidR="00000000" w:rsidRPr="00000000">
        <w:rPr>
          <w:rFonts w:ascii="Arial Unicode MS" w:cs="Arial Unicode MS" w:eastAsia="Arial Unicode MS" w:hAnsi="Arial Unicode MS"/>
          <w:rtl w:val="0"/>
        </w:rPr>
        <w:t xml:space="preserve">일부 능력은 당신을 즉시 부활시킬 수 있습니다.</w:t>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캐릭터에게 여러 부활 능력이 있다면 캐릭터가 어떤 부활 능력으로 부활할지 선택합니다.</w:t>
      </w:r>
    </w:p>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캐릭터가 부활한 후에는 부활 시간이 길든 짧든 부활한 해당 유닛은 원래 플레이어가 조종하며, 규칙상 이는 진정한 의미의 부활입니다.</w:t>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3. 피날레: 일부 능력은 소유자에게 기사회생 능력을 주지는 않지만 전장 환경에 어떤 영향을 줄 수 있는데, 예를 들어 쿠이토스의 죽음의 복수 같은 것입니다. 이런 능력이 발동되어 영향을 계산하는 과정에서 캐릭터는 완전히 죽은 것처럼 계산되지만, 이런 능력을 계산할 때만 캐릭터의 모든 데이터가 여전히 존재하며 정상적으로 계산됩니다.</w:t>
      </w:r>
    </w:p>
    <w:p w:rsidR="00000000" w:rsidDel="00000000" w:rsidP="00000000" w:rsidRDefault="00000000" w:rsidRPr="00000000" w14:paraId="00001211">
      <w:pPr>
        <w:rPr/>
      </w:pPr>
      <w:r w:rsidDel="00000000" w:rsidR="00000000" w:rsidRPr="00000000">
        <w:rPr>
          <w:rFonts w:ascii="Arial Unicode MS" w:cs="Arial Unicode MS" w:eastAsia="Arial Unicode MS" w:hAnsi="Arial Unicode MS"/>
          <w:rtl w:val="0"/>
        </w:rPr>
        <w:t xml:space="preserve">캐릭터에게 여러 개의 죽을 때 발동하는 효과가 있다면 죽을 때 플레이어가 직접 하나를 선택해 발동하고, 다른 모든 죽음 발동 능력은 발동할 수 없습니다.</w:t>
      </w:r>
    </w:p>
    <w:p w:rsidR="00000000" w:rsidDel="00000000" w:rsidP="00000000" w:rsidRDefault="00000000" w:rsidRPr="00000000" w14:paraId="00001212">
      <w:pPr>
        <w:rPr/>
      </w:pPr>
      <w:r w:rsidDel="00000000" w:rsidR="00000000" w:rsidRPr="00000000">
        <w:rPr>
          <w:rFonts w:ascii="Arial Unicode MS" w:cs="Arial Unicode MS" w:eastAsia="Arial Unicode MS" w:hAnsi="Arial Unicode MS"/>
          <w:rtl w:val="0"/>
        </w:rPr>
        <w:t xml:space="preserve">죽을 때 발동하는 효과를 결산한 후에도 이런 효과가 여전히 플레이어에게 캐릭터 카드로 계속 행동할 능력(부활 등)을 주지 않는다면 플레이어는 완전히 사망합니다.</w:t>
      </w:r>
    </w:p>
    <w:p w:rsidR="00000000" w:rsidDel="00000000" w:rsidP="00000000" w:rsidRDefault="00000000" w:rsidRPr="00000000" w14:paraId="00001213">
      <w:pPr>
        <w:rPr/>
      </w:pPr>
      <w:r w:rsidDel="00000000" w:rsidR="00000000" w:rsidRPr="00000000">
        <w:rPr>
          <w:rFonts w:ascii="Arial Unicode MS" w:cs="Arial Unicode MS" w:eastAsia="Arial Unicode MS" w:hAnsi="Arial Unicode MS"/>
          <w:rtl w:val="0"/>
        </w:rPr>
        <w:t xml:space="preserve">완전히 사망한 플레이어의 캐릭터 카드는 일시적으로 게임에서 퇴장하고, 캐릭터 카드를 조종하는 플레이어는 더 이상 해당 캐릭터 카드로 게임에 어떤 간섭도 할 수 없으며, 그가 부여한 지속 시간이 있는 능력은 지속 시간이 끝날 때까지 정상적으로 계속되지만 그는 이미 어떤 판정과 행동도 계속할 수 없고 더 이상 게임에 존재하지 않습니다. 다른 방식(윤회지경 부활 등)으로 부활할 때까지 그는 어떤 능력으로도 합법적인 대상으로 간주될 수 없고 어떤 판정에서도 무시되지만, 그의 유물(시신, 영혼 등 포함)은 여전히 가능합니다. 규칙 판정에서 캐릭터의 유물은 새로운 대상으로 간주되며, 캐릭터의 시신은 캐릭터의 모든 버프와 디버프를 이어받아 이런 상태의 새로운 대상이 되는데, 이로 인해 일부 버프와 디버프가 무효화될 수 있습니다.</w:t>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주의: 특수한 부활 방식 중 하나는 죽은 자의 시신을 이용해 재창조하는 것인데, 예를 들어 해골 병사를 만들거나 원래 시신과 똑같은 유닛을 부활시키는 것입니다. 이는 사실 진정한 의미의 부활로 간주되지 않습니다. 이런 상황에서 해당 유닛은 창조자나 자원에서 제시한 조종자가 사용하는데, 이때 원래의 시신은 새로운 유닛을 만드는 데 재료로만 사용되는 것이므로, 특별한 설명이 없다면 사용이 끝나면 해당 시신은 "흔적도 없이 사라집니다"(또는 더 이상 시신으로서의 용도가 없습니다). 즉, 새로 등장한 이 유닛(해골병 등)은 원래의 시신과 아무 관련이 없습니다. 해당 시신의 주인에게 어떤 부활이나 사후 능력을 시전해도 이 새로운 유닛(해골병 등)과는 아무 관련이 없습니다. 시신의 원래 주인도 이 유닛을 조종해 행동할 수 없습니다.</w:t>
      </w:r>
    </w:p>
    <w:p w:rsidR="00000000" w:rsidDel="00000000" w:rsidP="00000000" w:rsidRDefault="00000000" w:rsidRPr="00000000" w14:paraId="00001215">
      <w:pPr>
        <w:rPr/>
      </w:pPr>
      <w:r w:rsidDel="00000000" w:rsidR="00000000" w:rsidRPr="00000000">
        <w:rPr>
          <w:rFonts w:ascii="Arial Unicode MS" w:cs="Arial Unicode MS" w:eastAsia="Arial Unicode MS" w:hAnsi="Arial Unicode MS"/>
          <w:rtl w:val="0"/>
        </w:rPr>
        <w:t xml:space="preserve">"시신"의 능력을 사용하거나 "시신"을 대상으로 하는 능력이라면, 해당 시신이 이미 사용되었다면 해당 능력은 시전할 수 없습니다. 시신이 필요 없다면, 예를 들어 죽은 자의 영혼을 대상으로 하거나 허공에서 부활시키는 경우(윤회지경 부활 등)에는 평소처럼 시전할 수 있습니다.</w:t>
      </w:r>
    </w:p>
    <w:p w:rsidR="00000000" w:rsidDel="00000000" w:rsidP="00000000" w:rsidRDefault="00000000" w:rsidRPr="00000000" w14:paraId="00001216">
      <w:pPr>
        <w:rPr/>
      </w:pPr>
      <w:r w:rsidDel="00000000" w:rsidR="00000000" w:rsidRPr="00000000">
        <w:rPr>
          <w:rtl w:val="0"/>
        </w:rPr>
        <w:t xml:space="preserve">=====================================================================</w:t>
      </w:r>
    </w:p>
    <w:p w:rsidR="00000000" w:rsidDel="00000000" w:rsidP="00000000" w:rsidRDefault="00000000" w:rsidRPr="00000000" w14:paraId="00001217">
      <w:pPr>
        <w:rPr/>
      </w:pPr>
      <w:r w:rsidDel="00000000" w:rsidR="00000000" w:rsidRPr="00000000">
        <w:rPr>
          <w:rtl w:val="0"/>
        </w:rPr>
        <w:t xml:space="preserve">======================================</w:t>
      </w:r>
    </w:p>
    <w:p w:rsidR="00000000" w:rsidDel="00000000" w:rsidP="00000000" w:rsidRDefault="00000000" w:rsidRPr="00000000" w14:paraId="00001218">
      <w:pPr>
        <w:rPr/>
      </w:pPr>
      <w:r w:rsidDel="00000000" w:rsidR="00000000" w:rsidRPr="00000000">
        <w:rPr>
          <w:rFonts w:ascii="Arial Unicode MS" w:cs="Arial Unicode MS" w:eastAsia="Arial Unicode MS" w:hAnsi="Arial Unicode MS"/>
          <w:rtl w:val="0"/>
        </w:rPr>
        <w:t xml:space="preserve">수명:</w:t>
      </w:r>
    </w:p>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캐릭터에게는 모두 수명이 있지만, 수명의 길이는 같지 않습니다. 어떤 자원으로도 강화되지 않은 캐릭터의 자연 수명은 (50+1D50+건강 특성치 값)/년입니다.</w:t>
      </w:r>
    </w:p>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rtl w:val="0"/>
        </w:rPr>
        <w:t xml:space="preserve">초자연적 생물은 강력한 능력 때문에 더 넉넉한 수명을 가지는데, 캐릭터가 초자연적 생물이 되면 수명이 원래 수명에서 지선 등급*20년만큼 늘어납니다.</w:t>
      </w:r>
    </w:p>
    <w:p w:rsidR="00000000" w:rsidDel="00000000" w:rsidP="00000000" w:rsidRDefault="00000000" w:rsidRPr="00000000" w14:paraId="0000121B">
      <w:pPr>
        <w:rPr/>
      </w:pPr>
      <w:r w:rsidDel="00000000" w:rsidR="00000000" w:rsidRPr="00000000">
        <w:rPr>
          <w:rFonts w:ascii="Arial Unicode MS" w:cs="Arial Unicode MS" w:eastAsia="Arial Unicode MS" w:hAnsi="Arial Unicode MS"/>
          <w:rtl w:val="0"/>
        </w:rPr>
        <w:t xml:space="preserve">윤회지경의 일부 자원도 캐릭터의 수명을 강화하는데, 구체적인 강화 폭은 해당 자원의 특성에 따라 결정됩니다.</w:t>
      </w:r>
    </w:p>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선택 규칙: 캐릭터의 수명이 이미 수명 상한의 절반 이상 흘렀다면, 해당 캐릭터가 하는 모든 판정에서 1DP의 내재 감점을 받습니다. 해당 캐릭터의 수명 손실이 매우 심각해 남은 수명이 수명 상한의 1/10도 안 된다면, 해당 캐릭터는 이미 심하게 노쇠해 이때 해당 캐릭터가 하는 모든 판정에서 3DP의 내재 감점을 받습니다.</w:t>
      </w:r>
    </w:p>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수명이 현재 나이보다 작아지면, 캐릭터에게 "노화로 인해 사망하지 않는다"는 등의 유사한 능력이 없다면 캐릭터는 즉시 불가피하게 영구적으로 사망합니다. 어떤 방식으로 수명을 늘리거나 나이를 줄이지 않는 한, 또는 부활 방식 자체가 추가 수명을 가져오지 않는 한 부활할 수 없습니다.</w:t>
      </w:r>
    </w:p>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rtl w:val="0"/>
        </w:rPr>
        <w:t xml:space="preserve">노화 효과에 대해: 노화 효과에 특별한 표시가 없다면 영구 지속되는 부정적 상태로서, 현재 나이를 효과에 해당하는 수치만큼 증가시킵니다.</w:t>
      </w:r>
    </w:p>
    <w:p w:rsidR="00000000" w:rsidDel="00000000" w:rsidP="00000000" w:rsidRDefault="00000000" w:rsidRPr="00000000" w14:paraId="0000121F">
      <w:pPr>
        <w:rPr/>
      </w:pPr>
      <w:r w:rsidDel="00000000" w:rsidR="00000000" w:rsidRPr="00000000">
        <w:rPr>
          <w:rFonts w:ascii="Arial Unicode MS" w:cs="Arial Unicode MS" w:eastAsia="Arial Unicode MS" w:hAnsi="Arial Unicode MS"/>
          <w:rtl w:val="0"/>
        </w:rPr>
        <w:t xml:space="preserve">수명에 영향을 주는 효과에 대한 면역: 노화에 대한 면역 효과는 윤회자의 나이를 해당 효과를 얻은 나이로 고정시켜, 나이는 시간 경과로만 늘어나고 특수 능력으로는 늘어나지 않습니다.</w:t>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수명 감소 효과에 대해: 수명 감소 효과에 특별한 표시가 없다면 영구 지속되는 부정적 상태로서, 캐릭터의 수명 상한에 작용합니다.</w:t>
      </w:r>
    </w:p>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특수: ST는 언제든 윤회자가 건 카드 시 어떤 이득(예를 들어 자신이 이미 어떤 기예를 수없이 오랫동안 수련했다고 주장하는 것)을 얻기 위해 높은 나이를 이용하는 것을 금지할 수 있습니다. 표준화되지 않은 표현 때문에, 자원에서 언급한 수명=수원(壽元), 나이=세수(歲數) 등 이런 유사어는 ST가 이 규칙을 사용할지 결정합니다.</w:t>
      </w:r>
    </w:p>
    <w:p w:rsidR="00000000" w:rsidDel="00000000" w:rsidP="00000000" w:rsidRDefault="00000000" w:rsidRPr="00000000" w14:paraId="00001222">
      <w:pPr>
        <w:rPr/>
      </w:pPr>
      <w:r w:rsidDel="00000000" w:rsidR="00000000" w:rsidRPr="00000000">
        <w:rPr>
          <w:rtl w:val="0"/>
        </w:rPr>
        <w:t xml:space="preserve">=====================================================================</w:t>
      </w:r>
    </w:p>
    <w:p w:rsidR="00000000" w:rsidDel="00000000" w:rsidP="00000000" w:rsidRDefault="00000000" w:rsidRPr="00000000" w14:paraId="00001223">
      <w:pPr>
        <w:rPr/>
      </w:pPr>
      <w:r w:rsidDel="00000000" w:rsidR="00000000" w:rsidRPr="00000000">
        <w:rPr>
          <w:rtl w:val="0"/>
        </w:rPr>
        <w:t xml:space="preserve">======================================</w:t>
      </w:r>
    </w:p>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rtl w:val="0"/>
        </w:rPr>
        <w:t xml:space="preserve">의지력:</w:t>
      </w:r>
    </w:p>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의지력은 정신력의 강도, 생존 의지의 강약, 현재의 정신 상태 및 운의 좋고 나쁨 등 요소들의 종합적인 평가를 나타냅니다.</w:t>
      </w:r>
    </w:p>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의지력이 높은 생물일수록 곤란한 환경에 처했을 때 전세를 뒤집기 쉽고, 의지력이 낮은 생물은 운명의 배치를 받아들이기 쉽습니다.</w:t>
      </w:r>
    </w:p>
    <w:p w:rsidR="00000000" w:rsidDel="00000000" w:rsidP="00000000" w:rsidRDefault="00000000" w:rsidRPr="00000000" w14:paraId="00001227">
      <w:pPr>
        <w:rPr/>
      </w:pPr>
      <w:r w:rsidDel="00000000" w:rsidR="00000000" w:rsidRPr="00000000">
        <w:rPr>
          <w:rFonts w:ascii="Arial Unicode MS" w:cs="Arial Unicode MS" w:eastAsia="Arial Unicode MS" w:hAnsi="Arial Unicode MS"/>
          <w:rtl w:val="0"/>
        </w:rPr>
        <w:t xml:space="preserve">캐릭터의 의지력은 0부터 의지력 풀 상한까지의 임의의 수치입니다.</w:t>
      </w:r>
    </w:p>
    <w:p w:rsidR="00000000" w:rsidDel="00000000" w:rsidP="00000000" w:rsidRDefault="00000000" w:rsidRPr="00000000" w14:paraId="00001228">
      <w:pPr>
        <w:rPr/>
      </w:pPr>
      <w:r w:rsidDel="00000000" w:rsidR="00000000" w:rsidRPr="00000000">
        <w:rPr>
          <w:rFonts w:ascii="Arial Unicode MS" w:cs="Arial Unicode MS" w:eastAsia="Arial Unicode MS" w:hAnsi="Arial Unicode MS"/>
          <w:rtl w:val="0"/>
        </w:rPr>
        <w:t xml:space="preserve">캐릭터는 캐릭터를 만들 때 의지력이 가득 찹니다(즉, 의지력 풀 상한과 같습니다).</w:t>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의지력은 어떤 상황에서도 에너지 풀이나 눈금이 아니며, 에너지 풀이나 눈금으로 간주되지 않습니다. 따라서 자원 부분에서 에너지 풀을 강화하거나 에너지 풀을 대상으로 하는 능력은 특별한 설명이 없는 한 의지력에는 적용되지 않습니다.</w:t>
      </w:r>
    </w:p>
    <w:p w:rsidR="00000000" w:rsidDel="00000000" w:rsidP="00000000" w:rsidRDefault="00000000" w:rsidRPr="00000000" w14:paraId="0000122A">
      <w:pPr>
        <w:rPr/>
      </w:pPr>
      <w:r w:rsidDel="00000000" w:rsidR="00000000" w:rsidRPr="00000000">
        <w:rPr>
          <w:rFonts w:ascii="Arial Unicode MS" w:cs="Arial Unicode MS" w:eastAsia="Arial Unicode MS" w:hAnsi="Arial Unicode MS"/>
          <w:rtl w:val="0"/>
        </w:rPr>
        <w:t xml:space="preserve">의지력의 기본 용법:</w:t>
      </w:r>
    </w:p>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캐릭터가 어떤 행동을 할 때(라운드 안팎 불문), 해당 행동이 주기적 행위가 아니고 한 번의 판정만 필요하다면(공격, 기능 판정, 대항, 방어 등 포함하되 이에 국한되지 않음) 어떤 행동도 필요 없이 직접 1점의 의지력을 지불해 해당 행동에서 3DP의 완벽 가치를 얻을 수 있는데, 이런 용법은 한 번의 행동에 한 번만 사용할 수 있습니다.</w:t>
      </w:r>
    </w:p>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또는 캐릭터가 공격을 받을 때 1점의 의지력을 지불해 해당 공격에 대해 캐릭터가 방어 시 3점의 완벽 가치를 얻을 수 있습니다.</w:t>
      </w:r>
    </w:p>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일부 능력은 의지력의 기본 용법이 가져오는 가치를 높일 수 있습니다.</w:t>
      </w:r>
    </w:p>
    <w:p w:rsidR="00000000" w:rsidDel="00000000" w:rsidP="00000000" w:rsidRDefault="00000000" w:rsidRPr="00000000" w14:paraId="0000122E">
      <w:pPr>
        <w:rPr/>
      </w:pPr>
      <w:r w:rsidDel="00000000" w:rsidR="00000000" w:rsidRPr="00000000">
        <w:rPr>
          <w:rFonts w:ascii="Arial Unicode MS" w:cs="Arial Unicode MS" w:eastAsia="Arial Unicode MS" w:hAnsi="Arial Unicode MS"/>
          <w:rtl w:val="0"/>
        </w:rPr>
        <w:t xml:space="preserve">캐릭터가 상해가 심각해 기절했을 때 1점의 의지력을 소모해 기절을 지연시킬 수 있습니다.</w:t>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전투 중이라면 1점의 의지력으로 캐릭터는 1라운드 더 행동할 수 있고, 매 라운드 종료 시 해당 의지력을 소모할지 결정하며, 소모하지 않으면 해당 라운드 종료 후 즉시 기절합니다.</w:t>
      </w:r>
    </w:p>
    <w:p w:rsidR="00000000" w:rsidDel="00000000" w:rsidP="00000000" w:rsidRDefault="00000000" w:rsidRPr="00000000" w14:paraId="00001230">
      <w:pPr>
        <w:rPr/>
      </w:pPr>
      <w:r w:rsidDel="00000000" w:rsidR="00000000" w:rsidRPr="00000000">
        <w:rPr>
          <w:rFonts w:ascii="Arial Unicode MS" w:cs="Arial Unicode MS" w:eastAsia="Arial Unicode MS" w:hAnsi="Arial Unicode MS"/>
          <w:rtl w:val="0"/>
        </w:rPr>
        <w:t xml:space="preserve">비전투 중이라면 1점의 의지력으로 캐릭터는 1분 더 행동할 수 있습니다.</w:t>
      </w:r>
    </w:p>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지속 시간 내에는 캐릭터가 상해가 심각해도 기절하지 않습니다.</w:t>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특별한 설명이 없다면 캐릭터는 주기적(행위) 판정을 할 때 의지력을 사용할 수 없습니다.</w:t>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주의해야 할 점은 캐릭터는 자아 의식이 있을 때만 의지력을 사용할 수 있다는 것입니다. 바꿔 말하면 수면, 기절 등의 유사한 불량 상태에서는 의지력을 사용할 수 없습니다.</w:t>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의지력 풀 상한의 일시적 변화:</w:t>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캐릭터는 일부 이유로 의지력 풀 상한이 변할 수 있는데, 예를 들어 특성치가 일시적으로 증가하는 경우입니다.</w:t>
      </w:r>
    </w:p>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이런 상황에서 캐릭터는 의지력 풀의 상한만 증가하고 그에 상응하는 의지력은 얻지 않습니다.</w:t>
      </w:r>
    </w:p>
    <w:p w:rsidR="00000000" w:rsidDel="00000000" w:rsidP="00000000" w:rsidRDefault="00000000" w:rsidRPr="00000000" w14:paraId="00001237">
      <w:pPr>
        <w:rPr/>
      </w:pPr>
      <w:r w:rsidDel="00000000" w:rsidR="00000000" w:rsidRPr="00000000">
        <w:rPr>
          <w:rtl w:val="0"/>
        </w:rPr>
        <w:t xml:space="preserve">=====================================================================</w:t>
      </w:r>
    </w:p>
    <w:p w:rsidR="00000000" w:rsidDel="00000000" w:rsidP="00000000" w:rsidRDefault="00000000" w:rsidRPr="00000000" w14:paraId="00001238">
      <w:pPr>
        <w:rPr/>
      </w:pPr>
      <w:r w:rsidDel="00000000" w:rsidR="00000000" w:rsidRPr="00000000">
        <w:rPr>
          <w:rtl w:val="0"/>
        </w:rPr>
        <w:t xml:space="preserve">======================================</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pStyle w:val="Heading1"/>
        <w:rPr/>
      </w:pPr>
      <w:bookmarkStart w:colFirst="0" w:colLast="0" w:name="_qpygni51eoei" w:id="34"/>
      <w:bookmarkEnd w:id="34"/>
      <w:r w:rsidDel="00000000" w:rsidR="00000000" w:rsidRPr="00000000">
        <w:rPr>
          <w:rFonts w:ascii="Arial Unicode MS" w:cs="Arial Unicode MS" w:eastAsia="Arial Unicode MS" w:hAnsi="Arial Unicode MS"/>
          <w:rtl w:val="0"/>
        </w:rPr>
        <w:t xml:space="preserve">1.4.2 에너지 풀과 눈금</w:t>
      </w:r>
    </w:p>
    <w:p w:rsidR="00000000" w:rsidDel="00000000" w:rsidP="00000000" w:rsidRDefault="00000000" w:rsidRPr="00000000" w14:paraId="0000123D">
      <w:pPr>
        <w:rPr/>
      </w:pPr>
      <w:r w:rsidDel="00000000" w:rsidR="00000000" w:rsidRPr="00000000">
        <w:rPr>
          <w:rFonts w:ascii="Arial Unicode MS" w:cs="Arial Unicode MS" w:eastAsia="Arial Unicode MS" w:hAnsi="Arial Unicode MS"/>
          <w:rtl w:val="0"/>
        </w:rPr>
        <w:t xml:space="preserve">에너지 풀:</w:t>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캐릭터의 단련과 각종 수행으로 인해 점차 다양한 능력을 터득하게 되는데, 그 중 많은 능력은 에너지에 의존해야만 발휘할 수 있습니다. 예를 들어 마법, 도술, 무학 초식 등이 그러합니다. 이에 따라 다양한 에너지 풀이 등장하게 되었습니다. 마력, 내력, 투기, 원력, 영력 등이 있습니다. </w:t>
      </w:r>
    </w:p>
    <w:p w:rsidR="00000000" w:rsidDel="00000000" w:rsidP="00000000" w:rsidRDefault="00000000" w:rsidRPr="00000000" w14:paraId="0000123F">
      <w:pPr>
        <w:rPr/>
      </w:pPr>
      <w:r w:rsidDel="00000000" w:rsidR="00000000" w:rsidRPr="00000000">
        <w:rPr>
          <w:rFonts w:ascii="Arial Unicode MS" w:cs="Arial Unicode MS" w:eastAsia="Arial Unicode MS" w:hAnsi="Arial Unicode MS"/>
          <w:rtl w:val="0"/>
        </w:rPr>
        <w:t xml:space="preserve">에너지 풀의 대분류:</w:t>
      </w:r>
    </w:p>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자원 섹션의 에너지 풀은 범용 에너지 풀과 특수 에너지 풀로 나뉩니다.</w:t>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범용 에너지 풀은 보통 동양 에너지 풀과 서양 에너지 풀로 나뉩니다. 일부 범용 에너지 풀은 동양과 서양 에너지 풀에 동시에 속하는데, 이런 경우 동서양 겸용 에너지 풀이라고 합니다. </w:t>
      </w:r>
    </w:p>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그리고 범용 에너지 풀은 핵심 특성에 기반하여 신체계 에너지 풀, 정신계 에너지 풀, 교류계 에너지 풀로 세분화할 수 있습니다.</w:t>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두 개의 핵심 특성이 각각 2개의 특성 유형에 포함되는 에너지 풀의 경우, 두 가지 에너지 풀 특성을 가지게 되며, 일부 능력의 전제 조건 계산 시 만족하는 것으로 간주되고, 일부 대항 효과에 직면했을 때는 상대방도 만족하는 것으로 간주됩니다.  </w:t>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예: 내력 에너지 풀을 가지고 있고, 관련 특성이 건강+통찰이라면, 판정 시 동양 신체계 에너지 풀이자 동양 정신계 에너지 풀로 간주됩니다.</w:t>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특수 에너지 풀은 동양도 서양도 아니며, 핵심 특성 유무와 상관없이 신체계 에너지 풀, 정신계 에너지 풀, 교류계 에너지 풀 중 어느 것으로도 판정되지 않습니다.</w:t>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에너지 풀의 핵심 특성:</w:t>
      </w:r>
    </w:p>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에너지 풀은 일반적으로 자신만의 핵심 특성을 가지고 있습니다. 핵심 특성은 에너지 풀의 상한을 결정합니다. </w:t>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핵심 특성은 보통 2개의 특성으로 구성되며, 이 2개 특성의 합이 해당 에너지 풀 크기의 기본 상한이 됩니다.</w:t>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예: 어떤 에너지 풀의 핵심 특성이 건강+매력이고, 건강이 3, 매력이 4라면 해당 에너지 풀의 기본 상한은 7이 됩니다.  </w:t>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해당 에너지 풀 핵심 특성에 대한 모든 판정은 핵심 특성의 합을 DP로 하여 진행합니다.</w:t>
      </w:r>
    </w:p>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에너지 풀의 획득</w:t>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에너지 풀은 일반적으로 세 가지 획득 방법이 있습니다.</w:t>
      </w:r>
    </w:p>
    <w:p w:rsidR="00000000" w:rsidDel="00000000" w:rsidP="00000000" w:rsidRDefault="00000000" w:rsidRPr="00000000" w14:paraId="0000124D">
      <w:pPr>
        <w:rPr/>
      </w:pPr>
      <w:r w:rsidDel="00000000" w:rsidR="00000000" w:rsidRPr="00000000">
        <w:rPr>
          <w:rFonts w:ascii="Arial Unicode MS" w:cs="Arial Unicode MS" w:eastAsia="Arial Unicode MS" w:hAnsi="Arial Unicode MS"/>
          <w:rtl w:val="0"/>
        </w:rPr>
        <w:t xml:space="preserve">직접 구매: 일부 에너지 풀은 직접 구매할 수 있으며, 각자의 페이지에서 가격이 표시됩니다.</w:t>
      </w:r>
    </w:p>
    <w:p w:rsidR="00000000" w:rsidDel="00000000" w:rsidP="00000000" w:rsidRDefault="00000000" w:rsidRPr="00000000" w14:paraId="0000124E">
      <w:pPr>
        <w:rPr/>
      </w:pPr>
      <w:r w:rsidDel="00000000" w:rsidR="00000000" w:rsidRPr="00000000">
        <w:rPr>
          <w:rFonts w:ascii="Arial Unicode MS" w:cs="Arial Unicode MS" w:eastAsia="Arial Unicode MS" w:hAnsi="Arial Unicode MS"/>
          <w:rtl w:val="0"/>
        </w:rPr>
        <w:t xml:space="preserve">자원 부속: 일부 에너지 풀은 가격 표시가 없고 다른 자원을 통해서만 획득할 수 있습니다. 일부 능력은 플레이어가 직접 특정 에너지 풀을 선택할 수 있게 하는데, 이런 경우 특별한 설명이 없다면 플레이어는 범용 에너지 풀만 선택할 수 있습니다. </w:t>
      </w:r>
    </w:p>
    <w:p w:rsidR="00000000" w:rsidDel="00000000" w:rsidP="00000000" w:rsidRDefault="00000000" w:rsidRPr="00000000" w14:paraId="0000124F">
      <w:pPr>
        <w:rPr/>
      </w:pPr>
      <w:r w:rsidDel="00000000" w:rsidR="00000000" w:rsidRPr="00000000">
        <w:rPr>
          <w:rFonts w:ascii="Arial Unicode MS" w:cs="Arial Unicode MS" w:eastAsia="Arial Unicode MS" w:hAnsi="Arial Unicode MS"/>
          <w:rtl w:val="0"/>
        </w:rPr>
        <w:t xml:space="preserve">진급: 일부 에너지 풀은 진원력처럼 "구매"와 관련된 방법으로는 획득할 수 없습니다. 반드시 특수한 수단을 통해 다른 에너지 풀을 진원력 에너지 풀로 진급시켜야 합니다. 구체적인 방법은 각 에너지 풀 페이지에 상세히 설명되어 있습니다.</w:t>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에너지 풀의 사용:</w:t>
      </w:r>
    </w:p>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각 에너지 풀은 해당 페이지에서 구체적인 사용 방법을 언급하고 있습니다. 이 외에도 일부 칭호, 개조, 혈통 등은 플레이어가 구매한 후 특정 에너지 풀의 다른 용도를 제공할 수 있습니다.  </w:t>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에너지 풀의 회복:</w:t>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각 에너지 풀은 해당 페이지에서 에너지 회복 수단을 언급하고 있습니다. 이 외에도 일부 칭호, 개조, 혈통 등은 플레이어가 구매 시 특정 에너지 풀의 다른 회복 방법을 제공할 수 있습니다.</w:t>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에너지 풀의 대체 소모:</w:t>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일부 에너지 풀은 서로 대체 소모가 가능합니다. </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이런 경우, 목표가 해당 에너지 풀에 대한 면역이 있다면 새로운 에너지 풀로 계산합니다.</w:t>
      </w:r>
    </w:p>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예: 정신계 에너지에 대한 면역 효과에 대해 원력으로 내력을 대체하면, 대체된 내력 효과는 면역되지 않습니다.  </w:t>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예: 정신계 에너지에 대한 면역 효과에 대해 호연지기로 요력을 대체하면, 대체된 호연지기 효과는 면역됩니다.</w:t>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에너지 풀의 호환성:</w:t>
      </w:r>
    </w:p>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일부 에너지 풀은 서로 호환되지 않습니다. 플레이어가 충돌하는 에너지 풀을 획득하면 면책 없이 필연적으로 폭사합니다.</w:t>
      </w:r>
    </w:p>
    <w:p w:rsidR="00000000" w:rsidDel="00000000" w:rsidP="00000000" w:rsidRDefault="00000000" w:rsidRPr="00000000" w14:paraId="0000125B">
      <w:pPr>
        <w:rPr/>
      </w:pPr>
      <w:r w:rsidDel="00000000" w:rsidR="00000000" w:rsidRPr="00000000">
        <w:rPr>
          <w:rFonts w:ascii="Arial Unicode MS" w:cs="Arial Unicode MS" w:eastAsia="Arial Unicode MS" w:hAnsi="Arial Unicode MS"/>
          <w:rtl w:val="0"/>
        </w:rPr>
        <w:t xml:space="preserve">일반적으로 설명이 없다면 대부분의 에너지 풀은 서로 호환 가능합니다.  </w:t>
      </w:r>
    </w:p>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에너지 풀의 호환 모드는 일반적으로 다음과 같이 분류할 수 있습니다.</w:t>
      </w:r>
    </w:p>
    <w:p w:rsidR="00000000" w:rsidDel="00000000" w:rsidP="00000000" w:rsidRDefault="00000000" w:rsidRPr="00000000" w14:paraId="0000125D">
      <w:pPr>
        <w:rPr/>
      </w:pPr>
      <w:r w:rsidDel="00000000" w:rsidR="00000000" w:rsidRPr="00000000">
        <w:rPr>
          <w:rFonts w:ascii="Arial Unicode MS" w:cs="Arial Unicode MS" w:eastAsia="Arial Unicode MS" w:hAnsi="Arial Unicode MS"/>
          <w:rtl w:val="0"/>
        </w:rPr>
        <w:t xml:space="preserve">배타성 없음: 이런 에너지 풀은 그 자체로 다른 에너지 풀을 배제하지 않지만, 다른 에너지 풀에 의해 배제될 수 있습니다.</w:t>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XX 에너지 풀만 호환: 이런 에너지 풀은 XX 성질이나 분류에 부합하는 에너지 풀만 호환하고, 다른 모든 유형의 에너지 풀은 배제합니다. 예: 동양 에너지 풀만 호환, 서양 에너지 풀만 호환, 특수 에너지 풀만 호환, 신체계 에너지 풀만 호환.</w:t>
      </w:r>
    </w:p>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XX 에너지 풀 비호환: 이런 에너지 풀은 XX 성질이나 분류에 부합하는 모든 에너지 풀을 배제하고, 다른 모든 유형의 에너지 풀은 호환합니다. 예: 동양 에너지 풀 비호환, 서양 에너지 풀 비호환, 특수 에너지 풀 비호환, 정신계 에너지 풀 비호환.</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XX 눈금 배제: 이런 에너지 풀은 XX 성질의 눈금을 배제합니다.</w:t>
      </w:r>
    </w:p>
    <w:p w:rsidR="00000000" w:rsidDel="00000000" w:rsidP="00000000" w:rsidRDefault="00000000" w:rsidRPr="00000000" w14:paraId="00001261">
      <w:pPr>
        <w:rPr/>
      </w:pPr>
      <w:r w:rsidDel="00000000" w:rsidR="00000000" w:rsidRPr="00000000">
        <w:rPr>
          <w:rFonts w:ascii="Arial Unicode MS" w:cs="Arial Unicode MS" w:eastAsia="Arial Unicode MS" w:hAnsi="Arial Unicode MS"/>
          <w:rtl w:val="0"/>
        </w:rPr>
        <w:t xml:space="preserve">에너지 풀은 위의 한 가지 또는 여러 가지 호환 모드를 가질 수 있습니다.</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보충 설명: 분명히 "동양 에너지 풀만 호환" 상황에서는 동서양 겸용 에너지 풀이 서양 에너지 풀로 분류될 수 있기에 배제되며, 동시에 "동양 에너지 풀 비호환" 상황에서는 동서양 겸용 에너지 풀이 동양 에너지 풀로 분류될 수 있기에 역시 배제됩니다.</w:t>
      </w:r>
    </w:p>
    <w:p w:rsidR="00000000" w:rsidDel="00000000" w:rsidP="00000000" w:rsidRDefault="00000000" w:rsidRPr="00000000" w14:paraId="00001263">
      <w:pPr>
        <w:rPr/>
      </w:pPr>
      <w:r w:rsidDel="00000000" w:rsidR="00000000" w:rsidRPr="00000000">
        <w:rPr>
          <w:rFonts w:ascii="Arial Unicode MS" w:cs="Arial Unicode MS" w:eastAsia="Arial Unicode MS" w:hAnsi="Arial Unicode MS"/>
          <w:rtl w:val="0"/>
        </w:rPr>
        <w:t xml:space="preserve">에너지 풀을 다시 획득할 수 없음:</w:t>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특정 성질의 에너지 풀을 다시 획득할 수 없다는 것은 시점에 기반한 효과입니다. 특정 시점 이후로 캐릭터는 이런 성질의 에너지 풀과 호환되지 않게 됩니다.  </w:t>
      </w:r>
    </w:p>
    <w:p w:rsidR="00000000" w:rsidDel="00000000" w:rsidP="00000000" w:rsidRDefault="00000000" w:rsidRPr="00000000" w14:paraId="00001265">
      <w:pPr>
        <w:rPr/>
      </w:pPr>
      <w:r w:rsidDel="00000000" w:rsidR="00000000" w:rsidRPr="00000000">
        <w:rPr>
          <w:rFonts w:ascii="Arial Unicode MS" w:cs="Arial Unicode MS" w:eastAsia="Arial Unicode MS" w:hAnsi="Arial Unicode MS"/>
          <w:rtl w:val="0"/>
        </w:rPr>
        <w:t xml:space="preserve">예: 캐릭터가 진원력을 획득한 후에는 동양 범용 에너지 풀을 다시 획득할 수 없습니다. 이는 캐릭터가 첫 진원력을 응축한 시점부터 진원력 응축에 참여한 동양 범용 에너지 풀을 제외하고는 어떤 방법이나 능력으로도 1점의 동양 범용 에너지 풀(기존 에너지 풀 상한 증가, 새로운 에너지 풀 개방 등)을 획득할 수 없다는 의미입니다.</w:t>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예: 캐릭터 갑이 내력을 진원력으로 응축하는데, 응축에 참여한 에너지 풀은 내력뿐입니다. 응축이 절반 정도 진행되었을 때 캐릭터 갑은 혈통 구매를 통해 용기를 획득했지만, 혈통에서 용기를 획득하는 효과는 무시됩니다.</w:t>
      </w:r>
    </w:p>
    <w:p w:rsidR="00000000" w:rsidDel="00000000" w:rsidP="00000000" w:rsidRDefault="00000000" w:rsidRPr="00000000" w14:paraId="00001267">
      <w:pPr>
        <w:rPr/>
      </w:pPr>
      <w:r w:rsidDel="00000000" w:rsidR="00000000" w:rsidRPr="00000000">
        <w:rPr>
          <w:rFonts w:ascii="Arial Unicode MS" w:cs="Arial Unicode MS" w:eastAsia="Arial Unicode MS" w:hAnsi="Arial Unicode MS"/>
          <w:rtl w:val="0"/>
        </w:rPr>
        <w:t xml:space="preserve">에너지 풀 공격:</w:t>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다른 캐릭터의 에너지 풀에 부정적인 효과를 주는 모든 능력은 에너지 풀 공격으로 정의됩니다.</w:t>
      </w:r>
    </w:p>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예: 해당 에너지 풀을 봉인하거나, 상한을 낮추거나, 에너지를 손실시키는 등의 행위가 있습니다.</w:t>
      </w:r>
    </w:p>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에너지 절약:</w:t>
      </w:r>
    </w:p>
    <w:p w:rsidR="00000000" w:rsidDel="00000000" w:rsidP="00000000" w:rsidRDefault="00000000" w:rsidRPr="00000000" w14:paraId="0000126B">
      <w:pPr>
        <w:rPr/>
      </w:pPr>
      <w:r w:rsidDel="00000000" w:rsidR="00000000" w:rsidRPr="00000000">
        <w:rPr>
          <w:rFonts w:ascii="Arial Unicode MS" w:cs="Arial Unicode MS" w:eastAsia="Arial Unicode MS" w:hAnsi="Arial Unicode MS"/>
          <w:rtl w:val="0"/>
        </w:rPr>
        <w:t xml:space="preserve">일부 자원은 특정 에너지 풀을 소모할 때 일부 소모량을 줄일 수 있게 해줍니다. </w:t>
      </w:r>
    </w:p>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소모량이 감소하더라도 해당 효과는 변하지 않으며, 원래의 효과대로 계산합니다.</w:t>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만약 어떤 능력이 모든 에너지를 소모하는 것이라면 어떤 소모량 감소 능력도 발동하지 않습니다.</w:t>
      </w:r>
    </w:p>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동일한 소모에 대해 여러 개의 능력으로 에너지 소모량을 줄일 수 있다면, 그 중 하나의 능력만 발동할 수 있습니다.  </w:t>
      </w:r>
    </w:p>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에너지 풀의 중복 개방:</w:t>
      </w:r>
    </w:p>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캐릭터가 어떤 이유로 에너지 풀을 개방할 때, 이전에 이미 동일한 에너지 풀을 가지고 있었다면 보상으로 해당 에너지 풀의 상한을 일정 정도 높일 수 있습니다.</w:t>
      </w:r>
    </w:p>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이 이유는 반드시 완전히 달라야 합니다. 예를 들어 혈통, 칭호 또는 기술 등입니다. 처음 중복 획득 시에는 추가로 5점의 상한을 얻을 수 있고, 두 번째는 3점, 세 번째는 1점이며, 이후 다시 동일한 에너지 풀을 중복 획득해도 더 이상 상승하지 않습니다.</w:t>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예: 플레이어 오양이 보석인 혈통을 선택하고 이로 인해 마력 에너지 풀을 획득했습니다. 이어서 마술사 칭호를 선택하고 다시 한 번 마력 에너지 풀을 획득했기에 마력 풀 상한이 5점 상승했습니다. 이후 《사령지서》를 구매하고 이로 인해 다시 마력 에너지 풀을 획득했는데, 이전에 이미 한 번 추가 상승을 얻었기에 이번에는 마력 풀 상한이 3점만 상승했습니다.</w:t>
      </w:r>
    </w:p>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일시적인 에너지 풀 상한 변동</w:t>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캐릭터는 어떤 이유로 에너지 풀 상한이 변할 수 있는데, 예를 들어 일시적으로 특성치가 증가하는 등의 상황입니다.</w:t>
      </w:r>
    </w:p>
    <w:p w:rsidR="00000000" w:rsidDel="00000000" w:rsidP="00000000" w:rsidRDefault="00000000" w:rsidRPr="00000000" w14:paraId="00001275">
      <w:pPr>
        <w:rPr/>
      </w:pPr>
      <w:r w:rsidDel="00000000" w:rsidR="00000000" w:rsidRPr="00000000">
        <w:rPr>
          <w:rFonts w:ascii="Arial Unicode MS" w:cs="Arial Unicode MS" w:eastAsia="Arial Unicode MS" w:hAnsi="Arial Unicode MS"/>
          <w:rtl w:val="0"/>
        </w:rPr>
        <w:t xml:space="preserve">이런 경우 캐릭터는 에너지 풀의 상한만 증가하고 에너지를 증가시키지는 않습니다. 에너지 회복 능력이 있는 경우는 예외입니다.</w:t>
      </w:r>
    </w:p>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예: 일시적으로 지능을 1점 획득하여 마력 풀 상한이 +1 되었다면, 이는 1점의 빈 마력 풀 상한이며, 추가로 소모할 수 있는 마력 값을 1점 얻는 것은 아닙니다.</w:t>
      </w:r>
    </w:p>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에너지 풀 상한 감소 능력을 받았다면, 예를 들어 특성치나 전설 특성치를 1점 잃는 등의 상황에서는 해당 에너지 풀 상한이 -1되며, 이때 현재 에너지 값이 에너지 풀 상한보다 크다면 초과한 부분을 잃게 됩니다. 이후 에너지 풀 상한이 회복되더라도 잃은 에너지는 돌려받지 못합니다.</w:t>
      </w:r>
    </w:p>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예: 지능을 1점 잃어 마력 풀 상한이 1점 감소했고, 현재 마력 값이 마력 풀 상한보다 크다면 상한을 초과한 부분을 잃습니다. 이후 지능이 회복되어 마력 풀 상한이 회복되더라도 상한 초과로 인해 잃은 마력은 돌려받지 못합니다.</w:t>
      </w:r>
    </w:p>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에너지 풀로 간주되지 않음:</w:t>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일부 에너지 풀은 "에너지 풀로 간주되지 않음"이라는 특성을 가지고 있어, 다른 에너지 풀과 비교했을 때 다음과 같은 변화가 나타납니다.</w:t>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특별한 설명이 없다면 "에너지 풀로 간주되지 않는" 에너지 풀은 에너지 풀을 대상으로 하는 능력으로 강화할 수 없습니다.</w:t>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특별한 설명이 없다면 "에너지 풀로 간주되지 않는" 에너지 풀은 에너지 풀을 자유롭게 선택해 소모할 수 있는 능력의 소모 대상으로 선택할 수 없습니다.</w:t>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특별한 설명이 없다면 "에너지 풀로 간주되지 않는" 에너지 풀은 에너지 풀과 연계해야 하는 일부 강화의 연계 대상이 될 수 없습니다.</w:t>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특별한 설명이 없다면 "에너지 풀로 간주되지 않는" 에너지 풀은 에너지 풀 공격의 효과를 받지 않습니다.</w:t>
      </w:r>
    </w:p>
    <w:p w:rsidR="00000000" w:rsidDel="00000000" w:rsidP="00000000" w:rsidRDefault="00000000" w:rsidRPr="00000000" w14:paraId="0000127F">
      <w:pPr>
        <w:rPr/>
      </w:pPr>
      <w:r w:rsidDel="00000000" w:rsidR="00000000" w:rsidRPr="00000000">
        <w:rPr>
          <w:rFonts w:ascii="Arial Unicode MS" w:cs="Arial Unicode MS" w:eastAsia="Arial Unicode MS" w:hAnsi="Arial Unicode MS"/>
          <w:rtl w:val="0"/>
        </w:rPr>
        <w:t xml:space="preserve">특별한 설명이 없다면 "에너지 풀로 간주되지 않는" 에너지 풀은 호환성 판단 시 다른 에너지 풀에 의해 배제되지 않습니다.</w:t>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이 외의 부분은 다른 에너지 풀 규칙과 동일합니다.</w:t>
      </w:r>
    </w:p>
    <w:p w:rsidR="00000000" w:rsidDel="00000000" w:rsidP="00000000" w:rsidRDefault="00000000" w:rsidRPr="00000000" w14:paraId="00001281">
      <w:pPr>
        <w:rPr/>
      </w:pPr>
      <w:r w:rsidDel="00000000" w:rsidR="00000000" w:rsidRPr="00000000">
        <w:rPr>
          <w:rtl w:val="0"/>
        </w:rPr>
        <w:t xml:space="preserve">=====================================================================</w:t>
      </w:r>
    </w:p>
    <w:p w:rsidR="00000000" w:rsidDel="00000000" w:rsidP="00000000" w:rsidRDefault="00000000" w:rsidRPr="00000000" w14:paraId="00001282">
      <w:pPr>
        <w:rPr/>
      </w:pPr>
      <w:r w:rsidDel="00000000" w:rsidR="00000000" w:rsidRPr="00000000">
        <w:rPr>
          <w:rtl w:val="0"/>
        </w:rPr>
        <w:t xml:space="preserve">======================================</w:t>
      </w:r>
    </w:p>
    <w:p w:rsidR="00000000" w:rsidDel="00000000" w:rsidP="00000000" w:rsidRDefault="00000000" w:rsidRPr="00000000" w14:paraId="00001283">
      <w:pPr>
        <w:rPr/>
      </w:pPr>
      <w:r w:rsidDel="00000000" w:rsidR="00000000" w:rsidRPr="00000000">
        <w:rPr>
          <w:rFonts w:ascii="Arial Unicode MS" w:cs="Arial Unicode MS" w:eastAsia="Arial Unicode MS" w:hAnsi="Arial Unicode MS"/>
          <w:rtl w:val="0"/>
        </w:rPr>
        <w:t xml:space="preserve">눈금:</w:t>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에너지 풀 외에도 많은 능력은 눈금을 사용해 계량해야 합니다. 눈금은 캐릭터 관련 능력을 계량하는 또 다른 데이터로, 눈금에 따라 캐릭터는 일부 능력을 시작하거나 발동할 수 있습니다. 눈금 중 일부는 소모될 수 있고, 일부는 소모되지 않으며, 각 눈금의 메커니즘은 독특할 수 있습니다.</w:t>
      </w:r>
    </w:p>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눈금은 에너지 풀이 아닙니다.</w:t>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눈금의 획득:</w:t>
      </w:r>
    </w:p>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눈금은 오직 자원과 함께 획득할 수 있습니다. 일부 혈통, 개조 또는 칭호는 각자에게 고유한 눈금을 제공합니다.</w:t>
      </w:r>
    </w:p>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눈금의 상한:</w:t>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일부 눈금에는 상한이 있습니다. 상한 값은 특성치나 기능에 기반할 수도 있고, 고정값일 수도 있습니다.</w:t>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또한 일부 눈금은 상한이 전혀 없기도 합니다.</w:t>
      </w:r>
    </w:p>
    <w:p w:rsidR="00000000" w:rsidDel="00000000" w:rsidP="00000000" w:rsidRDefault="00000000" w:rsidRPr="00000000" w14:paraId="0000128B">
      <w:pPr>
        <w:rPr/>
      </w:pPr>
      <w:r w:rsidDel="00000000" w:rsidR="00000000" w:rsidRPr="00000000">
        <w:rPr>
          <w:rFonts w:ascii="Arial Unicode MS" w:cs="Arial Unicode MS" w:eastAsia="Arial Unicode MS" w:hAnsi="Arial Unicode MS"/>
          <w:rtl w:val="0"/>
        </w:rPr>
        <w:t xml:space="preserve">이는 모두 해당 자원 페이지에 상세히 설명되어 있습니다.</w:t>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눈금의 사용과 회복 방식:</w:t>
      </w:r>
    </w:p>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일부 눈금은 획득 시 소모 가능한 눈금 값이 상한까지 차 있고, 또 다른 일부 눈금은 획득 시 소모 가능한 초기 값이 0이거나 다른 어떤 값에 기반합니다.</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눈금을 제공하는 자원은 반드시 눈금의 사용 방법이나 영향을 언급하고 있으며, 눈금의 회복 방식이나 감소 방식도 제공하고 있습니다.</w:t>
      </w:r>
    </w:p>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눈금 간의 호환성:</w:t>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일반적으로 눈금은 서로 호환 가능합니다. 극히 드문 경우에 일부 눈금이 다른 눈금을 배제할 수 있습니다. 어떤 경우든 플레이어가 가진 눈금이 충돌한다면 면책 없이 필연적으로 폭사하게 됩니다.</w:t>
      </w:r>
    </w:p>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눈금과 에너지 풀의 호환성:</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일반적으로 플레이어가 눈금을 가지고 있다고 해서 에너지 풀 획득에 영향을 주지 않으며, 그 반대도 마찬가지입니다. 극히 드문 경우에 일부 에너지 풀이 눈금을 배제하거나, 일부 눈금이 특정 유형의 에너지 풀을 배제할 수 있습니다. 어떤 경우든 플레이어가 가진 눈금과 에너지 풀이 충돌한다면 면책 없이 필연적으로 폭사하게 됩니다.</w:t>
      </w:r>
    </w:p>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일시적인 눈금 상한 변동:</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일반적으로 눈금의 상한은 쉽게 변하지 않습니다. 일부 상한이 특성치나 기능(심지어 전설 특성치와 기능 추가 성공)과 연계된 눈금은 일시적으로 특성치와 기능 레벨이 상승하거나 상실되어 눈금 상한에 변화가 생길 수 있습니다.</w:t>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일시적으로 눈금 상한 증가 능력을 획득했다면, 예를 들어 1점의 특성치나 전설 특성치를 획득하는 등의 상황에서는 상한만 증가하고 눈금 값은 증가하지 않습니다. 눈금 회복 능력이 있는 경우는 예외입니다.</w:t>
      </w:r>
    </w:p>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rtl w:val="0"/>
        </w:rPr>
        <w:t xml:space="preserve">예: 어떤 눈금의 상한이 전설 민첩인 경우, 일시적으로 민첩을 1점 획득하여 민첩이 30에서 31로 상승했다면 전설 민첩이 1점 상승하여 해당 눈금의 상한이 +1 됩니다. 하지만 이는 1점의 빈 상한이며, 캐릭터가 이로 인해 1점의 추가로 소모 가능한 눈금을 얻는 것은 아닙니다.</w:t>
      </w:r>
    </w:p>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눈금 상한 감소 능력을 받았다면, 예를 들어 1점의 특성치나 전설 특성치를 잃는 등의 상황에서는 해당 눈금 상한이 -1되며, 이때 현재 눈금 값이 눈금 상한보다 크다면 초과한 부분을 잃게 됩니다. 이후 눈금 상한이 회복되더라도 잃은 눈금 값은 돌려받지 못합니다.</w:t>
      </w:r>
    </w:p>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예: 어떤 눈금의 상한이 전설 매력인 경우, 일시적으로 매력을 1점 잃어 매력이 16에서 15로 하락했다면 전설 매력이 1점 하락하여 해당 눈금의 상한이 -1 됩니다. 이때 캐릭터의 현재 눈금 값이 눈금 상한보다 크다면 초과한 부분을 잃게 됩니다. 이후 캐릭터의 매력이 회복되어 눈금 상한이 회복되더라도 상한 초과로 인해 잃은 눈금은 돌려받지 못합니다.</w:t>
      </w:r>
    </w:p>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동명 눈금:</w:t>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극히 드문 경우에 여러 개의 다른 강화가 동명의 눈금을 제공할 수 있습니다. 특별한 설명이 없다면 이런 동명 눈금은 각자 독립적으로 존재하며, 각 강화는 오직 자신이 제공한 눈금에 의거해서만 능력을 발동할 수 있습니다.</w:t>
      </w:r>
    </w:p>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캐릭터는 강화를 넘나들며 동명 눈금 값을 계산할 수 없습니다.</w:t>
      </w:r>
    </w:p>
    <w:p w:rsidR="00000000" w:rsidDel="00000000" w:rsidP="00000000" w:rsidRDefault="00000000" w:rsidRPr="00000000" w14:paraId="0000129C">
      <w:pPr>
        <w:pStyle w:val="Heading1"/>
        <w:rPr/>
      </w:pPr>
      <w:bookmarkStart w:colFirst="0" w:colLast="0" w:name="_l89njrv87t50" w:id="35"/>
      <w:bookmarkEnd w:id="35"/>
      <w:r w:rsidDel="00000000" w:rsidR="00000000" w:rsidRPr="00000000">
        <w:rPr>
          <w:rFonts w:ascii="Arial Unicode MS" w:cs="Arial Unicode MS" w:eastAsia="Arial Unicode MS" w:hAnsi="Arial Unicode MS"/>
          <w:rtl w:val="0"/>
        </w:rPr>
        <w:t xml:space="preserve">1.4.3 장면, 행동과 속도 설명</w:t>
      </w:r>
    </w:p>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장면, 행동과 속도 설명:</w:t>
      </w:r>
    </w:p>
    <w:p w:rsidR="00000000" w:rsidDel="00000000" w:rsidP="00000000" w:rsidRDefault="00000000" w:rsidRPr="00000000" w14:paraId="0000129E">
      <w:pPr>
        <w:rPr/>
      </w:pPr>
      <w:r w:rsidDel="00000000" w:rsidR="00000000" w:rsidRPr="00000000">
        <w:rPr>
          <w:rtl w:val="0"/>
        </w:rPr>
        <w:t xml:space="preserve">=====================================================================</w:t>
      </w:r>
    </w:p>
    <w:p w:rsidR="00000000" w:rsidDel="00000000" w:rsidP="00000000" w:rsidRDefault="00000000" w:rsidRPr="00000000" w14:paraId="0000129F">
      <w:pPr>
        <w:rPr/>
      </w:pPr>
      <w:r w:rsidDel="00000000" w:rsidR="00000000" w:rsidRPr="00000000">
        <w:rPr>
          <w:rtl w:val="0"/>
        </w:rPr>
        <w:t xml:space="preserve">======================================</w:t>
      </w:r>
    </w:p>
    <w:p w:rsidR="00000000" w:rsidDel="00000000" w:rsidP="00000000" w:rsidRDefault="00000000" w:rsidRPr="00000000" w14:paraId="000012A0">
      <w:pPr>
        <w:rPr/>
      </w:pPr>
      <w:r w:rsidDel="00000000" w:rsidR="00000000" w:rsidRPr="00000000">
        <w:rPr>
          <w:rFonts w:ascii="Arial Unicode MS" w:cs="Arial Unicode MS" w:eastAsia="Arial Unicode MS" w:hAnsi="Arial Unicode MS"/>
          <w:rtl w:val="0"/>
        </w:rPr>
        <w:t xml:space="preserve">무한류 TRPG의 모험에서 시간은 매우 중요한 참고 기준입니다.</w:t>
      </w:r>
    </w:p>
    <w:p w:rsidR="00000000" w:rsidDel="00000000" w:rsidP="00000000" w:rsidRDefault="00000000" w:rsidRPr="00000000" w14:paraId="000012A1">
      <w:pPr>
        <w:rPr/>
      </w:pPr>
      <w:r w:rsidDel="00000000" w:rsidR="00000000" w:rsidRPr="00000000">
        <w:rPr>
          <w:rFonts w:ascii="Arial Unicode MS" w:cs="Arial Unicode MS" w:eastAsia="Arial Unicode MS" w:hAnsi="Arial Unicode MS"/>
          <w:rtl w:val="0"/>
        </w:rPr>
        <w:t xml:space="preserve">많은 일들이 시간의 흐름에 따라 변화하기 때문에 GM은 시간의 흐름을 정확하게 판단할 수 있는 기준이 필요합니다.</w:t>
      </w:r>
    </w:p>
    <w:p w:rsidR="00000000" w:rsidDel="00000000" w:rsidP="00000000" w:rsidRDefault="00000000" w:rsidRPr="00000000" w14:paraId="000012A2">
      <w:pPr>
        <w:rPr/>
      </w:pPr>
      <w:r w:rsidDel="00000000" w:rsidR="00000000" w:rsidRPr="00000000">
        <w:rPr>
          <w:rFonts w:ascii="Arial Unicode MS" w:cs="Arial Unicode MS" w:eastAsia="Arial Unicode MS" w:hAnsi="Arial Unicode MS"/>
          <w:rtl w:val="0"/>
        </w:rPr>
        <w:t xml:space="preserve">일반적으로 다음 3가지 기준을 사용합니다:</w:t>
      </w:r>
    </w:p>
    <w:p w:rsidR="00000000" w:rsidDel="00000000" w:rsidP="00000000" w:rsidRDefault="00000000" w:rsidRPr="00000000" w14:paraId="000012A3">
      <w:pPr>
        <w:rPr/>
      </w:pPr>
      <w:r w:rsidDel="00000000" w:rsidR="00000000" w:rsidRPr="00000000">
        <w:rPr>
          <w:rtl w:val="0"/>
        </w:rPr>
        <w:t xml:space="preserve">=====================================================================</w:t>
      </w:r>
    </w:p>
    <w:p w:rsidR="00000000" w:rsidDel="00000000" w:rsidP="00000000" w:rsidRDefault="00000000" w:rsidRPr="00000000" w14:paraId="000012A4">
      <w:pPr>
        <w:rPr/>
      </w:pPr>
      <w:r w:rsidDel="00000000" w:rsidR="00000000" w:rsidRPr="00000000">
        <w:rPr>
          <w:rtl w:val="0"/>
        </w:rPr>
        <w:t xml:space="preserve">======================================</w:t>
      </w:r>
    </w:p>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현실 기준:</w:t>
      </w:r>
    </w:p>
    <w:p w:rsidR="00000000" w:rsidDel="00000000" w:rsidP="00000000" w:rsidRDefault="00000000" w:rsidRPr="00000000" w14:paraId="000012A6">
      <w:pPr>
        <w:rPr/>
      </w:pPr>
      <w:r w:rsidDel="00000000" w:rsidR="00000000" w:rsidRPr="00000000">
        <w:rPr>
          <w:rFonts w:ascii="Arial Unicode MS" w:cs="Arial Unicode MS" w:eastAsia="Arial Unicode MS" w:hAnsi="Arial Unicode MS"/>
          <w:rtl w:val="0"/>
        </w:rPr>
        <w:t xml:space="preserve">현실 기준은 초, 분, 시간, 일, 주, 월, 년 등을 의미합니다.</w:t>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모든 규칙에서 언급되는 능력이 현실 기준의 시간 개념을 가지고 있다면 현실 기준을 가리킵니다.</w:t>
      </w:r>
    </w:p>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예를 들어, 어떤 효과가 "하루" 동안 지속된다면 이는 보통 지구 시간 24시간을 의미합니다. 따라서 1일=48시간인 세계에서 이 효과를 시작하면 그 세계에서는 "반나절" 동안만 지속될 것입니다.</w:t>
      </w:r>
    </w:p>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특별히, 어떤 자원의 설명이 "다음 일출 전까지 효과가 지속된다"라면 각 세계의 일출과 일몰 시간을 따라야 합니다. 그리고 PC는 영원한 밤의 장면에서 이 효과가 영구적으로 지속될 것이라고 생각할 만한 이유가 있습니다.</w:t>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플레이어들이 장시간 동안 하는 행동을 할 때 일반적으로 이 기준을 사용합니다. 예를 들어 아이템 제작, 장거리 돌격, 장시간 휴식과 단기 휴식 등입니다.</w:t>
      </w:r>
    </w:p>
    <w:p w:rsidR="00000000" w:rsidDel="00000000" w:rsidP="00000000" w:rsidRDefault="00000000" w:rsidRPr="00000000" w14:paraId="000012AB">
      <w:pPr>
        <w:rPr/>
      </w:pPr>
      <w:r w:rsidDel="00000000" w:rsidR="00000000" w:rsidRPr="00000000">
        <w:rPr>
          <w:rtl w:val="0"/>
        </w:rPr>
        <w:t xml:space="preserve">=====================================================================</w:t>
      </w:r>
    </w:p>
    <w:p w:rsidR="00000000" w:rsidDel="00000000" w:rsidP="00000000" w:rsidRDefault="00000000" w:rsidRPr="00000000" w14:paraId="000012AC">
      <w:pPr>
        <w:rPr/>
      </w:pPr>
      <w:r w:rsidDel="00000000" w:rsidR="00000000" w:rsidRPr="00000000">
        <w:rPr>
          <w:rtl w:val="0"/>
        </w:rPr>
        <w:t xml:space="preserve">======================================</w:t>
      </w:r>
    </w:p>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추상 기준:</w:t>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사건의 변화, 전투의 개입, 장소의 빠른 전환, 모험 세계로의 진입 등의 개념이 존재하기 때문에 무한 TRPG에는 두 가지 독특한 시간 개념이 있습니다: 장면과 모험 세계입니다.</w:t>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장면: 이는 GM이 제어하는 유사 시간 개념으로, 플롯의 구분을 설명하는 데 사용됩니다. 완전한 플롯은 여러 장면과 과장으로 구성되며, 보통 과장이 한 번 있을 때마다 장면이 전환된 것으로 간주되고, 전투 자체는 별도의 장면으로 구분됩니다.</w:t>
      </w:r>
    </w:p>
    <w:p w:rsidR="00000000" w:rsidDel="00000000" w:rsidP="00000000" w:rsidRDefault="00000000" w:rsidRPr="00000000" w14:paraId="000012B0">
      <w:pPr>
        <w:rPr/>
      </w:pPr>
      <w:r w:rsidDel="00000000" w:rsidR="00000000" w:rsidRPr="00000000">
        <w:rPr>
          <w:rFonts w:ascii="Arial Unicode MS" w:cs="Arial Unicode MS" w:eastAsia="Arial Unicode MS" w:hAnsi="Arial Unicode MS"/>
          <w:rtl w:val="0"/>
        </w:rPr>
        <w:t xml:space="preserve">예를 들어, 어떤 플롯이 플레이어가 공작의 저택에서 회담을 시작하는 것부터 국왕을 알현하는 것까지라면 공작의 저택에 있는 것이 하나의 장면입니다. 특별한 상황이 발생하지 않는다면 공작이 플레이어를 국왕 앞으로 데려가는 것까지 모두 과장에 속합니다. 국왕을 알현하는 것은 또 다른 장면이고, 국왕을 알현한 후 국왕의 경비병과 전투를 벌인다면 이 전투는 또 다른 장면으로, 국왕을 알현하는 것 자체와 같은 장면으로 구분되지 않습니다.</w:t>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어떤 플롯이 완결되거나 플롯이 전환되거나 장소가 바뀌는 등의 경우, GM은 장면이 변경되었음을 선언할 수 있습니다. 일반적으로 다음과 같은 곳에 적용됩니다:</w:t>
      </w:r>
    </w:p>
    <w:p w:rsidR="00000000" w:rsidDel="00000000" w:rsidP="00000000" w:rsidRDefault="00000000" w:rsidRPr="00000000" w14:paraId="000012B2">
      <w:pPr>
        <w:rPr/>
      </w:pPr>
      <w:r w:rsidDel="00000000" w:rsidR="00000000" w:rsidRPr="00000000">
        <w:rPr>
          <w:rFonts w:ascii="Arial Unicode MS" w:cs="Arial Unicode MS" w:eastAsia="Arial Unicode MS" w:hAnsi="Arial Unicode MS"/>
          <w:rtl w:val="0"/>
        </w:rPr>
        <w:t xml:space="preserve">1) 전투가 시작되면 새로운 장면으로 전환되고, 전투가 끝나면 새로운 장면으로 전환됩니다. 해당 전투는 반드시 GM이 인정하는 유효한 전투여야 하며, 팀원들 사이에서 전투를 선언한 다음 장면을 전환하는 것은 인정되지 않습니다.</w:t>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2) 어떤 플롯의 종료는 장면 전환으로 볼 수 있습니다. 예를 들어 《스타워즈》에서 시스 황제가 윈두 대사를 던져버린 후나 《바이오하자드》에서 레드 퀸의 메인 컴퓨터를 차단한 후, 비록 장소와 인물에는 변화가 없지만 이전 플롯이 끝났기 때문에 여전히 장면 전환으로 볼 수 있습니다.</w:t>
      </w:r>
    </w:p>
    <w:p w:rsidR="00000000" w:rsidDel="00000000" w:rsidP="00000000" w:rsidRDefault="00000000" w:rsidRPr="00000000" w14:paraId="000012B4">
      <w:pPr>
        <w:rPr/>
      </w:pPr>
      <w:r w:rsidDel="00000000" w:rsidR="00000000" w:rsidRPr="00000000">
        <w:rPr>
          <w:rFonts w:ascii="Arial Unicode MS" w:cs="Arial Unicode MS" w:eastAsia="Arial Unicode MS" w:hAnsi="Arial Unicode MS"/>
          <w:rtl w:val="0"/>
        </w:rPr>
        <w:t xml:space="preserve">3) 소재 지역의 변화가 있고, 그 변화가 다음 단계의 플롯 진행에 영향을 미칠 수 있습니다. 예를 들어 《인디아나 존스》에서 성역에 들어가는 것은 장면 전환으로 볼 수 있지만, 어떤 경우에도 반복해서 한 지역을 드나들면서 장면을 전환하는 것은 인정되지 않습니다.</w:t>
      </w:r>
    </w:p>
    <w:p w:rsidR="00000000" w:rsidDel="00000000" w:rsidP="00000000" w:rsidRDefault="00000000" w:rsidRPr="00000000" w14:paraId="000012B5">
      <w:pPr>
        <w:rPr/>
      </w:pPr>
      <w:r w:rsidDel="00000000" w:rsidR="00000000" w:rsidRPr="00000000">
        <w:rPr>
          <w:rFonts w:ascii="Arial Unicode MS" w:cs="Arial Unicode MS" w:eastAsia="Arial Unicode MS" w:hAnsi="Arial Unicode MS"/>
          <w:rtl w:val="0"/>
        </w:rPr>
        <w:t xml:space="preserve">4) 소재 시간의 변화가 있고, 그 변화가 다음 단계의 플롯 진행에 영향을 미칠 수 있습니다. 예를 들어 《도굴왕》에서 카운트다운이 끝나는 것입니다.</w:t>
      </w:r>
    </w:p>
    <w:p w:rsidR="00000000" w:rsidDel="00000000" w:rsidP="00000000" w:rsidRDefault="00000000" w:rsidRPr="00000000" w14:paraId="000012B6">
      <w:pPr>
        <w:rPr/>
      </w:pPr>
      <w:r w:rsidDel="00000000" w:rsidR="00000000" w:rsidRPr="00000000">
        <w:rPr>
          <w:rFonts w:ascii="Arial Unicode MS" w:cs="Arial Unicode MS" w:eastAsia="Arial Unicode MS" w:hAnsi="Arial Unicode MS"/>
          <w:rtl w:val="0"/>
        </w:rPr>
        <w:t xml:space="preserve">참고: 장면 전환의 최종 해석권은 GM에게 있습니다. 누구든 반복적으로 장면을 전환해서 플롯을 악의적으로 어지럽히거나 어떤 기술을 남용해서 이득을 얻으려 해서는 안 됩니다.</w:t>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모험 세계: 무한 TRPG 전용 구분 방식으로, 모험 세계에 진입하는 순간부터 모험 세계를 떠날 때까지를 한 번의 모험 세계를 거친 것으로 봅니다. 이는 모험 세계로 돌아가는 경우에도 동일하게 적용됩니다.</w:t>
      </w:r>
    </w:p>
    <w:p w:rsidR="00000000" w:rsidDel="00000000" w:rsidP="00000000" w:rsidRDefault="00000000" w:rsidRPr="00000000" w14:paraId="000012B8">
      <w:pPr>
        <w:rPr/>
      </w:pPr>
      <w:r w:rsidDel="00000000" w:rsidR="00000000" w:rsidRPr="00000000">
        <w:rPr>
          <w:rtl w:val="0"/>
        </w:rPr>
        <w:t xml:space="preserve">===================================================================</w:t>
      </w:r>
    </w:p>
    <w:p w:rsidR="00000000" w:rsidDel="00000000" w:rsidP="00000000" w:rsidRDefault="00000000" w:rsidRPr="00000000" w14:paraId="000012B9">
      <w:pPr>
        <w:rPr/>
      </w:pPr>
      <w:r w:rsidDel="00000000" w:rsidR="00000000" w:rsidRPr="00000000">
        <w:rPr>
          <w:rtl w:val="0"/>
        </w:rPr>
        <w:t xml:space="preserve">========================================</w:t>
      </w:r>
    </w:p>
    <w:p w:rsidR="00000000" w:rsidDel="00000000" w:rsidP="00000000" w:rsidRDefault="00000000" w:rsidRPr="00000000" w14:paraId="000012BA">
      <w:pPr>
        <w:rPr/>
      </w:pPr>
      <w:r w:rsidDel="00000000" w:rsidR="00000000" w:rsidRPr="00000000">
        <w:rPr>
          <w:rFonts w:ascii="Arial Unicode MS" w:cs="Arial Unicode MS" w:eastAsia="Arial Unicode MS" w:hAnsi="Arial Unicode MS"/>
          <w:rtl w:val="0"/>
        </w:rPr>
        <w:t xml:space="preserve">행동의 발동, 준비 행동과 반사 행동</w:t>
      </w:r>
    </w:p>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모든 행동의 발동은 5개의 단계로 나뉩니다.</w:t>
      </w:r>
    </w:p>
    <w:p w:rsidR="00000000" w:rsidDel="00000000" w:rsidP="00000000" w:rsidRDefault="00000000" w:rsidRPr="00000000" w14:paraId="000012BC">
      <w:pPr>
        <w:rPr/>
      </w:pPr>
      <w:r w:rsidDel="00000000" w:rsidR="00000000" w:rsidRPr="00000000">
        <w:rPr>
          <w:rFonts w:ascii="Arial Unicode MS" w:cs="Arial Unicode MS" w:eastAsia="Arial Unicode MS" w:hAnsi="Arial Unicode MS"/>
          <w:rtl w:val="0"/>
        </w:rPr>
        <w:t xml:space="preserve">단계 1: 행동을 발동할 수 있는지 확인</w:t>
      </w:r>
    </w:p>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rtl w:val="0"/>
        </w:rPr>
        <w:t xml:space="preserve">이 단계에서는 행동 발동자가 능력을 발동할 조건을 갖추고 있는지 확인합니다. 사정거리 설정, 에너지 소모 등의 측면을 포함하되 이에 국한되지 않습니다. 필요한 모든 조건을 충족해야만 행동을 시작할 수 있습니다.</w:t>
      </w:r>
    </w:p>
    <w:p w:rsidR="00000000" w:rsidDel="00000000" w:rsidP="00000000" w:rsidRDefault="00000000" w:rsidRPr="00000000" w14:paraId="000012BE">
      <w:pPr>
        <w:rPr/>
      </w:pPr>
      <w:r w:rsidDel="00000000" w:rsidR="00000000" w:rsidRPr="00000000">
        <w:rPr>
          <w:rFonts w:ascii="Arial Unicode MS" w:cs="Arial Unicode MS" w:eastAsia="Arial Unicode MS" w:hAnsi="Arial Unicode MS"/>
          <w:rtl w:val="0"/>
        </w:rPr>
        <w:t xml:space="preserve">단계 2: 대가 지불</w:t>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이 단계에서 행동 발동자는 행동을 발동한다고 선언합니다. 선언 후에는 행동 발동자가 상황에 따라 발동한 능력을 취소할 수 없습니다.</w:t>
      </w:r>
    </w:p>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동시에 행동의 대가를 차감합니다. 행동력, 에너지 소모, 사용 횟수 등을 포함하되 이에 국한되지 않습니다.</w:t>
      </w:r>
    </w:p>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이때 행동 선언은 정확하고 상세해야 하며, 해당 행동에서 필요할 수 있는 모든 세부사항(예: 목표, 에너지 소모, 증폭 여부, 의지력 사용 여부 등)을 포함해야 합니다. GM은 게임성과 규칙 간소화 등 어떤 이유로든 선언의 세부사항을 생략할 권리가 있으며, "캐릭터 A를 공격한다"와 같은 모호한 설명만 선언할 수 있습니다.</w:t>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단계 3: 대응 행동과 행동 결산</w:t>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이때 행동자의 행동에 대해 다음과 같은 상황이 발생합니다:</w:t>
      </w:r>
    </w:p>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1. 행동자의 행동으로 인해 다른 목표의 준비 행동이 발동되었습니다.</w:t>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2. 행동자의 행동이 다른 목표의 반사 행동 조건을 충족시켰고, 목표가 반사 행동을 사용합니다.</w:t>
      </w:r>
    </w:p>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3. 목표가 행동력이 필요 없는 능력이나 반사 능력을 직접 사용합니다.</w:t>
      </w:r>
    </w:p>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이때 모든 효과는 독립 효과와 영향 효과로 나뉘며, 구분은 다음과 같습니다:</w:t>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독립 효과: 자신에게만 영향을 미치거나 다른 사람의 행동에 영향을 미치지 않는 효과입니다. 예를 들어 자신의 생명력을 2점 회복하는 것(그리고 이번 대응 행동에서 자신이 공격 대상이 되지 않은 경우)입니다. 이 부분의 효과는 스스로 결산하며 결산 순서에 참여하지 않습니다.</w:t>
      </w:r>
    </w:p>
    <w:p w:rsidR="00000000" w:rsidDel="00000000" w:rsidP="00000000" w:rsidRDefault="00000000" w:rsidRPr="00000000" w14:paraId="000012C9">
      <w:pPr>
        <w:rPr/>
      </w:pPr>
      <w:r w:rsidDel="00000000" w:rsidR="00000000" w:rsidRPr="00000000">
        <w:rPr>
          <w:rFonts w:ascii="Arial Unicode MS" w:cs="Arial Unicode MS" w:eastAsia="Arial Unicode MS" w:hAnsi="Arial Unicode MS"/>
          <w:rtl w:val="0"/>
        </w:rPr>
        <w:t xml:space="preserve">영향 효과: 그 행동이 다른 사람의 행동과 DP 결산에 영향을 미치는 것입니다. 이 연쇄에 참여한 모든 사람은 행동 순서에 따라 느린 순서부터 빠른 순서로 결산합니다(주의: 모든 사람은 조건만 충족되면 이 단계에서 준비 행동과 반사 행동 또는 행동력이 필요 없는 행동을 발동할 수 있지만, 일단 발동하지 않기로 선택하면 연쇄 결산 과정에서 다시 대응할 수 없습니다).</w:t>
      </w:r>
    </w:p>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예를 들어 A의 행동 순서가 15, B의 행동 순서가 10, C의 행동 순서가 5이고, A가 B를 공격한다면 B의 준비 행동은 A가 공격하기 전에 A를 공격하는 것이고, C의 반사 행동은 A의 행동에 대응해서 이동하는 것입니다.</w:t>
      </w:r>
    </w:p>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그러면 이때의 결산 순서는 다음과 같습니다: C가 먼저 이동하고, 그 다음 B가 A를 공격합니다. A가 죽지 않았다면 A가 C를 공격하는데, C가 A의 공격 범위 밖으로 이동했기 때문에 C의 기본 방어력이 두 배가 됩니다.</w:t>
      </w:r>
    </w:p>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이 외에도 다중 연쇄 발동이 있는데, 이 경우에는 나중에 시작된 연쇄를 먼저 결산하는 원칙에 따라 결산합니다:</w:t>
      </w:r>
    </w:p>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예를 들어 A의 행동 순서가 15, B의 행동 순서가 10, C의 행동 순서가 5이고, A가 B를 공격한다면 B의 준비 행동은 A가 공격하기 전에 A를 공격하는 것이고, C의 준비 행동은 B의 공격 행동에 대응해서 B를 공격하는 것이며, B는 또 C의 행동에 대응해서 반사 행동으로 이동합니다.</w:t>
      </w:r>
    </w:p>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이때 A가 행동하면 A가 B를 공격하고, B는 A에 대응하며, C는 B에 대응하고, B는 또 C에 대응합니다. 이때 결산 순서는 다음과 같습니다: B가 먼저 반사 행동으로 C의 공격 범위 밖으로 이동하고, 그 다음 기본 방어력이 두 배가 되어 C의 공격에 대응합니다. C의 공격이 끝나면 B가 A를 공격하는데, 이때 A는 반사 행동으로 이동하려 하지만(하지만 이 연쇄 과정에서 B가 이미 반사 행동을 시작했기 때문에 A는 반사 행동을 할 수 없습니다) 실행할 수 없고, B가 A를 공격한 후에 A가 B를 공격합니다.</w:t>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단계 4: 행동 종료</w:t>
      </w:r>
    </w:p>
    <w:p w:rsidR="00000000" w:rsidDel="00000000" w:rsidP="00000000" w:rsidRDefault="00000000" w:rsidRPr="00000000" w14:paraId="000012D0">
      <w:pPr>
        <w:rPr/>
      </w:pPr>
      <w:r w:rsidDel="00000000" w:rsidR="00000000" w:rsidRPr="00000000">
        <w:rPr>
          <w:rFonts w:ascii="Arial Unicode MS" w:cs="Arial Unicode MS" w:eastAsia="Arial Unicode MS" w:hAnsi="Arial Unicode MS"/>
          <w:rtl w:val="0"/>
        </w:rPr>
        <w:t xml:space="preserve">이 단계에서 해당 행동은 완전히 끝나고, 플레이어는 다음 행동을 할 수 있습니다.</w:t>
      </w:r>
    </w:p>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일부 특수 능력은 xxx 후에(예: 근접 공격을 받은 후) 발동해야 한다고 요구하는데, 이때 이러한 능력의 발동 조건이 충족되면 그 능력을 발동할 수 있습니다.</w:t>
      </w:r>
    </w:p>
    <w:p w:rsidR="00000000" w:rsidDel="00000000" w:rsidP="00000000" w:rsidRDefault="00000000" w:rsidRPr="00000000" w14:paraId="000012D2">
      <w:pPr>
        <w:rPr/>
      </w:pPr>
      <w:r w:rsidDel="00000000" w:rsidR="00000000" w:rsidRPr="00000000">
        <w:rPr>
          <w:rFonts w:ascii="Arial Unicode MS" w:cs="Arial Unicode MS" w:eastAsia="Arial Unicode MS" w:hAnsi="Arial Unicode MS"/>
          <w:rtl w:val="0"/>
        </w:rPr>
        <w:t xml:space="preserve">· 이 방식으로도 여전히 명확하지 않은 경우에는 ST의 판단이 우선합니다.</w:t>
      </w:r>
    </w:p>
    <w:p w:rsidR="00000000" w:rsidDel="00000000" w:rsidP="00000000" w:rsidRDefault="00000000" w:rsidRPr="00000000" w14:paraId="000012D3">
      <w:pPr>
        <w:rPr/>
      </w:pPr>
      <w:r w:rsidDel="00000000" w:rsidR="00000000" w:rsidRPr="00000000">
        <w:rPr>
          <w:rtl w:val="0"/>
        </w:rPr>
        <w:t xml:space="preserve">===================================================================</w:t>
      </w:r>
    </w:p>
    <w:p w:rsidR="00000000" w:rsidDel="00000000" w:rsidP="00000000" w:rsidRDefault="00000000" w:rsidRPr="00000000" w14:paraId="000012D4">
      <w:pPr>
        <w:rPr/>
      </w:pPr>
      <w:r w:rsidDel="00000000" w:rsidR="00000000" w:rsidRPr="00000000">
        <w:rPr>
          <w:rtl w:val="0"/>
        </w:rPr>
        <w:t xml:space="preserve">========================================</w:t>
      </w:r>
    </w:p>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전투 기준:</w:t>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전투 기준은 전투에서만 사용되는 시간 개념입니다.</w:t>
      </w:r>
    </w:p>
    <w:p w:rsidR="00000000" w:rsidDel="00000000" w:rsidP="00000000" w:rsidRDefault="00000000" w:rsidRPr="00000000" w14:paraId="000012D7">
      <w:pPr>
        <w:rPr/>
      </w:pPr>
      <w:r w:rsidDel="00000000" w:rsidR="00000000" w:rsidRPr="00000000">
        <w:rPr>
          <w:rFonts w:ascii="Arial Unicode MS" w:cs="Arial Unicode MS" w:eastAsia="Arial Unicode MS" w:hAnsi="Arial Unicode MS"/>
          <w:rtl w:val="0"/>
        </w:rPr>
        <w:t xml:space="preserve">게임에서 다수 캐릭터의 교전은 전투 라운드와 턴의 순환으로 추상화됩니다.</w:t>
      </w:r>
    </w:p>
    <w:p w:rsidR="00000000" w:rsidDel="00000000" w:rsidP="00000000" w:rsidRDefault="00000000" w:rsidRPr="00000000" w14:paraId="000012D8">
      <w:pPr>
        <w:rPr/>
      </w:pPr>
      <w:r w:rsidDel="00000000" w:rsidR="00000000" w:rsidRPr="00000000">
        <w:rPr>
          <w:rFonts w:ascii="Arial Unicode MS" w:cs="Arial Unicode MS" w:eastAsia="Arial Unicode MS" w:hAnsi="Arial Unicode MS"/>
          <w:rtl w:val="0"/>
        </w:rPr>
        <w:t xml:space="preserve">라운드: 전투 자체를 설명하는 데 사용되며, 한 전투에서 모든 참전 단위가 행동 순서에 따라 한 번씩 행동하면 완전한 한 라운드가 지난 것으로 간주됩니다. 한 라운드는 현실 세계에서 6초로 간주됩니다.</w:t>
      </w:r>
    </w:p>
    <w:p w:rsidR="00000000" w:rsidDel="00000000" w:rsidP="00000000" w:rsidRDefault="00000000" w:rsidRPr="00000000" w14:paraId="000012D9">
      <w:pPr>
        <w:rPr/>
      </w:pPr>
      <w:r w:rsidDel="00000000" w:rsidR="00000000" w:rsidRPr="00000000">
        <w:rPr>
          <w:rFonts w:ascii="Arial Unicode MS" w:cs="Arial Unicode MS" w:eastAsia="Arial Unicode MS" w:hAnsi="Arial Unicode MS"/>
          <w:rtl w:val="0"/>
        </w:rPr>
        <w:t xml:space="preserve">한 라운드에서 전투에 참가한 각 캐릭터는 모두 완전한 한 턴 동안 행동합니다.</w:t>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턴의 순서는 전투 시작 시 모든 참전자가 결정합니다("전투" 장 참조).</w:t>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턴: 전투에서 인물의 행동 시간을 설명하는 데 사용됩니다.</w:t>
      </w:r>
    </w:p>
    <w:p w:rsidR="00000000" w:rsidDel="00000000" w:rsidP="00000000" w:rsidRDefault="00000000" w:rsidRPr="00000000" w14:paraId="000012DC">
      <w:pPr>
        <w:rPr/>
      </w:pPr>
      <w:r w:rsidDel="00000000" w:rsidR="00000000" w:rsidRPr="00000000">
        <w:rPr>
          <w:rFonts w:ascii="Arial Unicode MS" w:cs="Arial Unicode MS" w:eastAsia="Arial Unicode MS" w:hAnsi="Arial Unicode MS"/>
          <w:rtl w:val="0"/>
        </w:rPr>
        <w:t xml:space="preserve">매 턴마다 전투 단위가 행동할 차례가 되면 전투 단위는 다음 다섯 가지 "전투 행동"을 할 수 있습니다.</w:t>
      </w:r>
    </w:p>
    <w:p w:rsidR="00000000" w:rsidDel="00000000" w:rsidP="00000000" w:rsidRDefault="00000000" w:rsidRPr="00000000" w14:paraId="000012DD">
      <w:pPr>
        <w:rPr/>
      </w:pPr>
      <w:r w:rsidDel="00000000" w:rsidR="00000000" w:rsidRPr="00000000">
        <w:rPr>
          <w:rFonts w:ascii="Arial Unicode MS" w:cs="Arial Unicode MS" w:eastAsia="Arial Unicode MS" w:hAnsi="Arial Unicode MS"/>
          <w:rtl w:val="0"/>
        </w:rPr>
        <w:t xml:space="preserve">전투 단위가 어떤 상황에서 완전한 한 턴을 얻었을 때만 다음의 모든 행동을 얻습니다. 만약 플레이어가 어떤 상황에서 별도의 한 행동을 얻었다면 그 행동만 얻고 다른 행동은 없지만 평소처럼 전환할 수 있습니다.</w:t>
      </w:r>
    </w:p>
    <w:p w:rsidR="00000000" w:rsidDel="00000000" w:rsidP="00000000" w:rsidRDefault="00000000" w:rsidRPr="00000000" w14:paraId="000012DE">
      <w:pPr>
        <w:rPr/>
      </w:pPr>
      <w:r w:rsidDel="00000000" w:rsidR="00000000" w:rsidRPr="00000000">
        <w:rPr>
          <w:rFonts w:ascii="Arial Unicode MS" w:cs="Arial Unicode MS" w:eastAsia="Arial Unicode MS" w:hAnsi="Arial Unicode MS"/>
          <w:rtl w:val="0"/>
        </w:rPr>
        <w:t xml:space="preserve">자유 행동: 자유 행동은 참전 단위가 행동할 차례가 되었을 때 무한히 많이 할 수 있지만, 말하기를 제외하고는 대부분의 자유 행동을 자신의 행동 외에는 할 수 없습니다. 그리고 동일한 행위에 대해서는 하나의 자유 행동만 사용할 수 있습니다. 동시에 GM은 한 턴에서 자유 행동의 최대 수량을 제한할 권리가 있습니다.</w:t>
      </w:r>
    </w:p>
    <w:p w:rsidR="00000000" w:rsidDel="00000000" w:rsidP="00000000" w:rsidRDefault="00000000" w:rsidRPr="00000000" w14:paraId="000012DF">
      <w:pPr>
        <w:rPr/>
      </w:pPr>
      <w:r w:rsidDel="00000000" w:rsidR="00000000" w:rsidRPr="00000000">
        <w:rPr>
          <w:rFonts w:ascii="Arial Unicode MS" w:cs="Arial Unicode MS" w:eastAsia="Arial Unicode MS" w:hAnsi="Arial Unicode MS"/>
          <w:rtl w:val="0"/>
        </w:rPr>
        <w:t xml:space="preserve">예1: 플레이어 A가 두 손에 무기를 들고 있는데, 그는 자유 행동을 사용해서 손에 든 무기를 모두 내려놓을 수 있습니다. 그런 다음 그는 이동 행동을 사용해서 새로운 무기를 하나 더 꺼낼 수 있지만, 자유 행동을 사용해서 이 새로운 무기를 내려놓을 수는 없습니다.</w:t>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예2: 플레이어 A가 B에게 자유 행동으로 주문을 한 번 시전하고, 또 C에게 자유 행동으로 주문을 한 번 시전하는 것은 허용되지 않습니다. 비록 같은 주문이 아니더라도 말입니다. 왜냐하면 이는 같은 행동, 즉 주문 시전이기 때문입니다. 마찬가지로 근접 공격과 원거리 공격도 그렇습니다.</w:t>
      </w:r>
    </w:p>
    <w:p w:rsidR="00000000" w:rsidDel="00000000" w:rsidP="00000000" w:rsidRDefault="00000000" w:rsidRPr="00000000" w14:paraId="000012E1">
      <w:pPr>
        <w:rPr/>
      </w:pPr>
      <w:r w:rsidDel="00000000" w:rsidR="00000000" w:rsidRPr="00000000">
        <w:rPr>
          <w:rFonts w:ascii="Arial Unicode MS" w:cs="Arial Unicode MS" w:eastAsia="Arial Unicode MS" w:hAnsi="Arial Unicode MS"/>
          <w:rtl w:val="0"/>
        </w:rPr>
        <w:t xml:space="preserve">신속 행동: 신속 행동은 참전 단위가 행동할 차례가 되었을 때 하나만 할 수 있습니다.</w:t>
      </w:r>
    </w:p>
    <w:p w:rsidR="00000000" w:rsidDel="00000000" w:rsidP="00000000" w:rsidRDefault="00000000" w:rsidRPr="00000000" w14:paraId="000012E2">
      <w:pPr>
        <w:rPr/>
      </w:pPr>
      <w:r w:rsidDel="00000000" w:rsidR="00000000" w:rsidRPr="00000000">
        <w:rPr>
          <w:rFonts w:ascii="Arial Unicode MS" w:cs="Arial Unicode MS" w:eastAsia="Arial Unicode MS" w:hAnsi="Arial Unicode MS"/>
          <w:rtl w:val="0"/>
        </w:rPr>
        <w:t xml:space="preserve">이동 행동: 이동 행동은 참전 단위가 행동할 차례가 되었을 때 하나만 할 수 있으며, 이동 행동은 신속 행동으로 전환할 수 있지만 그 반대는 안 됩니다.</w:t>
      </w:r>
    </w:p>
    <w:p w:rsidR="00000000" w:rsidDel="00000000" w:rsidP="00000000" w:rsidRDefault="00000000" w:rsidRPr="00000000" w14:paraId="000012E3">
      <w:pPr>
        <w:rPr/>
      </w:pPr>
      <w:r w:rsidDel="00000000" w:rsidR="00000000" w:rsidRPr="00000000">
        <w:rPr>
          <w:rFonts w:ascii="Arial Unicode MS" w:cs="Arial Unicode MS" w:eastAsia="Arial Unicode MS" w:hAnsi="Arial Unicode MS"/>
          <w:rtl w:val="0"/>
        </w:rPr>
        <w:t xml:space="preserve">표준 행동: 표준 행동은 참전 단위가 행동할 차례가 되었을 때 하나만 할 수 있으며, 표준 행동은 이동 행동으로 전환할 수 있지만 그 반대는 안 됩니다.</w:t>
      </w:r>
    </w:p>
    <w:p w:rsidR="00000000" w:rsidDel="00000000" w:rsidP="00000000" w:rsidRDefault="00000000" w:rsidRPr="00000000" w14:paraId="000012E4">
      <w:pPr>
        <w:rPr/>
      </w:pPr>
      <w:r w:rsidDel="00000000" w:rsidR="00000000" w:rsidRPr="00000000">
        <w:rPr>
          <w:rFonts w:ascii="Arial Unicode MS" w:cs="Arial Unicode MS" w:eastAsia="Arial Unicode MS" w:hAnsi="Arial Unicode MS"/>
          <w:rtl w:val="0"/>
        </w:rPr>
        <w:t xml:space="preserve">전체 라운드 행동: 전체 라운드 행동은 이동 행동과 표준 행동이 결합된 것입니다. 즉, 참전 단위가 이번 턴에 전체 라운드 행동을 사용하면 이번 턴에 표준 행동과 이동 행동을 잃습니다.</w:t>
      </w:r>
    </w:p>
    <w:p w:rsidR="00000000" w:rsidDel="00000000" w:rsidP="00000000" w:rsidRDefault="00000000" w:rsidRPr="00000000" w14:paraId="000012E5">
      <w:pPr>
        <w:rPr/>
      </w:pPr>
      <w:r w:rsidDel="00000000" w:rsidR="00000000" w:rsidRPr="00000000">
        <w:rPr>
          <w:rFonts w:ascii="Arial Unicode MS" w:cs="Arial Unicode MS" w:eastAsia="Arial Unicode MS" w:hAnsi="Arial Unicode MS"/>
          <w:rtl w:val="0"/>
        </w:rPr>
        <w:t xml:space="preserve">전체 턴 행동: 전체 턴 행동은 신속 행동, 이동 행동, 표준 행동이 결합된 것입니다. 즉, 참전 단위가 이번 턴에 전체 턴 행동을 사용하면 이번 턴에 표준 행동, 이동 행동, 신속 행동을 잃습니다.</w:t>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특수: 전체 라운드 행동이나 전체 턴 행동을 사용한 후에도 캐릭터가 어떤 이유로 여전히 표준 행동이나 이동 행동이 남아 있거나 더 생겼다면 평소처럼 사용할 수 있습니다.</w:t>
      </w:r>
    </w:p>
    <w:p w:rsidR="00000000" w:rsidDel="00000000" w:rsidP="00000000" w:rsidRDefault="00000000" w:rsidRPr="00000000" w14:paraId="000012E7">
      <w:pPr>
        <w:rPr/>
      </w:pPr>
      <w:r w:rsidDel="00000000" w:rsidR="00000000" w:rsidRPr="00000000">
        <w:rPr>
          <w:rFonts w:ascii="Arial Unicode MS" w:cs="Arial Unicode MS" w:eastAsia="Arial Unicode MS" w:hAnsi="Arial Unicode MS"/>
          <w:rtl w:val="0"/>
        </w:rPr>
        <w:t xml:space="preserve">행동력 불필요(수시): 언제든지 할 수 있으며, 상대방의 행동 라운드에도 포함됩니다. 각 캐릭터는 턴마다 무한한 수시 행동을 가지고 있으며, 수시 행동은 반드시 어떤 능력 때문에 사용할 수 있어야 합니다.</w:t>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 위의 행동 외에도 표준 전투 행동과 다른 특수한 행동이 있는데, 이러한 행동은 턴 외부에서 이루어집니다.</w:t>
      </w:r>
    </w:p>
    <w:p w:rsidR="00000000" w:rsidDel="00000000" w:rsidP="00000000" w:rsidRDefault="00000000" w:rsidRPr="00000000" w14:paraId="000012E9">
      <w:pPr>
        <w:rPr/>
      </w:pPr>
      <w:r w:rsidDel="00000000" w:rsidR="00000000" w:rsidRPr="00000000">
        <w:rPr>
          <w:rFonts w:ascii="Arial Unicode MS" w:cs="Arial Unicode MS" w:eastAsia="Arial Unicode MS" w:hAnsi="Arial Unicode MS"/>
          <w:rtl w:val="0"/>
        </w:rPr>
        <w:t xml:space="preserve">반사 행동:</w:t>
      </w:r>
    </w:p>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특정한 자원이나 능력이 있어야만 반사 행동을 할 수 있으며, 그렇지 않으면 플레이어는 반사 행동을 할 수 없습니다. 엎드리기는 예외입니다.</w:t>
      </w:r>
    </w:p>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반사 행동은 일반적으로 언제든지 할 수 있으며, 이 행동을 하는 참전 단위는 특별한 설명이 없는 한 다음 라운드의 모든 신속 행동을 잃습니다. 일반적으로 한 라운드에 하나의 반사 행동만 할 수 있습니다. 단, 추가 반사 행동을 얻게 해주는 특수 능력이 있는 경우는 예외입니다. 반사 행동은 다른 사람이 진행 중인 행동을 중단시킬 수 있으며, 반사 행동이 끝난 후에도 중단된 행동을 계속할 수 있다면 반드시 계속해야 하고, 그렇지 않으면 중단된 행동은 자동으로 실패하고 행동은 반환됩니다.</w:t>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소모되는 신속 행동은 반사 행동의 대가가 아닙니다. 즉, 캐릭터가 여러 개의 반사 행동을 가지고 있을 때 첫 번째 반사 행동을 사용한 후에는 캐릭터의 다음 턴에서 모든 신속 행동을 잃게 되지만, 이는 캐릭터가 남은 반사 행동을 계속 사용하는 데 영향을 미치지 않습니다.</w:t>
      </w:r>
    </w:p>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예: 만약 캐릭터가 공격을 받을 때 반사 행동으로 이동한다면 해당 공격은 여전히 계속 진행되어야 합니다. 왜냐하면 그 행동을 여전히 할 수 있기 때문입니다. 하지만 만약 목표가 반사 행동을 사용해서 공격자를 행동할 수 없는 상태로 만든다면, 예를 들어 죽인다면, 공격 행동은 실패합니다.</w:t>
      </w:r>
    </w:p>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특수1: 캐릭터가 반사 행동으로 근접 공격에 대응할 때 그 공격 범위를 벗어나면 이번 공격에 대응하는 기본 방어력이 두 배가 됩니다.</w:t>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특수2: 캐릭터가 반사 행동으로 단일 대상 원거리 공격에 대응할 때는 반사 행동으로 이동하기만 하면 이번 공격에 대응하는 기본 방어력이 두 배가 됩니다.</w:t>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특수3: 캐릭터가 반사 행동으로 범위 공격에 대응할 때는 해당 범위를 벗어나기만 하면 범위 피해나 범위 효과를 상쇄하는 데 사용되는 관련 판정 결과의 모든 성공 수가 두 배가 됩니다(자연 성공 수와 추가 성공 수 포함).</w:t>
      </w:r>
    </w:p>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rtl w:val="0"/>
        </w:rPr>
        <w:t xml:space="preserve">특수4: 특별한 설명이 없는 한, 한 목표가 어떤 행위(일반적으로 해당 반사 행동을 사용하는 전제 조건이거나 전제 조건 없이 해당 행위에 대해 선언한 경우)에 대해 반사 행동을 할 때 다른 목표는 그 행위에 대해 반사 행동을 할 수 없습니다.</w:t>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특수5: 특별한 설명이 없는 한, 준비 행동과 반사 행동의 연쇄 결산에서는 그중 하나의 반사 행동만 가능하며, 일단 첫 번째 캐릭터가 반사 행동을 하면 나머지 캐릭터는 반사 행동을 할 수 없습니다("행동의 발동, 준비 행동과 반사 행동" 참조).</w:t>
      </w:r>
    </w:p>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rtl w:val="0"/>
        </w:rPr>
        <w:t xml:space="preserve">특수6: 특별한 설명이 없는 한, 여러 목표가 어떤 행위에 대해 반사 행동을 사용할 때는 그 반사 행동에 전제 조건이 있든 없든 행동 순서에 따라 결산해야 합니다. 그리고 하나의 반사 행동이 효과를 발휘하면 다른 캐릭터는 그 행동에 대해 반사 행동을 할 수 없습니다.</w:t>
      </w:r>
    </w:p>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이 혜택은 전력 방어가 가져다주는 혜택과 서로 중첩될 수 없습니다.</w:t>
      </w:r>
    </w:p>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특수 설명: 반사 행동으로 공격을 회피할 때는 현재 기본 방어력을 계산하고, 그 값에 따라 두 배가 된 기본 방어력을 계산합니다(예: 현재 기본 방어력이 5이고 회피 후 방어력이 10인데, 목표의 공격이 고속 우위 3을 가지고 있다면 기본 방어력은 7이 됩니다).</w:t>
      </w:r>
    </w:p>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준비 행동:</w:t>
      </w:r>
    </w:p>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rtl w:val="0"/>
        </w:rPr>
        <w:t xml:space="preserve">준비 행동을 통해 조금 늦게 행동을 할 수 있습니다. 지연되는 시간은 반드시 자신의 턴이 끝난 후 새로운 턴이 시작되기 전이어야 합니다. 자신의 턴에 표준 행동을 소모해서 준비 행동을 선언할 수 있습니다(예: 상대방이 나를 공격할 때 나는 즉시 뒤로 물러난다). 표준 행동, 이동 행동, 신속 행동, 심지어 자유 행동까지 준비할 수 있습니다.</w:t>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그렇게 하려면 먼저 어떤 행동을 할 것인지, 그리고 어떤 조건에서 그 행동을 할 것인지를 지정해야 합니다. 그 후 다음 행동을 하기 전까지 언제든지 준비된 행동으로 발동 조건에 대응할 수 있습니다. 이 준비된 행동이 발생하는 시점은 발동 행동 전이나 후인데, 발동 행동에 따라 결정됩니다(예: 나를 공격하기 전, 나를 공격한 후). 만약 이 발동 행동이 다른 사람 행동의 일부라면 그 사람의 행동을 중단시킬 것입니다. 만약 그가 여전히 그 행동을 계속할 수 있다면 준비된 행동을 완료한 후에 반드시 그의 행동을 계속해야 하고, 그렇지 않으면 중단된 행동은 자동으로 실패하고 행동은 반환됩니다.</w:t>
      </w:r>
    </w:p>
    <w:p w:rsidR="00000000" w:rsidDel="00000000" w:rsidP="00000000" w:rsidRDefault="00000000" w:rsidRPr="00000000" w14:paraId="000012F9">
      <w:pPr>
        <w:rPr/>
      </w:pPr>
      <w:r w:rsidDel="00000000" w:rsidR="00000000" w:rsidRPr="00000000">
        <w:rPr>
          <w:rFonts w:ascii="Arial Unicode MS" w:cs="Arial Unicode MS" w:eastAsia="Arial Unicode MS" w:hAnsi="Arial Unicode MS"/>
          <w:rtl w:val="0"/>
        </w:rPr>
        <w:t xml:space="preserve">특수: 반사 행동의 예시를 준비 행동에도 적용할 수 있습니다.</w:t>
      </w:r>
    </w:p>
    <w:p w:rsidR="00000000" w:rsidDel="00000000" w:rsidP="00000000" w:rsidRDefault="00000000" w:rsidRPr="00000000" w14:paraId="000012FA">
      <w:pPr>
        <w:rPr/>
      </w:pPr>
      <w:r w:rsidDel="00000000" w:rsidR="00000000" w:rsidRPr="00000000">
        <w:rPr>
          <w:rtl w:val="0"/>
        </w:rPr>
        <w:t xml:space="preserve">=====================================================================</w:t>
      </w:r>
    </w:p>
    <w:p w:rsidR="00000000" w:rsidDel="00000000" w:rsidP="00000000" w:rsidRDefault="00000000" w:rsidRPr="00000000" w14:paraId="000012FB">
      <w:pPr>
        <w:rPr/>
      </w:pPr>
      <w:r w:rsidDel="00000000" w:rsidR="00000000" w:rsidRPr="00000000">
        <w:rPr>
          <w:rtl w:val="0"/>
        </w:rPr>
        <w:t xml:space="preserve">======================================</w:t>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행동 전환:</w:t>
      </w:r>
    </w:p>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앞서 언급했듯이 표준 행동은 이동 행동으로 전환될 수 있고, 이동 행동은 다시 신속 행동으로 전환할 수 있습니다. 간단한 예를 들어 이해를 돕겠습니다:</w:t>
      </w:r>
    </w:p>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캐릭터 A는 강력한 보스를 만났습니다. 보스의 손이 짧다는 것을 본 캐릭터 A는 거리를 벌려 원거리 공격으로 천천히 때리기로 결정했습니다.</w:t>
      </w:r>
    </w:p>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캐릭터 A는 먼저 이동 행동을 사용해서 거리를 벌렸습니다. 플레이어 A의 이동 속도가 10미터이기 때문에 최대 10미터까지 이동할 수 있습니다. 다음으로 그는 이것이 적절하지 않다고 생각하고 더 큰 거리를 벌리고 싶어 했습니다. 그래서 그는 아직 사용하지 않은 표준 행동을 이동 행동으로 전환해서 다시 10미터를 후퇴했습니다. 종합하면 플레이어 A는 1개의 이동 행동과 1개의 표준 행동을 사용해서 두 번 이동했습니다. 플레이어 A에게는 아직 사용하지 않은 신속 행동이 하나 있지만 그는 이대로 자신의 턴을 끝내기로 결정했습니다.</w:t>
      </w:r>
    </w:p>
    <w:p w:rsidR="00000000" w:rsidDel="00000000" w:rsidP="00000000" w:rsidRDefault="00000000" w:rsidRPr="00000000" w14:paraId="00001300">
      <w:pPr>
        <w:rPr/>
      </w:pPr>
      <w:r w:rsidDel="00000000" w:rsidR="00000000" w:rsidRPr="00000000">
        <w:rPr>
          <w:rtl w:val="0"/>
        </w:rPr>
        <w:t xml:space="preserve">=====================================================================</w:t>
      </w:r>
    </w:p>
    <w:p w:rsidR="00000000" w:rsidDel="00000000" w:rsidP="00000000" w:rsidRDefault="00000000" w:rsidRPr="00000000" w14:paraId="00001301">
      <w:pPr>
        <w:rPr/>
      </w:pPr>
      <w:r w:rsidDel="00000000" w:rsidR="00000000" w:rsidRPr="00000000">
        <w:rPr>
          <w:rtl w:val="0"/>
        </w:rPr>
        <w:t xml:space="preserve">======================================</w:t>
      </w:r>
    </w:p>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행동 조합:</w:t>
      </w:r>
    </w:p>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전체 라운드 행동과 전체 턴 행동은 다른 행동들이 결합되어 이루어지기 때문에 캐릭터가 추가로 표준 행동과 이동 행동을 하나씩 얻으면 전체 라운드 행동으로 조합할 수도 있습니다.</w:t>
      </w:r>
    </w:p>
    <w:p w:rsidR="00000000" w:rsidDel="00000000" w:rsidP="00000000" w:rsidRDefault="00000000" w:rsidRPr="00000000" w14:paraId="00001304">
      <w:pPr>
        <w:rPr/>
      </w:pPr>
      <w:r w:rsidDel="00000000" w:rsidR="00000000" w:rsidRPr="00000000">
        <w:rPr>
          <w:rFonts w:ascii="Arial Unicode MS" w:cs="Arial Unicode MS" w:eastAsia="Arial Unicode MS" w:hAnsi="Arial Unicode MS"/>
          <w:rtl w:val="0"/>
        </w:rPr>
        <w:t xml:space="preserve">하지만 캐릭터가 조건부로 해당하는 행동을 하나 얻으면, 예를 들어 공격만 할 수 있는 표준 행동이나 이동만 할 수 있는 이동 행동 등은 조합할 수 없습니다.</w:t>
      </w:r>
    </w:p>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그리고 캐릭터가 추가로 전체 턴 행동이나 전체 라운드 행동을 하나 얻으면 분할할 수 없지만 하위 행동으로 전환할 수는 있습니다(전체 턴 → 전체 라운드 → 표준 → 이동 → 신속).</w:t>
      </w:r>
    </w:p>
    <w:p w:rsidR="00000000" w:rsidDel="00000000" w:rsidP="00000000" w:rsidRDefault="00000000" w:rsidRPr="00000000" w14:paraId="00001306">
      <w:pPr>
        <w:rPr/>
      </w:pPr>
      <w:r w:rsidDel="00000000" w:rsidR="00000000" w:rsidRPr="00000000">
        <w:rPr>
          <w:rtl w:val="0"/>
        </w:rPr>
        <w:t xml:space="preserve">=====================================================================</w:t>
      </w:r>
    </w:p>
    <w:p w:rsidR="00000000" w:rsidDel="00000000" w:rsidP="00000000" w:rsidRDefault="00000000" w:rsidRPr="00000000" w14:paraId="00001307">
      <w:pPr>
        <w:rPr/>
      </w:pPr>
      <w:r w:rsidDel="00000000" w:rsidR="00000000" w:rsidRPr="00000000">
        <w:rPr>
          <w:rtl w:val="0"/>
        </w:rPr>
        <w:t xml:space="preserve">======================================</w:t>
      </w:r>
    </w:p>
    <w:p w:rsidR="00000000" w:rsidDel="00000000" w:rsidP="00000000" w:rsidRDefault="00000000" w:rsidRPr="00000000" w14:paraId="00001308">
      <w:pPr>
        <w:rPr/>
      </w:pPr>
      <w:r w:rsidDel="00000000" w:rsidR="00000000" w:rsidRPr="00000000">
        <w:rPr>
          <w:rFonts w:ascii="Arial Unicode MS" w:cs="Arial Unicode MS" w:eastAsia="Arial Unicode MS" w:hAnsi="Arial Unicode MS"/>
          <w:rtl w:val="0"/>
        </w:rPr>
        <w:t xml:space="preserve">행동 예시:</w:t>
      </w:r>
    </w:p>
    <w:p w:rsidR="00000000" w:rsidDel="00000000" w:rsidP="00000000" w:rsidRDefault="00000000" w:rsidRPr="00000000" w14:paraId="00001309">
      <w:pPr>
        <w:rPr/>
      </w:pPr>
      <w:r w:rsidDel="00000000" w:rsidR="00000000" w:rsidRPr="00000000">
        <w:rPr>
          <w:rFonts w:ascii="Arial Unicode MS" w:cs="Arial Unicode MS" w:eastAsia="Arial Unicode MS" w:hAnsi="Arial Unicode MS"/>
          <w:rtl w:val="0"/>
        </w:rPr>
        <w:t xml:space="preserve">자유 행동:</w:t>
      </w:r>
    </w:p>
    <w:p w:rsidR="00000000" w:rsidDel="00000000" w:rsidP="00000000" w:rsidRDefault="00000000" w:rsidRPr="00000000" w14:paraId="0000130A">
      <w:pPr>
        <w:rPr/>
      </w:pPr>
      <w:r w:rsidDel="00000000" w:rsidR="00000000" w:rsidRPr="00000000">
        <w:rPr>
          <w:rFonts w:ascii="Arial Unicode MS" w:cs="Arial Unicode MS" w:eastAsia="Arial Unicode MS" w:hAnsi="Arial Unicode MS"/>
          <w:rtl w:val="0"/>
        </w:rPr>
        <w:t xml:space="preserve">말하기.</w:t>
      </w:r>
    </w:p>
    <w:p w:rsidR="00000000" w:rsidDel="00000000" w:rsidP="00000000" w:rsidRDefault="00000000" w:rsidRPr="00000000" w14:paraId="0000130B">
      <w:pPr>
        <w:rPr/>
      </w:pPr>
      <w:r w:rsidDel="00000000" w:rsidR="00000000" w:rsidRPr="00000000">
        <w:rPr>
          <w:rFonts w:ascii="Arial Unicode MS" w:cs="Arial Unicode MS" w:eastAsia="Arial Unicode MS" w:hAnsi="Arial Unicode MS"/>
          <w:rtl w:val="0"/>
        </w:rPr>
        <w:t xml:space="preserve">손에 든 물건 내려놓기.</w:t>
      </w:r>
    </w:p>
    <w:p w:rsidR="00000000" w:rsidDel="00000000" w:rsidP="00000000" w:rsidRDefault="00000000" w:rsidRPr="00000000" w14:paraId="0000130C">
      <w:pPr>
        <w:rPr/>
      </w:pPr>
      <w:r w:rsidDel="00000000" w:rsidR="00000000" w:rsidRPr="00000000">
        <w:rPr>
          <w:rFonts w:ascii="Arial Unicode MS" w:cs="Arial Unicode MS" w:eastAsia="Arial Unicode MS" w:hAnsi="Arial Unicode MS"/>
          <w:rtl w:val="0"/>
        </w:rPr>
        <w:t xml:space="preserve">작은 돌멩이 차기</w:t>
      </w:r>
    </w:p>
    <w:p w:rsidR="00000000" w:rsidDel="00000000" w:rsidP="00000000" w:rsidRDefault="00000000" w:rsidRPr="00000000" w14:paraId="0000130D">
      <w:pPr>
        <w:rPr/>
      </w:pPr>
      <w:r w:rsidDel="00000000" w:rsidR="00000000" w:rsidRPr="00000000">
        <w:rPr>
          <w:rFonts w:ascii="Arial Unicode MS" w:cs="Arial Unicode MS" w:eastAsia="Arial Unicode MS" w:hAnsi="Arial Unicode MS"/>
          <w:rtl w:val="0"/>
        </w:rPr>
        <w:t xml:space="preserve">신속 행동</w:t>
      </w:r>
    </w:p>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화살통에서 화살 꺼내기.</w:t>
      </w:r>
    </w:p>
    <w:p w:rsidR="00000000" w:rsidDel="00000000" w:rsidP="00000000" w:rsidRDefault="00000000" w:rsidRPr="00000000" w14:paraId="0000130F">
      <w:pPr>
        <w:rPr/>
      </w:pPr>
      <w:r w:rsidDel="00000000" w:rsidR="00000000" w:rsidRPr="00000000">
        <w:rPr>
          <w:rFonts w:ascii="Arial Unicode MS" w:cs="Arial Unicode MS" w:eastAsia="Arial Unicode MS" w:hAnsi="Arial Unicode MS"/>
          <w:rtl w:val="0"/>
        </w:rPr>
        <w:t xml:space="preserve">암기 꺼내기.</w:t>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총 볼트 당기기, 안전장치 열기.</w:t>
      </w:r>
    </w:p>
    <w:p w:rsidR="00000000" w:rsidDel="00000000" w:rsidP="00000000" w:rsidRDefault="00000000" w:rsidRPr="00000000" w14:paraId="00001311">
      <w:pPr>
        <w:rPr/>
      </w:pPr>
      <w:r w:rsidDel="00000000" w:rsidR="00000000" w:rsidRPr="00000000">
        <w:rPr>
          <w:rFonts w:ascii="Arial Unicode MS" w:cs="Arial Unicode MS" w:eastAsia="Arial Unicode MS" w:hAnsi="Arial Unicode MS"/>
          <w:rtl w:val="0"/>
        </w:rPr>
        <w:t xml:space="preserve">이동 행동</w:t>
      </w:r>
    </w:p>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이동하기, 기본 이동 속도만큼의 이동력 얻기.</w:t>
      </w:r>
    </w:p>
    <w:p w:rsidR="00000000" w:rsidDel="00000000" w:rsidP="00000000" w:rsidRDefault="00000000" w:rsidRPr="00000000" w14:paraId="00001313">
      <w:pPr>
        <w:rPr/>
      </w:pPr>
      <w:r w:rsidDel="00000000" w:rsidR="00000000" w:rsidRPr="00000000">
        <w:rPr>
          <w:rFonts w:ascii="Arial Unicode MS" w:cs="Arial Unicode MS" w:eastAsia="Arial Unicode MS" w:hAnsi="Arial Unicode MS"/>
          <w:rtl w:val="0"/>
        </w:rPr>
        <w:t xml:space="preserve">기계식 탈것 시동 걸기, 기계식 탈것 운전하기.</w:t>
      </w:r>
    </w:p>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허리, 등에 찬 무기 하나 꺼내기.</w:t>
      </w:r>
    </w:p>
    <w:p w:rsidR="00000000" w:rsidDel="00000000" w:rsidP="00000000" w:rsidRDefault="00000000" w:rsidRPr="00000000" w14:paraId="00001315">
      <w:pPr>
        <w:rPr/>
      </w:pPr>
      <w:r w:rsidDel="00000000" w:rsidR="00000000" w:rsidRPr="00000000">
        <w:rPr>
          <w:rFonts w:ascii="Arial Unicode MS" w:cs="Arial Unicode MS" w:eastAsia="Arial Unicode MS" w:hAnsi="Arial Unicode MS"/>
          <w:rtl w:val="0"/>
        </w:rPr>
        <w:t xml:space="preserve">장착한 방패, 반지 등 하나 벗기.</w:t>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무기 넣기(허리에 찬 것이나 등에 맨 것)</w:t>
      </w:r>
    </w:p>
    <w:p w:rsidR="00000000" w:rsidDel="00000000" w:rsidP="00000000" w:rsidRDefault="00000000" w:rsidRPr="00000000" w14:paraId="00001317">
      <w:pPr>
        <w:rPr/>
      </w:pPr>
      <w:r w:rsidDel="00000000" w:rsidR="00000000" w:rsidRPr="00000000">
        <w:rPr>
          <w:rFonts w:ascii="Arial Unicode MS" w:cs="Arial Unicode MS" w:eastAsia="Arial Unicode MS" w:hAnsi="Arial Unicode MS"/>
          <w:rtl w:val="0"/>
        </w:rPr>
        <w:t xml:space="preserve">주머니에서 물건 꺼내기(약, 기타).</w:t>
      </w:r>
    </w:p>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탄창 교체, 리볼버에 탄환 하나 장전, 싱글 로더로 리볼버에 탄환 넣기, 쇠뇌에 쇠뇌살 하나 끼우기.</w:t>
      </w:r>
    </w:p>
    <w:p w:rsidR="00000000" w:rsidDel="00000000" w:rsidP="00000000" w:rsidRDefault="00000000" w:rsidRPr="00000000" w14:paraId="00001319">
      <w:pPr>
        <w:rPr/>
      </w:pPr>
      <w:r w:rsidDel="00000000" w:rsidR="00000000" w:rsidRPr="00000000">
        <w:rPr>
          <w:rFonts w:ascii="Arial Unicode MS" w:cs="Arial Unicode MS" w:eastAsia="Arial Unicode MS" w:hAnsi="Arial Unicode MS"/>
          <w:rtl w:val="0"/>
        </w:rPr>
        <w:t xml:space="preserve">문이나 창문 열고 닫기.</w:t>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레버나 스위치 열고 닫기.</w:t>
      </w:r>
    </w:p>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한 번 막기 방어.</w:t>
      </w:r>
    </w:p>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자신의 공격 범위 내 바닥, 탁자 위나 기타 곳에 있는 물건 하나 집기.</w:t>
      </w:r>
    </w:p>
    <w:p w:rsidR="00000000" w:rsidDel="00000000" w:rsidP="00000000" w:rsidRDefault="00000000" w:rsidRPr="00000000" w14:paraId="0000131D">
      <w:pPr>
        <w:rPr/>
      </w:pPr>
      <w:r w:rsidDel="00000000" w:rsidR="00000000" w:rsidRPr="00000000">
        <w:rPr>
          <w:rFonts w:ascii="Arial Unicode MS" w:cs="Arial Unicode MS" w:eastAsia="Arial Unicode MS" w:hAnsi="Arial Unicode MS"/>
          <w:rtl w:val="0"/>
        </w:rPr>
        <w:t xml:space="preserve">가면 벗기나 두건 열기.</w:t>
      </w:r>
    </w:p>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이미 손에 든 물건을 다른 빈손의 캐릭터에게 건네주기.</w:t>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약 먹기, 음식 먹기 등 삼키거나 씹는 행위.</w:t>
      </w:r>
    </w:p>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표준 행동</w:t>
      </w:r>
    </w:p>
    <w:p w:rsidR="00000000" w:rsidDel="00000000" w:rsidP="00000000" w:rsidRDefault="00000000" w:rsidRPr="00000000" w14:paraId="00001321">
      <w:pPr>
        <w:rPr/>
      </w:pPr>
      <w:r w:rsidDel="00000000" w:rsidR="00000000" w:rsidRPr="00000000">
        <w:rPr>
          <w:rFonts w:ascii="Arial Unicode MS" w:cs="Arial Unicode MS" w:eastAsia="Arial Unicode MS" w:hAnsi="Arial Unicode MS"/>
          <w:rtl w:val="0"/>
        </w:rPr>
        <w:t xml:space="preserve">손에 든 물건을 다른 사람에게 먹이기, 약 먹이기 등 삼키거나 씹는 행위.</w:t>
      </w:r>
    </w:p>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방패, 반지 장착하기.</w:t>
      </w:r>
    </w:p>
    <w:p w:rsidR="00000000" w:rsidDel="00000000" w:rsidP="00000000" w:rsidRDefault="00000000" w:rsidRPr="00000000" w14:paraId="00001323">
      <w:pPr>
        <w:rPr/>
      </w:pPr>
      <w:r w:rsidDel="00000000" w:rsidR="00000000" w:rsidRPr="00000000">
        <w:rPr>
          <w:rFonts w:ascii="Arial Unicode MS" w:cs="Arial Unicode MS" w:eastAsia="Arial Unicode MS" w:hAnsi="Arial Unicode MS"/>
          <w:rtl w:val="0"/>
        </w:rPr>
        <w:t xml:space="preserve">한 번 공격하기, 특별한 설명이 없으면 모두 표준 행동입니다.</w:t>
      </w:r>
    </w:p>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주문 시전이나 특수 능력 사용하기, 특별한 설명이 없으면 모두 표준 행동입니다.</w:t>
      </w:r>
    </w:p>
    <w:p w:rsidR="00000000" w:rsidDel="00000000" w:rsidP="00000000" w:rsidRDefault="00000000" w:rsidRPr="00000000" w14:paraId="00001325">
      <w:pPr>
        <w:rPr/>
      </w:pPr>
      <w:r w:rsidDel="00000000" w:rsidR="00000000" w:rsidRPr="00000000">
        <w:rPr>
          <w:rFonts w:ascii="Arial Unicode MS" w:cs="Arial Unicode MS" w:eastAsia="Arial Unicode MS" w:hAnsi="Arial Unicode MS"/>
          <w:rtl w:val="0"/>
        </w:rPr>
        <w:t xml:space="preserve">깃발을 땅에 꽂기.</w:t>
      </w:r>
    </w:p>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불씨 끄기.</w:t>
      </w:r>
    </w:p>
    <w:p w:rsidR="00000000" w:rsidDel="00000000" w:rsidP="00000000" w:rsidRDefault="00000000" w:rsidRPr="00000000" w14:paraId="00001327">
      <w:pPr>
        <w:rPr/>
      </w:pPr>
      <w:r w:rsidDel="00000000" w:rsidR="00000000" w:rsidRPr="00000000">
        <w:rPr>
          <w:rFonts w:ascii="Arial Unicode MS" w:cs="Arial Unicode MS" w:eastAsia="Arial Unicode MS" w:hAnsi="Arial Unicode MS"/>
          <w:rtl w:val="0"/>
        </w:rPr>
        <w:t xml:space="preserve">몸에 입은 물건 벗기, 예를 들어 투구, 신발, 바지, 옷, 팔 보호대, 허리띠 등의 장비는 일반적으로 5개의 전체 턴 행동 이상이 필요하며, 심지어 벗을 수 없는 것도 있는데, 이는 GM이 현재 상황에 따라 판단합니다.</w:t>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tl w:val="0"/>
        </w:rPr>
        <w:t xml:space="preserve">======================================</w:t>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속도:</w:t>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본 규칙에서 속도는 여행 속도와 전투 속도로 나뉩니다.</w:t>
      </w:r>
    </w:p>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특수 능력(예: 탈것 등)이 없다면 캐릭터는 전투 속도만 가집니다.</w:t>
      </w:r>
    </w:p>
    <w:p w:rsidR="00000000" w:rsidDel="00000000" w:rsidP="00000000" w:rsidRDefault="00000000" w:rsidRPr="00000000" w14:paraId="0000132D">
      <w:pPr>
        <w:rPr/>
      </w:pPr>
      <w:r w:rsidDel="00000000" w:rsidR="00000000" w:rsidRPr="00000000">
        <w:rPr>
          <w:rFonts w:ascii="Arial Unicode MS" w:cs="Arial Unicode MS" w:eastAsia="Arial Unicode MS" w:hAnsi="Arial Unicode MS"/>
          <w:rtl w:val="0"/>
        </w:rPr>
        <w:t xml:space="preserve">여행 속도:</w:t>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캐릭터는 전투 외의 상황에서 여행 속도를 사용해서 전체 모험 세계에서의 이동 속도와 위치를 결정합니다.</w:t>
      </w:r>
    </w:p>
    <w:p w:rsidR="00000000" w:rsidDel="00000000" w:rsidP="00000000" w:rsidRDefault="00000000" w:rsidRPr="00000000" w14:paraId="0000132F">
      <w:pPr>
        <w:rPr/>
      </w:pPr>
      <w:r w:rsidDel="00000000" w:rsidR="00000000" w:rsidRPr="00000000">
        <w:rPr>
          <w:rFonts w:ascii="Arial Unicode MS" w:cs="Arial Unicode MS" w:eastAsia="Arial Unicode MS" w:hAnsi="Arial Unicode MS"/>
          <w:rtl w:val="0"/>
        </w:rPr>
        <w:t xml:space="preserve">일반적으로 캐릭터 팀에서 가장 느린 캐릭터의 속도를 계산한 다음, 그의 여행 속도에 10을 곱해서 해당 캐릭터의 분당 이동 속도로 삼고, 그 다음 60을 곱해서 해당 캐릭터의 시간당 이동 속도로 삼습니다.</w:t>
      </w:r>
    </w:p>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물론 팀에 여러 명을 태울 수 있는 탈것이나 다른 특수 능력이 있다면 탈것이나 해당 특수 능력의 여행 속도에 따라 계산할 수 있습니다.</w:t>
      </w:r>
    </w:p>
    <w:p w:rsidR="00000000" w:rsidDel="00000000" w:rsidP="00000000" w:rsidRDefault="00000000" w:rsidRPr="00000000" w14:paraId="00001331">
      <w:pPr>
        <w:rPr/>
      </w:pPr>
      <w:r w:rsidDel="00000000" w:rsidR="00000000" w:rsidRPr="00000000">
        <w:rPr>
          <w:rFonts w:ascii="Arial Unicode MS" w:cs="Arial Unicode MS" w:eastAsia="Arial Unicode MS" w:hAnsi="Arial Unicode MS"/>
          <w:rtl w:val="0"/>
        </w:rPr>
        <w:t xml:space="preserve">전투 속도:</w:t>
      </w:r>
    </w:p>
    <w:p w:rsidR="00000000" w:rsidDel="00000000" w:rsidP="00000000" w:rsidRDefault="00000000" w:rsidRPr="00000000" w14:paraId="00001332">
      <w:pPr>
        <w:rPr/>
      </w:pPr>
      <w:r w:rsidDel="00000000" w:rsidR="00000000" w:rsidRPr="00000000">
        <w:rPr>
          <w:rFonts w:ascii="Arial Unicode MS" w:cs="Arial Unicode MS" w:eastAsia="Arial Unicode MS" w:hAnsi="Arial Unicode MS"/>
          <w:rtl w:val="0"/>
        </w:rPr>
        <w:t xml:space="preserve">특수 능력이 없거나 전투에 돌입하면 전투 속도를 사용하게 됩니다.</w:t>
      </w:r>
    </w:p>
    <w:p w:rsidR="00000000" w:rsidDel="00000000" w:rsidP="00000000" w:rsidRDefault="00000000" w:rsidRPr="00000000" w14:paraId="00001333">
      <w:pPr>
        <w:rPr/>
      </w:pPr>
      <w:r w:rsidDel="00000000" w:rsidR="00000000" w:rsidRPr="00000000">
        <w:rPr>
          <w:rFonts w:ascii="Arial Unicode MS" w:cs="Arial Unicode MS" w:eastAsia="Arial Unicode MS" w:hAnsi="Arial Unicode MS"/>
          <w:rtl w:val="0"/>
        </w:rPr>
        <w:t xml:space="preserve">전투에서 참전한 모든 목표는 계속해서 이동하면서 위치와 지형 등의 변화를 이용해서 전투에서 더 유리한 위치를 차지하려 합니다.</w:t>
      </w:r>
    </w:p>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전투에서 행동으로 이동하기로 결정했을 때 즉시 해당 이동의 최대값만큼의 이동력을 얻습니다(예: 기본 이동 속도가 10미터라면 10미터의 이동력을 얻을 수 있습니다). 턴이 끝날 때 불가피하게 이번 턴에 아직 사용하지 않은 모든 이동력을 잃게 됩니다.</w:t>
      </w:r>
    </w:p>
    <w:p w:rsidR="00000000" w:rsidDel="00000000" w:rsidP="00000000" w:rsidRDefault="00000000" w:rsidRPr="00000000" w14:paraId="00001335">
      <w:pPr>
        <w:rPr/>
      </w:pPr>
      <w:r w:rsidDel="00000000" w:rsidR="00000000" w:rsidRPr="00000000">
        <w:rPr>
          <w:rFonts w:ascii="Arial Unicode MS" w:cs="Arial Unicode MS" w:eastAsia="Arial Unicode MS" w:hAnsi="Arial Unicode MS"/>
          <w:rtl w:val="0"/>
        </w:rPr>
        <w:t xml:space="preserve">1미터 이동할 때마다 이동력에서 1미터를 차감하며, 이동력을 다 써버리면 더 이상 이동할 수 없습니다. 물론 이동력을 다 쓰고 싶지 않다면 이동력이 남아 있을 때 멈출 수도 있습니다.</w:t>
      </w:r>
    </w:p>
    <w:p w:rsidR="00000000" w:rsidDel="00000000" w:rsidP="00000000" w:rsidRDefault="00000000" w:rsidRPr="00000000" w14:paraId="00001336">
      <w:pPr>
        <w:rPr/>
      </w:pPr>
      <w:r w:rsidDel="00000000" w:rsidR="00000000" w:rsidRPr="00000000">
        <w:rPr>
          <w:rFonts w:ascii="Arial Unicode MS" w:cs="Arial Unicode MS" w:eastAsia="Arial Unicode MS" w:hAnsi="Arial Unicode MS"/>
          <w:rtl w:val="0"/>
        </w:rPr>
        <w:t xml:space="preserve">주의해야 할 점은 캐릭터의 행동을 어렵게 만드는 상황이 많다는 것입니다. 예를 들어 1미터 이동할 때마다 2미터의 이동력을 소모해야 하는 경우입니다. 이런 상황은 보통 중첩될 수 있어서 캐릭터가 서로 다른 출처에서 온 이 효과를 두 개 받으면 목표는 1미터 이동할 때마다 3미터의 이동력을 소모해야 합니다.</w:t>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분할 이동:</w:t>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이동할 때 이동력을 분할할 수 있어서 이동력이 남아 있는 한 다른 행동을 한 후에도 계속 이동할 수 있습니다.</w:t>
      </w:r>
    </w:p>
    <w:p w:rsidR="00000000" w:rsidDel="00000000" w:rsidP="00000000" w:rsidRDefault="00000000" w:rsidRPr="00000000" w14:paraId="00001339">
      <w:pPr>
        <w:rPr/>
      </w:pPr>
      <w:r w:rsidDel="00000000" w:rsidR="00000000" w:rsidRPr="00000000">
        <w:rPr>
          <w:rFonts w:ascii="Arial Unicode MS" w:cs="Arial Unicode MS" w:eastAsia="Arial Unicode MS" w:hAnsi="Arial Unicode MS"/>
          <w:rtl w:val="0"/>
        </w:rPr>
        <w:t xml:space="preserve">예: 기본 이동 속도가 12미터이고 이동 행동으로 이동하기로 결정했다면 즉시 12미터의 이동력을 얻습니다. 6미터 이동한 다음 표준 행동으로 목표에 대해 한 번의 근접 공격을 가했고, 그 다음 상대방의 공격 범위를 벗어나려고 해서 남은 이동력으로 다시 6미터를 이동했습니다. 이때 이동력을 모두 사용한 것입니다.</w:t>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다른 이동 방식 사용:</w:t>
      </w:r>
    </w:p>
    <w:p w:rsidR="00000000" w:rsidDel="00000000" w:rsidP="00000000" w:rsidRDefault="00000000" w:rsidRPr="00000000" w14:paraId="0000133B">
      <w:pPr>
        <w:rPr/>
      </w:pPr>
      <w:r w:rsidDel="00000000" w:rsidR="00000000" w:rsidRPr="00000000">
        <w:rPr>
          <w:rFonts w:ascii="Arial Unicode MS" w:cs="Arial Unicode MS" w:eastAsia="Arial Unicode MS" w:hAnsi="Arial Unicode MS"/>
          <w:rtl w:val="0"/>
        </w:rPr>
        <w:t xml:space="preserve">지상 이동 외에도 캐릭터는 점프, 등반, 수영, 비행, 굴착 등 여러 가지 이동 방식이 필요할 수 있습니다.</w:t>
      </w:r>
    </w:p>
    <w:p w:rsidR="00000000" w:rsidDel="00000000" w:rsidP="00000000" w:rsidRDefault="00000000" w:rsidRPr="00000000" w14:paraId="0000133C">
      <w:pPr>
        <w:rPr/>
      </w:pPr>
      <w:r w:rsidDel="00000000" w:rsidR="00000000" w:rsidRPr="00000000">
        <w:rPr>
          <w:rFonts w:ascii="Arial Unicode MS" w:cs="Arial Unicode MS" w:eastAsia="Arial Unicode MS" w:hAnsi="Arial Unicode MS"/>
          <w:rtl w:val="0"/>
        </w:rPr>
        <w:t xml:space="preserve">한 번의 이동에서 언제든지 이동 방식을 전환할 수 있습니다. 이동 방식을 전환할 때는 새로운 이동 방식에서 이전 이동 방식으로 이동한 거리를 빼야 합니다. 그런 다음 새로운 이동 방식으로 남은 거리를 이동할 수 있는데, 결과가 0 이하라면 이번 이동에서는 새로운 이동 방식으로 이동할 수 없습니다.</w:t>
      </w:r>
    </w:p>
    <w:p w:rsidR="00000000" w:rsidDel="00000000" w:rsidP="00000000" w:rsidRDefault="00000000" w:rsidRPr="00000000" w14:paraId="0000133D">
      <w:pPr>
        <w:rPr/>
      </w:pPr>
      <w:r w:rsidDel="00000000" w:rsidR="00000000" w:rsidRPr="00000000">
        <w:rPr>
          <w:rFonts w:ascii="Arial Unicode MS" w:cs="Arial Unicode MS" w:eastAsia="Arial Unicode MS" w:hAnsi="Arial Unicode MS"/>
          <w:rtl w:val="0"/>
        </w:rPr>
        <w:t xml:space="preserve">여러 번 이동:</w:t>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한 턴에서 캐릭터는 이동 행동으로 이동하는 것 외에도 다른 행동으로 이동할 수 있습니다. 이동하기로 결정할 때마다 해당하는 이동력을 얻는데, 이전에 캐릭터의 이동력이 이미 음수로 깎였다면 새로 얻은 이동력에서도 해당 거리를 차감하고, 남은 게 있다면 평소처럼 이동할 수 있습니다. 마찬가지로 이전에 험난한 지형이나 기타 이유로 이동력이 남았다면 새로 얻은 이동력에 더해서 계속 이동할 수 있습니다.</w:t>
      </w:r>
    </w:p>
    <w:p w:rsidR="00000000" w:rsidDel="00000000" w:rsidP="00000000" w:rsidRDefault="00000000" w:rsidRPr="00000000" w14:paraId="0000133F">
      <w:pPr>
        <w:rPr/>
      </w:pPr>
      <w:r w:rsidDel="00000000" w:rsidR="00000000" w:rsidRPr="00000000">
        <w:rPr>
          <w:rFonts w:ascii="Arial Unicode MS" w:cs="Arial Unicode MS" w:eastAsia="Arial Unicode MS" w:hAnsi="Arial Unicode MS"/>
          <w:rtl w:val="0"/>
        </w:rPr>
        <w:t xml:space="preserve">험난한 지형:</w:t>
      </w:r>
    </w:p>
    <w:p w:rsidR="00000000" w:rsidDel="00000000" w:rsidP="00000000" w:rsidRDefault="00000000" w:rsidRPr="00000000" w14:paraId="00001340">
      <w:pPr>
        <w:rPr/>
      </w:pPr>
      <w:r w:rsidDel="00000000" w:rsidR="00000000" w:rsidRPr="00000000">
        <w:rPr>
          <w:rFonts w:ascii="Arial Unicode MS" w:cs="Arial Unicode MS" w:eastAsia="Arial Unicode MS" w:hAnsi="Arial Unicode MS"/>
          <w:rtl w:val="0"/>
        </w:rPr>
        <w:t xml:space="preserve">험난한 지형은 일반적으로 이동하기 쉽지 않은 지형을 말하는데, 예를 들어 가시덤불이 우거진 숲, 잡초가 무성한 황야, 돌멩이가 널려 있는 동굴, 흔들리는 현수교 등이 전형적인 험난한 지형입니다.</w:t>
      </w:r>
    </w:p>
    <w:p w:rsidR="00000000" w:rsidDel="00000000" w:rsidP="00000000" w:rsidRDefault="00000000" w:rsidRPr="00000000" w14:paraId="00001341">
      <w:pPr>
        <w:rPr/>
      </w:pPr>
      <w:r w:rsidDel="00000000" w:rsidR="00000000" w:rsidRPr="00000000">
        <w:rPr>
          <w:rFonts w:ascii="Arial Unicode MS" w:cs="Arial Unicode MS" w:eastAsia="Arial Unicode MS" w:hAnsi="Arial Unicode MS"/>
          <w:rtl w:val="0"/>
        </w:rPr>
        <w:t xml:space="preserve">험난한 지형에서는 1미터 이동할 때마다 추가로 1미터의 이동력이 필요합니다. 해당 구역에 험난한 지형을 야기하는 이유가 여러 개 있어도 추가로 1미터만 소모합니다.</w:t>
      </w:r>
    </w:p>
    <w:p w:rsidR="00000000" w:rsidDel="00000000" w:rsidP="00000000" w:rsidRDefault="00000000" w:rsidRPr="00000000" w14:paraId="00001342">
      <w:pPr>
        <w:rPr/>
      </w:pPr>
      <w:r w:rsidDel="00000000" w:rsidR="00000000" w:rsidRPr="00000000">
        <w:rPr>
          <w:rFonts w:ascii="Arial Unicode MS" w:cs="Arial Unicode MS" w:eastAsia="Arial Unicode MS" w:hAnsi="Arial Unicode MS"/>
          <w:rtl w:val="0"/>
        </w:rPr>
        <w:t xml:space="preserve">이동 후 험난한 지형에 들어가거나 험난한 지형을 벗어나는 경우에도 해당 이동에는 추가로 이동력이 필요한데, 마치 험난한 지형에서 이동하는 것과 같습니다.</w:t>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비행 능력이나 험난한 지형 무시 능력을 가진 단위는 험난한 지형의 영향을 무시합니다.</w:t>
      </w:r>
    </w:p>
    <w:p w:rsidR="00000000" w:rsidDel="00000000" w:rsidP="00000000" w:rsidRDefault="00000000" w:rsidRPr="00000000" w14:paraId="00001344">
      <w:pPr>
        <w:rPr/>
      </w:pPr>
      <w:r w:rsidDel="00000000" w:rsidR="00000000" w:rsidRPr="00000000">
        <w:rPr>
          <w:rFonts w:ascii="Arial Unicode MS" w:cs="Arial Unicode MS" w:eastAsia="Arial Unicode MS" w:hAnsi="Arial Unicode MS"/>
          <w:rtl w:val="0"/>
        </w:rPr>
        <w:t xml:space="preserve">공간과 위치:</w:t>
      </w:r>
    </w:p>
    <w:p w:rsidR="00000000" w:rsidDel="00000000" w:rsidP="00000000" w:rsidRDefault="00000000" w:rsidRPr="00000000" w14:paraId="00001345">
      <w:pPr>
        <w:rPr/>
      </w:pPr>
      <w:r w:rsidDel="00000000" w:rsidR="00000000" w:rsidRPr="00000000">
        <w:rPr>
          <w:rFonts w:ascii="Arial Unicode MS" w:cs="Arial Unicode MS" w:eastAsia="Arial Unicode MS" w:hAnsi="Arial Unicode MS"/>
          <w:rtl w:val="0"/>
        </w:rPr>
        <w:t xml:space="preserve">단위가 차지하는 공간은 전투에서 그가 처한 위치와 그가 통제하는 구역을 나타내는데, 이는 중형 생물이 2미터 폭은 아니지만 여전히 2미터 내의 범위를 통제해서 다른 단위가 통과하는 것을 허용하지 않는다는 것을 의미합니다.</w:t>
      </w:r>
    </w:p>
    <w:p w:rsidR="00000000" w:rsidDel="00000000" w:rsidP="00000000" w:rsidRDefault="00000000" w:rsidRPr="00000000" w14:paraId="00001346">
      <w:pPr>
        <w:rPr/>
      </w:pPr>
      <w:r w:rsidDel="00000000" w:rsidR="00000000" w:rsidRPr="00000000">
        <w:rPr>
          <w:rFonts w:ascii="Arial Unicode MS" w:cs="Arial Unicode MS" w:eastAsia="Arial Unicode MS" w:hAnsi="Arial Unicode MS"/>
          <w:rtl w:val="0"/>
        </w:rPr>
        <w:t xml:space="preserve">지도:</w:t>
      </w:r>
    </w:p>
    <w:p w:rsidR="00000000" w:rsidDel="00000000" w:rsidP="00000000" w:rsidRDefault="00000000" w:rsidRPr="00000000" w14:paraId="00001347">
      <w:pPr>
        <w:rPr/>
      </w:pPr>
      <w:r w:rsidDel="00000000" w:rsidR="00000000" w:rsidRPr="00000000">
        <w:rPr>
          <w:rFonts w:ascii="Arial Unicode MS" w:cs="Arial Unicode MS" w:eastAsia="Arial Unicode MS" w:hAnsi="Arial Unicode MS"/>
          <w:rtl w:val="0"/>
        </w:rPr>
        <w:t xml:space="preserve">게임에서의 지형과 지세를 더 명확하게 표현하기 위해 소형 모형과 전술 지도를 사용해서 플레이어의 이해를 돕는 것이 좋습니다.</w:t>
      </w:r>
    </w:p>
    <w:p w:rsidR="00000000" w:rsidDel="00000000" w:rsidP="00000000" w:rsidRDefault="00000000" w:rsidRPr="00000000" w14:paraId="00001348">
      <w:pPr>
        <w:rPr/>
      </w:pPr>
      <w:r w:rsidDel="00000000" w:rsidR="00000000" w:rsidRPr="00000000">
        <w:rPr>
          <w:rFonts w:ascii="Arial Unicode MS" w:cs="Arial Unicode MS" w:eastAsia="Arial Unicode MS" w:hAnsi="Arial Unicode MS"/>
          <w:rtl w:val="0"/>
        </w:rPr>
        <w:t xml:space="preserve">전술 지도는 많은 작은 정사각형이 배열되어 구성되며, 각 칸은 4평방미터, 즉 길이 2미터, 폭 2미터를 나타냅니다. 캐릭터가 한 칸에서 다른 칸으로 이동할 때마다 2미터의 이동력이 필요합니다(캐릭터의 이동력이 1미터밖에 안 된다면 이동할 수 없습니다. 마찬가지로 해당 지형이 험난한 지형이고 캐릭터의 이동력이 1-3미터밖에 안 된다면 이동할 수 없습니다).</w:t>
      </w:r>
    </w:p>
    <w:p w:rsidR="00000000" w:rsidDel="00000000" w:rsidP="00000000" w:rsidRDefault="00000000" w:rsidRPr="00000000" w14:paraId="00001349">
      <w:pPr>
        <w:rPr/>
      </w:pPr>
      <w:r w:rsidDel="00000000" w:rsidR="00000000" w:rsidRPr="00000000">
        <w:rPr>
          <w:rFonts w:ascii="Arial Unicode MS" w:cs="Arial Unicode MS" w:eastAsia="Arial Unicode MS" w:hAnsi="Arial Unicode MS"/>
          <w:rtl w:val="0"/>
        </w:rPr>
        <w:t xml:space="preserve">대각선으로 이동할 때(즉, 대각선 방향의 칸으로 이동할 때) 매 턴의 첫 번째 이동에서는 2미터의 이동력만 소모하고(1칸 이동력), 그 후의 모든 대각선 이동에서는 4미터의 이동력을 소모합니다(2칸 이동력). 물론 해당 대각선 이동이 험난한 지형이라면 8미터의 이동력을 소모해야 합니다(4칸 이동력).</w:t>
      </w:r>
    </w:p>
    <w:p w:rsidR="00000000" w:rsidDel="00000000" w:rsidP="00000000" w:rsidRDefault="00000000" w:rsidRPr="00000000" w14:paraId="0000134A">
      <w:pPr>
        <w:rPr/>
      </w:pPr>
      <w:r w:rsidDel="00000000" w:rsidR="00000000" w:rsidRPr="00000000">
        <w:rPr>
          <w:rFonts w:ascii="Arial Unicode MS" w:cs="Arial Unicode MS" w:eastAsia="Arial Unicode MS" w:hAnsi="Arial Unicode MS"/>
          <w:rtl w:val="0"/>
        </w:rPr>
        <w:t xml:space="preserve">지도 상에서 두 단위 사이의 거리를 판단해야 할 때는 그중 한 캐릭터가 있는 칸의 인접한 칸에서 시작해서 다른 쪽이 있는 칸까지 계산하면 되는데, 그 총수 중 가장 짧은 경로가 둘 사이의 거리입니다.</w:t>
      </w:r>
    </w:p>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전투 지도 설명:</w:t>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전술 지도, 소형 모형과 기타 표시물을 통해 플레이어의 행동 위치와 현재 상태를 직접 표현할 수 있습니다. 전술 지도를 사용하기에 가장 좋은 시기는 플레이어가 전투에 휘말렸을 때로, 모든 사람이 전황을 명확히 알 수 있게 해줍니다.</w:t>
      </w:r>
    </w:p>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온라인으로 TRPG를 할 때 GM은 엑셀 도구를 사용해서 셀 안에 문자를 입력함으로써 해당하는 사람과 사물을 나타낼 수 있습니다.</w:t>
      </w:r>
    </w:p>
    <w:p w:rsidR="00000000" w:rsidDel="00000000" w:rsidP="00000000" w:rsidRDefault="00000000" w:rsidRPr="00000000" w14:paraId="0000134E">
      <w:pPr>
        <w:rPr/>
      </w:pPr>
      <w:r w:rsidDel="00000000" w:rsidR="00000000" w:rsidRPr="00000000">
        <w:rPr>
          <w:rFonts w:ascii="Arial Unicode MS" w:cs="Arial Unicode MS" w:eastAsia="Arial Unicode MS" w:hAnsi="Arial Unicode MS"/>
          <w:rtl w:val="0"/>
        </w:rPr>
        <w:t xml:space="preserve">공격 범위:</w:t>
      </w:r>
    </w:p>
    <w:p w:rsidR="00000000" w:rsidDel="00000000" w:rsidP="00000000" w:rsidRDefault="00000000" w:rsidRPr="00000000" w14:paraId="0000134F">
      <w:pPr>
        <w:rPr/>
      </w:pPr>
      <w:r w:rsidDel="00000000" w:rsidR="00000000" w:rsidRPr="00000000">
        <w:rPr>
          <w:rFonts w:ascii="Arial Unicode MS" w:cs="Arial Unicode MS" w:eastAsia="Arial Unicode MS" w:hAnsi="Arial Unicode MS"/>
          <w:rtl w:val="0"/>
        </w:rPr>
        <w:t xml:space="preserve">단위의 공격 범위는 그가 근접 공격으로 공격할 수 있는 범위입니다.</w:t>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일반적으로 원거리 공격 수단에는 그 공격의 사정거리가 명시되어 있습니다. 먼 거리에 있는 목표를 공격하려면 자신이 있는 칸의 아무 점에서 시작해서 공격하려는 목표가 있는 칸의 아무 점으로 연결해야 하는데, 두 점 사이의 연결선에 장애물이 없다면 정상적으로 공격할 수 있으며, 이를 시야선과 효과선이 있다고 합니다. 그렇지 않으면 목표는 완전 엄폐 상태가 되어 공격할 수 없으며, 이를 시야선과 효과선이 없다고 합니다.</w:t>
      </w:r>
    </w:p>
    <w:p w:rsidR="00000000" w:rsidDel="00000000" w:rsidP="00000000" w:rsidRDefault="00000000" w:rsidRPr="00000000" w14:paraId="00001351">
      <w:pPr>
        <w:rPr/>
      </w:pPr>
      <w:r w:rsidDel="00000000" w:rsidR="00000000" w:rsidRPr="00000000">
        <w:rPr>
          <w:rFonts w:ascii="Arial Unicode MS" w:cs="Arial Unicode MS" w:eastAsia="Arial Unicode MS" w:hAnsi="Arial Unicode MS"/>
          <w:rtl w:val="0"/>
        </w:rPr>
        <w:t xml:space="preserve">특수한 점은 특수 능력이 없는 한 생물이 만든 장애물은 원거리 공격에 영향을 미치지 않는다는 것입니다. 바꿔 말하면 두 점 사이의 연결선 상에 생물만 있다면 평소처럼 공격할 수 있으며, 엄폐를 제공하지 않습니다.</w:t>
      </w:r>
    </w:p>
    <w:p w:rsidR="00000000" w:rsidDel="00000000" w:rsidP="00000000" w:rsidRDefault="00000000" w:rsidRPr="00000000" w14:paraId="00001352">
      <w:pPr>
        <w:rPr/>
      </w:pPr>
      <w:r w:rsidDel="00000000" w:rsidR="00000000" w:rsidRPr="00000000">
        <w:rPr>
          <w:rFonts w:ascii="Arial Unicode MS" w:cs="Arial Unicode MS" w:eastAsia="Arial Unicode MS" w:hAnsi="Arial Unicode MS"/>
          <w:rtl w:val="0"/>
        </w:rPr>
        <w:t xml:space="preserve">특수: 시야선은 있지만 효과선이 없는 특수한 상황이 있습니다(예: 유리벽). 이런 상황에서는 공격 목표가 반드시 먼저 장애물을 공격해야 하며, 그렇지 않으면 여전히 장애물 뒤에 있는 목표를 공격할 수 없습니다. 단, 특별한 설명이 있는 경우는 예외입니다. 또한 효과선은 있지만 시야선이 없는 특수한 상황도 있습니다(예: 구름, 안개). 이런 상황에서는 정확한 위치 파악과 효과선 확보가 가능하다면 평소처럼 공격을 진행할 수 있습니다.</w:t>
      </w:r>
    </w:p>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인접(연결):</w:t>
      </w:r>
    </w:p>
    <w:p w:rsidR="00000000" w:rsidDel="00000000" w:rsidP="00000000" w:rsidRDefault="00000000" w:rsidRPr="00000000" w14:paraId="00001354">
      <w:pPr>
        <w:rPr/>
      </w:pPr>
      <w:r w:rsidDel="00000000" w:rsidR="00000000" w:rsidRPr="00000000">
        <w:rPr>
          <w:rFonts w:ascii="Arial Unicode MS" w:cs="Arial Unicode MS" w:eastAsia="Arial Unicode MS" w:hAnsi="Arial Unicode MS"/>
          <w:rtl w:val="0"/>
        </w:rPr>
        <w:t xml:space="preserve">두 목표 사이의 거리가 2미터(즉, 1칸) 이하입니다.</w:t>
      </w:r>
    </w:p>
    <w:p w:rsidR="00000000" w:rsidDel="00000000" w:rsidP="00000000" w:rsidRDefault="00000000" w:rsidRPr="00000000" w14:paraId="00001355">
      <w:pPr>
        <w:rPr/>
      </w:pPr>
      <w:r w:rsidDel="00000000" w:rsidR="00000000" w:rsidRPr="00000000">
        <w:rPr>
          <w:rFonts w:ascii="Arial Unicode MS" w:cs="Arial Unicode MS" w:eastAsia="Arial Unicode MS" w:hAnsi="Arial Unicode MS"/>
          <w:rtl w:val="0"/>
        </w:rPr>
        <w:t xml:space="preserve">엄폐:</w:t>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엄폐를 찾는 것은 효과적인 방어 행위입니다.</w:t>
      </w:r>
    </w:p>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전투에서 인물은 자신이 옮기거나 이동시킬 수 있는 물건을 몸 앞에 놓거나 나무, 벽 뒤에 숨을 수 있으며, 연기나 구름층의 효과로 엄폐를 형성할 수도 있습니다.</w:t>
      </w:r>
    </w:p>
    <w:p w:rsidR="00000000" w:rsidDel="00000000" w:rsidP="00000000" w:rsidRDefault="00000000" w:rsidRPr="00000000" w14:paraId="00001358">
      <w:pPr>
        <w:rPr/>
      </w:pPr>
      <w:r w:rsidDel="00000000" w:rsidR="00000000" w:rsidRPr="00000000">
        <w:rPr>
          <w:rFonts w:ascii="Arial Unicode MS" w:cs="Arial Unicode MS" w:eastAsia="Arial Unicode MS" w:hAnsi="Arial Unicode MS"/>
          <w:rtl w:val="0"/>
        </w:rPr>
        <w:t xml:space="preserve">한편으로는 숨는 데 사용할 수 있고(이런 경우 일반적으로 장애물이 캐릭터의 체형보다 커야 함), 다른 한편으로는 공격을 효과적으로 피할 수 있으며, 특히 원거리 공격을 회피하는 데 효과적입니다.</w:t>
      </w:r>
    </w:p>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물론 인물도 스스로 물건을 옮기거나 집어 들어 몸 앞에 놓아 엄폐를 형성할 수 있습니다(물건 집기는 이동 행동입니다). 만약 인물이 엄폐물을 들 수 있고, 이번 턴에 여전히 이동할 수 있다면(예를 들어 신속 행동으로 이동하는 능력이나 표준 행동을 이용해 이동하는 경우) 엄폐 상태에서 물건을 들고 이동할 수 있습니다.</w:t>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특수: 목표가 완전 엄폐를 우회해서 당신을 정위하고 공격할 수 있는 능력을 가지고 있다면 완전 엄폐로 간주되지 않습니다. 예를 들어 범위 공격이나 레이더 정위에 【관통】 공격을 결합한 경우, 당신의 엄폐물을 격파한 후 당신에게 피해를 줄 것입니다.</w:t>
      </w:r>
    </w:p>
    <w:p w:rsidR="00000000" w:rsidDel="00000000" w:rsidP="00000000" w:rsidRDefault="00000000" w:rsidRPr="00000000" w14:paraId="0000135B">
      <w:pPr>
        <w:rPr/>
      </w:pPr>
      <w:r w:rsidDel="00000000" w:rsidR="00000000" w:rsidRPr="00000000">
        <w:rPr>
          <w:rFonts w:ascii="Arial Unicode MS" w:cs="Arial Unicode MS" w:eastAsia="Arial Unicode MS" w:hAnsi="Arial Unicode MS"/>
          <w:rtl w:val="0"/>
        </w:rPr>
        <w:t xml:space="preserve">엄폐는 부분 엄폐와 완전 엄폐 상태로 나뉩니다.</w:t>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두 목표가 있는 칸의 아무 점이나 연결할 때 장애물이 있다면 부분 엄폐로 간주됩니다. 장애물이 없는 두 점을 연결하는 선을 찾을 수 없다면 완전 엄폐로 간주됩니다.</w:t>
      </w:r>
    </w:p>
    <w:p w:rsidR="00000000" w:rsidDel="00000000" w:rsidP="00000000" w:rsidRDefault="00000000" w:rsidRPr="00000000" w14:paraId="0000135D">
      <w:pPr>
        <w:rPr/>
      </w:pPr>
      <w:r w:rsidDel="00000000" w:rsidR="00000000" w:rsidRPr="00000000">
        <w:rPr>
          <w:rFonts w:ascii="Arial Unicode MS" w:cs="Arial Unicode MS" w:eastAsia="Arial Unicode MS" w:hAnsi="Arial Unicode MS"/>
          <w:rtl w:val="0"/>
        </w:rPr>
        <w:t xml:space="preserve">따라서 일반적으로 엄폐는 모두 방향성을 가지고 있어서 특정 방향에 대해서만 엄폐를 제공합니다.</w:t>
      </w:r>
    </w:p>
    <w:p w:rsidR="00000000" w:rsidDel="00000000" w:rsidP="00000000" w:rsidRDefault="00000000" w:rsidRPr="00000000" w14:paraId="0000135E">
      <w:pPr>
        <w:rPr/>
      </w:pPr>
      <w:r w:rsidDel="00000000" w:rsidR="00000000" w:rsidRPr="00000000">
        <w:rPr>
          <w:rFonts w:ascii="Arial Unicode MS" w:cs="Arial Unicode MS" w:eastAsia="Arial Unicode MS" w:hAnsi="Arial Unicode MS"/>
          <w:rtl w:val="0"/>
        </w:rPr>
        <w:t xml:space="preserve">부분 엄폐 상태에서는 양측의 단일 대상 공격 시 자신이 4점의 엄폐 방어력을 얻습니다.</w:t>
      </w:r>
    </w:p>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완전 엄폐 상태에서는 양측이 공격할 수 없으며, 이를 시야선과 효과선이 없다고 합니다.</w:t>
      </w:r>
    </w:p>
    <w:p w:rsidR="00000000" w:rsidDel="00000000" w:rsidP="00000000" w:rsidRDefault="00000000" w:rsidRPr="00000000" w14:paraId="00001360">
      <w:pPr>
        <w:rPr/>
      </w:pPr>
      <w:r w:rsidDel="00000000" w:rsidR="00000000" w:rsidRPr="00000000">
        <w:rPr>
          <w:rFonts w:ascii="Arial Unicode MS" w:cs="Arial Unicode MS" w:eastAsia="Arial Unicode MS" w:hAnsi="Arial Unicode MS"/>
          <w:rtl w:val="0"/>
        </w:rPr>
        <w:t xml:space="preserve">다른 단위를 통과:</w:t>
      </w:r>
    </w:p>
    <w:p w:rsidR="00000000" w:rsidDel="00000000" w:rsidP="00000000" w:rsidRDefault="00000000" w:rsidRPr="00000000" w14:paraId="00001361">
      <w:pPr>
        <w:rPr/>
      </w:pPr>
      <w:r w:rsidDel="00000000" w:rsidR="00000000" w:rsidRPr="00000000">
        <w:rPr>
          <w:rFonts w:ascii="Arial Unicode MS" w:cs="Arial Unicode MS" w:eastAsia="Arial Unicode MS" w:hAnsi="Arial Unicode MS"/>
          <w:rtl w:val="0"/>
        </w:rPr>
        <w:t xml:space="preserve">적대적이지 않은 생물이 차지하는 위치는 통과할 수 있지만 적대적인 생물이 차지하는 위치는 통과할 수 없습니다. 단, 해당 생물의 체형이 자신보다 2단계 이상 크거나(자신이 소형 생물이라면 대형 생물을 통과할 수 있음) 2단계 이상 작다면(자신이 대형 생물이라면 소형 생물을 통과할 수 있음) 예외입니다.</w:t>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좁은 공간 통과:</w:t>
      </w:r>
    </w:p>
    <w:p w:rsidR="00000000" w:rsidDel="00000000" w:rsidP="00000000" w:rsidRDefault="00000000" w:rsidRPr="00000000" w14:paraId="00001363">
      <w:pPr>
        <w:rPr/>
      </w:pPr>
      <w:r w:rsidDel="00000000" w:rsidR="00000000" w:rsidRPr="00000000">
        <w:rPr>
          <w:rFonts w:ascii="Arial Unicode MS" w:cs="Arial Unicode MS" w:eastAsia="Arial Unicode MS" w:hAnsi="Arial Unicode MS"/>
          <w:rtl w:val="0"/>
        </w:rPr>
        <w:t xml:space="preserve">생물은 자신의 체형보다 1단계 작은 생물이 겨우 통과할 수 있는 공간을 통과할 수 있습니다(예: 대형 생물은 2미터 폭의 통로를 지나갈 수 있음). 해당 공간을 지나갈 때 그 생물은 1미터 이동할 때마다 추가로 1미터의 이동력을 소모합니다. 그리고 해당 공간에 있는 동안에는 모든 기본 방어력을 잃습니다.</w:t>
      </w:r>
    </w:p>
    <w:p w:rsidR="00000000" w:rsidDel="00000000" w:rsidP="00000000" w:rsidRDefault="00000000" w:rsidRPr="00000000" w14:paraId="00001364">
      <w:pPr>
        <w:rPr/>
      </w:pPr>
      <w:r w:rsidDel="00000000" w:rsidR="00000000" w:rsidRPr="00000000">
        <w:rPr>
          <w:rFonts w:ascii="Arial Unicode MS" w:cs="Arial Unicode MS" w:eastAsia="Arial Unicode MS" w:hAnsi="Arial Unicode MS"/>
          <w:rtl w:val="0"/>
        </w:rPr>
        <w:t xml:space="preserve">보이지 않는 환경에서 이동:</w:t>
      </w:r>
    </w:p>
    <w:p w:rsidR="00000000" w:rsidDel="00000000" w:rsidP="00000000" w:rsidRDefault="00000000" w:rsidRPr="00000000" w14:paraId="00001365">
      <w:pPr>
        <w:rPr/>
      </w:pPr>
      <w:r w:rsidDel="00000000" w:rsidR="00000000" w:rsidRPr="00000000">
        <w:rPr>
          <w:rFonts w:ascii="Arial Unicode MS" w:cs="Arial Unicode MS" w:eastAsia="Arial Unicode MS" w:hAnsi="Arial Unicode MS"/>
          <w:rtl w:val="0"/>
        </w:rPr>
        <w:t xml:space="preserve">캐릭터가 자신이 장님이거나 환경이 완전히 어두운 등 완전히 보이지 않는 환경에 있다면 1미터 이동할 때마다 2미터의 이동력을 소모하는데, 이는 험난한 지형 효과가 아니며, 주변 환경을 정위할 수 있는 능력(예: 시각 장애 극복)이나 해당 환경의 효과를 무시하는 능력(예: 암시야, 진실시야)을 통해서만 평소처럼 이동할 수 있습니다.</w:t>
      </w:r>
    </w:p>
    <w:p w:rsidR="00000000" w:rsidDel="00000000" w:rsidP="00000000" w:rsidRDefault="00000000" w:rsidRPr="00000000" w14:paraId="00001366">
      <w:pPr>
        <w:rPr/>
      </w:pPr>
      <w:r w:rsidDel="00000000" w:rsidR="00000000" w:rsidRPr="00000000">
        <w:rPr>
          <w:rtl w:val="0"/>
        </w:rPr>
        <w:t xml:space="preserve">=====================================================================</w:t>
      </w:r>
    </w:p>
    <w:p w:rsidR="00000000" w:rsidDel="00000000" w:rsidP="00000000" w:rsidRDefault="00000000" w:rsidRPr="00000000" w14:paraId="00001367">
      <w:pPr>
        <w:rPr/>
      </w:pPr>
      <w:r w:rsidDel="00000000" w:rsidR="00000000" w:rsidRPr="00000000">
        <w:rPr>
          <w:rtl w:val="0"/>
        </w:rPr>
        <w:t xml:space="preserve">======================================</w:t>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특수: 선택 규칙:</w:t>
      </w:r>
    </w:p>
    <w:p w:rsidR="00000000" w:rsidDel="00000000" w:rsidP="00000000" w:rsidRDefault="00000000" w:rsidRPr="00000000" w14:paraId="00001369">
      <w:pPr>
        <w:rPr/>
      </w:pPr>
      <w:r w:rsidDel="00000000" w:rsidR="00000000" w:rsidRPr="00000000">
        <w:rPr>
          <w:rFonts w:ascii="Arial Unicode MS" w:cs="Arial Unicode MS" w:eastAsia="Arial Unicode MS" w:hAnsi="Arial Unicode MS"/>
          <w:rtl w:val="0"/>
        </w:rPr>
        <w:t xml:space="preserve">기본 규칙에서는 한 번의 연쇄 행동에서 하나의 반사 행동만 가능합니다.</w:t>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그러나 모면하기와 내가 너의 예측을 예측했다는 식의 수싸움과 게임의 재미를 보장하기 위해 이 보다 고급스러운 플레이를 남겨두었습니다.</w:t>
      </w:r>
    </w:p>
    <w:p w:rsidR="00000000" w:rsidDel="00000000" w:rsidP="00000000" w:rsidRDefault="00000000" w:rsidRPr="00000000" w14:paraId="0000136B">
      <w:pPr>
        <w:rPr/>
      </w:pPr>
      <w:r w:rsidDel="00000000" w:rsidR="00000000" w:rsidRPr="00000000">
        <w:rPr>
          <w:rFonts w:ascii="Arial Unicode MS" w:cs="Arial Unicode MS" w:eastAsia="Arial Unicode MS" w:hAnsi="Arial Unicode MS"/>
          <w:rtl w:val="0"/>
        </w:rPr>
        <w:t xml:space="preserve">본 규칙에서는 "전투 기준"의 "반사 행동"에 있는 "특수4"와 "특수5"를 무시하는데, 이는 모든 캐릭터가 평소처럼 자신의 반사 행동을 사용해서 다른 사람의 반사 행동에 대응할 수 있으며, 연쇄 속에서 더 많은 반사 행동을 할 수 있다는 것을 의미합니다.</w:t>
      </w:r>
    </w:p>
    <w:p w:rsidR="00000000" w:rsidDel="00000000" w:rsidP="00000000" w:rsidRDefault="00000000" w:rsidRPr="00000000" w14:paraId="0000136C">
      <w:pPr>
        <w:rPr/>
      </w:pPr>
      <w:r w:rsidDel="00000000" w:rsidR="00000000" w:rsidRPr="00000000">
        <w:rPr>
          <w:rFonts w:ascii="Arial Unicode MS" w:cs="Arial Unicode MS" w:eastAsia="Arial Unicode MS" w:hAnsi="Arial Unicode MS"/>
          <w:rtl w:val="0"/>
        </w:rPr>
        <w:t xml:space="preserve">구체적인 규칙 세부사항은 전투 보조 규칙의 "특수 행동의 발동 규범"을 참조하시기 바랍니다.</w:t>
      </w:r>
    </w:p>
    <w:p w:rsidR="00000000" w:rsidDel="00000000" w:rsidP="00000000" w:rsidRDefault="00000000" w:rsidRPr="00000000" w14:paraId="0000136D">
      <w:pPr>
        <w:rPr/>
      </w:pPr>
      <w:r w:rsidDel="00000000" w:rsidR="00000000" w:rsidRPr="00000000">
        <w:rPr>
          <w:rtl w:val="0"/>
        </w:rPr>
        <w:t xml:space="preserve">=====================================================================</w:t>
      </w:r>
    </w:p>
    <w:p w:rsidR="00000000" w:rsidDel="00000000" w:rsidP="00000000" w:rsidRDefault="00000000" w:rsidRPr="00000000" w14:paraId="0000136E">
      <w:pPr>
        <w:rPr/>
      </w:pPr>
      <w:r w:rsidDel="00000000" w:rsidR="00000000" w:rsidRPr="00000000">
        <w:rPr>
          <w:rtl w:val="0"/>
        </w:rPr>
        <w:t xml:space="preserve">======================================</w:t>
      </w:r>
    </w:p>
    <w:p w:rsidR="00000000" w:rsidDel="00000000" w:rsidP="00000000" w:rsidRDefault="00000000" w:rsidRPr="00000000" w14:paraId="0000136F">
      <w:pPr>
        <w:pStyle w:val="Heading1"/>
        <w:rPr/>
      </w:pPr>
      <w:bookmarkStart w:colFirst="0" w:colLast="0" w:name="_50x9v4xkvdn" w:id="36"/>
      <w:bookmarkEnd w:id="36"/>
      <w:r w:rsidDel="00000000" w:rsidR="00000000" w:rsidRPr="00000000">
        <w:rPr>
          <w:rFonts w:ascii="Arial Unicode MS" w:cs="Arial Unicode MS" w:eastAsia="Arial Unicode MS" w:hAnsi="Arial Unicode MS"/>
          <w:rtl w:val="0"/>
        </w:rPr>
        <w:t xml:space="preserve">1.4.4 전투 규칙</w:t>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전투 규칙:</w:t>
      </w:r>
    </w:p>
    <w:p w:rsidR="00000000" w:rsidDel="00000000" w:rsidP="00000000" w:rsidRDefault="00000000" w:rsidRPr="00000000" w14:paraId="00001371">
      <w:pPr>
        <w:rPr/>
      </w:pPr>
      <w:r w:rsidDel="00000000" w:rsidR="00000000" w:rsidRPr="00000000">
        <w:rPr>
          <w:rtl w:val="0"/>
        </w:rPr>
        <w:t xml:space="preserve">=====================================================================</w:t>
      </w:r>
    </w:p>
    <w:p w:rsidR="00000000" w:rsidDel="00000000" w:rsidP="00000000" w:rsidRDefault="00000000" w:rsidRPr="00000000" w14:paraId="00001372">
      <w:pPr>
        <w:rPr/>
      </w:pPr>
      <w:r w:rsidDel="00000000" w:rsidR="00000000" w:rsidRPr="00000000">
        <w:rPr>
          <w:rtl w:val="0"/>
        </w:rPr>
        <w:t xml:space="preserve">======================================</w:t>
      </w:r>
    </w:p>
    <w:p w:rsidR="00000000" w:rsidDel="00000000" w:rsidP="00000000" w:rsidRDefault="00000000" w:rsidRPr="00000000" w14:paraId="00001373">
      <w:pPr>
        <w:rPr/>
      </w:pPr>
      <w:r w:rsidDel="00000000" w:rsidR="00000000" w:rsidRPr="00000000">
        <w:rPr>
          <w:rFonts w:ascii="Arial Unicode MS" w:cs="Arial Unicode MS" w:eastAsia="Arial Unicode MS" w:hAnsi="Arial Unicode MS"/>
          <w:rtl w:val="0"/>
        </w:rPr>
        <w:t xml:space="preserve">전투 장면:</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전투 장면은 전투나 격렬한 대립이 발생하는 스토리 과정을 말합니다. 전투 장면에서는 캐릭터들 간에 짧은 시간 동안 격렬한 대립식 상호작용이 이루어지며, 모든 행동이 서로에게 영향을 미칩니다. 여기에는 전투, 추격, 매복, 도주, 심지어 격렬하고 시간에 쫓기는 협상까지 포함될 수 있습니다.</w:t>
      </w:r>
    </w:p>
    <w:p w:rsidR="00000000" w:rsidDel="00000000" w:rsidP="00000000" w:rsidRDefault="00000000" w:rsidRPr="00000000" w14:paraId="00001375">
      <w:pPr>
        <w:rPr/>
      </w:pPr>
      <w:r w:rsidDel="00000000" w:rsidR="00000000" w:rsidRPr="00000000">
        <w:rPr>
          <w:rFonts w:ascii="Arial Unicode MS" w:cs="Arial Unicode MS" w:eastAsia="Arial Unicode MS" w:hAnsi="Arial Unicode MS"/>
          <w:rtl w:val="0"/>
        </w:rPr>
        <w:t xml:space="preserve">전투 장면의 특수성으로 인해, 우리는 평소의 자유로운 행동 서술 대신 "라운드"와 "턴"으로 대체합니다.</w:t>
      </w:r>
    </w:p>
    <w:p w:rsidR="00000000" w:rsidDel="00000000" w:rsidP="00000000" w:rsidRDefault="00000000" w:rsidRPr="00000000" w14:paraId="00001376">
      <w:pPr>
        <w:rPr/>
      </w:pPr>
      <w:r w:rsidDel="00000000" w:rsidR="00000000" w:rsidRPr="00000000">
        <w:rPr>
          <w:rtl w:val="0"/>
        </w:rPr>
        <w:t xml:space="preserve">=====================================================================</w:t>
      </w:r>
    </w:p>
    <w:p w:rsidR="00000000" w:rsidDel="00000000" w:rsidP="00000000" w:rsidRDefault="00000000" w:rsidRPr="00000000" w14:paraId="00001377">
      <w:pPr>
        <w:rPr/>
      </w:pPr>
      <w:r w:rsidDel="00000000" w:rsidR="00000000" w:rsidRPr="00000000">
        <w:rPr>
          <w:rtl w:val="0"/>
        </w:rPr>
        <w:t xml:space="preserve">======================================</w:t>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전투 시작 전 준비:</w:t>
      </w:r>
    </w:p>
    <w:p w:rsidR="00000000" w:rsidDel="00000000" w:rsidP="00000000" w:rsidRDefault="00000000" w:rsidRPr="00000000" w14:paraId="00001379">
      <w:pPr>
        <w:rPr/>
      </w:pPr>
      <w:r w:rsidDel="00000000" w:rsidR="00000000" w:rsidRPr="00000000">
        <w:rPr>
          <w:rFonts w:ascii="Arial Unicode MS" w:cs="Arial Unicode MS" w:eastAsia="Arial Unicode MS" w:hAnsi="Arial Unicode MS"/>
          <w:rtl w:val="0"/>
        </w:rPr>
        <w:t xml:space="preserve">전투는 반드시 한 쪽 이상이 참여해야 하므로, 전투 시작 전에 가장 중요한 임무는 상대방과 현재 모든 참전 단위의 전투 위치를 확정하는 것입니다.</w:t>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상대방이 확정된 후에는 양측이 서로의 존재를 발견했는지 확인해야 하며, 반드시 한 쪽에서 전투 단계로 진입할 것입니다.</w:t>
      </w:r>
    </w:p>
    <w:p w:rsidR="00000000" w:rsidDel="00000000" w:rsidP="00000000" w:rsidRDefault="00000000" w:rsidRPr="00000000" w14:paraId="0000137B">
      <w:pPr>
        <w:rPr/>
      </w:pPr>
      <w:r w:rsidDel="00000000" w:rsidR="00000000" w:rsidRPr="00000000">
        <w:rPr>
          <w:rFonts w:ascii="Arial Unicode MS" w:cs="Arial Unicode MS" w:eastAsia="Arial Unicode MS" w:hAnsi="Arial Unicode MS"/>
          <w:rtl w:val="0"/>
        </w:rPr>
        <w:t xml:space="preserve">만약 한 쪽이 다른 쪽을 발견하지 못했다면(은신, 투명, 갑작스러운 순간이동 등 일련의 수단을 통해), 발견되지 않은 쪽은 기습을 할 수 있습니다.</w:t>
      </w:r>
    </w:p>
    <w:p w:rsidR="00000000" w:rsidDel="00000000" w:rsidP="00000000" w:rsidRDefault="00000000" w:rsidRPr="00000000" w14:paraId="0000137C">
      <w:pPr>
        <w:rPr/>
      </w:pPr>
      <w:r w:rsidDel="00000000" w:rsidR="00000000" w:rsidRPr="00000000">
        <w:rPr>
          <w:rFonts w:ascii="Arial Unicode MS" w:cs="Arial Unicode MS" w:eastAsia="Arial Unicode MS" w:hAnsi="Arial Unicode MS"/>
          <w:rtl w:val="0"/>
        </w:rPr>
        <w:t xml:space="preserve">기습 라운드에서 목표를 주목하지 않은 쪽은 행동할 수 없지만, 발동한 쪽은 정상적으로 완전한 한 라운드 동안 행동할 수 있습니다.</w:t>
      </w:r>
    </w:p>
    <w:p w:rsidR="00000000" w:rsidDel="00000000" w:rsidP="00000000" w:rsidRDefault="00000000" w:rsidRPr="00000000" w14:paraId="0000137D">
      <w:pPr>
        <w:rPr/>
      </w:pPr>
      <w:r w:rsidDel="00000000" w:rsidR="00000000" w:rsidRPr="00000000">
        <w:rPr>
          <w:rFonts w:ascii="Arial Unicode MS" w:cs="Arial Unicode MS" w:eastAsia="Arial Unicode MS" w:hAnsi="Arial Unicode MS"/>
          <w:rtl w:val="0"/>
        </w:rPr>
        <w:t xml:space="preserve">기습당한 쪽이 전부 상대방을 발견하지 못한 것은 아닐 수 있는데, 이런 상황에서 상대방을 발견한 캐릭터도 기습 라운드에 진입할 수 있습니다. 이러한 발견은 다른 사람에게 알릴 수도 있고, 자신만 알 수도 있습니다(예: 당신은 기습에 면역). 전자라면 알려진 사람도 기습당하지 않고, 후자라면 자신만 기습 라운드에 진입할 수 있습니다.</w:t>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일단 전투가 시작되면, 기습 여부와 관계없이 모든 캐릭터는 선공 판정을 합니다(자세한 내용은 아래 참조).</w:t>
      </w:r>
    </w:p>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그런 다음 기습당한 캐릭터가 한 명이라도 있으면 기습 라운드로 진입하는데, 이는 모든 참전 캐릭터가 행동하는 첫 번째 라운드입니다.</w:t>
      </w:r>
    </w:p>
    <w:p w:rsidR="00000000" w:rsidDel="00000000" w:rsidP="00000000" w:rsidRDefault="00000000" w:rsidRPr="00000000" w14:paraId="00001380">
      <w:pPr>
        <w:rPr/>
      </w:pPr>
      <w:r w:rsidDel="00000000" w:rsidR="00000000" w:rsidRPr="00000000">
        <w:rPr>
          <w:rFonts w:ascii="Arial Unicode MS" w:cs="Arial Unicode MS" w:eastAsia="Arial Unicode MS" w:hAnsi="Arial Unicode MS"/>
          <w:rtl w:val="0"/>
        </w:rPr>
        <w:t xml:space="preserve">모든 참전자는 선공 결과에 따라 차례로 행동하며, 완전한 한 라운드의 행동을 수행합니다.</w:t>
      </w:r>
    </w:p>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기습당한 캐릭터의 행동 턴은 건너뛰며, 기습 라운드에서는 반사 행동을 할 수 없고 지원선이 없는 조치불능 상태에 빠집니다.</w:t>
      </w:r>
    </w:p>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모든 사람이 한 번씩 행동한 후(기습당한 자는 한 라운드 건너뜀), 기습 라운드가 끝나고 정상 전투 라운드로 진입합니다.</w:t>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특수: 전투가 이미 시작된 상태에서, 특수 능력이 없다면 목표가 다시 은신에 성공하거나 심지어 위치를 파악할 수 없더라도 기습 라운드를 발동할 수 없습니다. 목표가 이미 방비 태세를 갖추고 있기 때문입니다. 단, ST가 전투 종료를 선언하지 않는 한 그렇습니다.</w:t>
      </w:r>
    </w:p>
    <w:p w:rsidR="00000000" w:rsidDel="00000000" w:rsidP="00000000" w:rsidRDefault="00000000" w:rsidRPr="00000000" w14:paraId="00001384">
      <w:pPr>
        <w:rPr/>
      </w:pPr>
      <w:r w:rsidDel="00000000" w:rsidR="00000000" w:rsidRPr="00000000">
        <w:rPr>
          <w:rFonts w:ascii="Arial Unicode MS" w:cs="Arial Unicode MS" w:eastAsia="Arial Unicode MS" w:hAnsi="Arial Unicode MS"/>
          <w:rtl w:val="0"/>
        </w:rPr>
        <w:t xml:space="preserve">특수: 캐릭터가 기습에 면역이라면, 기습 성공 여부와 관계없이 정상적으로 기습 라운드에서 행동할 수 있습니다.</w:t>
      </w:r>
    </w:p>
    <w:p w:rsidR="00000000" w:rsidDel="00000000" w:rsidP="00000000" w:rsidRDefault="00000000" w:rsidRPr="00000000" w14:paraId="00001385">
      <w:pPr>
        <w:rPr/>
      </w:pPr>
      <w:r w:rsidDel="00000000" w:rsidR="00000000" w:rsidRPr="00000000">
        <w:rPr>
          <w:rtl w:val="0"/>
        </w:rPr>
        <w:t xml:space="preserve">=====================================================================</w:t>
      </w:r>
    </w:p>
    <w:p w:rsidR="00000000" w:rsidDel="00000000" w:rsidP="00000000" w:rsidRDefault="00000000" w:rsidRPr="00000000" w14:paraId="00001386">
      <w:pPr>
        <w:rPr/>
      </w:pPr>
      <w:r w:rsidDel="00000000" w:rsidR="00000000" w:rsidRPr="00000000">
        <w:rPr>
          <w:rtl w:val="0"/>
        </w:rPr>
        <w:t xml:space="preserve">======================================</w:t>
      </w:r>
    </w:p>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전투 시작 전 예시:</w:t>
      </w:r>
    </w:p>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캐릭터 A가 두 명의 부하와 함께 캐릭터 B와 협상하고 있고, 닌자 C가 몰래 협상실에 잠입해 캐릭터 B를 암중에서 보호하고 있습니다.</w:t>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캐릭터 A는 협상 중에 캐릭터 B를 습격할 계획이므로, 전투를 개시하려면 ST가 전장을 묘사하고 모든 인원의 위치를 확정해야 합니다.</w:t>
      </w:r>
    </w:p>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캐릭터 A와 캐릭터 B가 협상을 시작하고, 닌자 C는 손에 수리검을 숨기고 있으며 숨어 있습니다. 현장에 있는 4명 모두 그를 발견하지 못했습니다.</w:t>
      </w:r>
    </w:p>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캐릭터 A는 협상 중에 갑자기 돌변해 몸에서 권총을 꺼내 캐릭터 B를 향해 발사하려 합니다.</w:t>
      </w:r>
    </w:p>
    <w:p w:rsidR="00000000" w:rsidDel="00000000" w:rsidP="00000000" w:rsidRDefault="00000000" w:rsidRPr="00000000" w14:paraId="0000138C">
      <w:pPr>
        <w:rPr/>
      </w:pPr>
      <w:r w:rsidDel="00000000" w:rsidR="00000000" w:rsidRPr="00000000">
        <w:rPr>
          <w:rFonts w:ascii="Arial Unicode MS" w:cs="Arial Unicode MS" w:eastAsia="Arial Unicode MS" w:hAnsi="Arial Unicode MS"/>
          <w:rtl w:val="0"/>
        </w:rPr>
        <w:t xml:space="preserve">이때 캐릭터 A는 기습 라운드의 발동자로서 전투를 촉발합니다.</w:t>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캐릭터 A는 허세를 통해 기습을 발동하고, 캐릭터 B는 언행 관찰에 실패합니다. 캐릭터 A의 기습이 성공하고, 그의 두 부하가 사전에 A가 돌변할 것을 알고 있었다면 그들도 허세 판정을 해야 합니다. 만약 캐릭터 B가 그들의 허세에 대항해 성공한다면 기습은 여전히 실패합니다. 그렇지 않으면 두 부하와 캐릭터 B는 마찬가지로 언행 관찰을 하고, 실패하면 기습 라운드에서 행동할 수 없습니다.</w:t>
      </w:r>
    </w:p>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반면 닌자 C는 언행 관찰 판정에 성공해 기습 라운드에 진입할 수 있습니다. 닌자 C가 기습 라운드에 진입합니다.</w:t>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우리는 두 부하와 캐릭터 B가 기습 라운드에 진입하지 않았다고 가정하고, 5개 단위가 선공 판정을 합니다.</w:t>
      </w:r>
    </w:p>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닌자의 결과는 20, 두 부하의 결과는 18, 캐릭터 A의 결과는 15, 캐릭터 B의 결과는 12입니다.</w:t>
      </w:r>
    </w:p>
    <w:p w:rsidR="00000000" w:rsidDel="00000000" w:rsidP="00000000" w:rsidRDefault="00000000" w:rsidRPr="00000000" w14:paraId="00001391">
      <w:pPr>
        <w:rPr/>
      </w:pPr>
      <w:r w:rsidDel="00000000" w:rsidR="00000000" w:rsidRPr="00000000">
        <w:rPr>
          <w:rFonts w:ascii="Arial Unicode MS" w:cs="Arial Unicode MS" w:eastAsia="Arial Unicode MS" w:hAnsi="Arial Unicode MS"/>
          <w:rtl w:val="0"/>
        </w:rPr>
        <w:t xml:space="preserve">그러면 닌자가 먼저 행동해 A를 공격하고, 수리검 한 방에 A를 찔러 죽입니다. 그 다음 후속 3명은 기습 라운드에 진입하지 않았으므로 모두 건너뜁니다.</w:t>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이후 정상 전투 라운드로 진입합니다.</w:t>
      </w:r>
    </w:p>
    <w:p w:rsidR="00000000" w:rsidDel="00000000" w:rsidP="00000000" w:rsidRDefault="00000000" w:rsidRPr="00000000" w14:paraId="00001393">
      <w:pPr>
        <w:rPr/>
      </w:pPr>
      <w:r w:rsidDel="00000000" w:rsidR="00000000" w:rsidRPr="00000000">
        <w:rPr>
          <w:rtl w:val="0"/>
        </w:rPr>
        <w:t xml:space="preserve">=====================================================================</w:t>
      </w:r>
    </w:p>
    <w:p w:rsidR="00000000" w:rsidDel="00000000" w:rsidP="00000000" w:rsidRDefault="00000000" w:rsidRPr="00000000" w14:paraId="00001394">
      <w:pPr>
        <w:rPr/>
      </w:pPr>
      <w:r w:rsidDel="00000000" w:rsidR="00000000" w:rsidRPr="00000000">
        <w:rPr>
          <w:rtl w:val="0"/>
        </w:rPr>
        <w:t xml:space="preserve">======================================</w:t>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전투 시작!</w:t>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선공: 전투가 시작될 때, 모든 참전 단위는 선공 판정을 한 번 하고, 그 다음 모든 참전 캐릭터의 선공 결과를 높은 순서부터 낮은 순서로 정렬합니다. 모든 단위는 이 순서에 따라 행동합니다.</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판정이라고 하지만, 실제로는 판정이 아니며, 판정 DP를 증가시키거나 판정 결과를 증가시키는 능력의 영향을 받지 않습니다. 단, 해당 능력에 특별한 설명이 있는 경우는 제외합니다.</w:t>
      </w:r>
    </w:p>
    <w:p w:rsidR="00000000" w:rsidDel="00000000" w:rsidP="00000000" w:rsidRDefault="00000000" w:rsidRPr="00000000" w14:paraId="00001398">
      <w:pPr>
        <w:rPr/>
      </w:pPr>
      <w:r w:rsidDel="00000000" w:rsidR="00000000" w:rsidRPr="00000000">
        <w:rPr>
          <w:rFonts w:ascii="Arial Unicode MS" w:cs="Arial Unicode MS" w:eastAsia="Arial Unicode MS" w:hAnsi="Arial Unicode MS"/>
          <w:rtl w:val="0"/>
        </w:rPr>
        <w:t xml:space="preserve">선공 판정은 1D10 + 캐릭터의 선공(선공에 대해서는 "게임을 시작하기 위한 캐릭터 시트 만들기" 페이지 참조)이며, 그 다음 해당 선공 결과를 기록합니다. 이 결과를 선공권이라고 합니다.</w:t>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특별한 능력이 없다면, 동일한 캐릭터는 매 라운드마다 동일한 선공권을 사용합니다.</w:t>
      </w:r>
    </w:p>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만약 두 캐릭터의 선공권이 같다면, 냉정이 높은 쪽이 먼저 행동합니다. 냉정 값도 같다면, 민첩 값이 높은 쪽이 먼저 행동합니다. 그래도 같다면, 1D10을 던져 결정할 수 있습니다. 두 캐릭터가 모두 같은 진영의 플레이어라면, 그들이 직접 누가 먼저 할지 결정할 수 있습니다.</w:t>
      </w:r>
    </w:p>
    <w:p w:rsidR="00000000" w:rsidDel="00000000" w:rsidP="00000000" w:rsidRDefault="00000000" w:rsidRPr="00000000" w14:paraId="0000139B">
      <w:pPr>
        <w:rPr/>
      </w:pPr>
      <w:r w:rsidDel="00000000" w:rsidR="00000000" w:rsidRPr="00000000">
        <w:rPr>
          <w:rtl w:val="0"/>
        </w:rPr>
        <w:t xml:space="preserve">=====================================================================</w:t>
      </w:r>
    </w:p>
    <w:p w:rsidR="00000000" w:rsidDel="00000000" w:rsidP="00000000" w:rsidRDefault="00000000" w:rsidRPr="00000000" w14:paraId="0000139C">
      <w:pPr>
        <w:rPr/>
      </w:pPr>
      <w:r w:rsidDel="00000000" w:rsidR="00000000" w:rsidRPr="00000000">
        <w:rPr>
          <w:rtl w:val="0"/>
        </w:rPr>
        <w:t xml:space="preserve">======================================</w:t>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특수한 상황으로 인해 선공 순서가 변경될 수 있는데, 순서 변경은 일반적으로 두 가지 경우로 나뉩니다. 첫 번째는 선공권을 변경하는 것이고, 두 번째는 위치를 변경하는 것입니다.</w:t>
      </w:r>
    </w:p>
    <w:p w:rsidR="00000000" w:rsidDel="00000000" w:rsidP="00000000" w:rsidRDefault="00000000" w:rsidRPr="00000000" w14:paraId="0000139E">
      <w:pPr>
        <w:rPr/>
      </w:pPr>
      <w:r w:rsidDel="00000000" w:rsidR="00000000" w:rsidRPr="00000000">
        <w:rPr>
          <w:rFonts w:ascii="Arial Unicode MS" w:cs="Arial Unicode MS" w:eastAsia="Arial Unicode MS" w:hAnsi="Arial Unicode MS"/>
          <w:rtl w:val="0"/>
        </w:rPr>
        <w:t xml:space="preserve">선공권 변경: 선공권이 변경되는 경우, 변경된 선공권을 기록합니다.</w:t>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선공권의 변동은 현재 라운드 내의 행동 순서에 즉시 영향을 미칩니다.</w:t>
      </w:r>
    </w:p>
    <w:p w:rsidR="00000000" w:rsidDel="00000000" w:rsidP="00000000" w:rsidRDefault="00000000" w:rsidRPr="00000000" w14:paraId="000013A0">
      <w:pPr>
        <w:rPr/>
      </w:pPr>
      <w:r w:rsidDel="00000000" w:rsidR="00000000" w:rsidRPr="00000000">
        <w:rPr>
          <w:rFonts w:ascii="Arial Unicode MS" w:cs="Arial Unicode MS" w:eastAsia="Arial Unicode MS" w:hAnsi="Arial Unicode MS"/>
          <w:rtl w:val="0"/>
        </w:rPr>
        <w:t xml:space="preserve">하지만 어떤 경우에도 선공 순서를 변경하는 방법을 통해 각 캐릭터는 라운드 내에서 한 번만 행동할 수 있습니다.</w:t>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예1: 선공 증가:</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총 A, B, C 3명이 있고, 선공 수치는 A: 25, B: 20, C: 15입니다. 이때 선공 순서는 ABC이고, 이후 C가 6점의 선공을 얻어 21이 되었습니다. 그러면 이때 행동 순서는 ACB로 변경되고, 이때 행동 위치가 A라면 A가 행동한 후 C로 가고, C는 정상적으로 행동하며, 그 다음 B가 행동합니다. 하지만 선공 값을 수정할 때 행동 위치가 이미 B에 도달했다면, B가 행동한 후 C의 행동 위치가 원래 B 뒤에 있었기 때문에 이전에 행동하지 않았지만, 이제는 B 앞에 있으므로 정상적인 선공 순서에 따라 C의 턴을 건너뛰게 됩니다. 이때 C는 자신의 원래 행동 턴에 정상적으로 한 번 행동합니다.</w:t>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예2: 선공 감소:</w:t>
      </w:r>
    </w:p>
    <w:p w:rsidR="00000000" w:rsidDel="00000000" w:rsidP="00000000" w:rsidRDefault="00000000" w:rsidRPr="00000000" w14:paraId="000013A4">
      <w:pPr>
        <w:rPr/>
      </w:pPr>
      <w:r w:rsidDel="00000000" w:rsidR="00000000" w:rsidRPr="00000000">
        <w:rPr>
          <w:rFonts w:ascii="Arial Unicode MS" w:cs="Arial Unicode MS" w:eastAsia="Arial Unicode MS" w:hAnsi="Arial Unicode MS"/>
          <w:rtl w:val="0"/>
        </w:rPr>
        <w:t xml:space="preserve">총 A, B, C 3명이 있고, 선공 수치는 A: 25, B: 20, C: 15입니다. 이때 선공 순서는 ABC이고, 이후 A가 6점의 선공을 잃어 19가 되었습니다. 그러면 이때 행동 순서는 BAC로 변경되고, 이때 행동 위치가 B라면 B가 행동한 후 A로 가고, A가 행동한 후 C가 이번 라운드에 행동하지 않았기 때문에 정상적으로 행동합니다. 하지만 선공 값을 수정할 때 행동 위치가 이미 B에 도달했다면, B가 끝난 후 A로 가지만 A는 이번 라운드에 이미 행동했기 때문에 A를 건너뛰고 바로 C로 갑니다.</w:t>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선공 위치 변경은 수치 변경 규칙과 동일합니다.</w:t>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지연: 자신의 턴이 시작될 때, 아무런 결산과 행동을 하지 않고 주도적으로 선공권을 낮춰 다른 플레이어가 먼저 하게 할 수 있습니다. 반드시 수치를 선언해야 하며, 이 수치는 현재 선공권을 초과할 수 없습니다. 그런 다음 새로운 선공권에 따라 선공 순서를 조정합니다.</w:t>
      </w:r>
    </w:p>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이 경우, 이번 라운드에 행동하지 않은 것으로 간주합니다. 이 행위를 지연이라고 합니다.</w:t>
      </w:r>
    </w:p>
    <w:p w:rsidR="00000000" w:rsidDel="00000000" w:rsidP="00000000" w:rsidRDefault="00000000" w:rsidRPr="00000000" w14:paraId="000013A8">
      <w:pPr>
        <w:rPr/>
      </w:pPr>
      <w:r w:rsidDel="00000000" w:rsidR="00000000" w:rsidRPr="00000000">
        <w:rPr>
          <w:rtl w:val="0"/>
        </w:rPr>
        <w:t xml:space="preserve">=====================================================================</w:t>
      </w:r>
    </w:p>
    <w:p w:rsidR="00000000" w:rsidDel="00000000" w:rsidP="00000000" w:rsidRDefault="00000000" w:rsidRPr="00000000" w14:paraId="000013A9">
      <w:pPr>
        <w:rPr/>
      </w:pPr>
      <w:r w:rsidDel="00000000" w:rsidR="00000000" w:rsidRPr="00000000">
        <w:rPr>
          <w:rtl w:val="0"/>
        </w:rPr>
        <w:t xml:space="preserve">======================================</w:t>
      </w:r>
    </w:p>
    <w:p w:rsidR="00000000" w:rsidDel="00000000" w:rsidP="00000000" w:rsidRDefault="00000000" w:rsidRPr="00000000" w14:paraId="000013AA">
      <w:pPr>
        <w:rPr/>
      </w:pPr>
      <w:r w:rsidDel="00000000" w:rsidR="00000000" w:rsidRPr="00000000">
        <w:rPr>
          <w:rFonts w:ascii="Arial Unicode MS" w:cs="Arial Unicode MS" w:eastAsia="Arial Unicode MS" w:hAnsi="Arial Unicode MS"/>
          <w:rtl w:val="0"/>
        </w:rPr>
        <w:t xml:space="preserve">이미 시작된 전투에 중도 참여:</w:t>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때로는 일부 단위가 제3자나 한 쪽의 지원 세력으로서 이미 시작된 전투에 중도 참여하기도 합니다.</w:t>
      </w:r>
    </w:p>
    <w:p w:rsidR="00000000" w:rsidDel="00000000" w:rsidP="00000000" w:rsidRDefault="00000000" w:rsidRPr="00000000" w14:paraId="000013AC">
      <w:pPr>
        <w:rPr/>
      </w:pPr>
      <w:r w:rsidDel="00000000" w:rsidR="00000000" w:rsidRPr="00000000">
        <w:rPr>
          <w:rFonts w:ascii="Arial Unicode MS" w:cs="Arial Unicode MS" w:eastAsia="Arial Unicode MS" w:hAnsi="Arial Unicode MS"/>
          <w:rtl w:val="0"/>
        </w:rPr>
        <w:t xml:space="preserve">전투에 중도 참여하는 모든 단위는 선공을 굴려야 하며, 현재 라운드의 다음 라운드(즉, 현재 선공 순위 최하위 단위의 행동 턴이 끝난 후)에 선공권에 따라 자신을 선공 순위에 삽입하고 전투에 참여합니다.</w:t>
      </w:r>
    </w:p>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전투에 중도 참여해도 기습 라운드는 발생하지 않습니다. 전장의 단위들이 이미 전투가 시작되었음을 인식하고 있기 때문입니다.</w:t>
      </w:r>
    </w:p>
    <w:p w:rsidR="00000000" w:rsidDel="00000000" w:rsidP="00000000" w:rsidRDefault="00000000" w:rsidRPr="00000000" w14:paraId="000013AE">
      <w:pPr>
        <w:rPr/>
      </w:pPr>
      <w:r w:rsidDel="00000000" w:rsidR="00000000" w:rsidRPr="00000000">
        <w:rPr>
          <w:rtl w:val="0"/>
        </w:rPr>
        <w:t xml:space="preserve">=====================================================================</w:t>
      </w:r>
    </w:p>
    <w:p w:rsidR="00000000" w:rsidDel="00000000" w:rsidP="00000000" w:rsidRDefault="00000000" w:rsidRPr="00000000" w14:paraId="000013AF">
      <w:pPr>
        <w:rPr/>
      </w:pPr>
      <w:r w:rsidDel="00000000" w:rsidR="00000000" w:rsidRPr="00000000">
        <w:rPr>
          <w:rtl w:val="0"/>
        </w:rPr>
        <w:t xml:space="preserve">======================================</w:t>
      </w:r>
    </w:p>
    <w:p w:rsidR="00000000" w:rsidDel="00000000" w:rsidP="00000000" w:rsidRDefault="00000000" w:rsidRPr="00000000" w14:paraId="000013B0">
      <w:pPr>
        <w:rPr/>
      </w:pPr>
      <w:r w:rsidDel="00000000" w:rsidR="00000000" w:rsidRPr="00000000">
        <w:rPr>
          <w:rFonts w:ascii="Arial Unicode MS" w:cs="Arial Unicode MS" w:eastAsia="Arial Unicode MS" w:hAnsi="Arial Unicode MS"/>
          <w:rtl w:val="0"/>
        </w:rPr>
        <w:t xml:space="preserve">전투 행동:</w:t>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공격을 한 번 하는 단계:</w:t>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1. 공격자가 사정거리나 접촉에 따라 하나 또는 여러 개의 목표를 선택하거나 범위를 조정합니다.</w:t>
      </w:r>
    </w:p>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2. 공격자의 공격 형태에 따라 공격 DP를 계산합니다.</w:t>
      </w:r>
    </w:p>
    <w:p w:rsidR="00000000" w:rsidDel="00000000" w:rsidP="00000000" w:rsidRDefault="00000000" w:rsidRPr="00000000" w14:paraId="000013B4">
      <w:pPr>
        <w:rPr/>
      </w:pPr>
      <w:r w:rsidDel="00000000" w:rsidR="00000000" w:rsidRPr="00000000">
        <w:rPr>
          <w:rFonts w:ascii="Arial Unicode MS" w:cs="Arial Unicode MS" w:eastAsia="Arial Unicode MS" w:hAnsi="Arial Unicode MS"/>
          <w:rtl w:val="0"/>
        </w:rPr>
        <w:t xml:space="preserve">3. 피해 굴림을 합니다.</w:t>
      </w:r>
    </w:p>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4. 목표는 회피, 피해 감소 등 일련의 피해 결산을 합니다.</w:t>
      </w:r>
    </w:p>
    <w:p w:rsidR="00000000" w:rsidDel="00000000" w:rsidP="00000000" w:rsidRDefault="00000000" w:rsidRPr="00000000" w14:paraId="000013B6">
      <w:pPr>
        <w:rPr/>
      </w:pPr>
      <w:r w:rsidDel="00000000" w:rsidR="00000000" w:rsidRPr="00000000">
        <w:rPr>
          <w:rtl w:val="0"/>
        </w:rPr>
        <w:t xml:space="preserve">=====================================================================</w:t>
      </w:r>
    </w:p>
    <w:p w:rsidR="00000000" w:rsidDel="00000000" w:rsidP="00000000" w:rsidRDefault="00000000" w:rsidRPr="00000000" w14:paraId="000013B7">
      <w:pPr>
        <w:rPr/>
      </w:pPr>
      <w:r w:rsidDel="00000000" w:rsidR="00000000" w:rsidRPr="00000000">
        <w:rPr>
          <w:rtl w:val="0"/>
        </w:rPr>
        <w:t xml:space="preserve">======================================</w:t>
      </w:r>
    </w:p>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근접 공격:</w:t>
      </w:r>
    </w:p>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근접 공격은 일반적으로 접촉 범위 내의 목표를 공격하는 행위를 말합니다.</w:t>
      </w:r>
    </w:p>
    <w:p w:rsidR="00000000" w:rsidDel="00000000" w:rsidP="00000000" w:rsidRDefault="00000000" w:rsidRPr="00000000" w14:paraId="000013BA">
      <w:pPr>
        <w:rPr/>
      </w:pPr>
      <w:r w:rsidDel="00000000" w:rsidR="00000000" w:rsidRPr="00000000">
        <w:rPr>
          <w:rtl w:val="0"/>
        </w:rPr>
        <w:t xml:space="preserve">=====================================================================</w:t>
      </w:r>
    </w:p>
    <w:p w:rsidR="00000000" w:rsidDel="00000000" w:rsidP="00000000" w:rsidRDefault="00000000" w:rsidRPr="00000000" w14:paraId="000013BB">
      <w:pPr>
        <w:rPr/>
      </w:pPr>
      <w:r w:rsidDel="00000000" w:rsidR="00000000" w:rsidRPr="00000000">
        <w:rPr>
          <w:rtl w:val="0"/>
        </w:rPr>
        <w:t xml:space="preserve">======================================</w:t>
      </w:r>
    </w:p>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근접 격투 공격</w:t>
      </w:r>
    </w:p>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당신은 접촉 범위 내의 목표 하나에 대해 타고난 무기로 근접 일반 물리 공격을 합니다.</w:t>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공격 판정은 근력 + 격투 기능 레벨 + 타고난 무기 피해 - 목표 방어 ± 관련 조정치이며, 성공 수 하나당 1점의 피해를 줍니다(타고난 무기에 따라 피해 유형과 피해 등급이 결정됩니다).</w:t>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근접 격투 공격의 피해 상한은 = 근력 + 격투 기능 레벨 + 타고난 무기 피해입니다. 이는 최종적으로 나온 성공 수가 이 피해 상한을 초과하더라도 피해 상한에 해당하는 피해만 줄 수 있다는 것을 의미합니다.</w:t>
      </w:r>
    </w:p>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특별한 설명이 없는 한, 근력으로 격투 공격 판정을 하지 않는다면 공격 피해 상한에 근력을 더할 수 없고, 격투 기능으로 공격 판정을 하지 않는다면 공격 피해 상한에 격투를 더할 수 없습니다. 타고난 무기 피해로 공격 판정을 하지 않는다면, 어떤 무기를 공격 수단으로 사용하는지에 따라 피해 상한에 해당 무기 피해가 더해집니다.</w:t>
      </w:r>
    </w:p>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특별한 설명이 없는 한, 일반적인 인간형 생물의 타고난 무기는 양 주먹(양 발톱, 양 팔꿈치 등 포함), 양 다리(양 발 등 포함)입니다.</w:t>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비인간형 생물이 꼬리나 물기 능력(공룡 등)이 있다면, 꼬리와 입도 타고난 무기로 간주할 수 있습니다(여러 개의 꼬리도 하나로 계산되고, 여러 개의 입도 하나로 간주할 수 있습니다).</w:t>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예1: 민첩을 근력 대신 사용해 격투 공격을 하면, 피해 상한은 격투 기능 레벨 + 타고난 무기 피해가 됩니다.</w:t>
      </w:r>
    </w:p>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예2: 운동을 격투 기능 대신 사용해 격투 공격을 하면, 피해 상한은 근력 + 타고난 무기 피해가 됩니다.</w:t>
      </w:r>
    </w:p>
    <w:p w:rsidR="00000000" w:rsidDel="00000000" w:rsidP="00000000" w:rsidRDefault="00000000" w:rsidRPr="00000000" w14:paraId="000013C6">
      <w:pPr>
        <w:rPr/>
      </w:pPr>
      <w:r w:rsidDel="00000000" w:rsidR="00000000" w:rsidRPr="00000000">
        <w:rPr>
          <w:rtl w:val="0"/>
        </w:rPr>
        <w:t xml:space="preserve">=====================================================================</w:t>
      </w:r>
    </w:p>
    <w:p w:rsidR="00000000" w:rsidDel="00000000" w:rsidP="00000000" w:rsidRDefault="00000000" w:rsidRPr="00000000" w14:paraId="000013C7">
      <w:pPr>
        <w:rPr/>
      </w:pPr>
      <w:r w:rsidDel="00000000" w:rsidR="00000000" w:rsidRPr="00000000">
        <w:rPr>
          <w:rtl w:val="0"/>
        </w:rPr>
        <w:t xml:space="preserve">======================================</w:t>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근접 백병전 공격</w:t>
      </w:r>
    </w:p>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3CA">
      <w:pPr>
        <w:rPr/>
      </w:pPr>
      <w:r w:rsidDel="00000000" w:rsidR="00000000" w:rsidRPr="00000000">
        <w:rPr>
          <w:rFonts w:ascii="Arial Unicode MS" w:cs="Arial Unicode MS" w:eastAsia="Arial Unicode MS" w:hAnsi="Arial Unicode MS"/>
          <w:rtl w:val="0"/>
        </w:rPr>
        <w:t xml:space="preserve">당신은 접촉 범위 내의 목표 하나에 대해 인공 백병 무기로 근접 일반 물리 공격을 합니다.</w:t>
      </w:r>
    </w:p>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공격 판정은 근력 + 백병전 기능 레벨 + 무기 피해 - 목표 방어 ± 관련 조정치이며, 성공 수 하나당 1점의 피해를 줍니다(사용하는 인공 무기에 따라 피해 유형과 피해 등급이 결정됩니다).</w:t>
      </w:r>
    </w:p>
    <w:p w:rsidR="00000000" w:rsidDel="00000000" w:rsidP="00000000" w:rsidRDefault="00000000" w:rsidRPr="00000000" w14:paraId="000013CC">
      <w:pPr>
        <w:rPr/>
      </w:pPr>
      <w:r w:rsidDel="00000000" w:rsidR="00000000" w:rsidRPr="00000000">
        <w:rPr>
          <w:rFonts w:ascii="Arial Unicode MS" w:cs="Arial Unicode MS" w:eastAsia="Arial Unicode MS" w:hAnsi="Arial Unicode MS"/>
          <w:rtl w:val="0"/>
        </w:rPr>
        <w:t xml:space="preserve">근접 백병전 공격의 피해 상한은 = 근력 + 백병전 기능 레벨 + 무기 피해입니다. 이는 최종적으로 나온 성공 수가 이 피해 상한을 초과하더라도 피해 상한에 해당하는 피해만 줄 수 있다는 것을 의미합니다.</w:t>
      </w:r>
    </w:p>
    <w:p w:rsidR="00000000" w:rsidDel="00000000" w:rsidP="00000000" w:rsidRDefault="00000000" w:rsidRPr="00000000" w14:paraId="000013CD">
      <w:pPr>
        <w:rPr/>
      </w:pPr>
      <w:r w:rsidDel="00000000" w:rsidR="00000000" w:rsidRPr="00000000">
        <w:rPr>
          <w:rFonts w:ascii="Arial Unicode MS" w:cs="Arial Unicode MS" w:eastAsia="Arial Unicode MS" w:hAnsi="Arial Unicode MS"/>
          <w:rtl w:val="0"/>
        </w:rPr>
        <w:t xml:space="preserve">특별한 설명이 없는 한, 근력으로 백병전 공격 판정을 하지 않는다면 공격 피해 상한에 근력을 더할 수 없고, 백병전 기능으로 공격 판정을 하지 않는다면 공격 피해 상한에 백병전 기능 레벨을 더할 수 없습니다.</w:t>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예1: 민첩을 근력 대신 사용해 백병전 공격을 하면, 피해 상한은 백병전 기능 레벨 + 무기 피해가 됩니다.</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예2: 운동을 백병전 기능 대신 사용해 백병전 공격을 하면, 피해 상한은 근력 + 무기 피해가 됩니다.</w:t>
      </w:r>
    </w:p>
    <w:p w:rsidR="00000000" w:rsidDel="00000000" w:rsidP="00000000" w:rsidRDefault="00000000" w:rsidRPr="00000000" w14:paraId="000013D0">
      <w:pPr>
        <w:rPr/>
      </w:pPr>
      <w:r w:rsidDel="00000000" w:rsidR="00000000" w:rsidRPr="00000000">
        <w:rPr>
          <w:rtl w:val="0"/>
        </w:rPr>
        <w:t xml:space="preserve">=====================================================================</w:t>
      </w:r>
    </w:p>
    <w:p w:rsidR="00000000" w:rsidDel="00000000" w:rsidP="00000000" w:rsidRDefault="00000000" w:rsidRPr="00000000" w14:paraId="000013D1">
      <w:pPr>
        <w:rPr/>
      </w:pPr>
      <w:r w:rsidDel="00000000" w:rsidR="00000000" w:rsidRPr="00000000">
        <w:rPr>
          <w:rtl w:val="0"/>
        </w:rPr>
        <w:t xml:space="preserve">======================================</w:t>
      </w:r>
    </w:p>
    <w:p w:rsidR="00000000" w:rsidDel="00000000" w:rsidP="00000000" w:rsidRDefault="00000000" w:rsidRPr="00000000" w14:paraId="000013D2">
      <w:pPr>
        <w:rPr/>
      </w:pPr>
      <w:r w:rsidDel="00000000" w:rsidR="00000000" w:rsidRPr="00000000">
        <w:rPr>
          <w:rFonts w:ascii="Arial Unicode MS" w:cs="Arial Unicode MS" w:eastAsia="Arial Unicode MS" w:hAnsi="Arial Unicode MS"/>
          <w:rtl w:val="0"/>
        </w:rPr>
        <w:t xml:space="preserve">특수: 일부 특수 능력으로 인해 캐릭터가 원거리 격투 공격이나 원거리 백병전 공격 능력을 얻을 수 있는데, 이 경우 사정거리가 해당 특수 능력에 따라 변경되며, 나머지 내용은 변하지 않습니다.</w:t>
      </w:r>
    </w:p>
    <w:p w:rsidR="00000000" w:rsidDel="00000000" w:rsidP="00000000" w:rsidRDefault="00000000" w:rsidRPr="00000000" w14:paraId="000013D3">
      <w:pPr>
        <w:rPr/>
      </w:pPr>
      <w:r w:rsidDel="00000000" w:rsidR="00000000" w:rsidRPr="00000000">
        <w:rPr>
          <w:rtl w:val="0"/>
        </w:rPr>
        <w:t xml:space="preserve">=====================================================================</w:t>
      </w:r>
    </w:p>
    <w:p w:rsidR="00000000" w:rsidDel="00000000" w:rsidP="00000000" w:rsidRDefault="00000000" w:rsidRPr="00000000" w14:paraId="000013D4">
      <w:pPr>
        <w:rPr/>
      </w:pPr>
      <w:r w:rsidDel="00000000" w:rsidR="00000000" w:rsidRPr="00000000">
        <w:rPr>
          <w:rtl w:val="0"/>
        </w:rPr>
        <w:t xml:space="preserve">======================================</w:t>
      </w:r>
    </w:p>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원거리 공격:</w:t>
      </w:r>
    </w:p>
    <w:p w:rsidR="00000000" w:rsidDel="00000000" w:rsidP="00000000" w:rsidRDefault="00000000" w:rsidRPr="00000000" w14:paraId="000013D6">
      <w:pPr>
        <w:rPr/>
      </w:pPr>
      <w:r w:rsidDel="00000000" w:rsidR="00000000" w:rsidRPr="00000000">
        <w:rPr>
          <w:rFonts w:ascii="Arial Unicode MS" w:cs="Arial Unicode MS" w:eastAsia="Arial Unicode MS" w:hAnsi="Arial Unicode MS"/>
          <w:rtl w:val="0"/>
        </w:rPr>
        <w:t xml:space="preserve">원거리 공격은 일반적으로 사정거리를 사용해 사정거리 내의 목표를 공격하는 것을 말합니다.</w:t>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주의: 목표의 위치를 감지할 수 없다면(예: 목표가 완전 엄폐 상태이거나 시야 밖에 있거나 기타 이유로), 사정거리 내에 있더라도 공격할 수 없습니다. 서로 간에 시야선과 효과선이 없기 때문입니다("장면, 행동과 속도" 장의 "공격 범위" 규칙 참조).</w:t>
      </w:r>
    </w:p>
    <w:p w:rsidR="00000000" w:rsidDel="00000000" w:rsidP="00000000" w:rsidRDefault="00000000" w:rsidRPr="00000000" w14:paraId="000013D8">
      <w:pPr>
        <w:rPr/>
      </w:pPr>
      <w:r w:rsidDel="00000000" w:rsidR="00000000" w:rsidRPr="00000000">
        <w:rPr>
          <w:rtl w:val="0"/>
        </w:rPr>
        <w:t xml:space="preserve">=====================================================================</w:t>
      </w:r>
    </w:p>
    <w:p w:rsidR="00000000" w:rsidDel="00000000" w:rsidP="00000000" w:rsidRDefault="00000000" w:rsidRPr="00000000" w14:paraId="000013D9">
      <w:pPr>
        <w:rPr/>
      </w:pPr>
      <w:r w:rsidDel="00000000" w:rsidR="00000000" w:rsidRPr="00000000">
        <w:rPr>
          <w:rtl w:val="0"/>
        </w:rPr>
        <w:t xml:space="preserve">======================================</w:t>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원거리 투척 공격</w:t>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당신은 투척 무기로 사정거리 내의 목표 하나에 대해 원거리 일반 물리 공격을 합니다.</w:t>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경무기 투척 공격 판정은 민첩 + 운동 기능 레벨 + 무기 피해 - 목표 방어 ± 관련 조정치이며, 성공 수 하나당 1점의 피해를 줍니다.</w:t>
      </w:r>
    </w:p>
    <w:p w:rsidR="00000000" w:rsidDel="00000000" w:rsidP="00000000" w:rsidRDefault="00000000" w:rsidRPr="00000000" w14:paraId="000013DE">
      <w:pPr>
        <w:rPr/>
      </w:pPr>
      <w:r w:rsidDel="00000000" w:rsidR="00000000" w:rsidRPr="00000000">
        <w:rPr>
          <w:rFonts w:ascii="Arial Unicode MS" w:cs="Arial Unicode MS" w:eastAsia="Arial Unicode MS" w:hAnsi="Arial Unicode MS"/>
          <w:rtl w:val="0"/>
        </w:rPr>
        <w:t xml:space="preserve">중무기 투척 공격 판정은 근력 + 운동 기능 레벨 + 무기 피해 - 목표 방어 ± 관련 조정치이며, 성공 수 하나당 1점의 피해를 줍니다.</w:t>
      </w:r>
    </w:p>
    <w:p w:rsidR="00000000" w:rsidDel="00000000" w:rsidP="00000000" w:rsidRDefault="00000000" w:rsidRPr="00000000" w14:paraId="000013DF">
      <w:pPr>
        <w:rPr/>
      </w:pPr>
      <w:r w:rsidDel="00000000" w:rsidR="00000000" w:rsidRPr="00000000">
        <w:rPr>
          <w:rFonts w:ascii="Arial Unicode MS" w:cs="Arial Unicode MS" w:eastAsia="Arial Unicode MS" w:hAnsi="Arial Unicode MS"/>
          <w:rtl w:val="0"/>
        </w:rPr>
        <w:t xml:space="preserve">원거리 투척 공격의 피해 상한은 = 운동 기능 레벨 + 무기 피해 * 2입니다. 이는 최종적으로 나온 성공 수가 이 피해 상한을 초과하더라도 피해 상한에 해당하는 피해만 줄 수 있다는 것을 의미합니다.</w:t>
      </w:r>
    </w:p>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투척 무기에는 기본 사정거리가 있는데, 기본 사정거리가 없다면(임시 무기 등) 기본 사정거리는 10미터로 간주합니다. 전설 근력 1점당 기본 사정거리의 1배에 해당하는 극한 사정거리를 얻을 수 있습니다(무기의 기본 사정거리가 30미터이고 전설 근력이 2라면, 투척 무기의 기본 사정거리는 30미터, 극한 사정거리는 90미터).</w:t>
      </w:r>
    </w:p>
    <w:p w:rsidR="00000000" w:rsidDel="00000000" w:rsidP="00000000" w:rsidRDefault="00000000" w:rsidRPr="00000000" w14:paraId="000013E1">
      <w:pPr>
        <w:rPr/>
      </w:pPr>
      <w:r w:rsidDel="00000000" w:rsidR="00000000" w:rsidRPr="00000000">
        <w:rPr>
          <w:rFonts w:ascii="Arial Unicode MS" w:cs="Arial Unicode MS" w:eastAsia="Arial Unicode MS" w:hAnsi="Arial Unicode MS"/>
          <w:rtl w:val="0"/>
        </w:rPr>
        <w:t xml:space="preserve">공격 목표가 기본 사정거리 밖, 극한 사정거리 안에 있다면 공격은 할 수 있지만 공격 판정의 자연 성공 수가 절반으로 줄어듭니다.</w:t>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특수: 투척하는 무기에 "경투척 무기" 또는 "중투척 무기" 특성이 없다면, 해당 투척 공격의 공격 판정은 민첩/근력 중 낮은 값 + 운동 기능 레벨 + 무기 피해 - 목표 방어 ± 관련 조정치이며, 성공 수 하나당 1점의 피해를 주고, 나머지는 위의 규칙과 동일합니다.</w:t>
      </w:r>
    </w:p>
    <w:p w:rsidR="00000000" w:rsidDel="00000000" w:rsidP="00000000" w:rsidRDefault="00000000" w:rsidRPr="00000000" w14:paraId="000013E3">
      <w:pPr>
        <w:rPr/>
      </w:pPr>
      <w:r w:rsidDel="00000000" w:rsidR="00000000" w:rsidRPr="00000000">
        <w:rPr>
          <w:rFonts w:ascii="Arial Unicode MS" w:cs="Arial Unicode MS" w:eastAsia="Arial Unicode MS" w:hAnsi="Arial Unicode MS"/>
          <w:rtl w:val="0"/>
        </w:rPr>
        <w:t xml:space="preserve">특별한 설명이 없는 한, 운동 기능으로 공격 판정을 하지 않는다면 공격 피해 상한에 운동 기능 레벨을 더할 수 없습니다.</w:t>
      </w:r>
    </w:p>
    <w:p w:rsidR="00000000" w:rsidDel="00000000" w:rsidP="00000000" w:rsidRDefault="00000000" w:rsidRPr="00000000" w14:paraId="000013E4">
      <w:pPr>
        <w:rPr/>
      </w:pPr>
      <w:r w:rsidDel="00000000" w:rsidR="00000000" w:rsidRPr="00000000">
        <w:rPr>
          <w:rtl w:val="0"/>
        </w:rPr>
        <w:t xml:space="preserve">=====================================================================</w:t>
      </w:r>
    </w:p>
    <w:p w:rsidR="00000000" w:rsidDel="00000000" w:rsidP="00000000" w:rsidRDefault="00000000" w:rsidRPr="00000000" w14:paraId="000013E5">
      <w:pPr>
        <w:rPr/>
      </w:pPr>
      <w:r w:rsidDel="00000000" w:rsidR="00000000" w:rsidRPr="00000000">
        <w:rPr>
          <w:rtl w:val="0"/>
        </w:rPr>
        <w:t xml:space="preserve">======================================</w:t>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원거리 활 공격</w:t>
      </w:r>
    </w:p>
    <w:p w:rsidR="00000000" w:rsidDel="00000000" w:rsidP="00000000" w:rsidRDefault="00000000" w:rsidRPr="00000000" w14:paraId="000013E7">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3E8">
      <w:pPr>
        <w:rPr/>
      </w:pPr>
      <w:r w:rsidDel="00000000" w:rsidR="00000000" w:rsidRPr="00000000">
        <w:rPr>
          <w:rFonts w:ascii="Arial Unicode MS" w:cs="Arial Unicode MS" w:eastAsia="Arial Unicode MS" w:hAnsi="Arial Unicode MS"/>
          <w:rtl w:val="0"/>
        </w:rPr>
        <w:t xml:space="preserve">당신은 활로 사정거리 내의 목표 하나에 대해 원거리 일반 물리 공격을 합니다.</w:t>
      </w:r>
    </w:p>
    <w:p w:rsidR="00000000" w:rsidDel="00000000" w:rsidP="00000000" w:rsidRDefault="00000000" w:rsidRPr="00000000" w14:paraId="000013E9">
      <w:pPr>
        <w:rPr/>
      </w:pPr>
      <w:r w:rsidDel="00000000" w:rsidR="00000000" w:rsidRPr="00000000">
        <w:rPr>
          <w:rFonts w:ascii="Arial Unicode MS" w:cs="Arial Unicode MS" w:eastAsia="Arial Unicode MS" w:hAnsi="Arial Unicode MS"/>
          <w:rtl w:val="0"/>
        </w:rPr>
        <w:t xml:space="preserve">원거리 활 공격 판정은 민첩 + 운동 기능 레벨 + 무기 피해 - 목표 방어 ± 관련 조정치이며, 성공 수 하나당 1점의 피해를 줍니다.</w:t>
      </w:r>
    </w:p>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원거리 활 공격의 피해 상한은 = 해당 무기의 근력 요구치 + 운동 기능 레벨 + 무기 피해 * 2입니다. 이는 최종적으로 나온 성공 수가 이 피해 상한을 초과하더라도 피해 상한에 해당하는 피해만 줄 수 있다는 것을 의미합니다.</w:t>
      </w:r>
    </w:p>
    <w:p w:rsidR="00000000" w:rsidDel="00000000" w:rsidP="00000000" w:rsidRDefault="00000000" w:rsidRPr="00000000" w14:paraId="000013EB">
      <w:pPr>
        <w:rPr/>
      </w:pPr>
      <w:r w:rsidDel="00000000" w:rsidR="00000000" w:rsidRPr="00000000">
        <w:rPr>
          <w:rFonts w:ascii="Arial Unicode MS" w:cs="Arial Unicode MS" w:eastAsia="Arial Unicode MS" w:hAnsi="Arial Unicode MS"/>
          <w:rtl w:val="0"/>
        </w:rPr>
        <w:t xml:space="preserve">활 무기에는 기본 사정거리가 있는데, 전설 근력 1점당 기본 사정거리의 1배에 해당하는 극한 사정거리를 얻을 수 있습니다(무기의 기본 사정거리가 50미터이고 전설 근력이 2라면, 활의 기본 사정거리는 50미터, 극한 사정거리는 150미터).</w:t>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공격 목표가 기본 사정거리 밖, 극한 사정거리 안에 있다면 공격은 할 수 있지만 공격 판정의 자연 성공 수가 절반으로 줄어듭니다.</w:t>
      </w:r>
    </w:p>
    <w:p w:rsidR="00000000" w:rsidDel="00000000" w:rsidP="00000000" w:rsidRDefault="00000000" w:rsidRPr="00000000" w14:paraId="000013ED">
      <w:pPr>
        <w:rPr/>
      </w:pPr>
      <w:r w:rsidDel="00000000" w:rsidR="00000000" w:rsidRPr="00000000">
        <w:rPr>
          <w:rFonts w:ascii="Arial Unicode MS" w:cs="Arial Unicode MS" w:eastAsia="Arial Unicode MS" w:hAnsi="Arial Unicode MS"/>
          <w:rtl w:val="0"/>
        </w:rPr>
        <w:t xml:space="preserve">특별한 설명이 없는 한, 운동 기능으로 공격 판정을 하지 않는다면 공격 피해 상한에 운동 기능 레벨을 더할 수 없습니다.</w:t>
      </w:r>
    </w:p>
    <w:p w:rsidR="00000000" w:rsidDel="00000000" w:rsidP="00000000" w:rsidRDefault="00000000" w:rsidRPr="00000000" w14:paraId="000013EE">
      <w:pPr>
        <w:rPr/>
      </w:pPr>
      <w:r w:rsidDel="00000000" w:rsidR="00000000" w:rsidRPr="00000000">
        <w:rPr>
          <w:rtl w:val="0"/>
        </w:rPr>
        <w:t xml:space="preserve">=====================================================================</w:t>
      </w:r>
    </w:p>
    <w:p w:rsidR="00000000" w:rsidDel="00000000" w:rsidP="00000000" w:rsidRDefault="00000000" w:rsidRPr="00000000" w14:paraId="000013EF">
      <w:pPr>
        <w:rPr/>
      </w:pPr>
      <w:r w:rsidDel="00000000" w:rsidR="00000000" w:rsidRPr="00000000">
        <w:rPr>
          <w:rtl w:val="0"/>
        </w:rPr>
        <w:t xml:space="preserve">======================================</w:t>
      </w:r>
    </w:p>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원거리 총기 공격</w:t>
      </w:r>
    </w:p>
    <w:p w:rsidR="00000000" w:rsidDel="00000000" w:rsidP="00000000" w:rsidRDefault="00000000" w:rsidRPr="00000000" w14:paraId="000013F1">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당신은 분류가 "포"가 아닌 총기나 쇠뇌로 사정거리 내의 목표 하나에 대해 원거리 일반 물리 공격을 합니다.</w:t>
      </w:r>
    </w:p>
    <w:p w:rsidR="00000000" w:rsidDel="00000000" w:rsidP="00000000" w:rsidRDefault="00000000" w:rsidRPr="00000000" w14:paraId="000013F3">
      <w:pPr>
        <w:rPr/>
      </w:pPr>
      <w:r w:rsidDel="00000000" w:rsidR="00000000" w:rsidRPr="00000000">
        <w:rPr>
          <w:rFonts w:ascii="Arial Unicode MS" w:cs="Arial Unicode MS" w:eastAsia="Arial Unicode MS" w:hAnsi="Arial Unicode MS"/>
          <w:rtl w:val="0"/>
        </w:rPr>
        <w:t xml:space="preserve">원거리 총기 공격 판정은 민첩 + 총기 기능 레벨 + 무기 피해 - 목표 방어 ± 관련 조정치이며, 성공 수 하나당 1점의 피해를 줍니다.</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원거리 총기 공격의 피해 상한은 = 총기 기능 레벨 + 무기 피해 * 2입니다. 이는 최종적으로 나온 성공 수가 이 피해 상한을 초과하더라도 피해 상한에 해당하는 피해만 줄 수 있다는 것을 의미합니다.</w:t>
      </w:r>
    </w:p>
    <w:p w:rsidR="00000000" w:rsidDel="00000000" w:rsidP="00000000" w:rsidRDefault="00000000" w:rsidRPr="00000000" w14:paraId="000013F5">
      <w:pPr>
        <w:rPr/>
      </w:pPr>
      <w:r w:rsidDel="00000000" w:rsidR="00000000" w:rsidRPr="00000000">
        <w:rPr>
          <w:rFonts w:ascii="Arial Unicode MS" w:cs="Arial Unicode MS" w:eastAsia="Arial Unicode MS" w:hAnsi="Arial Unicode MS"/>
          <w:rtl w:val="0"/>
        </w:rPr>
        <w:t xml:space="preserve">총기 무기에는 기본 사정거리가 있는데, 공격 사정거리의 극한 사정거리는 기본 사정거리 * 5입니다(무기의 기본 사정거리가 50미터라면, 극한 사정거리는 250미터).</w:t>
      </w:r>
    </w:p>
    <w:p w:rsidR="00000000" w:rsidDel="00000000" w:rsidP="00000000" w:rsidRDefault="00000000" w:rsidRPr="00000000" w14:paraId="000013F6">
      <w:pPr>
        <w:rPr/>
      </w:pPr>
      <w:r w:rsidDel="00000000" w:rsidR="00000000" w:rsidRPr="00000000">
        <w:rPr>
          <w:rFonts w:ascii="Arial Unicode MS" w:cs="Arial Unicode MS" w:eastAsia="Arial Unicode MS" w:hAnsi="Arial Unicode MS"/>
          <w:rtl w:val="0"/>
        </w:rPr>
        <w:t xml:space="preserve">공격 목표가 기본 사정거리 밖, 극한 사정거리 안에 있다면 공격은 할 수 있지만 공격 판정의 자연 성공 수가 절반으로 줄어듭니다.</w:t>
      </w:r>
    </w:p>
    <w:p w:rsidR="00000000" w:rsidDel="00000000" w:rsidP="00000000" w:rsidRDefault="00000000" w:rsidRPr="00000000" w14:paraId="000013F7">
      <w:pPr>
        <w:rPr/>
      </w:pPr>
      <w:r w:rsidDel="00000000" w:rsidR="00000000" w:rsidRPr="00000000">
        <w:rPr>
          <w:rFonts w:ascii="Arial Unicode MS" w:cs="Arial Unicode MS" w:eastAsia="Arial Unicode MS" w:hAnsi="Arial Unicode MS"/>
          <w:rtl w:val="0"/>
        </w:rPr>
        <w:t xml:space="preserve">특별한 설명이 없는 한, 총기 기능으로 공격 판정을 하지 않는다면 공격 피해 상한에 총기 기능 레벨을 더할 수 없습니다.</w:t>
      </w:r>
    </w:p>
    <w:p w:rsidR="00000000" w:rsidDel="00000000" w:rsidP="00000000" w:rsidRDefault="00000000" w:rsidRPr="00000000" w14:paraId="000013F8">
      <w:pPr>
        <w:rPr/>
      </w:pPr>
      <w:r w:rsidDel="00000000" w:rsidR="00000000" w:rsidRPr="00000000">
        <w:rPr>
          <w:rtl w:val="0"/>
        </w:rPr>
        <w:t xml:space="preserve">=====================================================================</w:t>
      </w:r>
    </w:p>
    <w:p w:rsidR="00000000" w:rsidDel="00000000" w:rsidP="00000000" w:rsidRDefault="00000000" w:rsidRPr="00000000" w14:paraId="000013F9">
      <w:pPr>
        <w:rPr/>
      </w:pPr>
      <w:r w:rsidDel="00000000" w:rsidR="00000000" w:rsidRPr="00000000">
        <w:rPr>
          <w:rtl w:val="0"/>
        </w:rPr>
        <w:t xml:space="preserve">======================================</w:t>
      </w:r>
    </w:p>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원거리 포 공격</w:t>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당신은 분류가 "포"인 총기 무기로 사정거리 내의 목표 하나에 대해 원거리 일반 물리 공격을 합니다.</w:t>
      </w:r>
    </w:p>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원거리 포 공격 판정은 지능 + 총기 기능 레벨 + 무기 피해 - 목표 방어 ± 관련 조정치이며, 성공 수 하나당 1점의 피해를 줍니다.</w:t>
      </w:r>
    </w:p>
    <w:p w:rsidR="00000000" w:rsidDel="00000000" w:rsidP="00000000" w:rsidRDefault="00000000" w:rsidRPr="00000000" w14:paraId="000013FE">
      <w:pPr>
        <w:rPr/>
      </w:pPr>
      <w:r w:rsidDel="00000000" w:rsidR="00000000" w:rsidRPr="00000000">
        <w:rPr>
          <w:rFonts w:ascii="Arial Unicode MS" w:cs="Arial Unicode MS" w:eastAsia="Arial Unicode MS" w:hAnsi="Arial Unicode MS"/>
          <w:rtl w:val="0"/>
        </w:rPr>
        <w:t xml:space="preserve">원거리 포 공격의 피해 상한은 = 총기 기능 레벨 + 무기 피해 * 2입니다. 이는 최종적으로 나온 성공 수가 이 피해 상한을 초과하더라도 피해 상한에 해당하는 피해만 줄 수 있다는 것을 의미합니다.</w:t>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포 무기에는 기본 사정거리가 있는데, 공격 사정거리의 극한 사정거리는 기본 사정거리 * 5입니다(무기의 기본 사정거리가 50미터라면, 극한 사정거리는 250미터).</w:t>
      </w:r>
    </w:p>
    <w:p w:rsidR="00000000" w:rsidDel="00000000" w:rsidP="00000000" w:rsidRDefault="00000000" w:rsidRPr="00000000" w14:paraId="00001400">
      <w:pPr>
        <w:rPr/>
      </w:pPr>
      <w:r w:rsidDel="00000000" w:rsidR="00000000" w:rsidRPr="00000000">
        <w:rPr>
          <w:rFonts w:ascii="Arial Unicode MS" w:cs="Arial Unicode MS" w:eastAsia="Arial Unicode MS" w:hAnsi="Arial Unicode MS"/>
          <w:rtl w:val="0"/>
        </w:rPr>
        <w:t xml:space="preserve">공격 목표가 기본 사정거리 밖, 극한 사정거리 안에 있다면 공격은 할 수 있지만 공격 판정의 자연 성공 수가 절반으로 줄어듭니다.</w:t>
      </w:r>
    </w:p>
    <w:p w:rsidR="00000000" w:rsidDel="00000000" w:rsidP="00000000" w:rsidRDefault="00000000" w:rsidRPr="00000000" w14:paraId="00001401">
      <w:pPr>
        <w:rPr/>
      </w:pPr>
      <w:r w:rsidDel="00000000" w:rsidR="00000000" w:rsidRPr="00000000">
        <w:rPr>
          <w:rFonts w:ascii="Arial Unicode MS" w:cs="Arial Unicode MS" w:eastAsia="Arial Unicode MS" w:hAnsi="Arial Unicode MS"/>
          <w:rtl w:val="0"/>
        </w:rPr>
        <w:t xml:space="preserve">특별한 설명이 없는 한, 총기 기능으로 공격 판정을 하지 않는다면 공격 피해 상한에 총기 기능 레벨을 더할 수 없습니다.</w:t>
      </w:r>
    </w:p>
    <w:p w:rsidR="00000000" w:rsidDel="00000000" w:rsidP="00000000" w:rsidRDefault="00000000" w:rsidRPr="00000000" w14:paraId="00001402">
      <w:pPr>
        <w:rPr/>
      </w:pPr>
      <w:r w:rsidDel="00000000" w:rsidR="00000000" w:rsidRPr="00000000">
        <w:rPr>
          <w:rtl w:val="0"/>
        </w:rPr>
        <w:t xml:space="preserve">=====================================================================</w:t>
      </w:r>
    </w:p>
    <w:p w:rsidR="00000000" w:rsidDel="00000000" w:rsidP="00000000" w:rsidRDefault="00000000" w:rsidRPr="00000000" w14:paraId="00001403">
      <w:pPr>
        <w:rPr/>
      </w:pPr>
      <w:r w:rsidDel="00000000" w:rsidR="00000000" w:rsidRPr="00000000">
        <w:rPr>
          <w:rtl w:val="0"/>
        </w:rPr>
        <w:t xml:space="preserve">======================================</w:t>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방어 행동:</w:t>
      </w:r>
    </w:p>
    <w:p w:rsidR="00000000" w:rsidDel="00000000" w:rsidP="00000000" w:rsidRDefault="00000000" w:rsidRPr="00000000" w14:paraId="00001405">
      <w:pPr>
        <w:rPr/>
      </w:pPr>
      <w:r w:rsidDel="00000000" w:rsidR="00000000" w:rsidRPr="00000000">
        <w:rPr>
          <w:rtl w:val="0"/>
        </w:rPr>
        <w:t xml:space="preserve">=====================================================================</w:t>
      </w:r>
    </w:p>
    <w:p w:rsidR="00000000" w:rsidDel="00000000" w:rsidP="00000000" w:rsidRDefault="00000000" w:rsidRPr="00000000" w14:paraId="00001406">
      <w:pPr>
        <w:rPr/>
      </w:pPr>
      <w:r w:rsidDel="00000000" w:rsidR="00000000" w:rsidRPr="00000000">
        <w:rPr>
          <w:rtl w:val="0"/>
        </w:rPr>
        <w:t xml:space="preserve">======================================</w:t>
      </w:r>
    </w:p>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전력 방어</w:t>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409">
      <w:pPr>
        <w:rPr/>
      </w:pPr>
      <w:r w:rsidDel="00000000" w:rsidR="00000000" w:rsidRPr="00000000">
        <w:rPr>
          <w:rFonts w:ascii="Arial Unicode MS" w:cs="Arial Unicode MS" w:eastAsia="Arial Unicode MS" w:hAnsi="Arial Unicode MS"/>
          <w:rtl w:val="0"/>
        </w:rPr>
        <w:t xml:space="preserve">당신은 전력을 다해 적을 피합니다.</w:t>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당신의 원래 기본 방어가 두 배가 되며, 받은 공격이 범위 공격이고 회피가 허용된다면 범위 피해나 범위 효과를 상쇄하기 위한 관련 판정 결과의 모든 성공 수가 두 배가 됩니다(자연 성공 수와 추가 성공 수 포함). 다음 턴이 시작될 때까지 지속됩니다.</w:t>
      </w:r>
    </w:p>
    <w:p w:rsidR="00000000" w:rsidDel="00000000" w:rsidP="00000000" w:rsidRDefault="00000000" w:rsidRPr="00000000" w14:paraId="0000140B">
      <w:pPr>
        <w:rPr/>
      </w:pPr>
      <w:r w:rsidDel="00000000" w:rsidR="00000000" w:rsidRPr="00000000">
        <w:rPr>
          <w:rFonts w:ascii="Arial Unicode MS" w:cs="Arial Unicode MS" w:eastAsia="Arial Unicode MS" w:hAnsi="Arial Unicode MS"/>
          <w:rtl w:val="0"/>
        </w:rPr>
        <w:t xml:space="preserve">특수: 이 능력은 반사 행동으로 공격 범위를 벗어나서 얻는 이점과 중첩되지 않습니다.</w:t>
      </w:r>
    </w:p>
    <w:p w:rsidR="00000000" w:rsidDel="00000000" w:rsidP="00000000" w:rsidRDefault="00000000" w:rsidRPr="00000000" w14:paraId="0000140C">
      <w:pPr>
        <w:rPr/>
      </w:pPr>
      <w:r w:rsidDel="00000000" w:rsidR="00000000" w:rsidRPr="00000000">
        <w:rPr>
          <w:rFonts w:ascii="Arial Unicode MS" w:cs="Arial Unicode MS" w:eastAsia="Arial Unicode MS" w:hAnsi="Arial Unicode MS"/>
          <w:rtl w:val="0"/>
        </w:rPr>
        <w:t xml:space="preserve">특별 설명: 전력 방어를 할 때는 현재 기본 방어를 계산하고, 그 값을 기준으로 두 배가 된 기본 방어를 계산합니다.</w:t>
      </w:r>
    </w:p>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(예: 현재 기본 방어가 5이고 전력 방어를 하면 10이 되는데, 그 다음 목표의 공격이 고속 우위 3을 가지고 있다면 기본 방어는 7이 됩니다)</w:t>
      </w:r>
    </w:p>
    <w:p w:rsidR="00000000" w:rsidDel="00000000" w:rsidP="00000000" w:rsidRDefault="00000000" w:rsidRPr="00000000" w14:paraId="0000140E">
      <w:pPr>
        <w:rPr/>
      </w:pPr>
      <w:r w:rsidDel="00000000" w:rsidR="00000000" w:rsidRPr="00000000">
        <w:rPr>
          <w:rFonts w:ascii="Arial Unicode MS" w:cs="Arial Unicode MS" w:eastAsia="Arial Unicode MS" w:hAnsi="Arial Unicode MS"/>
          <w:rtl w:val="0"/>
        </w:rPr>
        <w:t xml:space="preserve">(예: 현재 기본 방어가 5이고 전력 방어를 하면 10이 되는데, 그 다음 불량 상태 점수로 인해 기본 방어가 3점 감소한다면 기본 방어는 7이 됩니다)</w:t>
      </w:r>
    </w:p>
    <w:p w:rsidR="00000000" w:rsidDel="00000000" w:rsidP="00000000" w:rsidRDefault="00000000" w:rsidRPr="00000000" w14:paraId="0000140F">
      <w:pPr>
        <w:rPr/>
      </w:pPr>
      <w:r w:rsidDel="00000000" w:rsidR="00000000" w:rsidRPr="00000000">
        <w:rPr>
          <w:rtl w:val="0"/>
        </w:rPr>
        <w:t xml:space="preserve">=====================================================================</w:t>
      </w:r>
    </w:p>
    <w:p w:rsidR="00000000" w:rsidDel="00000000" w:rsidP="00000000" w:rsidRDefault="00000000" w:rsidRPr="00000000" w14:paraId="00001410">
      <w:pPr>
        <w:rPr/>
      </w:pPr>
      <w:r w:rsidDel="00000000" w:rsidR="00000000" w:rsidRPr="00000000">
        <w:rPr>
          <w:rtl w:val="0"/>
        </w:rPr>
        <w:t xml:space="preserve">======================================</w:t>
      </w:r>
    </w:p>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격투 막기</w:t>
      </w:r>
    </w:p>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이것은 이동 행동입니다.</w:t>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당신은 막기에 해당하는 신체 부위(팔, 다리, 꼬리 등)가 있어야 합니다.</w:t>
      </w:r>
    </w:p>
    <w:p w:rsidR="00000000" w:rsidDel="00000000" w:rsidP="00000000" w:rsidRDefault="00000000" w:rsidRPr="00000000" w14:paraId="00001414">
      <w:pPr>
        <w:rPr/>
      </w:pPr>
      <w:r w:rsidDel="00000000" w:rsidR="00000000" w:rsidRPr="00000000">
        <w:rPr>
          <w:rFonts w:ascii="Arial Unicode MS" w:cs="Arial Unicode MS" w:eastAsia="Arial Unicode MS" w:hAnsi="Arial Unicode MS"/>
          <w:rtl w:val="0"/>
        </w:rPr>
        <w:t xml:space="preserve">당신의 방어는 격투 기능 레벨만큼의 막기 방어를 얻으며, 다음 턴이 시작될 때까지 지속됩니다.</w:t>
      </w:r>
    </w:p>
    <w:p w:rsidR="00000000" w:rsidDel="00000000" w:rsidP="00000000" w:rsidRDefault="00000000" w:rsidRPr="00000000" w14:paraId="00001415">
      <w:pPr>
        <w:rPr/>
      </w:pPr>
      <w:r w:rsidDel="00000000" w:rsidR="00000000" w:rsidRPr="00000000">
        <w:rPr>
          <w:rtl w:val="0"/>
        </w:rPr>
        <w:t xml:space="preserve">=====================================================================</w:t>
      </w:r>
    </w:p>
    <w:p w:rsidR="00000000" w:rsidDel="00000000" w:rsidP="00000000" w:rsidRDefault="00000000" w:rsidRPr="00000000" w14:paraId="00001416">
      <w:pPr>
        <w:rPr/>
      </w:pPr>
      <w:r w:rsidDel="00000000" w:rsidR="00000000" w:rsidRPr="00000000">
        <w:rPr>
          <w:rtl w:val="0"/>
        </w:rPr>
        <w:t xml:space="preserve">======================================</w:t>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백병전 막기</w:t>
      </w:r>
    </w:p>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이것은 이동 행동입니다.</w:t>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당신은 막기를 하려면 백병 무기를 들고 있어야 합니다.</w:t>
      </w:r>
    </w:p>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당신의 방어는 백병전 기능 레벨만큼의 막기 방어를 얻으며, 다음 턴이 시작될 때까지 지속됩니다.</w:t>
      </w:r>
    </w:p>
    <w:p w:rsidR="00000000" w:rsidDel="00000000" w:rsidP="00000000" w:rsidRDefault="00000000" w:rsidRPr="00000000" w14:paraId="0000141B">
      <w:pPr>
        <w:rPr/>
      </w:pPr>
      <w:r w:rsidDel="00000000" w:rsidR="00000000" w:rsidRPr="00000000">
        <w:rPr>
          <w:rtl w:val="0"/>
        </w:rPr>
        <w:t xml:space="preserve">=====================================================================</w:t>
      </w:r>
    </w:p>
    <w:p w:rsidR="00000000" w:rsidDel="00000000" w:rsidP="00000000" w:rsidRDefault="00000000" w:rsidRPr="00000000" w14:paraId="0000141C">
      <w:pPr>
        <w:rPr/>
      </w:pPr>
      <w:r w:rsidDel="00000000" w:rsidR="00000000" w:rsidRPr="00000000">
        <w:rPr>
          <w:rtl w:val="0"/>
        </w:rPr>
        <w:t xml:space="preserve">======================================</w:t>
      </w:r>
    </w:p>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기타 행동:</w:t>
      </w:r>
    </w:p>
    <w:p w:rsidR="00000000" w:rsidDel="00000000" w:rsidP="00000000" w:rsidRDefault="00000000" w:rsidRPr="00000000" w14:paraId="0000141E">
      <w:pPr>
        <w:rPr/>
      </w:pPr>
      <w:r w:rsidDel="00000000" w:rsidR="00000000" w:rsidRPr="00000000">
        <w:rPr>
          <w:rtl w:val="0"/>
        </w:rPr>
        <w:t xml:space="preserve">=====================================================================</w:t>
      </w:r>
    </w:p>
    <w:p w:rsidR="00000000" w:rsidDel="00000000" w:rsidP="00000000" w:rsidRDefault="00000000" w:rsidRPr="00000000" w14:paraId="0000141F">
      <w:pPr>
        <w:rPr/>
      </w:pPr>
      <w:r w:rsidDel="00000000" w:rsidR="00000000" w:rsidRPr="00000000">
        <w:rPr>
          <w:rtl w:val="0"/>
        </w:rPr>
        <w:t xml:space="preserve">======================================</w:t>
      </w:r>
    </w:p>
    <w:p w:rsidR="00000000" w:rsidDel="00000000" w:rsidP="00000000" w:rsidRDefault="00000000" w:rsidRPr="00000000" w14:paraId="00001420">
      <w:pPr>
        <w:rPr/>
      </w:pPr>
      <w:r w:rsidDel="00000000" w:rsidR="00000000" w:rsidRPr="00000000">
        <w:rPr>
          <w:rFonts w:ascii="Arial Unicode MS" w:cs="Arial Unicode MS" w:eastAsia="Arial Unicode MS" w:hAnsi="Arial Unicode MS"/>
          <w:rtl w:val="0"/>
        </w:rPr>
        <w:t xml:space="preserve">적 조준</w:t>
      </w:r>
    </w:p>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이것은 전체 라운드 행동입니다.</w:t>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당신은 목표를 조준해 다음 공격 효과를 더욱 뛰어나게 만듭니다.</w:t>
      </w:r>
    </w:p>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조준을 한 번 할 때마다 해당 목표에 대한 다음 공격 판정에서 1DP 조준 가치와 1점의 피해 상한을 얻으며, 최대 5DP 조준 가치와 5점 피해 상한까지 누적됩니다. 조준 상한은 항상 5이며, 특수 능력으로 강화되지 않는 한 그렇습니다. 강화에서 조준 상한을 증가시키면 조준 가치 상한과 피해 상한이 동시에 증가합니다.</w:t>
      </w:r>
    </w:p>
    <w:p w:rsidR="00000000" w:rsidDel="00000000" w:rsidP="00000000" w:rsidRDefault="00000000" w:rsidRPr="00000000" w14:paraId="00001424">
      <w:pPr>
        <w:rPr/>
      </w:pPr>
      <w:r w:rsidDel="00000000" w:rsidR="00000000" w:rsidRPr="00000000">
        <w:rPr>
          <w:rFonts w:ascii="Arial Unicode MS" w:cs="Arial Unicode MS" w:eastAsia="Arial Unicode MS" w:hAnsi="Arial Unicode MS"/>
          <w:rtl w:val="0"/>
        </w:rPr>
        <w:t xml:space="preserve">당신은 접촉 범위나 기본 사정거리 내에 있고 감각 범위 내에 있는 목표만 조준할 수 있으며, 목표는 조준을 시작한 순간부터 계속해서 시야선을 가지고 있어야 합니다. 도중에 시야선을 잃으면 이전에 조준으로 얻은 이점이 모두 사라집니다.</w:t>
      </w:r>
    </w:p>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다음 공격을 하기 전에 다른 표준 행동이나 이동 행동을 했다면 조준으로 얻은 모든 이점을 잃게 됩니다.</w:t>
      </w:r>
    </w:p>
    <w:p w:rsidR="00000000" w:rsidDel="00000000" w:rsidP="00000000" w:rsidRDefault="00000000" w:rsidRPr="00000000" w14:paraId="00001426">
      <w:pPr>
        <w:rPr/>
      </w:pPr>
      <w:r w:rsidDel="00000000" w:rsidR="00000000" w:rsidRPr="00000000">
        <w:rPr>
          <w:rtl w:val="0"/>
        </w:rPr>
        <w:t xml:space="preserve">=====================================================================</w:t>
      </w:r>
    </w:p>
    <w:p w:rsidR="00000000" w:rsidDel="00000000" w:rsidP="00000000" w:rsidRDefault="00000000" w:rsidRPr="00000000" w14:paraId="00001427">
      <w:pPr>
        <w:rPr/>
      </w:pPr>
      <w:r w:rsidDel="00000000" w:rsidR="00000000" w:rsidRPr="00000000">
        <w:rPr>
          <w:rtl w:val="0"/>
        </w:rPr>
        <w:t xml:space="preserve">======================================</w:t>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엎드리기</w:t>
      </w:r>
    </w:p>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이것은 반사 행동입니다.</w:t>
      </w:r>
    </w:p>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엎드린 후에는 쓰러진 상태가 됩니다.</w:t>
      </w:r>
    </w:p>
    <w:p w:rsidR="00000000" w:rsidDel="00000000" w:rsidP="00000000" w:rsidRDefault="00000000" w:rsidRPr="00000000" w14:paraId="0000142B">
      <w:pPr>
        <w:rPr/>
      </w:pPr>
      <w:r w:rsidDel="00000000" w:rsidR="00000000" w:rsidRPr="00000000">
        <w:rPr>
          <w:rtl w:val="0"/>
        </w:rPr>
        <w:t xml:space="preserve">=====================================================================</w:t>
      </w:r>
    </w:p>
    <w:p w:rsidR="00000000" w:rsidDel="00000000" w:rsidP="00000000" w:rsidRDefault="00000000" w:rsidRPr="00000000" w14:paraId="0000142C">
      <w:pPr>
        <w:rPr/>
      </w:pPr>
      <w:r w:rsidDel="00000000" w:rsidR="00000000" w:rsidRPr="00000000">
        <w:rPr>
          <w:rtl w:val="0"/>
        </w:rPr>
        <w:t xml:space="preserve">======================================</w:t>
      </w:r>
    </w:p>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쓰러진 상태에서 일어서기</w:t>
      </w:r>
    </w:p>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이것은 이동 행동입니다.</w:t>
      </w:r>
    </w:p>
    <w:p w:rsidR="00000000" w:rsidDel="00000000" w:rsidP="00000000" w:rsidRDefault="00000000" w:rsidRPr="00000000" w14:paraId="0000142F">
      <w:pPr>
        <w:rPr/>
      </w:pPr>
      <w:r w:rsidDel="00000000" w:rsidR="00000000" w:rsidRPr="00000000">
        <w:rPr>
          <w:rtl w:val="0"/>
        </w:rPr>
        <w:t xml:space="preserve">=====================================================================</w:t>
      </w:r>
    </w:p>
    <w:p w:rsidR="00000000" w:rsidDel="00000000" w:rsidP="00000000" w:rsidRDefault="00000000" w:rsidRPr="00000000" w14:paraId="00001430">
      <w:pPr>
        <w:rPr/>
      </w:pPr>
      <w:r w:rsidDel="00000000" w:rsidR="00000000" w:rsidRPr="00000000">
        <w:rPr>
          <w:rtl w:val="0"/>
        </w:rPr>
        <w:t xml:space="preserve">======================================</w:t>
      </w:r>
    </w:p>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특수 공격 행동:</w:t>
      </w:r>
    </w:p>
    <w:p w:rsidR="00000000" w:rsidDel="00000000" w:rsidP="00000000" w:rsidRDefault="00000000" w:rsidRPr="00000000" w14:paraId="00001432">
      <w:pPr>
        <w:rPr/>
      </w:pPr>
      <w:r w:rsidDel="00000000" w:rsidR="00000000" w:rsidRPr="00000000">
        <w:rPr>
          <w:rFonts w:ascii="Arial Unicode MS" w:cs="Arial Unicode MS" w:eastAsia="Arial Unicode MS" w:hAnsi="Arial Unicode MS"/>
          <w:rtl w:val="0"/>
        </w:rPr>
        <w:t xml:space="preserve">특수 공격 행동은 직접 공격을 대신하는 공격 행동의 한 종류입니다. 특별한 설명이 없는 한, 기술을 사용할 때는 다음 공격을 할 수 없습니다.</w:t>
      </w:r>
    </w:p>
    <w:p w:rsidR="00000000" w:rsidDel="00000000" w:rsidP="00000000" w:rsidRDefault="00000000" w:rsidRPr="00000000" w14:paraId="00001433">
      <w:pPr>
        <w:rPr/>
      </w:pPr>
      <w:r w:rsidDel="00000000" w:rsidR="00000000" w:rsidRPr="00000000">
        <w:rPr>
          <w:rtl w:val="0"/>
        </w:rPr>
        <w:t xml:space="preserve">=====================================================================</w:t>
      </w:r>
    </w:p>
    <w:p w:rsidR="00000000" w:rsidDel="00000000" w:rsidP="00000000" w:rsidRDefault="00000000" w:rsidRPr="00000000" w14:paraId="00001434">
      <w:pPr>
        <w:rPr/>
      </w:pPr>
      <w:r w:rsidDel="00000000" w:rsidR="00000000" w:rsidRPr="00000000">
        <w:rPr>
          <w:rtl w:val="0"/>
        </w:rPr>
        <w:t xml:space="preserve">======================================</w:t>
      </w:r>
    </w:p>
    <w:p w:rsidR="00000000" w:rsidDel="00000000" w:rsidP="00000000" w:rsidRDefault="00000000" w:rsidRPr="00000000" w14:paraId="00001435">
      <w:pPr>
        <w:rPr/>
      </w:pPr>
      <w:r w:rsidDel="00000000" w:rsidR="00000000" w:rsidRPr="00000000">
        <w:rPr>
          <w:rFonts w:ascii="Arial Unicode MS" w:cs="Arial Unicode MS" w:eastAsia="Arial Unicode MS" w:hAnsi="Arial Unicode MS"/>
          <w:rtl w:val="0"/>
        </w:rPr>
        <w:t xml:space="preserve">전력 일격</w:t>
      </w:r>
    </w:p>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이것은 표준 행동입니다. (이 행동을 사용한 후에는 이번 라운드에 전력 방어를 할 수 없습니다)</w:t>
      </w:r>
    </w:p>
    <w:p w:rsidR="00000000" w:rsidDel="00000000" w:rsidP="00000000" w:rsidRDefault="00000000" w:rsidRPr="00000000" w14:paraId="00001437">
      <w:pPr>
        <w:rPr/>
      </w:pPr>
      <w:r w:rsidDel="00000000" w:rsidR="00000000" w:rsidRPr="00000000">
        <w:rPr>
          <w:rFonts w:ascii="Arial Unicode MS" w:cs="Arial Unicode MS" w:eastAsia="Arial Unicode MS" w:hAnsi="Arial Unicode MS"/>
          <w:rtl w:val="0"/>
        </w:rPr>
        <w:t xml:space="preserve">당신은 전신의 힘을 발휘해 접촉 범위 내의 목표 하나에 대해 인공 백병 무기나 타고난 무기로 근접 일반 물리 공격을 합니다.</w:t>
      </w:r>
    </w:p>
    <w:p w:rsidR="00000000" w:rsidDel="00000000" w:rsidP="00000000" w:rsidRDefault="00000000" w:rsidRPr="00000000" w14:paraId="00001438">
      <w:pPr>
        <w:rPr/>
      </w:pPr>
      <w:r w:rsidDel="00000000" w:rsidR="00000000" w:rsidRPr="00000000">
        <w:rPr>
          <w:rFonts w:ascii="Arial Unicode MS" w:cs="Arial Unicode MS" w:eastAsia="Arial Unicode MS" w:hAnsi="Arial Unicode MS"/>
          <w:rtl w:val="0"/>
        </w:rPr>
        <w:t xml:space="preserve">효과: 당신은 전력 공격으로 근접 백병전 공격이나 근접 격투 공격을 발동할 수 있으며, 이번 공격에서 근력 값 절반만큼의 강화 가치를 얻지만 기본 방어를 초과할 수 없습니다. 이후 동일한 양만큼 기본 방어를 잃으며, 다음 턴이 시작될 때까지 지속됩니다.</w:t>
      </w:r>
    </w:p>
    <w:p w:rsidR="00000000" w:rsidDel="00000000" w:rsidP="00000000" w:rsidRDefault="00000000" w:rsidRPr="00000000" w14:paraId="00001439">
      <w:pPr>
        <w:rPr/>
      </w:pPr>
      <w:r w:rsidDel="00000000" w:rsidR="00000000" w:rsidRPr="00000000">
        <w:rPr>
          <w:rFonts w:ascii="Arial Unicode MS" w:cs="Arial Unicode MS" w:eastAsia="Arial Unicode MS" w:hAnsi="Arial Unicode MS"/>
          <w:rtl w:val="0"/>
        </w:rPr>
        <w:t xml:space="preserve">만약 이번 라운드에 전력 일격을 발동했는데 어떤 이유로 기본 방어가 0 이하가 되면 회피 방어, 통찰 방어, 막기 방어도 함께 잃습니다.</w:t>
      </w:r>
    </w:p>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예: 기본 방어가 5이고 막기 방어가 3인데 근력이 7이라면, 전력 공격을 하면 3DP 강화 가치를 얻고 이때 기본 방어는 2점이 남습니다. 목표가 총기로 당신을 공격하는데 고속 3이 있어서 기본 방어를 0으로 만들면, 이번 라운드에 전력 일격을 발동했기 때문에 이번 총기 공격에 대해 회피 방어, 통찰 방어, 막기 방어를 잃습니다. 목표의 고속이 남은 기본 방어를 감소시킨 후 1점이 남아서 일부 능력을 발동시킬 수 있습니다.</w:t>
      </w:r>
    </w:p>
    <w:p w:rsidR="00000000" w:rsidDel="00000000" w:rsidP="00000000" w:rsidRDefault="00000000" w:rsidRPr="00000000" w14:paraId="0000143B">
      <w:pPr>
        <w:rPr/>
      </w:pPr>
      <w:r w:rsidDel="00000000" w:rsidR="00000000" w:rsidRPr="00000000">
        <w:rPr>
          <w:rFonts w:ascii="Arial Unicode MS" w:cs="Arial Unicode MS" w:eastAsia="Arial Unicode MS" w:hAnsi="Arial Unicode MS"/>
          <w:rtl w:val="0"/>
        </w:rPr>
        <w:t xml:space="preserve">나머지 설명은 원래의 근접 백병전 공격 및 근접 격투 공격과 동일합니다.</w:t>
      </w:r>
    </w:p>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특수: 매 라운드마다 전력 공격은 한 번만 발동할 수 있습니다.</w:t>
      </w:r>
    </w:p>
    <w:p w:rsidR="00000000" w:rsidDel="00000000" w:rsidP="00000000" w:rsidRDefault="00000000" w:rsidRPr="00000000" w14:paraId="0000143D">
      <w:pPr>
        <w:rPr/>
      </w:pPr>
      <w:r w:rsidDel="00000000" w:rsidR="00000000" w:rsidRPr="00000000">
        <w:rPr>
          <w:rFonts w:ascii="Arial Unicode MS" w:cs="Arial Unicode MS" w:eastAsia="Arial Unicode MS" w:hAnsi="Arial Unicode MS"/>
          <w:rtl w:val="0"/>
        </w:rPr>
        <w:t xml:space="preserve">특수: 일부 특수 능력으로 인해 근접 격투 공격이나 근접 백병전 공격이 원거리로 바뀐다면, 특별한 설명이 없는 한 전력 일격을 사용할 수 없습니다.</w:t>
      </w:r>
    </w:p>
    <w:p w:rsidR="00000000" w:rsidDel="00000000" w:rsidP="00000000" w:rsidRDefault="00000000" w:rsidRPr="00000000" w14:paraId="0000143E">
      <w:pPr>
        <w:rPr/>
      </w:pPr>
      <w:r w:rsidDel="00000000" w:rsidR="00000000" w:rsidRPr="00000000">
        <w:rPr>
          <w:rtl w:val="0"/>
        </w:rPr>
        <w:t xml:space="preserve">=====================================================================</w:t>
      </w:r>
    </w:p>
    <w:p w:rsidR="00000000" w:rsidDel="00000000" w:rsidP="00000000" w:rsidRDefault="00000000" w:rsidRPr="00000000" w14:paraId="0000143F">
      <w:pPr>
        <w:rPr/>
      </w:pPr>
      <w:r w:rsidDel="00000000" w:rsidR="00000000" w:rsidRPr="00000000">
        <w:rPr>
          <w:rtl w:val="0"/>
        </w:rPr>
        <w:t xml:space="preserve">======================================</w:t>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돌격 공격</w:t>
      </w:r>
    </w:p>
    <w:p w:rsidR="00000000" w:rsidDel="00000000" w:rsidP="00000000" w:rsidRDefault="00000000" w:rsidRPr="00000000" w14:paraId="00001441">
      <w:pPr>
        <w:rPr/>
      </w:pPr>
      <w:r w:rsidDel="00000000" w:rsidR="00000000" w:rsidRPr="00000000">
        <w:rPr>
          <w:rFonts w:ascii="Arial Unicode MS" w:cs="Arial Unicode MS" w:eastAsia="Arial Unicode MS" w:hAnsi="Arial Unicode MS"/>
          <w:rtl w:val="0"/>
        </w:rPr>
        <w:t xml:space="preserve">이것은 전체 행동입니다. (이 행동을 사용한 후에는 이번 라운드에 전력 방어를 할 수 없습니다)</w:t>
      </w:r>
    </w:p>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당신은 목표 앞으로 돌진해 해당 목표에 대해 인공 백병 무기나 타고난 무기로 근접 일반 물리 공격을 합니다.</w:t>
      </w:r>
    </w:p>
    <w:p w:rsidR="00000000" w:rsidDel="00000000" w:rsidP="00000000" w:rsidRDefault="00000000" w:rsidRPr="00000000" w14:paraId="00001443">
      <w:pPr>
        <w:rPr/>
      </w:pPr>
      <w:r w:rsidDel="00000000" w:rsidR="00000000" w:rsidRPr="00000000">
        <w:rPr>
          <w:rFonts w:ascii="Arial Unicode MS" w:cs="Arial Unicode MS" w:eastAsia="Arial Unicode MS" w:hAnsi="Arial Unicode MS"/>
          <w:rtl w:val="0"/>
        </w:rPr>
        <w:t xml:space="preserve">당신은 기본 이동 속도만큼의 이동력을 얻고, 그 다음 해당 이동력을 사용해 이동할 수 있습니다. 이동이 끝난 후 목표에 대해 근접 백병전 공격이나 근접 격투 공격을 하는데, 이때 이동력이 남아 있다면 모두 버려집니다.</w:t>
      </w:r>
    </w:p>
    <w:p w:rsidR="00000000" w:rsidDel="00000000" w:rsidP="00000000" w:rsidRDefault="00000000" w:rsidRPr="00000000" w14:paraId="00001444">
      <w:pPr>
        <w:rPr/>
      </w:pPr>
      <w:r w:rsidDel="00000000" w:rsidR="00000000" w:rsidRPr="00000000">
        <w:rPr>
          <w:rFonts w:ascii="Arial Unicode MS" w:cs="Arial Unicode MS" w:eastAsia="Arial Unicode MS" w:hAnsi="Arial Unicode MS"/>
          <w:rtl w:val="0"/>
        </w:rPr>
        <w:t xml:space="preserve">이번 이동에서는 목표까지의 거리를 직선으로만 이동할 수 있으며, 1미터 이동할 때마다 공격 판정에서 1DP 강화 가치를 얻고 1점의 기본 방어를 잃습니다.</w:t>
      </w:r>
    </w:p>
    <w:p w:rsidR="00000000" w:rsidDel="00000000" w:rsidP="00000000" w:rsidRDefault="00000000" w:rsidRPr="00000000" w14:paraId="00001445">
      <w:pPr>
        <w:rPr/>
      </w:pPr>
      <w:r w:rsidDel="00000000" w:rsidR="00000000" w:rsidRPr="00000000">
        <w:rPr>
          <w:rFonts w:ascii="Arial Unicode MS" w:cs="Arial Unicode MS" w:eastAsia="Arial Unicode MS" w:hAnsi="Arial Unicode MS"/>
          <w:rtl w:val="0"/>
        </w:rPr>
        <w:t xml:space="preserve">이 행동으로는 근력 값을 초과하는 가치를 얻을 수 없으며, 기본 방어를 0 이하로 낮출 수도 없습니다.</w:t>
      </w:r>
    </w:p>
    <w:p w:rsidR="00000000" w:rsidDel="00000000" w:rsidP="00000000" w:rsidRDefault="00000000" w:rsidRPr="00000000" w14:paraId="00001446">
      <w:pPr>
        <w:rPr/>
      </w:pPr>
      <w:r w:rsidDel="00000000" w:rsidR="00000000" w:rsidRPr="00000000">
        <w:rPr>
          <w:rFonts w:ascii="Arial Unicode MS" w:cs="Arial Unicode MS" w:eastAsia="Arial Unicode MS" w:hAnsi="Arial Unicode MS"/>
          <w:rtl w:val="0"/>
        </w:rPr>
        <w:t xml:space="preserve">직선에 대한 설명: 돌격으로 얻는 강화 가치를 계산할 때는 반드시 직선으로 이동해야 하며, 당신과 목표 사이에는 장애물 없이 깨끗한 경로가 있어야 합니다(장애물, 험난한 지형 등은 돌격을 방해하지 않습니다).</w:t>
      </w:r>
    </w:p>
    <w:p w:rsidR="00000000" w:rsidDel="00000000" w:rsidP="00000000" w:rsidRDefault="00000000" w:rsidRPr="00000000" w14:paraId="00001447">
      <w:pPr>
        <w:rPr/>
      </w:pPr>
      <w:r w:rsidDel="00000000" w:rsidR="00000000" w:rsidRPr="00000000">
        <w:rPr>
          <w:rFonts w:ascii="Arial Unicode MS" w:cs="Arial Unicode MS" w:eastAsia="Arial Unicode MS" w:hAnsi="Arial Unicode MS"/>
          <w:rtl w:val="0"/>
        </w:rPr>
        <w:t xml:space="preserve">이른바 "장애물 없이 깨끗한 경로"란 다음을 의미합니다. 첫째, 당신이 목표를 공격할 수 있는 가장 가까운 칸까지 현재 위치에서 직선으로 이동할 수 있어야 합니다(해당 위치가 이미 다른 사람이 점유하고 있거나 무언가로 막혀 있다면 돌격을 할 수 없습니다). 둘째, 시작 칸의 아무 지점에서 끝 칸의 아무 지점까지의 모든 연결선이 이동을 막거나 느리게 하거나 생물이 점유하고 있는 칸을 통과한다면 돌격을 할 수 없습니다(무력한 상태의 생물은 돌격 행동을 방해하지 않습니다).</w:t>
      </w:r>
    </w:p>
    <w:p w:rsidR="00000000" w:rsidDel="00000000" w:rsidP="00000000" w:rsidRDefault="00000000" w:rsidRPr="00000000" w14:paraId="00001448">
      <w:pPr>
        <w:rPr/>
      </w:pPr>
      <w:r w:rsidDel="00000000" w:rsidR="00000000" w:rsidRPr="00000000">
        <w:rPr>
          <w:rFonts w:ascii="Arial Unicode MS" w:cs="Arial Unicode MS" w:eastAsia="Arial Unicode MS" w:hAnsi="Arial Unicode MS"/>
          <w:rtl w:val="0"/>
        </w:rPr>
        <w:t xml:space="preserve">특수: 돌격을 선언한 후 이동이 끝났을 때 목표가 당신의 접촉 범위에 들어오지 않았다면 공격을 발동할 수 없고, 공격 행동은 버려집니다.</w:t>
      </w:r>
    </w:p>
    <w:p w:rsidR="00000000" w:rsidDel="00000000" w:rsidP="00000000" w:rsidRDefault="00000000" w:rsidRPr="00000000" w14:paraId="00001449">
      <w:pPr>
        <w:rPr/>
      </w:pPr>
      <w:r w:rsidDel="00000000" w:rsidR="00000000" w:rsidRPr="00000000">
        <w:rPr>
          <w:rFonts w:ascii="Arial Unicode MS" w:cs="Arial Unicode MS" w:eastAsia="Arial Unicode MS" w:hAnsi="Arial Unicode MS"/>
          <w:rtl w:val="0"/>
        </w:rPr>
        <w:t xml:space="preserve">특수: 캐릭터에게 돌격이 근력 상한의 영향만 받게 하는 특수 능력이 있다면, 이때는 기본 방어 상한을 초과할 수 있고, 남은 부분은 무명 방어 감소가 됩니다.</w:t>
      </w:r>
    </w:p>
    <w:p w:rsidR="00000000" w:rsidDel="00000000" w:rsidP="00000000" w:rsidRDefault="00000000" w:rsidRPr="00000000" w14:paraId="0000144A">
      <w:pPr>
        <w:rPr/>
      </w:pPr>
      <w:r w:rsidDel="00000000" w:rsidR="00000000" w:rsidRPr="00000000">
        <w:rPr>
          <w:rFonts w:ascii="Arial Unicode MS" w:cs="Arial Unicode MS" w:eastAsia="Arial Unicode MS" w:hAnsi="Arial Unicode MS"/>
          <w:rtl w:val="0"/>
        </w:rPr>
        <w:t xml:space="preserve">특수: 캐릭터에게 돌격으로 인한 감소를 받지 않게 하는 특수 능력이 있다면, 이때 캐릭터는 돌격으로 최대 강화 가치 상한을 얻지만, 여전히 기본 방어와 근력의 영향을 받습니다.</w:t>
      </w:r>
    </w:p>
    <w:p w:rsidR="00000000" w:rsidDel="00000000" w:rsidP="00000000" w:rsidRDefault="00000000" w:rsidRPr="00000000" w14:paraId="0000144B">
      <w:pPr>
        <w:rPr/>
      </w:pPr>
      <w:r w:rsidDel="00000000" w:rsidR="00000000" w:rsidRPr="00000000">
        <w:rPr>
          <w:rFonts w:ascii="Arial Unicode MS" w:cs="Arial Unicode MS" w:eastAsia="Arial Unicode MS" w:hAnsi="Arial Unicode MS"/>
          <w:rtl w:val="0"/>
        </w:rPr>
        <w:t xml:space="preserve">특수: 일부 특수 능력으로 인해 근접 격투 공격이나 근접 백병전 공격이 원거리로 바뀐다면, 특별한 설명이 없는 한 돌격을 사용할 수 없으며, 이는 공격 행동이 여전히 버려진다는 것을 의미합니다.</w:t>
      </w:r>
    </w:p>
    <w:p w:rsidR="00000000" w:rsidDel="00000000" w:rsidP="00000000" w:rsidRDefault="00000000" w:rsidRPr="00000000" w14:paraId="0000144C">
      <w:pPr>
        <w:rPr/>
      </w:pPr>
      <w:r w:rsidDel="00000000" w:rsidR="00000000" w:rsidRPr="00000000">
        <w:rPr>
          <w:rFonts w:ascii="Arial Unicode MS" w:cs="Arial Unicode MS" w:eastAsia="Arial Unicode MS" w:hAnsi="Arial Unicode MS"/>
          <w:rtl w:val="0"/>
        </w:rPr>
        <w:t xml:space="preserve">특수: 곡선 돌격 능력이 있다면 돌격 중에 직선으로 이동하지 않아도 되며, 실제로 이동한 거리에 따라 돌격으로 인한 강화 가치를 계산합니다.</w:t>
      </w:r>
    </w:p>
    <w:p w:rsidR="00000000" w:rsidDel="00000000" w:rsidP="00000000" w:rsidRDefault="00000000" w:rsidRPr="00000000" w14:paraId="0000144D">
      <w:pPr>
        <w:rPr/>
      </w:pPr>
      <w:r w:rsidDel="00000000" w:rsidR="00000000" w:rsidRPr="00000000">
        <w:rPr>
          <w:rFonts w:ascii="Arial Unicode MS" w:cs="Arial Unicode MS" w:eastAsia="Arial Unicode MS" w:hAnsi="Arial Unicode MS"/>
          <w:rtl w:val="0"/>
        </w:rPr>
        <w:t xml:space="preserve">특수: 일부 능력으로 인해 곡선 돌격 능력을 얻었다면, 해당 능력을 발동할 때는 마음대로 이동하는 것이 아니라 돌격을 선언할 때 적법한 목표를 선택하고 돌격을 발동한 다음, 장애물을 만나면 반드시 최단 경로로 우회해 돌격 목표에 도달해야 합니다.</w:t>
      </w:r>
    </w:p>
    <w:p w:rsidR="00000000" w:rsidDel="00000000" w:rsidP="00000000" w:rsidRDefault="00000000" w:rsidRPr="00000000" w14:paraId="0000144E">
      <w:pPr>
        <w:rPr/>
      </w:pPr>
      <w:r w:rsidDel="00000000" w:rsidR="00000000" w:rsidRPr="00000000">
        <w:rPr>
          <w:rtl w:val="0"/>
        </w:rPr>
        <w:t xml:space="preserve">=====================================================================</w:t>
      </w:r>
    </w:p>
    <w:p w:rsidR="00000000" w:rsidDel="00000000" w:rsidP="00000000" w:rsidRDefault="00000000" w:rsidRPr="00000000" w14:paraId="0000144F">
      <w:pPr>
        <w:rPr/>
      </w:pPr>
      <w:r w:rsidDel="00000000" w:rsidR="00000000" w:rsidRPr="00000000">
        <w:rPr>
          <w:rtl w:val="0"/>
        </w:rPr>
        <w:t xml:space="preserve">======================================</w:t>
      </w:r>
    </w:p>
    <w:p w:rsidR="00000000" w:rsidDel="00000000" w:rsidP="00000000" w:rsidRDefault="00000000" w:rsidRPr="00000000" w14:paraId="00001450">
      <w:pPr>
        <w:rPr/>
      </w:pPr>
      <w:r w:rsidDel="00000000" w:rsidR="00000000" w:rsidRPr="00000000">
        <w:rPr>
          <w:rFonts w:ascii="Arial Unicode MS" w:cs="Arial Unicode MS" w:eastAsia="Arial Unicode MS" w:hAnsi="Arial Unicode MS"/>
          <w:rtl w:val="0"/>
        </w:rPr>
        <w:t xml:space="preserve">무기(물품) 떨어뜨리기</w:t>
      </w:r>
    </w:p>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452">
      <w:pPr>
        <w:rPr/>
      </w:pPr>
      <w:r w:rsidDel="00000000" w:rsidR="00000000" w:rsidRPr="00000000">
        <w:rPr>
          <w:rFonts w:ascii="Arial Unicode MS" w:cs="Arial Unicode MS" w:eastAsia="Arial Unicode MS" w:hAnsi="Arial Unicode MS"/>
          <w:rtl w:val="0"/>
        </w:rPr>
        <w:t xml:space="preserve">당신은 인공 무기나 물품을 들고 있는 목표에 대해서만 이 행동을 발동할 수 있습니다.</w:t>
      </w:r>
    </w:p>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목표에 대해 근접 백병전 공격이나 근접 격투 공격을 하는데, 이번 공격은 목표의 타고난 방어, 방패 방어, 갑옷 방어를 무시하며, 이번 공격으로는 피해를 줄 수 없습니다. 공격에 성공하면 목표는 민첩 + 백병전(해당 무기) 또는 근력 + 백병전(해당 무기)으로 대항합니다.</w:t>
      </w:r>
    </w:p>
    <w:p w:rsidR="00000000" w:rsidDel="00000000" w:rsidP="00000000" w:rsidRDefault="00000000" w:rsidRPr="00000000" w14:paraId="00001454">
      <w:pPr>
        <w:rPr/>
      </w:pPr>
      <w:r w:rsidDel="00000000" w:rsidR="00000000" w:rsidRPr="00000000">
        <w:rPr>
          <w:rFonts w:ascii="Arial Unicode MS" w:cs="Arial Unicode MS" w:eastAsia="Arial Unicode MS" w:hAnsi="Arial Unicode MS"/>
          <w:rtl w:val="0"/>
        </w:rPr>
        <w:t xml:space="preserve">당신이 성공하면 목표가 들고 있던 인공 무기나 물품 하나가 손에서 떨어집니다.</w:t>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특수: 이 행동으로는 목표의 방패를 벗길 수 없습니다(방패는 백병 무기가 아님). 목표의 격투 무기도 벗길 수 없습니다(격투 무기도 백병 무기가 아님).</w:t>
      </w:r>
    </w:p>
    <w:p w:rsidR="00000000" w:rsidDel="00000000" w:rsidP="00000000" w:rsidRDefault="00000000" w:rsidRPr="00000000" w14:paraId="00001456">
      <w:pPr>
        <w:rPr/>
      </w:pPr>
      <w:r w:rsidDel="00000000" w:rsidR="00000000" w:rsidRPr="00000000">
        <w:rPr>
          <w:rtl w:val="0"/>
        </w:rPr>
        <w:t xml:space="preserve">=====================================================================</w:t>
      </w:r>
    </w:p>
    <w:p w:rsidR="00000000" w:rsidDel="00000000" w:rsidP="00000000" w:rsidRDefault="00000000" w:rsidRPr="00000000" w14:paraId="00001457">
      <w:pPr>
        <w:rPr/>
      </w:pPr>
      <w:r w:rsidDel="00000000" w:rsidR="00000000" w:rsidRPr="00000000">
        <w:rPr>
          <w:rtl w:val="0"/>
        </w:rPr>
        <w:t xml:space="preserve">======================================</w:t>
      </w:r>
    </w:p>
    <w:p w:rsidR="00000000" w:rsidDel="00000000" w:rsidP="00000000" w:rsidRDefault="00000000" w:rsidRPr="00000000" w14:paraId="00001458">
      <w:pPr>
        <w:rPr/>
      </w:pPr>
      <w:r w:rsidDel="00000000" w:rsidR="00000000" w:rsidRPr="00000000">
        <w:rPr>
          <w:rFonts w:ascii="Arial Unicode MS" w:cs="Arial Unicode MS" w:eastAsia="Arial Unicode MS" w:hAnsi="Arial Unicode MS"/>
          <w:rtl w:val="0"/>
        </w:rPr>
        <w:t xml:space="preserve">무기(방어구/물품) 파괴하기</w:t>
      </w:r>
    </w:p>
    <w:p w:rsidR="00000000" w:rsidDel="00000000" w:rsidP="00000000" w:rsidRDefault="00000000" w:rsidRPr="00000000" w14:paraId="00001459">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45A">
      <w:pPr>
        <w:rPr/>
      </w:pPr>
      <w:r w:rsidDel="00000000" w:rsidR="00000000" w:rsidRPr="00000000">
        <w:rPr>
          <w:rFonts w:ascii="Arial Unicode MS" w:cs="Arial Unicode MS" w:eastAsia="Arial Unicode MS" w:hAnsi="Arial Unicode MS"/>
          <w:rtl w:val="0"/>
        </w:rPr>
        <w:t xml:space="preserve">당신은 인공 무기를 들고 있거나 방패를 들고 있거나 갑옷을 입고 있거나 장비 물품을 하고 있는 유사한 목표에 대해서만 이 행동을 발동할 수 있으며, 동시에 공격이 심각한 피해나 악성 피해를 줄 수 있어야 합니다.</w:t>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목표에 대해 공격을 하는데, 목표의 방어는 당신이 파괴하려는 물품의 장갑 값만큼의 무명 방어를 얻습니다.</w:t>
      </w:r>
    </w:p>
    <w:p w:rsidR="00000000" w:rsidDel="00000000" w:rsidP="00000000" w:rsidRDefault="00000000" w:rsidRPr="00000000" w14:paraId="0000145C">
      <w:pPr>
        <w:rPr/>
      </w:pPr>
      <w:r w:rsidDel="00000000" w:rsidR="00000000" w:rsidRPr="00000000">
        <w:rPr>
          <w:rFonts w:ascii="Arial Unicode MS" w:cs="Arial Unicode MS" w:eastAsia="Arial Unicode MS" w:hAnsi="Arial Unicode MS"/>
          <w:rtl w:val="0"/>
        </w:rPr>
        <w:t xml:space="preserve">관통은 평소처럼 계산하는데, 관통을 하려면 반드시 목표 몸에 있는 모든 갑옷 방어, 방패 방어, 타고난 방어, 그리고 해당 물품 장갑 값으로 인한 무명 방어를 뚫어야 해당 물품의 경도를 파괴할 수 있습니다.</w:t>
      </w:r>
    </w:p>
    <w:p w:rsidR="00000000" w:rsidDel="00000000" w:rsidP="00000000" w:rsidRDefault="00000000" w:rsidRPr="00000000" w14:paraId="0000145D">
      <w:pPr>
        <w:rPr/>
      </w:pPr>
      <w:r w:rsidDel="00000000" w:rsidR="00000000" w:rsidRPr="00000000">
        <w:rPr>
          <w:rFonts w:ascii="Arial Unicode MS" w:cs="Arial Unicode MS" w:eastAsia="Arial Unicode MS" w:hAnsi="Arial Unicode MS"/>
          <w:rtl w:val="0"/>
        </w:rPr>
        <w:t xml:space="preserve">피해는 평소처럼 계산하고, 목표 몸에 있는 피해 감소류 능력이 발동하며, 평소처럼 최종 피해를 계산한 후, 다시 물품 자체의 피해 감소류 능력을 계산하고, 마지막으로 피해를 성공적으로 주면 그 대신 목표의 물품에 피해를 주는 것으로 바꿉니다.</w:t>
      </w:r>
    </w:p>
    <w:p w:rsidR="00000000" w:rsidDel="00000000" w:rsidP="00000000" w:rsidRDefault="00000000" w:rsidRPr="00000000" w14:paraId="0000145E">
      <w:pPr>
        <w:rPr/>
      </w:pPr>
      <w:r w:rsidDel="00000000" w:rsidR="00000000" w:rsidRPr="00000000">
        <w:rPr>
          <w:rtl w:val="0"/>
        </w:rPr>
        <w:t xml:space="preserve">=====================================================================</w:t>
      </w:r>
    </w:p>
    <w:p w:rsidR="00000000" w:rsidDel="00000000" w:rsidP="00000000" w:rsidRDefault="00000000" w:rsidRPr="00000000" w14:paraId="0000145F">
      <w:pPr>
        <w:rPr/>
      </w:pPr>
      <w:r w:rsidDel="00000000" w:rsidR="00000000" w:rsidRPr="00000000">
        <w:rPr>
          <w:rtl w:val="0"/>
        </w:rPr>
        <w:t xml:space="preserve">======================================</w:t>
      </w:r>
    </w:p>
    <w:p w:rsidR="00000000" w:rsidDel="00000000" w:rsidP="00000000" w:rsidRDefault="00000000" w:rsidRPr="00000000" w14:paraId="00001460">
      <w:pPr>
        <w:rPr/>
      </w:pPr>
      <w:r w:rsidDel="00000000" w:rsidR="00000000" w:rsidRPr="00000000">
        <w:rPr>
          <w:rFonts w:ascii="Arial Unicode MS" w:cs="Arial Unicode MS" w:eastAsia="Arial Unicode MS" w:hAnsi="Arial Unicode MS"/>
          <w:rtl w:val="0"/>
        </w:rPr>
        <w:t xml:space="preserve">넘어뜨리기</w:t>
      </w:r>
    </w:p>
    <w:p w:rsidR="00000000" w:rsidDel="00000000" w:rsidP="00000000" w:rsidRDefault="00000000" w:rsidRPr="00000000" w14:paraId="00001461">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462">
      <w:pPr>
        <w:rPr/>
      </w:pPr>
      <w:r w:rsidDel="00000000" w:rsidR="00000000" w:rsidRPr="00000000">
        <w:rPr>
          <w:rFonts w:ascii="Arial Unicode MS" w:cs="Arial Unicode MS" w:eastAsia="Arial Unicode MS" w:hAnsi="Arial Unicode MS"/>
          <w:rtl w:val="0"/>
        </w:rPr>
        <w:t xml:space="preserve">넘어뜨리기는 사람의 균형을 잃게 하는 공격 행동입니다.</w:t>
      </w:r>
    </w:p>
    <w:p w:rsidR="00000000" w:rsidDel="00000000" w:rsidP="00000000" w:rsidRDefault="00000000" w:rsidRPr="00000000" w14:paraId="00001463">
      <w:pPr>
        <w:rPr/>
      </w:pPr>
      <w:r w:rsidDel="00000000" w:rsidR="00000000" w:rsidRPr="00000000">
        <w:rPr>
          <w:rFonts w:ascii="Arial Unicode MS" w:cs="Arial Unicode MS" w:eastAsia="Arial Unicode MS" w:hAnsi="Arial Unicode MS"/>
          <w:rtl w:val="0"/>
        </w:rPr>
        <w:t xml:space="preserve">목표에 대해 근접 백병전 공격이나 근접 격투 공격을 하는데, 이번 공격은 "넘어뜨리기" 전공을 적용하며, 이번 공격은 목표의 타고난 방어, 방패 방어, 갑옷 방어를 무시하고, 이번 공격으로는 피해를 줄 수 없습니다. 공격에 성공하면 목표는 민첩 + 운동(균형감) 또는 근력 + 운동(균형감)으로 대항하는데, 당신이 이기면 목표는 쓰러지고, 해당 목표가 비행 중이라면 바로 추락합니다.</w:t>
      </w:r>
    </w:p>
    <w:p w:rsidR="00000000" w:rsidDel="00000000" w:rsidP="00000000" w:rsidRDefault="00000000" w:rsidRPr="00000000" w14:paraId="00001464">
      <w:pPr>
        <w:rPr/>
      </w:pPr>
      <w:r w:rsidDel="00000000" w:rsidR="00000000" w:rsidRPr="00000000">
        <w:rPr>
          <w:rFonts w:ascii="Arial Unicode MS" w:cs="Arial Unicode MS" w:eastAsia="Arial Unicode MS" w:hAnsi="Arial Unicode MS"/>
          <w:rtl w:val="0"/>
        </w:rPr>
        <w:t xml:space="preserve">목표의 체형이 당신보다 1단계 클 때마다 목표의 대항 판정에서 6DP 완벽 가치를 얻습니다.</w:t>
      </w:r>
    </w:p>
    <w:p w:rsidR="00000000" w:rsidDel="00000000" w:rsidP="00000000" w:rsidRDefault="00000000" w:rsidRPr="00000000" w14:paraId="00001465">
      <w:pPr>
        <w:rPr/>
      </w:pPr>
      <w:r w:rsidDel="00000000" w:rsidR="00000000" w:rsidRPr="00000000">
        <w:rPr>
          <w:rtl w:val="0"/>
        </w:rPr>
        <w:t xml:space="preserve">=====================================================================</w:t>
      </w:r>
    </w:p>
    <w:p w:rsidR="00000000" w:rsidDel="00000000" w:rsidP="00000000" w:rsidRDefault="00000000" w:rsidRPr="00000000" w14:paraId="00001466">
      <w:pPr>
        <w:rPr/>
      </w:pPr>
      <w:r w:rsidDel="00000000" w:rsidR="00000000" w:rsidRPr="00000000">
        <w:rPr>
          <w:rtl w:val="0"/>
        </w:rPr>
        <w:t xml:space="preserve">======================================</w:t>
      </w:r>
    </w:p>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충돌</w:t>
      </w:r>
    </w:p>
    <w:p w:rsidR="00000000" w:rsidDel="00000000" w:rsidP="00000000" w:rsidRDefault="00000000" w:rsidRPr="00000000" w14:paraId="00001468">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충돌은 당신이 발동하는 격렬한 충격 행동으로, 어깨 충돌, 팔로 세게 치기 등의 행동을 의미합니다.</w:t>
      </w:r>
    </w:p>
    <w:p w:rsidR="00000000" w:rsidDel="00000000" w:rsidP="00000000" w:rsidRDefault="00000000" w:rsidRPr="00000000" w14:paraId="0000146A">
      <w:pPr>
        <w:rPr/>
      </w:pPr>
      <w:r w:rsidDel="00000000" w:rsidR="00000000" w:rsidRPr="00000000">
        <w:rPr>
          <w:rFonts w:ascii="Arial Unicode MS" w:cs="Arial Unicode MS" w:eastAsia="Arial Unicode MS" w:hAnsi="Arial Unicode MS"/>
          <w:rtl w:val="0"/>
        </w:rPr>
        <w:t xml:space="preserve">목표에 대해 근접 백병전 공격이나 근접 격투 공격을 하는데, 이번 공격은 "충돌" 전공을 적용하며, 이번 공격은 목표의 타고난 방어, 방패 방어, 갑옷 방어를 무시하고, "밀쳐내기"와 "넘어뜨리기" 중 하나를 선언합니다.</w:t>
      </w:r>
    </w:p>
    <w:p w:rsidR="00000000" w:rsidDel="00000000" w:rsidP="00000000" w:rsidRDefault="00000000" w:rsidRPr="00000000" w14:paraId="0000146B">
      <w:pPr>
        <w:rPr/>
      </w:pPr>
      <w:r w:rsidDel="00000000" w:rsidR="00000000" w:rsidRPr="00000000">
        <w:rPr>
          <w:rFonts w:ascii="Arial Unicode MS" w:cs="Arial Unicode MS" w:eastAsia="Arial Unicode MS" w:hAnsi="Arial Unicode MS"/>
          <w:rtl w:val="0"/>
        </w:rPr>
        <w:t xml:space="preserve">이번 공격으로는 피해를 줄 수 없으며, 공격에 성공하면 목표는 민첩 + 운동(균형감) 또는 근력 + 운동(균형감)으로 대항합니다.</w:t>
      </w:r>
    </w:p>
    <w:p w:rsidR="00000000" w:rsidDel="00000000" w:rsidP="00000000" w:rsidRDefault="00000000" w:rsidRPr="00000000" w14:paraId="0000146C">
      <w:pPr>
        <w:rPr/>
      </w:pPr>
      <w:r w:rsidDel="00000000" w:rsidR="00000000" w:rsidRPr="00000000">
        <w:rPr>
          <w:rFonts w:ascii="Arial Unicode MS" w:cs="Arial Unicode MS" w:eastAsia="Arial Unicode MS" w:hAnsi="Arial Unicode MS"/>
          <w:rtl w:val="0"/>
        </w:rPr>
        <w:t xml:space="preserve">당신이 이기고 넘어뜨리기를 선택했다면 목표는 당신에 의해 쓰러지며, 쓰러진 상태가 됩니다.</w:t>
      </w:r>
    </w:p>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당신이 이기고 밀쳐내기를 선택했다면 당신의 승출 수 1점당 목표를 1미터씩 밀쳐낼 수 있습니다.</w:t>
      </w:r>
    </w:p>
    <w:p w:rsidR="00000000" w:rsidDel="00000000" w:rsidP="00000000" w:rsidRDefault="00000000" w:rsidRPr="00000000" w14:paraId="0000146E">
      <w:pPr>
        <w:rPr/>
      </w:pPr>
      <w:r w:rsidDel="00000000" w:rsidR="00000000" w:rsidRPr="00000000">
        <w:rPr>
          <w:rFonts w:ascii="Arial Unicode MS" w:cs="Arial Unicode MS" w:eastAsia="Arial Unicode MS" w:hAnsi="Arial Unicode MS"/>
          <w:rtl w:val="0"/>
        </w:rPr>
        <w:t xml:space="preserve">목표의 체형이 당신보다 1단계 클 때마다 목표의 대항 판정에서 6DP 완벽 가치를 얻습니다.</w:t>
      </w:r>
    </w:p>
    <w:p w:rsidR="00000000" w:rsidDel="00000000" w:rsidP="00000000" w:rsidRDefault="00000000" w:rsidRPr="00000000" w14:paraId="0000146F">
      <w:pPr>
        <w:rPr/>
      </w:pPr>
      <w:r w:rsidDel="00000000" w:rsidR="00000000" w:rsidRPr="00000000">
        <w:rPr>
          <w:rtl w:val="0"/>
        </w:rPr>
        <w:t xml:space="preserve">=====================================================================</w:t>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rPr>
          <w:rFonts w:ascii="Arial Unicode MS" w:cs="Arial Unicode MS" w:eastAsia="Arial Unicode MS" w:hAnsi="Arial Unicode MS"/>
          <w:rtl w:val="0"/>
        </w:rPr>
        <w:t xml:space="preserve">붙잡기</w:t>
      </w:r>
    </w:p>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붙잡기는 "상대방을 잡는" 행동입니다.</w:t>
      </w:r>
    </w:p>
    <w:p w:rsidR="00000000" w:rsidDel="00000000" w:rsidP="00000000" w:rsidRDefault="00000000" w:rsidRPr="00000000" w14:paraId="00001474">
      <w:pPr>
        <w:rPr/>
      </w:pPr>
      <w:r w:rsidDel="00000000" w:rsidR="00000000" w:rsidRPr="00000000">
        <w:rPr>
          <w:rFonts w:ascii="Arial Unicode MS" w:cs="Arial Unicode MS" w:eastAsia="Arial Unicode MS" w:hAnsi="Arial Unicode MS"/>
          <w:rtl w:val="0"/>
        </w:rPr>
        <w:t xml:space="preserve">목표에 대해 근접 격투 공격을 하는데, 이번 공격은 목표의 타고난 방어, 방패 방어, 갑옷 방어를 무시하며, 이번 공격으로는 피해를 줄 수 없습니다. 공격에 성공하면 당신은 즉시 근력 + 격투(붙잡기) 판정을 하고, 목표는 근력 + 격투(붙잡기)로 대항해 당신에게서 벗어나거나, 민첩 + 운동(탈출)로 대항해 탈출합니다(이를 붙잡기 대항이라고 합니다).</w:t>
      </w:r>
    </w:p>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당신이 이기면 당신은 상대방을 단단히 잡고, 목표는 붙잡힌 상태가 됩니다.</w:t>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당신은 당신보다 1단계 이하인 목표만 붙잡을 수 있습니다(예: 당신이 소형 생물이라면 중형 생물은 붙잡을 수 있지만 대형 생물은 붙잡을 수 없음). 그리고 목표의 체형이 당신보다 1단계 크다면 목표의 대항 판정에서 6DP 완벽 가치를 얻습니다.</w:t>
      </w:r>
    </w:p>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당신보다 체형이 2단계 이상 큰 목표에 대해서는 붙잡기 대신 매달리기를 선택할 수 있습니다.</w:t>
      </w:r>
    </w:p>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당신보다 체형이 작은 목표는 마음대로 붙잡을 수 있습니다.</w:t>
      </w:r>
    </w:p>
    <w:p w:rsidR="00000000" w:rsidDel="00000000" w:rsidP="00000000" w:rsidRDefault="00000000" w:rsidRPr="00000000" w14:paraId="00001479">
      <w:pPr>
        <w:rPr/>
      </w:pPr>
      <w:r w:rsidDel="00000000" w:rsidR="00000000" w:rsidRPr="00000000">
        <w:rPr>
          <w:rFonts w:ascii="Arial Unicode MS" w:cs="Arial Unicode MS" w:eastAsia="Arial Unicode MS" w:hAnsi="Arial Unicode MS"/>
          <w:rtl w:val="0"/>
        </w:rPr>
        <w:t xml:space="preserve">목표 하나를 붙잡으려면 당신의 맨손 하나를 사용해야 합니다.</w:t>
      </w:r>
    </w:p>
    <w:p w:rsidR="00000000" w:rsidDel="00000000" w:rsidP="00000000" w:rsidRDefault="00000000" w:rsidRPr="00000000" w14:paraId="0000147A">
      <w:pPr>
        <w:rPr/>
      </w:pPr>
      <w:r w:rsidDel="00000000" w:rsidR="00000000" w:rsidRPr="00000000">
        <w:rPr>
          <w:rFonts w:ascii="Arial Unicode MS" w:cs="Arial Unicode MS" w:eastAsia="Arial Unicode MS" w:hAnsi="Arial Unicode MS"/>
          <w:rtl w:val="0"/>
        </w:rPr>
        <w:t xml:space="preserve">제3자는 당신 둘 중 아무 목표나 계속 붙잡을 수 있으며, 정상 붙잡기 규칙에 따라 판정합니다. 즉, A가 B를 붙잡고, B가 C를 붙잡는 상황이 발생할 수 있습니다.</w:t>
      </w:r>
    </w:p>
    <w:p w:rsidR="00000000" w:rsidDel="00000000" w:rsidP="00000000" w:rsidRDefault="00000000" w:rsidRPr="00000000" w14:paraId="0000147B">
      <w:pPr>
        <w:rPr/>
      </w:pPr>
      <w:r w:rsidDel="00000000" w:rsidR="00000000" w:rsidRPr="00000000">
        <w:rPr>
          <w:rFonts w:ascii="Arial Unicode MS" w:cs="Arial Unicode MS" w:eastAsia="Arial Unicode MS" w:hAnsi="Arial Unicode MS"/>
          <w:rtl w:val="0"/>
        </w:rPr>
        <w:t xml:space="preserve">붙잡기 중에는 붙잡힌 자가 주도적으로 이동을 발동할 수 없습니다.</w:t>
      </w:r>
    </w:p>
    <w:p w:rsidR="00000000" w:rsidDel="00000000" w:rsidP="00000000" w:rsidRDefault="00000000" w:rsidRPr="00000000" w14:paraId="0000147C">
      <w:pPr>
        <w:rPr/>
      </w:pPr>
      <w:r w:rsidDel="00000000" w:rsidR="00000000" w:rsidRPr="00000000">
        <w:rPr>
          <w:rFonts w:ascii="Arial Unicode MS" w:cs="Arial Unicode MS" w:eastAsia="Arial Unicode MS" w:hAnsi="Arial Unicode MS"/>
          <w:rtl w:val="0"/>
        </w:rPr>
        <w:t xml:space="preserve">붙잡은 자가 주도적으로 이동을 발동하려면 붙잡힌 상태의 모든 목표를 함께 이동시켜야 합니다(예: A가 B를 붙잡고, B가 C를 붙잡았다면, A가 이동하려면 BC가 함께 이동해야 하며, B는 붙잡힌 자이기 때문에 주도적으로 이동할 수 없습니다). 붙잡은 자가 붙잡힌 자 1미터를 이동시킬 때마다 자신의 이동력 1미터를 소모합니다.</w:t>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이때 붙잡힌 자가 목표 하나를 붙잡고 있다면, 다른 쪽 목표도 접촉 관계로 인해 이동해야 한다면 1미터 이동할 때마다 붙잡은 자의 이동력 1미터를 소모해야 합니다.</w:t>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주의할 점은, 붙잡은 자가 붙잡힌 자를 효과가 발동 중인 구역 내부로 이동시켰을 때, 해당 효과의 영향을 받는다면 붙잡은 자도 그 위치에 있지 않더라도 함께 영향을 받는다는 것입니다(예: 붙잡은 자가 붙잡힌 자를 화력 압제 범위 내에 놓으면, 붙잡힌 자는 화압의 영향을 받고, 붙잡은 자도 마찬가지입니다).</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(A가 B를 붙잡고, B가 C를 붙잡았다면, A는 B나 C를 이동시킬 수 있지만, C는 반드시 B의 접촉 범위 내에 있어야 하며, 목표 하나를 1미터 이동시킬 때마다 A의 이동력 1미터가 소모됩니다)</w:t>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붙잡기를 발동하는 것은 공격 판정이므로, 목표가 반사 행동으로 당신의 범위를 벗어나면 여전히 정상적으로 진행할 수 있으며, 마치 목표가 당신의 공격 범위를 벗어난 것처럼, 공격에 성공하고 붙잡기에 성공하면 목표는 이동에 실패한 것으로 간주되어 해당 이동을 하지 않은 것으로 봅니다. 상대방이 당신을 밀쳐내면 여전히 정상적으로 공격 판정을 할 수 있으며, 마치 목표가 공격 범위를 벗어난 것처럼, 공격에 성공하고 붙잡기에 성공하면 당신이 밀쳐내기 전에 목표를 성공적으로 잡은 것이 되어, 목표는 당신이 밀려난 거리만큼 함께 이동한 다음, 여전히 정상적으로 당신에게 붙잡힙니다. 이런 상황에서 목표의 강제 위치 이동은 붙잡기 규칙 중 위치 이동 규칙에 따라 판정할 필요가 없습니다.</w:t>
      </w:r>
    </w:p>
    <w:p w:rsidR="00000000" w:rsidDel="00000000" w:rsidP="00000000" w:rsidRDefault="00000000" w:rsidRPr="00000000" w14:paraId="00001481">
      <w:pPr>
        <w:rPr/>
      </w:pPr>
      <w:r w:rsidDel="00000000" w:rsidR="00000000" w:rsidRPr="00000000">
        <w:rPr>
          <w:rFonts w:ascii="Arial Unicode MS" w:cs="Arial Unicode MS" w:eastAsia="Arial Unicode MS" w:hAnsi="Arial Unicode MS"/>
          <w:rtl w:val="0"/>
        </w:rPr>
        <w:t xml:space="preserve">당신에게 접촉이나 범위를 증가시키는 능력이 있어서 증가된 접촉 후의 접촉 범위를 사용해 붙잡기를 하고 성공했다면, 접촉이 사라질지 판정합니다. 접촉이 사라지지 않는다면 평소처럼 붙잡고, 접촉이 사라진다면 붙잡기 규칙 중 붙잡힌 자를 강제로 당신 옆으로 이동시키는 규칙에 따라 판정해야 합니다. 이동력이 없다면 붙잡기는 강제로 해제됩니다.</w:t>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붙잡힌 자는 자신의 턴 내에 표준 행동으로 근력 + 격투(붙잡기) 대항을 해 당신에게서 벗어나거나, 민첩 + 운동(탈출)을 사용해 붙잡기에서 탈출할 수 있습니다. 붙잡은 자는 근력 + 격투(붙잡기) 대항을 하고, 붙잡힌 자가 성공하면 붙잡기에서 벗어납니다.</w:t>
      </w:r>
    </w:p>
    <w:p w:rsidR="00000000" w:rsidDel="00000000" w:rsidP="00000000" w:rsidRDefault="00000000" w:rsidRPr="00000000" w14:paraId="00001483">
      <w:pPr>
        <w:rPr/>
      </w:pPr>
      <w:r w:rsidDel="00000000" w:rsidR="00000000" w:rsidRPr="00000000">
        <w:rPr>
          <w:rFonts w:ascii="Arial Unicode MS" w:cs="Arial Unicode MS" w:eastAsia="Arial Unicode MS" w:hAnsi="Arial Unicode MS"/>
          <w:rtl w:val="0"/>
        </w:rPr>
        <w:t xml:space="preserve">붙잡은 자는 언제든지 붙잡힌 자를 놓을 수 있습니다.</w:t>
      </w:r>
    </w:p>
    <w:p w:rsidR="00000000" w:rsidDel="00000000" w:rsidP="00000000" w:rsidRDefault="00000000" w:rsidRPr="00000000" w14:paraId="00001484">
      <w:pPr>
        <w:rPr/>
      </w:pPr>
      <w:r w:rsidDel="00000000" w:rsidR="00000000" w:rsidRPr="00000000">
        <w:rPr>
          <w:rFonts w:ascii="Arial Unicode MS" w:cs="Arial Unicode MS" w:eastAsia="Arial Unicode MS" w:hAnsi="Arial Unicode MS"/>
          <w:rtl w:val="0"/>
        </w:rPr>
        <w:t xml:space="preserve">붙잡기 양측은 평소처럼 공격할 수 있습니다.</w:t>
      </w:r>
    </w:p>
    <w:p w:rsidR="00000000" w:rsidDel="00000000" w:rsidP="00000000" w:rsidRDefault="00000000" w:rsidRPr="00000000" w14:paraId="00001485">
      <w:pPr>
        <w:rPr/>
      </w:pPr>
      <w:r w:rsidDel="00000000" w:rsidR="00000000" w:rsidRPr="00000000">
        <w:rPr>
          <w:rtl w:val="0"/>
        </w:rPr>
        <w:t xml:space="preserve">=====================================================================</w:t>
      </w:r>
    </w:p>
    <w:p w:rsidR="00000000" w:rsidDel="00000000" w:rsidP="00000000" w:rsidRDefault="00000000" w:rsidRPr="00000000" w14:paraId="00001486">
      <w:pPr>
        <w:rPr/>
      </w:pPr>
      <w:r w:rsidDel="00000000" w:rsidR="00000000" w:rsidRPr="00000000">
        <w:rPr>
          <w:rtl w:val="0"/>
        </w:rPr>
        <w:t xml:space="preserve">======================================</w:t>
      </w:r>
    </w:p>
    <w:p w:rsidR="00000000" w:rsidDel="00000000" w:rsidP="00000000" w:rsidRDefault="00000000" w:rsidRPr="00000000" w14:paraId="00001487">
      <w:pPr>
        <w:rPr/>
      </w:pPr>
      <w:r w:rsidDel="00000000" w:rsidR="00000000" w:rsidRPr="00000000">
        <w:rPr>
          <w:rFonts w:ascii="Arial Unicode MS" w:cs="Arial Unicode MS" w:eastAsia="Arial Unicode MS" w:hAnsi="Arial Unicode MS"/>
          <w:rtl w:val="0"/>
        </w:rPr>
        <w:t xml:space="preserve">매달리기</w:t>
      </w:r>
    </w:p>
    <w:p w:rsidR="00000000" w:rsidDel="00000000" w:rsidP="00000000" w:rsidRDefault="00000000" w:rsidRPr="00000000" w14:paraId="00001488">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489">
      <w:pPr>
        <w:rPr/>
      </w:pPr>
      <w:r w:rsidDel="00000000" w:rsidR="00000000" w:rsidRPr="00000000">
        <w:rPr>
          <w:rFonts w:ascii="Arial Unicode MS" w:cs="Arial Unicode MS" w:eastAsia="Arial Unicode MS" w:hAnsi="Arial Unicode MS"/>
          <w:rtl w:val="0"/>
        </w:rPr>
        <w:t xml:space="preserve">매달리기는 "상대방 몸에 매달리는" 행동입니다.</w:t>
      </w:r>
    </w:p>
    <w:p w:rsidR="00000000" w:rsidDel="00000000" w:rsidP="00000000" w:rsidRDefault="00000000" w:rsidRPr="00000000" w14:paraId="0000148A">
      <w:pPr>
        <w:rPr/>
      </w:pPr>
      <w:r w:rsidDel="00000000" w:rsidR="00000000" w:rsidRPr="00000000">
        <w:rPr>
          <w:rFonts w:ascii="Arial Unicode MS" w:cs="Arial Unicode MS" w:eastAsia="Arial Unicode MS" w:hAnsi="Arial Unicode MS"/>
          <w:rtl w:val="0"/>
        </w:rPr>
        <w:t xml:space="preserve">목표에 대해 근접 격투 공격을 하는데, 이번 공격은 목표의 타고난 방어, 방패 방어, 갑옷 방어를 무시하며, 이번 공격으로는 피해를 줄 수 없습니다. 공격에 성공하면 당신은 즉시 근력 + 격투(붙잡기) 또는 민첩 + 운동(등반) 판정을 하고, 목표는 근력 + 격투(붙잡기)로 대항해 당신에게서 벗어나거나, 민첩 + 운동(탈출)로 대항해 탈출합니다(이를 매달리기 대항이라고 합니다).</w:t>
      </w:r>
    </w:p>
    <w:p w:rsidR="00000000" w:rsidDel="00000000" w:rsidP="00000000" w:rsidRDefault="00000000" w:rsidRPr="00000000" w14:paraId="0000148B">
      <w:pPr>
        <w:rPr/>
      </w:pPr>
      <w:r w:rsidDel="00000000" w:rsidR="00000000" w:rsidRPr="00000000">
        <w:rPr>
          <w:rFonts w:ascii="Arial Unicode MS" w:cs="Arial Unicode MS" w:eastAsia="Arial Unicode MS" w:hAnsi="Arial Unicode MS"/>
          <w:rtl w:val="0"/>
        </w:rPr>
        <w:t xml:space="preserve">당신이 이기면 당신은 상대방을 단단히 잡고, 목표는 매달린 상태가 됩니다.</w:t>
      </w:r>
    </w:p>
    <w:p w:rsidR="00000000" w:rsidDel="00000000" w:rsidP="00000000" w:rsidRDefault="00000000" w:rsidRPr="00000000" w14:paraId="0000148C">
      <w:pPr>
        <w:rPr/>
      </w:pPr>
      <w:r w:rsidDel="00000000" w:rsidR="00000000" w:rsidRPr="00000000">
        <w:rPr>
          <w:rFonts w:ascii="Arial Unicode MS" w:cs="Arial Unicode MS" w:eastAsia="Arial Unicode MS" w:hAnsi="Arial Unicode MS"/>
          <w:rtl w:val="0"/>
        </w:rPr>
        <w:t xml:space="preserve">당신은 당신보다 체형이 2단계 큰 목표에게만 매달릴 수 있습니다(예: 당신이 소형 생물이라면 대형 생물에게는 매달릴 수 있지만 중형 생물에게는 매달릴 수 없음).</w:t>
      </w:r>
    </w:p>
    <w:p w:rsidR="00000000" w:rsidDel="00000000" w:rsidP="00000000" w:rsidRDefault="00000000" w:rsidRPr="00000000" w14:paraId="0000148D">
      <w:pPr>
        <w:rPr/>
      </w:pPr>
      <w:r w:rsidDel="00000000" w:rsidR="00000000" w:rsidRPr="00000000">
        <w:rPr>
          <w:rFonts w:ascii="Arial Unicode MS" w:cs="Arial Unicode MS" w:eastAsia="Arial Unicode MS" w:hAnsi="Arial Unicode MS"/>
          <w:rtl w:val="0"/>
        </w:rPr>
        <w:t xml:space="preserve">매달린 상태에서 매달린 자는 매달린 대상의 위치로 들어가고, 그 다음 매달린 대상이 이동할 때마다 매달린 자는 강제로 함께 이동하며, 매달린 자는 매달린 대상이 있는 위치에서만 이동할 수 있고, 매달린 대상의 몸에서 등반 이동을 하는 것으로 간주합니다.</w:t>
      </w:r>
    </w:p>
    <w:p w:rsidR="00000000" w:rsidDel="00000000" w:rsidP="00000000" w:rsidRDefault="00000000" w:rsidRPr="00000000" w14:paraId="0000148E">
      <w:pPr>
        <w:rPr/>
      </w:pPr>
      <w:r w:rsidDel="00000000" w:rsidR="00000000" w:rsidRPr="00000000">
        <w:rPr>
          <w:rFonts w:ascii="Arial Unicode MS" w:cs="Arial Unicode MS" w:eastAsia="Arial Unicode MS" w:hAnsi="Arial Unicode MS"/>
          <w:rtl w:val="0"/>
        </w:rPr>
        <w:t xml:space="preserve">매달린 대상은 자신의 턴 내에 이동 행동으로 근력 + 격투(붙잡기)를 하거나 민첩 + 운동(탈출)을 사용해 매달리기에서 벗어날 수 있고, 매달린 자는 근력 + 격투(붙잡기) 또는 민첩 + 운동(등반) 판정으로 대항하는데, 매달린 대상이 성공하면 매달린 상태를 벗어납니다.</w:t>
      </w:r>
    </w:p>
    <w:p w:rsidR="00000000" w:rsidDel="00000000" w:rsidP="00000000" w:rsidRDefault="00000000" w:rsidRPr="00000000" w14:paraId="0000148F">
      <w:pPr>
        <w:rPr/>
      </w:pPr>
      <w:r w:rsidDel="00000000" w:rsidR="00000000" w:rsidRPr="00000000">
        <w:rPr>
          <w:rtl w:val="0"/>
        </w:rPr>
        <w:t xml:space="preserve">=====================================================================</w:t>
      </w:r>
    </w:p>
    <w:p w:rsidR="00000000" w:rsidDel="00000000" w:rsidP="00000000" w:rsidRDefault="00000000" w:rsidRPr="00000000" w14:paraId="00001490">
      <w:pPr>
        <w:rPr/>
      </w:pPr>
      <w:r w:rsidDel="00000000" w:rsidR="00000000" w:rsidRPr="00000000">
        <w:rPr>
          <w:rtl w:val="0"/>
        </w:rPr>
        <w:t xml:space="preserve">======================================</w:t>
      </w:r>
    </w:p>
    <w:p w:rsidR="00000000" w:rsidDel="00000000" w:rsidP="00000000" w:rsidRDefault="00000000" w:rsidRPr="00000000" w14:paraId="00001491">
      <w:pPr>
        <w:rPr/>
      </w:pPr>
      <w:r w:rsidDel="00000000" w:rsidR="00000000" w:rsidRPr="00000000">
        <w:rPr>
          <w:rFonts w:ascii="Arial Unicode MS" w:cs="Arial Unicode MS" w:eastAsia="Arial Unicode MS" w:hAnsi="Arial Unicode MS"/>
          <w:rtl w:val="0"/>
        </w:rPr>
        <w:t xml:space="preserve">특정 부위 공격(요해 공격이라고도 함)</w:t>
      </w:r>
    </w:p>
    <w:p w:rsidR="00000000" w:rsidDel="00000000" w:rsidP="00000000" w:rsidRDefault="00000000" w:rsidRPr="00000000" w14:paraId="00001492">
      <w:pPr>
        <w:rPr/>
      </w:pPr>
      <w:r w:rsidDel="00000000" w:rsidR="00000000" w:rsidRPr="00000000">
        <w:rPr>
          <w:rFonts w:ascii="Arial Unicode MS" w:cs="Arial Unicode MS" w:eastAsia="Arial Unicode MS" w:hAnsi="Arial Unicode MS"/>
          <w:rtl w:val="0"/>
        </w:rPr>
        <w:t xml:space="preserve">특정 부위 공격은 일반적으로 직접 공격을 대체하는 공격 행동에 포함되므로, 기술이나 초식에 포함될 수 있지만 목표는 하나여야 하며, 범위 피해를 주는 능력은 이 행동을 사용할 수 없습니다.</w:t>
      </w:r>
    </w:p>
    <w:p w:rsidR="00000000" w:rsidDel="00000000" w:rsidP="00000000" w:rsidRDefault="00000000" w:rsidRPr="00000000" w14:paraId="00001493">
      <w:pPr>
        <w:rPr/>
      </w:pPr>
      <w:r w:rsidDel="00000000" w:rsidR="00000000" w:rsidRPr="00000000">
        <w:rPr>
          <w:rFonts w:ascii="Arial Unicode MS" w:cs="Arial Unicode MS" w:eastAsia="Arial Unicode MS" w:hAnsi="Arial Unicode MS"/>
          <w:rtl w:val="0"/>
        </w:rPr>
        <w:t xml:space="preserve">이것은 적의 몸에 있는 요해를 지정해 공격하는 행동입니다.</w:t>
      </w:r>
    </w:p>
    <w:p w:rsidR="00000000" w:rsidDel="00000000" w:rsidP="00000000" w:rsidRDefault="00000000" w:rsidRPr="00000000" w14:paraId="00001494">
      <w:pPr>
        <w:rPr/>
      </w:pPr>
      <w:r w:rsidDel="00000000" w:rsidR="00000000" w:rsidRPr="00000000">
        <w:rPr>
          <w:rFonts w:ascii="Arial Unicode MS" w:cs="Arial Unicode MS" w:eastAsia="Arial Unicode MS" w:hAnsi="Arial Unicode MS"/>
          <w:rtl w:val="0"/>
        </w:rPr>
        <w:t xml:space="preserve">당신은 감각 범위(일반적으로 시야) 내에 있고 정확히 위치를 파악한 목표에 대해서만 특정 부위 공격을 할 수 있으며, 다른 특정 부위를 공격하면 상황에 따라 다른 특수 효과가 있는데, 이번 공격에서는 일정한 무명 감소를 받습니다.</w:t>
      </w:r>
    </w:p>
    <w:p w:rsidR="00000000" w:rsidDel="00000000" w:rsidP="00000000" w:rsidRDefault="00000000" w:rsidRPr="00000000" w14:paraId="00001495">
      <w:pPr>
        <w:rPr/>
      </w:pPr>
      <w:r w:rsidDel="00000000" w:rsidR="00000000" w:rsidRPr="00000000">
        <w:rPr>
          <w:rFonts w:ascii="Arial Unicode MS" w:cs="Arial Unicode MS" w:eastAsia="Arial Unicode MS" w:hAnsi="Arial Unicode MS"/>
          <w:rtl w:val="0"/>
        </w:rPr>
        <w:t xml:space="preserve">머리 공격: 무명 감소 3DP, 이번 공격으로 피해 2점을 줄 때마다 목표에게 1점의 현기증 점수를 주는데, 목표는 건강 내성으로, 성공 수 1점당 1점의 현기증 점수를 내성합니다. 현기증 점수는 중첩되지 않습니다.</w:t>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눈 공격: 무명 감소 3DP, 이번 공격으로 피해 2점을 줄 때마다 목표에게 1점의 눈부심 점수를 주는데, 목표는 건강 내성으로, 성공 수 1점당 1점의 눈부심 점수를 내성합니다. 눈부심 점수는 중첩되지 않습니다.</w:t>
      </w:r>
    </w:p>
    <w:p w:rsidR="00000000" w:rsidDel="00000000" w:rsidP="00000000" w:rsidRDefault="00000000" w:rsidRPr="00000000" w14:paraId="00001497">
      <w:pPr>
        <w:rPr/>
      </w:pPr>
      <w:r w:rsidDel="00000000" w:rsidR="00000000" w:rsidRPr="00000000">
        <w:rPr>
          <w:rFonts w:ascii="Arial Unicode MS" w:cs="Arial Unicode MS" w:eastAsia="Arial Unicode MS" w:hAnsi="Arial Unicode MS"/>
          <w:rtl w:val="0"/>
        </w:rPr>
        <w:t xml:space="preserve">귀 공격: 무명 감소 3DP, 이번 공격으로 피해 2점을 줄 때마다 목표에게 1점의 귀울림 점수를 주는데, 목표는 건강 내성으로, 성공 수 1점당 1점의 귀울림 점수를 내성합니다. 귀울림 점수는 중첩되지 않습니다.</w:t>
      </w:r>
    </w:p>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배 공격: 무명 감소 3DP, 이번 공격으로 피해 2점을 줄 때마다 목표에게 1점의 메스꺼움 점수를 주는데, 목표는 건강 내성으로, 성공 수 1점당 1점의 메스꺼움 점수를 내성합니다. 메스꺼움 점수는 중첩되지 않습니다.</w:t>
      </w:r>
    </w:p>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갈비뼈나 콧등뼈 공격: 무명 감소 3DP, 이번 공격으로 피해 2점을 줄 때마다 목표에게 1점의 격통 점수를 주는데, 목표는 건강 내성으로, 성공 수 1점당 1점의 격통 점수를 내성합니다. 격통 점수는 중첩되지 않습니다.</w:t>
      </w:r>
    </w:p>
    <w:p w:rsidR="00000000" w:rsidDel="00000000" w:rsidP="00000000" w:rsidRDefault="00000000" w:rsidRPr="00000000" w14:paraId="0000149A">
      <w:pPr>
        <w:rPr/>
      </w:pPr>
      <w:r w:rsidDel="00000000" w:rsidR="00000000" w:rsidRPr="00000000">
        <w:rPr>
          <w:rFonts w:ascii="Arial Unicode MS" w:cs="Arial Unicode MS" w:eastAsia="Arial Unicode MS" w:hAnsi="Arial Unicode MS"/>
          <w:rtl w:val="0"/>
        </w:rPr>
        <w:t xml:space="preserve">목구멍 공격: 무명 감소 12DP, 목표는 건강 내성으로 받은 피해 수의 절반을 받습니다. 공격자는 승출 1점당 이번에 준 피해 중 1점 피해를 1단계 상승시킬 수 있습니다(충격——심각——악성).</w:t>
      </w:r>
    </w:p>
    <w:p w:rsidR="00000000" w:rsidDel="00000000" w:rsidP="00000000" w:rsidRDefault="00000000" w:rsidRPr="00000000" w14:paraId="0000149B">
      <w:pPr>
        <w:rPr/>
      </w:pPr>
      <w:r w:rsidDel="00000000" w:rsidR="00000000" w:rsidRPr="00000000">
        <w:rPr>
          <w:rFonts w:ascii="Arial Unicode MS" w:cs="Arial Unicode MS" w:eastAsia="Arial Unicode MS" w:hAnsi="Arial Unicode MS"/>
          <w:rtl w:val="0"/>
        </w:rPr>
        <w:t xml:space="preserve">관자놀이 공격: 무명 감소 12DP, 목표는 건강 내성으로 받은 피해 수의 절반을 받습니다. 공격자는 승출 1점당 목표 몸에 이미 존재하는 1점 피해를 1단계 상승시킬 수 있습니다(충격——심각——악성).</w:t>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특수: 복수 공격에 이 행동을 부가할 수 있습니다.</w:t>
      </w:r>
    </w:p>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특수: 이 능력은 한 번의 공격 행동에 포함되므로, "한 번의 공격에 부가"되는 다른 행동 능력은 이 행동과 동시에 사용할 수 없습니다.</w:t>
      </w:r>
    </w:p>
    <w:p w:rsidR="00000000" w:rsidDel="00000000" w:rsidP="00000000" w:rsidRDefault="00000000" w:rsidRPr="00000000" w14:paraId="0000149E">
      <w:pPr>
        <w:rPr/>
      </w:pPr>
      <w:r w:rsidDel="00000000" w:rsidR="00000000" w:rsidRPr="00000000">
        <w:rPr>
          <w:rtl w:val="0"/>
        </w:rPr>
        <w:t xml:space="preserve">=====================================================================</w:t>
      </w:r>
    </w:p>
    <w:p w:rsidR="00000000" w:rsidDel="00000000" w:rsidP="00000000" w:rsidRDefault="00000000" w:rsidRPr="00000000" w14:paraId="0000149F">
      <w:pPr>
        <w:rPr/>
      </w:pPr>
      <w:r w:rsidDel="00000000" w:rsidR="00000000" w:rsidRPr="00000000">
        <w:rPr>
          <w:rtl w:val="0"/>
        </w:rPr>
        <w:t xml:space="preserve">======================================</w:t>
      </w:r>
    </w:p>
    <w:p w:rsidR="00000000" w:rsidDel="00000000" w:rsidP="00000000" w:rsidRDefault="00000000" w:rsidRPr="00000000" w14:paraId="000014A0">
      <w:pPr>
        <w:rPr/>
      </w:pPr>
      <w:r w:rsidDel="00000000" w:rsidR="00000000" w:rsidRPr="00000000">
        <w:rPr>
          <w:rFonts w:ascii="Arial Unicode MS" w:cs="Arial Unicode MS" w:eastAsia="Arial Unicode MS" w:hAnsi="Arial Unicode MS"/>
          <w:rtl w:val="0"/>
        </w:rPr>
        <w:t xml:space="preserve">치명적 공격</w:t>
      </w:r>
    </w:p>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목표가 기절, 수면, 석화, 무력 등의 상태일 때, 캐릭터는 목표에 대해 발동하는 근접 공격이 치명적 공격이라고 선언할 수 있는데, 이 행동은 목표를 공격하는 행동에 포함되므로 기술이나 초식에 포함될 수 있지만 목표는 하나여야 하며, 범위 피해를 주는 능력과 원거리 공격은 이 행동을 사용할 수 없습니다.</w:t>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이 행동은 치명적인 곳이 없는 생물(예: 슬라임)이나 물품에는 효과가 없으며, 일부 생물의 경우 탐색(또는 기타, ST가 결정) 판정에 성공해야 치명적인 곳을 발견할 수 있습니다. 구조가 정교한 일부 기계나 로봇의 경우, 머리를 베어 내거나 중앙 처리 장치를 꿰뚫는 것 등도 사망하는 것으로 간주되므로, 치명적인 곳이 있는 것으로 보고 치명적 공격을 선언할 수 있습니다.</w:t>
      </w:r>
    </w:p>
    <w:p w:rsidR="00000000" w:rsidDel="00000000" w:rsidP="00000000" w:rsidRDefault="00000000" w:rsidRPr="00000000" w14:paraId="000014A3">
      <w:pPr>
        <w:rPr/>
      </w:pPr>
      <w:r w:rsidDel="00000000" w:rsidR="00000000" w:rsidRPr="00000000">
        <w:rPr>
          <w:rFonts w:ascii="Arial Unicode MS" w:cs="Arial Unicode MS" w:eastAsia="Arial Unicode MS" w:hAnsi="Arial Unicode MS"/>
          <w:rtl w:val="0"/>
        </w:rPr>
        <w:t xml:space="preserve">이번 공격의 모든 공격 DP는 성공한 것으로 간주하지만, 가산은 없으며, 부가 성공을 DP로 전환하는 능력의 강화도 얻지 않습니다.</w:t>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치명적 공격을 할 때는 여전히 공격 DP에서 목표의 유효 방어를 빼야 하며, 피해 상한의 제한을 받습니다.</w:t>
      </w:r>
    </w:p>
    <w:p w:rsidR="00000000" w:rsidDel="00000000" w:rsidP="00000000" w:rsidRDefault="00000000" w:rsidRPr="00000000" w14:paraId="000014A5">
      <w:pPr>
        <w:rPr/>
      </w:pPr>
      <w:r w:rsidDel="00000000" w:rsidR="00000000" w:rsidRPr="00000000">
        <w:rPr>
          <w:rtl w:val="0"/>
        </w:rPr>
        <w:t xml:space="preserve">=====================================================================</w:t>
      </w:r>
    </w:p>
    <w:p w:rsidR="00000000" w:rsidDel="00000000" w:rsidP="00000000" w:rsidRDefault="00000000" w:rsidRPr="00000000" w14:paraId="000014A6">
      <w:pPr>
        <w:rPr/>
      </w:pPr>
      <w:r w:rsidDel="00000000" w:rsidR="00000000" w:rsidRPr="00000000">
        <w:rPr>
          <w:rtl w:val="0"/>
        </w:rPr>
        <w:t xml:space="preserve">======================================</w:t>
      </w:r>
    </w:p>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특수 행동:</w:t>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이 행동들은 공격 수단으로 사용되지 않으며, 공격의 일부분도 아니고, 전투 중에 할 수 있는 일부 다른 행동들입니다.</w:t>
      </w:r>
    </w:p>
    <w:p w:rsidR="00000000" w:rsidDel="00000000" w:rsidP="00000000" w:rsidRDefault="00000000" w:rsidRPr="00000000" w14:paraId="000014A9">
      <w:pPr>
        <w:rPr/>
      </w:pPr>
      <w:r w:rsidDel="00000000" w:rsidR="00000000" w:rsidRPr="00000000">
        <w:rPr>
          <w:rtl w:val="0"/>
        </w:rPr>
        <w:t xml:space="preserve">=====================================================================</w:t>
      </w:r>
    </w:p>
    <w:p w:rsidR="00000000" w:rsidDel="00000000" w:rsidP="00000000" w:rsidRDefault="00000000" w:rsidRPr="00000000" w14:paraId="000014AA">
      <w:pPr>
        <w:rPr/>
      </w:pPr>
      <w:r w:rsidDel="00000000" w:rsidR="00000000" w:rsidRPr="00000000">
        <w:rPr>
          <w:rtl w:val="0"/>
        </w:rPr>
        <w:t xml:space="preserve">======================================</w:t>
      </w:r>
    </w:p>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돌파</w:t>
      </w:r>
    </w:p>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이것은 이동에 포함된 행위(행동이 아님)이거나, 돌격의 일부로 발동되는 전투 기교입니다.</w:t>
      </w:r>
    </w:p>
    <w:p w:rsidR="00000000" w:rsidDel="00000000" w:rsidP="00000000" w:rsidRDefault="00000000" w:rsidRPr="00000000" w14:paraId="000014AD">
      <w:pPr>
        <w:rPr/>
      </w:pPr>
      <w:r w:rsidDel="00000000" w:rsidR="00000000" w:rsidRPr="00000000">
        <w:rPr>
          <w:rFonts w:ascii="Arial Unicode MS" w:cs="Arial Unicode MS" w:eastAsia="Arial Unicode MS" w:hAnsi="Arial Unicode MS"/>
          <w:rtl w:val="0"/>
        </w:rPr>
        <w:t xml:space="preserve">돌파는 당신이 힘이나 기교를 사용해 목표를 통과하는 것을 의미합니다.</w:t>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당신은 이동할 때 근력 + 운동(돌파) 또는 민첩 + 운동(돌파) 판정을 할 수 있고, 목표는 민첩 + 운동(균형감) 또는 근력 + 운동(균형감)으로 대항합니다. 당신이 성공하면 목표를 통과해 계속 이동할 수 있고, 당신이 실패하면 이동을 강제로 멈추고 현재 남은 모든 이동력을 잃습니다(다른 행동으로 이동력을 얻은 다음 평소처럼 이동할 수 있습니다).</w:t>
      </w:r>
    </w:p>
    <w:p w:rsidR="00000000" w:rsidDel="00000000" w:rsidP="00000000" w:rsidRDefault="00000000" w:rsidRPr="00000000" w14:paraId="000014AF">
      <w:pPr>
        <w:rPr/>
      </w:pPr>
      <w:r w:rsidDel="00000000" w:rsidR="00000000" w:rsidRPr="00000000">
        <w:rPr>
          <w:rtl w:val="0"/>
        </w:rPr>
        <w:t xml:space="preserve">=====================================================================</w:t>
      </w:r>
    </w:p>
    <w:p w:rsidR="00000000" w:rsidDel="00000000" w:rsidP="00000000" w:rsidRDefault="00000000" w:rsidRPr="00000000" w14:paraId="000014B0">
      <w:pPr>
        <w:rPr/>
      </w:pPr>
      <w:r w:rsidDel="00000000" w:rsidR="00000000" w:rsidRPr="00000000">
        <w:rPr>
          <w:rtl w:val="0"/>
        </w:rPr>
        <w:t xml:space="preserve">======================================</w:t>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허수아비</w:t>
      </w:r>
    </w:p>
    <w:p w:rsidR="00000000" w:rsidDel="00000000" w:rsidP="00000000" w:rsidRDefault="00000000" w:rsidRPr="00000000" w14:paraId="000014B2">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허수아비는 가짜 행동으로 상대방을 속이는 행동입니다.</w:t>
      </w:r>
    </w:p>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당신은 서로 정확히 위치를 파악할 수 있는 목표 하나를 선택하고, 그 다음 지능 + 위장(허수아비) 판정을 하는데, 목표는 통찰 + 감수성(언행 관찰)으로 당신의 판정에 대항하고, 당신이 이기면 다음번에 해당 목표에 대해 근접 공격을 할 때, 그는 모든 기본 방어, 회피 방어, 막기 방어를 잃습니다.</w:t>
      </w:r>
    </w:p>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해당 공격은 당신의 다음 턴이 끝나기 전에 해야 합니다.</w:t>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상대방이 당신이 행동하기 전에 전체 행동으로 조정을 한다면 당신은 이 이점을 잃게 됩니다.</w:t>
      </w:r>
    </w:p>
    <w:p w:rsidR="00000000" w:rsidDel="00000000" w:rsidP="00000000" w:rsidRDefault="00000000" w:rsidRPr="00000000" w14:paraId="000014B7">
      <w:pPr>
        <w:rPr/>
      </w:pPr>
      <w:r w:rsidDel="00000000" w:rsidR="00000000" w:rsidRPr="00000000">
        <w:rPr>
          <w:rtl w:val="0"/>
        </w:rPr>
        <w:t xml:space="preserve">=====================================================================</w:t>
      </w:r>
    </w:p>
    <w:p w:rsidR="00000000" w:rsidDel="00000000" w:rsidP="00000000" w:rsidRDefault="00000000" w:rsidRPr="00000000" w14:paraId="000014B8">
      <w:pPr>
        <w:rPr/>
      </w:pPr>
      <w:r w:rsidDel="00000000" w:rsidR="00000000" w:rsidRPr="00000000">
        <w:rPr>
          <w:rtl w:val="0"/>
        </w:rPr>
        <w:t xml:space="preserve">======================================</w:t>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목표 던지기</w:t>
      </w:r>
    </w:p>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이것은 표준 행동입니다.</w:t>
      </w:r>
    </w:p>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목표 던지기는 당신이 발동하는 당신이 붙잡은 목표를 던지는 행동입니다.</w:t>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이 행동을 사용하려면 당신은 반드시 최소 하나의 목표를 붙잡고 있어야 하며, 당신이 붙잡은 자여야 합니다.</w:t>
      </w:r>
    </w:p>
    <w:p w:rsidR="00000000" w:rsidDel="00000000" w:rsidP="00000000" w:rsidRDefault="00000000" w:rsidRPr="00000000" w14:paraId="000014BD">
      <w:pPr>
        <w:rPr/>
      </w:pPr>
      <w:r w:rsidDel="00000000" w:rsidR="00000000" w:rsidRPr="00000000">
        <w:rPr>
          <w:rFonts w:ascii="Arial Unicode MS" w:cs="Arial Unicode MS" w:eastAsia="Arial Unicode MS" w:hAnsi="Arial Unicode MS"/>
          <w:rtl w:val="0"/>
        </w:rPr>
        <w:t xml:space="preserve">당신은 근력 + 운동(중무기 투척) 판정을 하고, 던져진 목표는 민첩 또는 근력 중 높은 값 + 운동(균형감) 판정을 합니다. 당신의 승출 수 하나당 목표를 1미터씩 던질 수 있습니다.</w:t>
      </w:r>
    </w:p>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결과와 상관없이 이 행동을 실행하면 즉시 붙잡기 상태가 해제됩니다.</w:t>
      </w:r>
    </w:p>
    <w:p w:rsidR="00000000" w:rsidDel="00000000" w:rsidP="00000000" w:rsidRDefault="00000000" w:rsidRPr="00000000" w14:paraId="000014BF">
      <w:pPr>
        <w:rPr/>
      </w:pPr>
      <w:r w:rsidDel="00000000" w:rsidR="00000000" w:rsidRPr="00000000">
        <w:rPr>
          <w:rFonts w:ascii="Arial Unicode MS" w:cs="Arial Unicode MS" w:eastAsia="Arial Unicode MS" w:hAnsi="Arial Unicode MS"/>
          <w:rtl w:val="0"/>
        </w:rPr>
        <w:t xml:space="preserve">목표를 던진 후 목표의 뒤에 장애물이 있고, 해당 장애물의 경도가 2점을 초과한다면 목표는 남은 미터 수만큼의 심각한 물리 피해를 받으며, 추락 피해로 간주합니다(추락 거리를 감소시키는 능력은 이 피해에 유효하며, 추락 피해에 면역인 목표는 이 피해에도 면역). 목표의 뒤에 있는 장애물의 경도가 2점 이하라면 목표는 남은 미터 수만큼의 충격 물리 피해를 받으며, 역시 추락 피해로 간주합니다.</w:t>
      </w:r>
    </w:p>
    <w:p w:rsidR="00000000" w:rsidDel="00000000" w:rsidP="00000000" w:rsidRDefault="00000000" w:rsidRPr="00000000" w14:paraId="000014C0">
      <w:pPr>
        <w:rPr/>
      </w:pPr>
      <w:r w:rsidDel="00000000" w:rsidR="00000000" w:rsidRPr="00000000">
        <w:rPr>
          <w:rtl w:val="0"/>
        </w:rPr>
        <w:t xml:space="preserve">=====================================================================</w:t>
      </w:r>
    </w:p>
    <w:p w:rsidR="00000000" w:rsidDel="00000000" w:rsidP="00000000" w:rsidRDefault="00000000" w:rsidRPr="00000000" w14:paraId="000014C1">
      <w:pPr>
        <w:rPr/>
      </w:pPr>
      <w:r w:rsidDel="00000000" w:rsidR="00000000" w:rsidRPr="00000000">
        <w:rPr>
          <w:rtl w:val="0"/>
        </w:rPr>
        <w:t xml:space="preserve">======================================</w:t>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협조</w:t>
      </w:r>
    </w:p>
    <w:p w:rsidR="00000000" w:rsidDel="00000000" w:rsidP="00000000" w:rsidRDefault="00000000" w:rsidRPr="00000000" w14:paraId="000014C3">
      <w:pPr>
        <w:rPr/>
      </w:pPr>
      <w:r w:rsidDel="00000000" w:rsidR="00000000" w:rsidRPr="00000000">
        <w:rPr>
          <w:rFonts w:ascii="Arial Unicode MS" w:cs="Arial Unicode MS" w:eastAsia="Arial Unicode MS" w:hAnsi="Arial Unicode MS"/>
          <w:rtl w:val="0"/>
        </w:rPr>
        <w:t xml:space="preserve">이것은 준비 행동입니다.</w:t>
      </w:r>
    </w:p>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당신이 도우려는 목표와 행동을 선택하면, 그가 지정된 행동을 할 때 협조가 발동합니다. 당신은 그의 행동에 따라 동일한 판정을 하고, 해당 목표는 해당 판정에서 당신의 성공 수만큼의 DP 환경 가치를 얻습니다.</w:t>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(예: 붙잡기를 협조한다면 당신은 붙잡기 판정을 하고, 그 다음 목표의 붙잡기 판정에서 당신 판정의 성공 수만큼의 DP 환경 가치를 얻습니다)</w:t>
      </w:r>
    </w:p>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목표가 지정된 행동을 하지 않는다면 당신의 준비 행동은 발동되지 않습니다.</w:t>
      </w:r>
    </w:p>
    <w:p w:rsidR="00000000" w:rsidDel="00000000" w:rsidP="00000000" w:rsidRDefault="00000000" w:rsidRPr="00000000" w14:paraId="000014C7">
      <w:pPr>
        <w:rPr/>
      </w:pPr>
      <w:r w:rsidDel="00000000" w:rsidR="00000000" w:rsidRPr="00000000">
        <w:rPr>
          <w:rFonts w:ascii="Arial Unicode MS" w:cs="Arial Unicode MS" w:eastAsia="Arial Unicode MS" w:hAnsi="Arial Unicode MS"/>
          <w:rtl w:val="0"/>
        </w:rPr>
        <w:t xml:space="preserve">당신이 협조하는 목표나 해당 목표의 목표는 일반적으로 당신의 합리적인 범위 내에 있어야 합니다.</w:t>
      </w:r>
    </w:p>
    <w:p w:rsidR="00000000" w:rsidDel="00000000" w:rsidP="00000000" w:rsidRDefault="00000000" w:rsidRPr="00000000" w14:paraId="000014C8">
      <w:pPr>
        <w:rPr/>
      </w:pPr>
      <w:r w:rsidDel="00000000" w:rsidR="00000000" w:rsidRPr="00000000">
        <w:rPr>
          <w:rFonts w:ascii="Arial Unicode MS" w:cs="Arial Unicode MS" w:eastAsia="Arial Unicode MS" w:hAnsi="Arial Unicode MS"/>
          <w:rtl w:val="0"/>
        </w:rPr>
        <w:t xml:space="preserve">(예: 붙잡기를 협조한다면 목표나 목표가 붙잡으려는 목표는 모두 당신의 접촉 범위 내에 있어야 합니다)</w:t>
      </w:r>
    </w:p>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(예: 등반을 협조한다면 목표는 당신의 접촉 범위 내에 있어야 합니다)</w:t>
      </w:r>
    </w:p>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(예: 허세를 협조한다면 목표와 목표가 속이려는 목표는 모두 같은 장면 내에 있어야 합니다)</w:t>
      </w:r>
    </w:p>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당신은 등반, 수영, 붙잡기 등 기능 관련 판정에만 협조할 수 있습니다. 당신은 목표의 방어, 공격, 정신, 시전 등의 판정을 도울 수 없습니다.</w:t>
      </w:r>
    </w:p>
    <w:p w:rsidR="00000000" w:rsidDel="00000000" w:rsidP="00000000" w:rsidRDefault="00000000" w:rsidRPr="00000000" w14:paraId="000014CC">
      <w:pPr>
        <w:rPr/>
      </w:pPr>
      <w:r w:rsidDel="00000000" w:rsidR="00000000" w:rsidRPr="00000000">
        <w:rPr>
          <w:rtl w:val="0"/>
        </w:rPr>
        <w:t xml:space="preserve">=====================================================================</w:t>
      </w:r>
    </w:p>
    <w:p w:rsidR="00000000" w:rsidDel="00000000" w:rsidP="00000000" w:rsidRDefault="00000000" w:rsidRPr="00000000" w14:paraId="000014CD">
      <w:pPr>
        <w:rPr/>
      </w:pPr>
      <w:r w:rsidDel="00000000" w:rsidR="00000000" w:rsidRPr="00000000">
        <w:rPr>
          <w:rtl w:val="0"/>
        </w:rPr>
        <w:t xml:space="preserve">======================================</w:t>
      </w:r>
    </w:p>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손 봐주기</w:t>
      </w:r>
    </w:p>
    <w:p w:rsidR="00000000" w:rsidDel="00000000" w:rsidP="00000000" w:rsidRDefault="00000000" w:rsidRPr="00000000" w14:paraId="000014CF">
      <w:pPr>
        <w:rPr/>
      </w:pPr>
      <w:r w:rsidDel="00000000" w:rsidR="00000000" w:rsidRPr="00000000">
        <w:rPr>
          <w:rFonts w:ascii="Arial Unicode MS" w:cs="Arial Unicode MS" w:eastAsia="Arial Unicode MS" w:hAnsi="Arial Unicode MS"/>
          <w:rtl w:val="0"/>
        </w:rPr>
        <w:t xml:space="preserve">당신이 어떤 일을 하려고 하지만 손을 봐주고 싶을 때.</w:t>
      </w:r>
    </w:p>
    <w:p w:rsidR="00000000" w:rsidDel="00000000" w:rsidP="00000000" w:rsidRDefault="00000000" w:rsidRPr="00000000" w14:paraId="000014D0">
      <w:pPr>
        <w:rPr/>
      </w:pPr>
      <w:r w:rsidDel="00000000" w:rsidR="00000000" w:rsidRPr="00000000">
        <w:rPr>
          <w:rFonts w:ascii="Arial Unicode MS" w:cs="Arial Unicode MS" w:eastAsia="Arial Unicode MS" w:hAnsi="Arial Unicode MS"/>
          <w:rtl w:val="0"/>
        </w:rPr>
        <w:t xml:space="preserve">당신은 판정 전에 선언해야 하며, 이번 판정에서 몇 개의 성공 수를 포기할지 선언합니다.</w:t>
      </w:r>
    </w:p>
    <w:p w:rsidR="00000000" w:rsidDel="00000000" w:rsidP="00000000" w:rsidRDefault="00000000" w:rsidRPr="00000000" w14:paraId="000014D1">
      <w:pPr>
        <w:rPr/>
      </w:pPr>
      <w:r w:rsidDel="00000000" w:rsidR="00000000" w:rsidRPr="00000000">
        <w:rPr>
          <w:rFonts w:ascii="Arial Unicode MS" w:cs="Arial Unicode MS" w:eastAsia="Arial Unicode MS" w:hAnsi="Arial Unicode MS"/>
          <w:rtl w:val="0"/>
        </w:rPr>
        <w:t xml:space="preserve">그런 다음 평소처럼 판정을 하고, 이 판정 결과에서 당신이 선언한 성공 수를 뺀 것이 판정 결과가 됩니다.</w:t>
      </w:r>
    </w:p>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한 행동에 여러 번의 판정이 포함된다면 당신이 뺀 성공 수는 모든 판정에 포함됩니다(예: [연사], 이차 피해 등).</w:t>
      </w:r>
    </w:p>
    <w:p w:rsidR="00000000" w:rsidDel="00000000" w:rsidP="00000000" w:rsidRDefault="00000000" w:rsidRPr="00000000" w14:paraId="000014D3">
      <w:pPr>
        <w:rPr/>
      </w:pPr>
      <w:r w:rsidDel="00000000" w:rsidR="00000000" w:rsidRPr="00000000">
        <w:rPr>
          <w:rtl w:val="0"/>
        </w:rPr>
        <w:t xml:space="preserve">=====================================================================</w:t>
      </w:r>
    </w:p>
    <w:p w:rsidR="00000000" w:rsidDel="00000000" w:rsidP="00000000" w:rsidRDefault="00000000" w:rsidRPr="00000000" w14:paraId="000014D4">
      <w:pPr>
        <w:rPr/>
      </w:pPr>
      <w:r w:rsidDel="00000000" w:rsidR="00000000" w:rsidRPr="00000000">
        <w:rPr>
          <w:rtl w:val="0"/>
        </w:rPr>
        <w:t xml:space="preserve">======================================</w:t>
      </w:r>
    </w:p>
    <w:p w:rsidR="00000000" w:rsidDel="00000000" w:rsidP="00000000" w:rsidRDefault="00000000" w:rsidRPr="00000000" w14:paraId="000014D5">
      <w:pPr>
        <w:rPr/>
      </w:pPr>
      <w:r w:rsidDel="00000000" w:rsidR="00000000" w:rsidRPr="00000000">
        <w:rPr>
          <w:rFonts w:ascii="Arial Unicode MS" w:cs="Arial Unicode MS" w:eastAsia="Arial Unicode MS" w:hAnsi="Arial Unicode MS"/>
          <w:rtl w:val="0"/>
        </w:rPr>
        <w:t xml:space="preserve">방어 포기</w:t>
      </w:r>
    </w:p>
    <w:p w:rsidR="00000000" w:rsidDel="00000000" w:rsidP="00000000" w:rsidRDefault="00000000" w:rsidRPr="00000000" w14:paraId="000014D6">
      <w:pPr>
        <w:rPr/>
      </w:pPr>
      <w:r w:rsidDel="00000000" w:rsidR="00000000" w:rsidRPr="00000000">
        <w:rPr>
          <w:rFonts w:ascii="Arial Unicode MS" w:cs="Arial Unicode MS" w:eastAsia="Arial Unicode MS" w:hAnsi="Arial Unicode MS"/>
          <w:rtl w:val="0"/>
        </w:rPr>
        <w:t xml:space="preserve">목표가 당신을 공격하려고 하는데 당신은 방어하고 싶지 않을 때.</w:t>
      </w:r>
    </w:p>
    <w:p w:rsidR="00000000" w:rsidDel="00000000" w:rsidP="00000000" w:rsidRDefault="00000000" w:rsidRPr="00000000" w14:paraId="000014D7">
      <w:pPr>
        <w:rPr/>
      </w:pPr>
      <w:r w:rsidDel="00000000" w:rsidR="00000000" w:rsidRPr="00000000">
        <w:rPr>
          <w:rFonts w:ascii="Arial Unicode MS" w:cs="Arial Unicode MS" w:eastAsia="Arial Unicode MS" w:hAnsi="Arial Unicode MS"/>
          <w:rtl w:val="0"/>
        </w:rPr>
        <w:t xml:space="preserve">당신은 다음 방어를 포기할 수 있습니다: 기본 방어, 회피 방어, 통찰 방어, 막기 방어.</w:t>
      </w:r>
    </w:p>
    <w:p w:rsidR="00000000" w:rsidDel="00000000" w:rsidP="00000000" w:rsidRDefault="00000000" w:rsidRPr="00000000" w14:paraId="000014D8">
      <w:pPr>
        <w:rPr/>
      </w:pPr>
      <w:r w:rsidDel="00000000" w:rsidR="00000000" w:rsidRPr="00000000">
        <w:rPr>
          <w:rFonts w:ascii="Arial Unicode MS" w:cs="Arial Unicode MS" w:eastAsia="Arial Unicode MS" w:hAnsi="Arial Unicode MS"/>
          <w:rtl w:val="0"/>
        </w:rPr>
        <w:t xml:space="preserve">당신은 전부 포기할 수도 있고, 그중 일부를 선택해 포기할 수도 있지만, 어떤 방어를 포기할지 결정하면 해당하는 모든 방어를 잃으며, 당신은 몇 점의 방어를 포기할지 선택할 수 없습니다.</w:t>
      </w:r>
    </w:p>
    <w:p w:rsidR="00000000" w:rsidDel="00000000" w:rsidP="00000000" w:rsidRDefault="00000000" w:rsidRPr="00000000" w14:paraId="000014D9">
      <w:pPr>
        <w:rPr/>
      </w:pPr>
      <w:r w:rsidDel="00000000" w:rsidR="00000000" w:rsidRPr="00000000">
        <w:rPr>
          <w:rFonts w:ascii="Arial Unicode MS" w:cs="Arial Unicode MS" w:eastAsia="Arial Unicode MS" w:hAnsi="Arial Unicode MS"/>
          <w:rtl w:val="0"/>
        </w:rPr>
        <w:t xml:space="preserve">물론 당신은 방어 부가 성공을 사용하지 않을 수도 있습니다.</w:t>
      </w:r>
    </w:p>
    <w:p w:rsidR="00000000" w:rsidDel="00000000" w:rsidP="00000000" w:rsidRDefault="00000000" w:rsidRPr="00000000" w14:paraId="000014DA">
      <w:pPr>
        <w:rPr/>
      </w:pPr>
      <w:r w:rsidDel="00000000" w:rsidR="00000000" w:rsidRPr="00000000">
        <w:rPr>
          <w:rtl w:val="0"/>
        </w:rPr>
        <w:t xml:space="preserve">=====================================================================</w:t>
      </w:r>
    </w:p>
    <w:p w:rsidR="00000000" w:rsidDel="00000000" w:rsidP="00000000" w:rsidRDefault="00000000" w:rsidRPr="00000000" w14:paraId="000014DB">
      <w:pPr>
        <w:rPr/>
      </w:pPr>
      <w:r w:rsidDel="00000000" w:rsidR="00000000" w:rsidRPr="00000000">
        <w:rPr>
          <w:rtl w:val="0"/>
        </w:rPr>
        <w:t xml:space="preserve">======================================</w:t>
      </w:r>
    </w:p>
    <w:p w:rsidR="00000000" w:rsidDel="00000000" w:rsidP="00000000" w:rsidRDefault="00000000" w:rsidRPr="00000000" w14:paraId="000014DC">
      <w:pPr>
        <w:rPr/>
      </w:pPr>
      <w:r w:rsidDel="00000000" w:rsidR="00000000" w:rsidRPr="00000000">
        <w:rPr>
          <w:rFonts w:ascii="Arial Unicode MS" w:cs="Arial Unicode MS" w:eastAsia="Arial Unicode MS" w:hAnsi="Arial Unicode MS"/>
          <w:rtl w:val="0"/>
        </w:rPr>
        <w:t xml:space="preserve">다중 공격 감소</w:t>
      </w:r>
    </w:p>
    <w:p w:rsidR="00000000" w:rsidDel="00000000" w:rsidP="00000000" w:rsidRDefault="00000000" w:rsidRPr="00000000" w14:paraId="000014DD">
      <w:pPr>
        <w:rPr/>
      </w:pPr>
      <w:r w:rsidDel="00000000" w:rsidR="00000000" w:rsidRPr="00000000">
        <w:rPr>
          <w:rFonts w:ascii="Arial Unicode MS" w:cs="Arial Unicode MS" w:eastAsia="Arial Unicode MS" w:hAnsi="Arial Unicode MS"/>
          <w:rtl w:val="0"/>
        </w:rPr>
        <w:t xml:space="preserve">다중 공격 감소의 의미는 현재 라운드 내에서 당신이 공격을 받았기 때문에 방어에 틈이 생겨, 다음에 당신을 공격하는 목표에게 기회를 준다는 것입니다.</w:t>
      </w:r>
    </w:p>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일반적으로 같은 라운드 내에서 당신이 1번 공격을 받을 때마다(해당 공격이 명중하지 않아도 피해를 주지 않아도) 1점의 다중 공격 감소가 누적됩니다.</w:t>
      </w:r>
    </w:p>
    <w:p w:rsidR="00000000" w:rsidDel="00000000" w:rsidP="00000000" w:rsidRDefault="00000000" w:rsidRPr="00000000" w14:paraId="000014DF">
      <w:pPr>
        <w:rPr/>
      </w:pPr>
      <w:r w:rsidDel="00000000" w:rsidR="00000000" w:rsidRPr="00000000">
        <w:rPr>
          <w:rFonts w:ascii="Arial Unicode MS" w:cs="Arial Unicode MS" w:eastAsia="Arial Unicode MS" w:hAnsi="Arial Unicode MS"/>
          <w:rtl w:val="0"/>
        </w:rPr>
        <w:t xml:space="preserve">다중 공격 감소 1점당 당신의 막기 방어는 1점의 다중 공격으로 인한 방어 감소를 받습니다. 막기 방어가 0이 되는 상황에서는 계속 회피 방어를 깎습니다. 회피 방어를 다 깎은 경우에는 계속 기본 방어를 깎습니다. 최대로 막기 방어, 회피 방어, 기본 방어를 모두 깎을 수 있습니다.</w:t>
      </w:r>
    </w:p>
    <w:p w:rsidR="00000000" w:rsidDel="00000000" w:rsidP="00000000" w:rsidRDefault="00000000" w:rsidRPr="00000000" w14:paraId="000014E0">
      <w:pPr>
        <w:rPr/>
      </w:pPr>
      <w:r w:rsidDel="00000000" w:rsidR="00000000" w:rsidRPr="00000000">
        <w:rPr>
          <w:rFonts w:ascii="Arial Unicode MS" w:cs="Arial Unicode MS" w:eastAsia="Arial Unicode MS" w:hAnsi="Arial Unicode MS"/>
          <w:rtl w:val="0"/>
        </w:rPr>
        <w:t xml:space="preserve">당신의 턴이 시작될 때 모든 다중 공격 감소를 없앱니다.</w:t>
      </w:r>
    </w:p>
    <w:p w:rsidR="00000000" w:rsidDel="00000000" w:rsidP="00000000" w:rsidRDefault="00000000" w:rsidRPr="00000000" w14:paraId="000014E1">
      <w:pPr>
        <w:rPr/>
      </w:pPr>
      <w:r w:rsidDel="00000000" w:rsidR="00000000" w:rsidRPr="00000000">
        <w:rPr>
          <w:rtl w:val="0"/>
        </w:rPr>
        <w:t xml:space="preserve">=====================================================================</w:t>
      </w:r>
    </w:p>
    <w:p w:rsidR="00000000" w:rsidDel="00000000" w:rsidP="00000000" w:rsidRDefault="00000000" w:rsidRPr="00000000" w14:paraId="000014E2">
      <w:pPr>
        <w:rPr/>
      </w:pPr>
      <w:r w:rsidDel="00000000" w:rsidR="00000000" w:rsidRPr="00000000">
        <w:rPr>
          <w:rtl w:val="0"/>
        </w:rPr>
        <w:t xml:space="preserve">======================================</w:t>
      </w:r>
    </w:p>
    <w:p w:rsidR="00000000" w:rsidDel="00000000" w:rsidP="00000000" w:rsidRDefault="00000000" w:rsidRPr="00000000" w14:paraId="000014E3">
      <w:pPr>
        <w:rPr/>
      </w:pPr>
      <w:r w:rsidDel="00000000" w:rsidR="00000000" w:rsidRPr="00000000">
        <w:rPr>
          <w:rFonts w:ascii="Arial Unicode MS" w:cs="Arial Unicode MS" w:eastAsia="Arial Unicode MS" w:hAnsi="Arial Unicode MS"/>
          <w:rtl w:val="0"/>
        </w:rPr>
        <w:t xml:space="preserve">공격 행위</w:t>
      </w:r>
    </w:p>
    <w:p w:rsidR="00000000" w:rsidDel="00000000" w:rsidP="00000000" w:rsidRDefault="00000000" w:rsidRPr="00000000" w14:paraId="000014E4">
      <w:pPr>
        <w:rPr/>
      </w:pPr>
      <w:r w:rsidDel="00000000" w:rsidR="00000000" w:rsidRPr="00000000">
        <w:rPr>
          <w:rFonts w:ascii="Arial Unicode MS" w:cs="Arial Unicode MS" w:eastAsia="Arial Unicode MS" w:hAnsi="Arial Unicode MS"/>
          <w:rtl w:val="0"/>
        </w:rPr>
        <w:t xml:space="preserve">규칙과 자원에 "공격"이라는 단어가 들어간 행동은 모두 공격이며, 일반적으로 다음과 같은 유형으로 나뉩니다: 근접 공격, 원거리 공격, 시전 공격.</w:t>
      </w:r>
    </w:p>
    <w:p w:rsidR="00000000" w:rsidDel="00000000" w:rsidP="00000000" w:rsidRDefault="00000000" w:rsidRPr="00000000" w14:paraId="000014E5">
      <w:pPr>
        <w:rPr/>
      </w:pPr>
      <w:r w:rsidDel="00000000" w:rsidR="00000000" w:rsidRPr="00000000">
        <w:rPr>
          <w:rFonts w:ascii="Arial Unicode MS" w:cs="Arial Unicode MS" w:eastAsia="Arial Unicode MS" w:hAnsi="Arial Unicode MS"/>
          <w:rtl w:val="0"/>
        </w:rPr>
        <w:t xml:space="preserve">세분하면 근접 격투 공격, 원거리 격투 공격, 근접 백병전 공격, 원거리 백병전 공격, 총기 사격, 원거리 활 사격, 근접 총기 공격, 원거리 시전 공격, 근접 시전 공격, 정신 공격 등으로 나눌 수 있습니다.</w:t>
      </w:r>
    </w:p>
    <w:p w:rsidR="00000000" w:rsidDel="00000000" w:rsidP="00000000" w:rsidRDefault="00000000" w:rsidRPr="00000000" w14:paraId="000014E6">
      <w:pPr>
        <w:rPr/>
      </w:pPr>
      <w:r w:rsidDel="00000000" w:rsidR="00000000" w:rsidRPr="00000000">
        <w:rPr>
          <w:rFonts w:ascii="Arial Unicode MS" w:cs="Arial Unicode MS" w:eastAsia="Arial Unicode MS" w:hAnsi="Arial Unicode MS"/>
          <w:rtl w:val="0"/>
        </w:rPr>
        <w:t xml:space="preserve">이런 상황에서 "공격"에 대한 효과는 모두 정상적으로 발동합니다.</w:t>
      </w:r>
    </w:p>
    <w:p w:rsidR="00000000" w:rsidDel="00000000" w:rsidP="00000000" w:rsidRDefault="00000000" w:rsidRPr="00000000" w14:paraId="000014E7">
      <w:pPr>
        <w:rPr/>
      </w:pPr>
      <w:r w:rsidDel="00000000" w:rsidR="00000000" w:rsidRPr="00000000">
        <w:rPr>
          <w:rFonts w:ascii="Arial Unicode MS" w:cs="Arial Unicode MS" w:eastAsia="Arial Unicode MS" w:hAnsi="Arial Unicode MS"/>
          <w:rtl w:val="0"/>
        </w:rPr>
        <w:t xml:space="preserve">예: 공격 판정에서 6DP 강화 가치를 얻으면 "공격"이라는 단어가 들어간 모든 행동이 해당 가치를 얻습니다.</w:t>
      </w:r>
    </w:p>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예: 백병전 공격 판정에서 6DP 강화 가치를 얻으면 "백병전 공격"이라는 단어가 들어간 모든 행동이 해당 가치를 얻습니다.</w:t>
      </w:r>
    </w:p>
    <w:p w:rsidR="00000000" w:rsidDel="00000000" w:rsidP="00000000" w:rsidRDefault="00000000" w:rsidRPr="00000000" w14:paraId="000014E9">
      <w:pPr>
        <w:rPr/>
      </w:pPr>
      <w:r w:rsidDel="00000000" w:rsidR="00000000" w:rsidRPr="00000000">
        <w:rPr>
          <w:rFonts w:ascii="Arial Unicode MS" w:cs="Arial Unicode MS" w:eastAsia="Arial Unicode MS" w:hAnsi="Arial Unicode MS"/>
          <w:rtl w:val="0"/>
        </w:rPr>
        <w:t xml:space="preserve">공격 행위의 목표가 [한 목표]일 때는 목표의 방어를 빼야 합니다(물리든 시전이든, 또는 정신이든 기타 모든 능력이든). 목표를 지정하지 않고 범위 내의 모든 단위라면 방어를 빼지 않습니다.</w:t>
      </w:r>
    </w:p>
    <w:p w:rsidR="00000000" w:rsidDel="00000000" w:rsidP="00000000" w:rsidRDefault="00000000" w:rsidRPr="00000000" w14:paraId="000014EA">
      <w:pPr>
        <w:rPr/>
      </w:pPr>
      <w:r w:rsidDel="00000000" w:rsidR="00000000" w:rsidRPr="00000000">
        <w:rPr>
          <w:rFonts w:ascii="Arial Unicode MS" w:cs="Arial Unicode MS" w:eastAsia="Arial Unicode MS" w:hAnsi="Arial Unicode MS"/>
          <w:rtl w:val="0"/>
        </w:rPr>
        <w:t xml:space="preserve">특수: 근력 + 백병전 판정, 민첩 + 운동 판정 등의 판정은 방어를 빼고 계산하지 않습니다.</w:t>
      </w:r>
    </w:p>
    <w:p w:rsidR="00000000" w:rsidDel="00000000" w:rsidP="00000000" w:rsidRDefault="00000000" w:rsidRPr="00000000" w14:paraId="000014EB">
      <w:pPr>
        <w:rPr/>
      </w:pPr>
      <w:r w:rsidDel="00000000" w:rsidR="00000000" w:rsidRPr="00000000">
        <w:rPr>
          <w:rFonts w:ascii="Arial Unicode MS" w:cs="Arial Unicode MS" w:eastAsia="Arial Unicode MS" w:hAnsi="Arial Unicode MS"/>
          <w:rtl w:val="0"/>
        </w:rPr>
        <w:t xml:space="preserve">범위 내의 모든 목표에 대해 각각 공격하는 것은 범위 피해에 속하지 않습니다.</w:t>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범위 내의 목표에 대해 각각 공격할 때는 각 목표에 대해 각각 공격 판정을 해야 합니다.</w:t>
      </w:r>
    </w:p>
    <w:p w:rsidR="00000000" w:rsidDel="00000000" w:rsidP="00000000" w:rsidRDefault="00000000" w:rsidRPr="00000000" w14:paraId="000014ED">
      <w:pPr>
        <w:rPr/>
      </w:pPr>
      <w:r w:rsidDel="00000000" w:rsidR="00000000" w:rsidRPr="00000000">
        <w:rPr>
          <w:rFonts w:ascii="Arial Unicode MS" w:cs="Arial Unicode MS" w:eastAsia="Arial Unicode MS" w:hAnsi="Arial Unicode MS"/>
          <w:rtl w:val="0"/>
        </w:rPr>
        <w:t xml:space="preserve">이런 능력을 사용할 때 당신은 여전히 이미 위치를 파악한 목표에 대해서만 공격할 수 있습니다.</w:t>
      </w:r>
    </w:p>
    <w:p w:rsidR="00000000" w:rsidDel="00000000" w:rsidP="00000000" w:rsidRDefault="00000000" w:rsidRPr="00000000" w14:paraId="000014EE">
      <w:pPr>
        <w:rPr/>
      </w:pPr>
      <w:r w:rsidDel="00000000" w:rsidR="00000000" w:rsidRPr="00000000">
        <w:rPr>
          <w:rFonts w:ascii="Arial Unicode MS" w:cs="Arial Unicode MS" w:eastAsia="Arial Unicode MS" w:hAnsi="Arial Unicode MS"/>
          <w:rtl w:val="0"/>
        </w:rPr>
        <w:t xml:space="preserve">해당 공격은 본질적으로 단일 공격입니다.</w:t>
      </w:r>
    </w:p>
    <w:p w:rsidR="00000000" w:rsidDel="00000000" w:rsidP="00000000" w:rsidRDefault="00000000" w:rsidRPr="00000000" w14:paraId="000014EF">
      <w:pPr>
        <w:rPr/>
      </w:pPr>
      <w:r w:rsidDel="00000000" w:rsidR="00000000" w:rsidRPr="00000000">
        <w:rPr>
          <w:rFonts w:ascii="Arial Unicode MS" w:cs="Arial Unicode MS" w:eastAsia="Arial Unicode MS" w:hAnsi="Arial Unicode MS"/>
          <w:rtl w:val="0"/>
        </w:rPr>
        <w:t xml:space="preserve">한 행위(근접 백병전 공격, 원거리 총기 공격, 주문 시전 등)가 직접 영향을 받는 개체 하나를 지정할 때, 해당 개체를 그 능력의 목표라고 합니다. 어떤 의미에서 이 목표는 해당 행위를 시전하는 일부분이므로, 시전자가 목표의 위치를 파악할 수 없다면 해당 행위를 시전할 수 없습니다. 예를 들어 단일 지향성 주문, 군체 지향성 주문, 단일 공격 등이 있습니다.</w:t>
      </w:r>
    </w:p>
    <w:p w:rsidR="00000000" w:rsidDel="00000000" w:rsidP="00000000" w:rsidRDefault="00000000" w:rsidRPr="00000000" w14:paraId="000014F0">
      <w:pPr>
        <w:rPr/>
      </w:pPr>
      <w:r w:rsidDel="00000000" w:rsidR="00000000" w:rsidRPr="00000000">
        <w:rPr>
          <w:rFonts w:ascii="Arial Unicode MS" w:cs="Arial Unicode MS" w:eastAsia="Arial Unicode MS" w:hAnsi="Arial Unicode MS"/>
          <w:rtl w:val="0"/>
        </w:rPr>
        <w:t xml:space="preserve">개체에 영향을 미치지 않고 범위 구역에 영향을 미치는 행위도 있습니다(예: 화염구 주문, 수류탄 투척 등). 이런 상황에서 캐릭터는 범위만 지정하면 되며, 명확한 대상이 없어도 해당 행위를 사용할 수 있습니다. 특별한 설명이 없다면 범위 내의 모든 목표가 영향을 받으며, 자신도 포함됩니다.</w:t>
      </w:r>
    </w:p>
    <w:p w:rsidR="00000000" w:rsidDel="00000000" w:rsidP="00000000" w:rsidRDefault="00000000" w:rsidRPr="00000000" w14:paraId="000014F1">
      <w:pPr>
        <w:rPr/>
      </w:pPr>
      <w:r w:rsidDel="00000000" w:rsidR="00000000" w:rsidRPr="00000000">
        <w:rPr>
          <w:rFonts w:ascii="Arial Unicode MS" w:cs="Arial Unicode MS" w:eastAsia="Arial Unicode MS" w:hAnsi="Arial Unicode MS"/>
          <w:rtl w:val="0"/>
        </w:rPr>
        <w:t xml:space="preserve">공격과 방어의 대항으로 인해 캐릭터가 공격을 받을 때 방어가 자주 변동하는데, 이는 다음 규칙을 따릅니다:</w:t>
      </w:r>
    </w:p>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1. 공격자의 특정 방어 관통 능력(관통, 마법 관통 등)은 해당하는 방어 능력에 발동하며, 발동 후 남은 부분은 더 이상 계산하지 않습니다. 공격자에게 추가 전환 능력이 있다면 별도로 계산합니다.</w:t>
      </w:r>
    </w:p>
    <w:p w:rsidR="00000000" w:rsidDel="00000000" w:rsidP="00000000" w:rsidRDefault="00000000" w:rsidRPr="00000000" w14:paraId="000014F3">
      <w:pPr>
        <w:rPr/>
      </w:pPr>
      <w:r w:rsidDel="00000000" w:rsidR="00000000" w:rsidRPr="00000000">
        <w:rPr>
          <w:rFonts w:ascii="Arial Unicode MS" w:cs="Arial Unicode MS" w:eastAsia="Arial Unicode MS" w:hAnsi="Arial Unicode MS"/>
          <w:rtl w:val="0"/>
        </w:rPr>
        <w:t xml:space="preserve">2. 방어자가 여러 이유로 얻은 방어 감소는 직접 방어 총합에 적용되며, 이로 인해 방어가 0이 되더라도 관통 능력이 부족하면 일부 특정 방어(방탄 등)를 뚫을 수 없습니다.</w:t>
      </w:r>
    </w:p>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예: 캐릭터의 방어가 기본 방어 2점 + 갑옷 방어 2점이고, 갑옷 방어는 [에너지 무기 방어] 특성을 가지며, 쓰러진 상태입니다. 공격자가 캐릭터에 대해 근접 공격을 하는데, 1점의 관통과 [에너지 무기] 특성이 있고, 방어자는 쓰러져서 6점의 방어 감소를 받습니다.</w:t>
      </w:r>
    </w:p>
    <w:p w:rsidR="00000000" w:rsidDel="00000000" w:rsidP="00000000" w:rsidRDefault="00000000" w:rsidRPr="00000000" w14:paraId="000014F5">
      <w:pPr>
        <w:rPr/>
      </w:pPr>
      <w:r w:rsidDel="00000000" w:rsidR="00000000" w:rsidRPr="00000000">
        <w:rPr>
          <w:rFonts w:ascii="Arial Unicode MS" w:cs="Arial Unicode MS" w:eastAsia="Arial Unicode MS" w:hAnsi="Arial Unicode MS"/>
          <w:rtl w:val="0"/>
        </w:rPr>
        <w:t xml:space="preserve">이때 방어자의 방어는 0이지만 공격자는 관통이 1점밖에 없어서 캐릭터의 갑옷 방어를 뚫지 못했으므로 [에너지 무기 방어] 특성이 여전히 발동합니다.</w:t>
      </w:r>
    </w:p>
    <w:p w:rsidR="00000000" w:rsidDel="00000000" w:rsidP="00000000" w:rsidRDefault="00000000" w:rsidRPr="00000000" w14:paraId="000014F6">
      <w:pPr>
        <w:rPr/>
      </w:pPr>
      <w:r w:rsidDel="00000000" w:rsidR="00000000" w:rsidRPr="00000000">
        <w:rPr>
          <w:rtl w:val="0"/>
        </w:rPr>
        <w:t xml:space="preserve">=====================================================================</w:t>
      </w:r>
    </w:p>
    <w:p w:rsidR="00000000" w:rsidDel="00000000" w:rsidP="00000000" w:rsidRDefault="00000000" w:rsidRPr="00000000" w14:paraId="000014F7">
      <w:pPr>
        <w:rPr/>
      </w:pPr>
      <w:r w:rsidDel="00000000" w:rsidR="00000000" w:rsidRPr="00000000">
        <w:rPr>
          <w:rtl w:val="0"/>
        </w:rPr>
        <w:t xml:space="preserve">======================================</w:t>
      </w:r>
    </w:p>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피해 상한:</w:t>
      </w:r>
    </w:p>
    <w:p w:rsidR="00000000" w:rsidDel="00000000" w:rsidP="00000000" w:rsidRDefault="00000000" w:rsidRPr="00000000" w14:paraId="000014F9">
      <w:pPr>
        <w:rPr/>
      </w:pPr>
      <w:r w:rsidDel="00000000" w:rsidR="00000000" w:rsidRPr="00000000">
        <w:rPr>
          <w:rFonts w:ascii="Arial Unicode MS" w:cs="Arial Unicode MS" w:eastAsia="Arial Unicode MS" w:hAnsi="Arial Unicode MS"/>
          <w:rtl w:val="0"/>
        </w:rPr>
        <w:t xml:space="preserve">피해 상한은 플레이어가 줄 수 있는 최대 피해 능력을 말하며, 방어자의 피해 감소, 피해 흡수 등의 능력을 계산하기 전에 계산하기 시작합니다. 즉, 공격자의 피해 상한이 50이고 방어자의 피해 흡수 능력도 50이라면, 다른 특수 능력이 없는 한 공격자는 방어자에게 어떤 피해도 줄 수 없습니다.</w:t>
      </w:r>
    </w:p>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그리고 전체 규칙의 모든 자원은 특별한 설명이 없다면 모두 피해 상한의 제한을 받으며, 단일 피해든 범위 피해든 기타 피해든 상관없이 구체적인 피해는 이 페이지를 참조하십시오.</w:t>
      </w:r>
    </w:p>
    <w:p w:rsidR="00000000" w:rsidDel="00000000" w:rsidP="00000000" w:rsidRDefault="00000000" w:rsidRPr="00000000" w14:paraId="000014FB">
      <w:pPr>
        <w:rPr/>
      </w:pPr>
      <w:r w:rsidDel="00000000" w:rsidR="00000000" w:rsidRPr="00000000">
        <w:rPr>
          <w:rFonts w:ascii="Arial Unicode MS" w:cs="Arial Unicode MS" w:eastAsia="Arial Unicode MS" w:hAnsi="Arial Unicode MS"/>
          <w:rtl w:val="0"/>
        </w:rPr>
        <w:t xml:space="preserve">한 번의 공격으로 여러 목표를 각각 공격할 때는 모든 목표에 대해 각각 피해 상한을 계산합니다.</w:t>
      </w:r>
    </w:p>
    <w:p w:rsidR="00000000" w:rsidDel="00000000" w:rsidP="00000000" w:rsidRDefault="00000000" w:rsidRPr="00000000" w14:paraId="000014FC">
      <w:pPr>
        <w:rPr/>
      </w:pPr>
      <w:r w:rsidDel="00000000" w:rsidR="00000000" w:rsidRPr="00000000">
        <w:rPr>
          <w:rFonts w:ascii="Arial Unicode MS" w:cs="Arial Unicode MS" w:eastAsia="Arial Unicode MS" w:hAnsi="Arial Unicode MS"/>
          <w:rtl w:val="0"/>
        </w:rPr>
        <w:t xml:space="preserve">피해 상한을 계산할 때는 플레이어가 공격할 때의 DP 성공 수와 부가 성공 수 등을 계산해야 합니다. 하지만 자원에 쓰여 있는 추가로 피해를 주는 능력은 이 추가 피해 부분을 피해 상한에 계산하지 않습니다.</w:t>
      </w:r>
    </w:p>
    <w:p w:rsidR="00000000" w:rsidDel="00000000" w:rsidP="00000000" w:rsidRDefault="00000000" w:rsidRPr="00000000" w14:paraId="000014FD">
      <w:pPr>
        <w:rPr/>
      </w:pPr>
      <w:r w:rsidDel="00000000" w:rsidR="00000000" w:rsidRPr="00000000">
        <w:rPr>
          <w:rFonts w:ascii="Arial Unicode MS" w:cs="Arial Unicode MS" w:eastAsia="Arial Unicode MS" w:hAnsi="Arial Unicode MS"/>
          <w:rtl w:val="0"/>
        </w:rPr>
        <w:t xml:space="preserve">예: "당신의 공격 판정에서 부가 성공 3개를 얻습니다"는 부가 성공이므로 피해 상한에 계산합니다.</w:t>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예: "당신의 공격이 명중한 후 추가로 심각한 피해 3점을 줍니다"는 추가 피해이므로 피해 상한에 계산하지 않습니다.</w:t>
      </w:r>
    </w:p>
    <w:p w:rsidR="00000000" w:rsidDel="00000000" w:rsidP="00000000" w:rsidRDefault="00000000" w:rsidRPr="00000000" w14:paraId="000014FF">
      <w:pPr>
        <w:rPr/>
      </w:pPr>
      <w:r w:rsidDel="00000000" w:rsidR="00000000" w:rsidRPr="00000000">
        <w:rPr>
          <w:rFonts w:ascii="Arial Unicode MS" w:cs="Arial Unicode MS" w:eastAsia="Arial Unicode MS" w:hAnsi="Arial Unicode MS"/>
          <w:rtl w:val="0"/>
        </w:rPr>
        <w:t xml:space="preserve">능력이 주는 피해가 고정 피해라면 피해 상한의 제한을 무시하고 직접 고정 피해의 피해를 적용합니다.</w:t>
      </w:r>
    </w:p>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예: 당신의 근접 백병전 공격의 고정 피해가 20점이지만 당신의 피해 상한은 15밖에 안 되더라도 고정으로 20점의 피해를 줄 수 있습니다.</w:t>
      </w:r>
    </w:p>
    <w:p w:rsidR="00000000" w:rsidDel="00000000" w:rsidP="00000000" w:rsidRDefault="00000000" w:rsidRPr="00000000" w14:paraId="00001501">
      <w:pPr>
        <w:rPr/>
      </w:pPr>
      <w:r w:rsidDel="00000000" w:rsidR="00000000" w:rsidRPr="00000000">
        <w:rPr>
          <w:rtl w:val="0"/>
        </w:rPr>
        <w:t xml:space="preserve">=====================================================================</w:t>
      </w:r>
    </w:p>
    <w:p w:rsidR="00000000" w:rsidDel="00000000" w:rsidP="00000000" w:rsidRDefault="00000000" w:rsidRPr="00000000" w14:paraId="00001502">
      <w:pPr>
        <w:rPr/>
      </w:pPr>
      <w:r w:rsidDel="00000000" w:rsidR="00000000" w:rsidRPr="00000000">
        <w:rPr>
          <w:rtl w:val="0"/>
        </w:rPr>
        <w:t xml:space="preserve">======================================</w:t>
      </w:r>
    </w:p>
    <w:p w:rsidR="00000000" w:rsidDel="00000000" w:rsidP="00000000" w:rsidRDefault="00000000" w:rsidRPr="00000000" w14:paraId="00001503">
      <w:pPr>
        <w:rPr/>
      </w:pPr>
      <w:r w:rsidDel="00000000" w:rsidR="00000000" w:rsidRPr="00000000">
        <w:rPr>
          <w:rFonts w:ascii="Arial Unicode MS" w:cs="Arial Unicode MS" w:eastAsia="Arial Unicode MS" w:hAnsi="Arial Unicode MS"/>
          <w:rtl w:val="0"/>
        </w:rPr>
        <w:t xml:space="preserve">피해 초과</w:t>
      </w:r>
    </w:p>
    <w:p w:rsidR="00000000" w:rsidDel="00000000" w:rsidP="00000000" w:rsidRDefault="00000000" w:rsidRPr="00000000" w14:paraId="00001504">
      <w:pPr>
        <w:rPr/>
      </w:pPr>
      <w:r w:rsidDel="00000000" w:rsidR="00000000" w:rsidRPr="00000000">
        <w:rPr>
          <w:rFonts w:ascii="Arial Unicode MS" w:cs="Arial Unicode MS" w:eastAsia="Arial Unicode MS" w:hAnsi="Arial Unicode MS"/>
          <w:rtl w:val="0"/>
        </w:rPr>
        <w:t xml:space="preserve">캐릭터가 자신의 현재 생명력으로 견딜 수 있는 상한을 초과하는 피해를 받을 때는 초과된 피해를 계산하지 않지만 초과 상황은 계산합니다.</w:t>
      </w:r>
    </w:p>
    <w:p w:rsidR="00000000" w:rsidDel="00000000" w:rsidP="00000000" w:rsidRDefault="00000000" w:rsidRPr="00000000" w14:paraId="00001505">
      <w:pPr>
        <w:rPr/>
      </w:pPr>
      <w:r w:rsidDel="00000000" w:rsidR="00000000" w:rsidRPr="00000000">
        <w:rPr>
          <w:rFonts w:ascii="Arial Unicode MS" w:cs="Arial Unicode MS" w:eastAsia="Arial Unicode MS" w:hAnsi="Arial Unicode MS"/>
          <w:rtl w:val="0"/>
        </w:rPr>
        <w:t xml:space="preserve">예: 캐릭터에게 완전한 생명력 2점이 있는데 심각한 피해 5점을 받으면, 생명력을 계산할 때 이때 캐릭터의 생명력은 악성 피해 2점으로 가득 차고, 초과된 1점 피해는 계산하지 않지만 초과 피해가 있다고 확정합니다.</w:t>
      </w:r>
    </w:p>
    <w:p w:rsidR="00000000" w:rsidDel="00000000" w:rsidP="00000000" w:rsidRDefault="00000000" w:rsidRPr="00000000" w14:paraId="00001506">
      <w:pPr>
        <w:rPr/>
      </w:pPr>
      <w:r w:rsidDel="00000000" w:rsidR="00000000" w:rsidRPr="00000000">
        <w:rPr>
          <w:rFonts w:ascii="Arial Unicode MS" w:cs="Arial Unicode MS" w:eastAsia="Arial Unicode MS" w:hAnsi="Arial Unicode MS"/>
          <w:rtl w:val="0"/>
        </w:rPr>
        <w:t xml:space="preserve">일부 특수한 상황에서는 초과 피해를 계산해야 합니다. 예를 들어 죽음에 강함 등입니다.</w:t>
      </w:r>
    </w:p>
    <w:p w:rsidR="00000000" w:rsidDel="00000000" w:rsidP="00000000" w:rsidRDefault="00000000" w:rsidRPr="00000000" w14:paraId="00001507">
      <w:pPr>
        <w:rPr/>
      </w:pPr>
      <w:r w:rsidDel="00000000" w:rsidR="00000000" w:rsidRPr="00000000">
        <w:rPr>
          <w:rFonts w:ascii="Arial Unicode MS" w:cs="Arial Unicode MS" w:eastAsia="Arial Unicode MS" w:hAnsi="Arial Unicode MS"/>
          <w:rtl w:val="0"/>
        </w:rPr>
        <w:t xml:space="preserve">일부 자원에 특별한 설명이 있는 경우에는 초과 피해를 계산합니다.</w:t>
      </w:r>
    </w:p>
    <w:p w:rsidR="00000000" w:rsidDel="00000000" w:rsidP="00000000" w:rsidRDefault="00000000" w:rsidRPr="00000000" w14:paraId="00001508">
      <w:pPr>
        <w:rPr/>
      </w:pPr>
      <w:r w:rsidDel="00000000" w:rsidR="00000000" w:rsidRPr="00000000">
        <w:rPr>
          <w:rtl w:val="0"/>
        </w:rPr>
        <w:t xml:space="preserve">=====================================================================</w:t>
      </w:r>
    </w:p>
    <w:p w:rsidR="00000000" w:rsidDel="00000000" w:rsidP="00000000" w:rsidRDefault="00000000" w:rsidRPr="00000000" w14:paraId="00001509">
      <w:pPr>
        <w:rPr/>
      </w:pPr>
      <w:r w:rsidDel="00000000" w:rsidR="00000000" w:rsidRPr="00000000">
        <w:rPr>
          <w:rtl w:val="0"/>
        </w:rPr>
        <w:t xml:space="preserve">======================================</w:t>
      </w:r>
    </w:p>
    <w:p w:rsidR="00000000" w:rsidDel="00000000" w:rsidP="00000000" w:rsidRDefault="00000000" w:rsidRPr="00000000" w14:paraId="0000150A">
      <w:pPr>
        <w:rPr/>
      </w:pPr>
      <w:r w:rsidDel="00000000" w:rsidR="00000000" w:rsidRPr="00000000">
        <w:rPr>
          <w:rFonts w:ascii="Arial Unicode MS" w:cs="Arial Unicode MS" w:eastAsia="Arial Unicode MS" w:hAnsi="Arial Unicode MS"/>
          <w:rtl w:val="0"/>
        </w:rPr>
        <w:t xml:space="preserve">특수 효과:</w:t>
      </w:r>
    </w:p>
    <w:p w:rsidR="00000000" w:rsidDel="00000000" w:rsidP="00000000" w:rsidRDefault="00000000" w:rsidRPr="00000000" w14:paraId="0000150B">
      <w:pPr>
        <w:rPr/>
      </w:pPr>
      <w:r w:rsidDel="00000000" w:rsidR="00000000" w:rsidRPr="00000000">
        <w:rPr>
          <w:rFonts w:ascii="Arial Unicode MS" w:cs="Arial Unicode MS" w:eastAsia="Arial Unicode MS" w:hAnsi="Arial Unicode MS"/>
          <w:rtl w:val="0"/>
        </w:rPr>
        <w:t xml:space="preserve">일부 능력은 직접 효과를 서술하는데, 이는 데이터가 아니라 "실제로 스토리 내에서 발생하는" 것입니다. 예를 들어 "기체 응결술"이라는 주문의 직접 효과는 "일부 공기를 끈적하게 만든다"인데, 이것이 주문의 직접 효과입니다.</w:t>
      </w:r>
    </w:p>
    <w:p w:rsidR="00000000" w:rsidDel="00000000" w:rsidP="00000000" w:rsidRDefault="00000000" w:rsidRPr="00000000" w14:paraId="0000150C">
      <w:pPr>
        <w:rPr/>
      </w:pPr>
      <w:r w:rsidDel="00000000" w:rsidR="00000000" w:rsidRPr="00000000">
        <w:rPr>
          <w:rFonts w:ascii="Arial Unicode MS" w:cs="Arial Unicode MS" w:eastAsia="Arial Unicode MS" w:hAnsi="Arial Unicode MS"/>
          <w:rtl w:val="0"/>
        </w:rPr>
        <w:t xml:space="preserve">ST는 플레이어가 특수 능력의 직접 효과를 이용해 규칙에 쓰여 있지 않은 결과를 달성하는 것을 허용해야 하지만, 해당 능력의 정상 데이터 효과의 강도와 범주를 초과해서는 안 됩니다("일반 속어" 페이지의 "입으로 하는 말" 항목 참조).</w:t>
      </w:r>
    </w:p>
    <w:p w:rsidR="00000000" w:rsidDel="00000000" w:rsidP="00000000" w:rsidRDefault="00000000" w:rsidRPr="00000000" w14:paraId="0000150D">
      <w:pPr>
        <w:rPr/>
      </w:pPr>
      <w:r w:rsidDel="00000000" w:rsidR="00000000" w:rsidRPr="00000000">
        <w:rPr>
          <w:rtl w:val="0"/>
        </w:rPr>
        <w:t xml:space="preserve">=====================================================================</w:t>
      </w:r>
    </w:p>
    <w:p w:rsidR="00000000" w:rsidDel="00000000" w:rsidP="00000000" w:rsidRDefault="00000000" w:rsidRPr="00000000" w14:paraId="0000150E">
      <w:pPr>
        <w:rPr/>
      </w:pPr>
      <w:r w:rsidDel="00000000" w:rsidR="00000000" w:rsidRPr="00000000">
        <w:rPr>
          <w:rtl w:val="0"/>
        </w:rPr>
        <w:t xml:space="preserve">======================================</w:t>
      </w:r>
    </w:p>
    <w:p w:rsidR="00000000" w:rsidDel="00000000" w:rsidP="00000000" w:rsidRDefault="00000000" w:rsidRPr="00000000" w14:paraId="0000150F">
      <w:pPr>
        <w:rPr/>
      </w:pPr>
      <w:r w:rsidDel="00000000" w:rsidR="00000000" w:rsidRPr="00000000">
        <w:rPr>
          <w:rFonts w:ascii="Arial Unicode MS" w:cs="Arial Unicode MS" w:eastAsia="Arial Unicode MS" w:hAnsi="Arial Unicode MS"/>
          <w:rtl w:val="0"/>
        </w:rPr>
        <w:t xml:space="preserve">능력 증폭:</w:t>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일부 특수 능력은 증폭할 수 있는데(예: 일부 주문, 영력 능력, 정신력 기술 등), 증폭할 수 있는 능력은 상세 설명에 명시되어 있습니다.</w:t>
      </w:r>
    </w:p>
    <w:p w:rsidR="00000000" w:rsidDel="00000000" w:rsidP="00000000" w:rsidRDefault="00000000" w:rsidRPr="00000000" w14:paraId="00001511">
      <w:pPr>
        <w:rPr/>
      </w:pPr>
      <w:r w:rsidDel="00000000" w:rsidR="00000000" w:rsidRPr="00000000">
        <w:rPr>
          <w:rFonts w:ascii="Arial Unicode MS" w:cs="Arial Unicode MS" w:eastAsia="Arial Unicode MS" w:hAnsi="Arial Unicode MS"/>
          <w:rtl w:val="0"/>
        </w:rPr>
        <w:t xml:space="preserve">능력의 증폭은 해당 능력을 시전할 때 증폭 여부와 몇 점을 증폭할지 결정해야 하는데, 즉 해당 능력 시전에 실패하면 증폭에 소모한 에너지도 함께 잃게 됩니다.</w:t>
      </w:r>
    </w:p>
    <w:p w:rsidR="00000000" w:rsidDel="00000000" w:rsidP="00000000" w:rsidRDefault="00000000" w:rsidRPr="00000000" w14:paraId="00001512">
      <w:pPr>
        <w:rPr/>
      </w:pPr>
      <w:r w:rsidDel="00000000" w:rsidR="00000000" w:rsidRPr="00000000">
        <w:rPr>
          <w:rFonts w:ascii="Arial Unicode MS" w:cs="Arial Unicode MS" w:eastAsia="Arial Unicode MS" w:hAnsi="Arial Unicode MS"/>
          <w:rtl w:val="0"/>
        </w:rPr>
        <w:t xml:space="preserve">동시에 관련 행동, 재료 등도 함께 낭비됩니다.</w:t>
      </w:r>
    </w:p>
    <w:p w:rsidR="00000000" w:rsidDel="00000000" w:rsidP="00000000" w:rsidRDefault="00000000" w:rsidRPr="00000000" w14:paraId="00001513">
      <w:pPr>
        <w:rPr/>
      </w:pPr>
      <w:r w:rsidDel="00000000" w:rsidR="00000000" w:rsidRPr="00000000">
        <w:rPr>
          <w:rtl w:val="0"/>
        </w:rPr>
        <w:t xml:space="preserve">=====================================================================</w:t>
      </w:r>
    </w:p>
    <w:p w:rsidR="00000000" w:rsidDel="00000000" w:rsidP="00000000" w:rsidRDefault="00000000" w:rsidRPr="00000000" w14:paraId="00001514">
      <w:pPr>
        <w:rPr/>
      </w:pPr>
      <w:r w:rsidDel="00000000" w:rsidR="00000000" w:rsidRPr="00000000">
        <w:rPr>
          <w:rtl w:val="0"/>
        </w:rPr>
        <w:t xml:space="preserve">======================================</w:t>
      </w:r>
    </w:p>
    <w:p w:rsidR="00000000" w:rsidDel="00000000" w:rsidP="00000000" w:rsidRDefault="00000000" w:rsidRPr="00000000" w14:paraId="00001515">
      <w:pPr>
        <w:rPr/>
      </w:pPr>
      <w:r w:rsidDel="00000000" w:rsidR="00000000" w:rsidRPr="00000000">
        <w:rPr>
          <w:rFonts w:ascii="Arial Unicode MS" w:cs="Arial Unicode MS" w:eastAsia="Arial Unicode MS" w:hAnsi="Arial Unicode MS"/>
          <w:rtl w:val="0"/>
        </w:rPr>
        <w:t xml:space="preserve">한 번의 공격의 표준 순서</w:t>
      </w:r>
    </w:p>
    <w:p w:rsidR="00000000" w:rsidDel="00000000" w:rsidP="00000000" w:rsidRDefault="00000000" w:rsidRPr="00000000" w14:paraId="00001516">
      <w:pPr>
        <w:rPr/>
      </w:pPr>
      <w:r w:rsidDel="00000000" w:rsidR="00000000" w:rsidRPr="00000000">
        <w:rPr>
          <w:rFonts w:ascii="Arial Unicode MS" w:cs="Arial Unicode MS" w:eastAsia="Arial Unicode MS" w:hAnsi="Arial Unicode MS"/>
          <w:rtl w:val="0"/>
        </w:rPr>
        <w:t xml:space="preserve">기습 라운드 설명 추가</w:t>
      </w:r>
    </w:p>
    <w:p w:rsidR="00000000" w:rsidDel="00000000" w:rsidP="00000000" w:rsidRDefault="00000000" w:rsidRPr="00000000" w14:paraId="00001517">
      <w:pPr>
        <w:rPr/>
      </w:pPr>
      <w:r w:rsidDel="00000000" w:rsidR="00000000" w:rsidRPr="00000000">
        <w:rPr>
          <w:rFonts w:ascii="Arial Unicode MS" w:cs="Arial Unicode MS" w:eastAsia="Arial Unicode MS" w:hAnsi="Arial Unicode MS"/>
          <w:rtl w:val="0"/>
        </w:rPr>
        <w:t xml:space="preserve">과거에 나온 예시에 따라 한 번의 공격의 표준 순서를 정리하겠습니다. 괄호 안의 부분은 ST와 PC의 내심 추산 과정을 재현한 것입니다.</w:t>
      </w:r>
    </w:p>
    <w:p w:rsidR="00000000" w:rsidDel="00000000" w:rsidP="00000000" w:rsidRDefault="00000000" w:rsidRPr="00000000" w14:paraId="00001518">
      <w:pPr>
        <w:rPr/>
      </w:pPr>
      <w:r w:rsidDel="00000000" w:rsidR="00000000" w:rsidRPr="00000000">
        <w:rPr>
          <w:rFonts w:ascii="Arial Unicode MS" w:cs="Arial Unicode MS" w:eastAsia="Arial Unicode MS" w:hAnsi="Arial Unicode MS"/>
          <w:rtl w:val="0"/>
        </w:rPr>
        <w:t xml:space="preserve">ST: 전투가 시작되었습니다. 선공을 굴리세요.</w:t>
      </w:r>
    </w:p>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ST: 그림자이빨 거대룡 선공: 1d10+12 = 2+12 = 14</w:t>
      </w:r>
    </w:p>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자모(플레이어-근접 위치): 선공: 1d10+9 = 6+9 = 15</w:t>
      </w:r>
    </w:p>
    <w:p w:rsidR="00000000" w:rsidDel="00000000" w:rsidP="00000000" w:rsidRDefault="00000000" w:rsidRPr="00000000" w14:paraId="0000151B">
      <w:pPr>
        <w:rPr/>
      </w:pPr>
      <w:r w:rsidDel="00000000" w:rsidR="00000000" w:rsidRPr="00000000">
        <w:rPr>
          <w:rFonts w:ascii="Arial Unicode MS" w:cs="Arial Unicode MS" w:eastAsia="Arial Unicode MS" w:hAnsi="Arial Unicode MS"/>
          <w:rtl w:val="0"/>
        </w:rPr>
        <w:t xml:space="preserve">소자(플레이어-보조 위치): 선공: 1d10+10 = 10+10 = 20</w:t>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백야(플레이어-근접 위치): 선공: 1d10+5 = 1+5 = 6</w:t>
      </w:r>
    </w:p>
    <w:p w:rsidR="00000000" w:rsidDel="00000000" w:rsidP="00000000" w:rsidRDefault="00000000" w:rsidRPr="00000000" w14:paraId="0000151D">
      <w:pPr>
        <w:rPr/>
      </w:pPr>
      <w:r w:rsidDel="00000000" w:rsidR="00000000" w:rsidRPr="00000000">
        <w:rPr>
          <w:rFonts w:ascii="Arial Unicode MS" w:cs="Arial Unicode MS" w:eastAsia="Arial Unicode MS" w:hAnsi="Arial Unicode MS"/>
          <w:rtl w:val="0"/>
        </w:rPr>
        <w:t xml:space="preserve">시월(플레이어-원거리 위치): 선공: 1d10+16 = 3+16 = 19</w:t>
      </w:r>
    </w:p>
    <w:p w:rsidR="00000000" w:rsidDel="00000000" w:rsidP="00000000" w:rsidRDefault="00000000" w:rsidRPr="00000000" w14:paraId="0000151E">
      <w:pPr>
        <w:rPr/>
      </w:pPr>
      <w:r w:rsidDel="00000000" w:rsidR="00000000" w:rsidRPr="00000000">
        <w:rPr>
          <w:rFonts w:ascii="Arial Unicode MS" w:cs="Arial Unicode MS" w:eastAsia="Arial Unicode MS" w:hAnsi="Arial Unicode MS"/>
          <w:rtl w:val="0"/>
        </w:rPr>
        <w:t xml:space="preserve">선공 굴림</w:t>
      </w:r>
    </w:p>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ST: 행동 순서는 소자, 시월, 자모, 그림자이빨 거대룡, 백야입니다.</w:t>
      </w:r>
    </w:p>
    <w:p w:rsidR="00000000" w:rsidDel="00000000" w:rsidP="00000000" w:rsidRDefault="00000000" w:rsidRPr="00000000" w14:paraId="00001520">
      <w:pPr>
        <w:rPr/>
      </w:pPr>
      <w:r w:rsidDel="00000000" w:rsidR="00000000" w:rsidRPr="00000000">
        <w:rPr>
          <w:rFonts w:ascii="Arial Unicode MS" w:cs="Arial Unicode MS" w:eastAsia="Arial Unicode MS" w:hAnsi="Arial Unicode MS"/>
          <w:rtl w:val="0"/>
        </w:rPr>
        <w:t xml:space="preserve">행동 순서 확인</w:t>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소자: 나는 생물 강화를 사용하려고 합니다. (굴림) ww 20a10+3 = 8+3 = 11. 어떻게 계산했는지만 쓰면 됩니다(특성치+기능+X 그리고 판정을 하고 몇 개의 성공 수를 얻었는지). 저는 11개의 성공 수를 얻었습니다. 자모의 근력을 10점 상승시키고 싶고, 지속 시간은 1라운드입니다. 그리고 나는 단검으로 막기를 하려고 합니다. 제 턴은 끝났습니다.</w:t>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이 플레이어는 시전을 사용하고 시전 규칙을 따릅니다. 이동 행동은 막기에 사용합니다.</w:t>
      </w:r>
    </w:p>
    <w:p w:rsidR="00000000" w:rsidDel="00000000" w:rsidP="00000000" w:rsidRDefault="00000000" w:rsidRPr="00000000" w14:paraId="00001523">
      <w:pPr>
        <w:rPr/>
      </w:pPr>
      <w:r w:rsidDel="00000000" w:rsidR="00000000" w:rsidRPr="00000000">
        <w:rPr>
          <w:rFonts w:ascii="Arial Unicode MS" w:cs="Arial Unicode MS" w:eastAsia="Arial Unicode MS" w:hAnsi="Arial Unicode MS"/>
          <w:rtl w:val="0"/>
        </w:rPr>
        <w:t xml:space="preserve">시월: 나는 권총으로 그림자이빨 거대룡을 사격하려고 합니다. 제 공격 DP는 18이고 고속 5도 갖고 있습니다. 1점의 의지를 추가로 지불해 3DP를 더 얻으려고 합니다. 총계는 21DP이고, 이번 공격은 부가 성공 3점을 갖고 있습니다.</w:t>
      </w:r>
    </w:p>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이 플레이어는 공격 모드를 선언하고, 초기 공격 주사위와 공격 부가 성공을 선언하며, 공격이 지닌 특수 속성을 선언합니다.</w:t>
      </w:r>
    </w:p>
    <w:p w:rsidR="00000000" w:rsidDel="00000000" w:rsidP="00000000" w:rsidRDefault="00000000" w:rsidRPr="00000000" w14:paraId="00001525">
      <w:pPr>
        <w:rPr/>
      </w:pPr>
      <w:r w:rsidDel="00000000" w:rsidR="00000000" w:rsidRPr="00000000">
        <w:rPr>
          <w:rFonts w:ascii="Arial Unicode MS" w:cs="Arial Unicode MS" w:eastAsia="Arial Unicode MS" w:hAnsi="Arial Unicode MS"/>
          <w:rtl w:val="0"/>
        </w:rPr>
        <w:t xml:space="preserve">ST: (이 그림자이빨 거대룡의 방어는 기본 방어 8 + 회피 방어 1 + 통찰 방어 1 + 타고난 방어 6 + 편향 방어 2로, 총 18점의 방어와 부가 성공 2개입니다. 고속 5는 5점의 기본 방어를 관통할 수 있으므로 13점의 방어가 남고, 시월의 공격 주사위 21DP에서 13을 빼면 결과는 8DP입니다) 당신의 공격 주사위는 8DP입니다. 그림자이빨 거대룡은 방어 부가 성공 2개를 사용할 것입니다.</w:t>
      </w:r>
    </w:p>
    <w:p w:rsidR="00000000" w:rsidDel="00000000" w:rsidP="00000000" w:rsidRDefault="00000000" w:rsidRPr="00000000" w14:paraId="00001526">
      <w:pPr>
        <w:rPr/>
      </w:pPr>
      <w:r w:rsidDel="00000000" w:rsidR="00000000" w:rsidRPr="00000000">
        <w:rPr>
          <w:rFonts w:ascii="Arial Unicode MS" w:cs="Arial Unicode MS" w:eastAsia="Arial Unicode MS" w:hAnsi="Arial Unicode MS"/>
          <w:rtl w:val="0"/>
        </w:rPr>
        <w:t xml:space="preserve">ST는 적의 방어에 따라 PC의 공격 주사위를 판단하고, 방어자는 자신의 방어 부가 성공 수를 확정합니다.</w:t>
      </w:r>
    </w:p>
    <w:p w:rsidR="00000000" w:rsidDel="00000000" w:rsidP="00000000" w:rsidRDefault="00000000" w:rsidRPr="00000000" w14:paraId="00001527">
      <w:pPr>
        <w:rPr/>
      </w:pPr>
      <w:r w:rsidDel="00000000" w:rsidR="00000000" w:rsidRPr="00000000">
        <w:rPr>
          <w:rFonts w:ascii="Arial Unicode MS" w:cs="Arial Unicode MS" w:eastAsia="Arial Unicode MS" w:hAnsi="Arial Unicode MS"/>
          <w:rtl w:val="0"/>
        </w:rPr>
        <w:t xml:space="preserve">시월: (굴림) ww 8a10= 6. 제 기본 성공 수는 6개이고, 2개의 방어 부가 성공을 뺀 다음, 3개의 공격 부가 성공을 더하면 최종적으로 7개의 성공 수를 얻었습니다.</w:t>
      </w:r>
    </w:p>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공격 주사위를 굴리고, 관련 부가 성공을 더하거나 뺀 다음, 최종 성공 수를 판단합니다.</w:t>
      </w:r>
    </w:p>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ST: (이 그림자이빨 거대룡의 총 생명력은 20입니다. 이번에 7L의 피해를 받았습니다. 현재는 13완전+7L입니다) 당신이 방아쇠를 당기자 그림자이빨 거대룡의 몸에 손가락 굵기의 피 구멍이 생깁니다. 칠흑 같은 비늘은 당신의 총알을 전혀 막아내지 못했습니다. 선홍색 피가 상처에서 흘러나왔습니다. 그림자이빨 거대룡은 고통으로 인해 포효했지만 움직임은 크게 영향받지 않았습니다.</w:t>
      </w:r>
    </w:p>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ST는 준 피해를 계산하고 피해를 서술합니다.</w:t>
      </w:r>
    </w:p>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시월: (이 서술을 통해 그림자이빨 거대룡에게 [방탄] 속성이 없다는 것을 대략 판단할 수 있습니다. 만약 제가 정말로 7L 피해를 줬다면 "움직임이 크게 영향받지 않았다"는 말에 따르면 제가 준 피해는 총 생명력에 비해 비중이 그리 높지 않습니다) 제 턴은 끝났습니다.</w:t>
      </w:r>
    </w:p>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PC는 ST의 서술에 따라 자신이 준 피해량을 추측합니다. 다른 행동을 실행합니다.</w:t>
      </w:r>
    </w:p>
    <w:p w:rsidR="00000000" w:rsidDel="00000000" w:rsidP="00000000" w:rsidRDefault="00000000" w:rsidRPr="00000000" w14:paraId="0000152D">
      <w:pPr>
        <w:rPr/>
      </w:pPr>
      <w:r w:rsidDel="00000000" w:rsidR="00000000" w:rsidRPr="00000000">
        <w:rPr>
          <w:rFonts w:ascii="Arial Unicode MS" w:cs="Arial Unicode MS" w:eastAsia="Arial Unicode MS" w:hAnsi="Arial Unicode MS"/>
          <w:rtl w:val="0"/>
        </w:rPr>
        <w:t xml:space="preserve">(이 단락은 세션 기록 《주신연대기》에서 발췌했으며 삭제 및 윤색되었습니다)</w:t>
      </w:r>
    </w:p>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PC가 스토리에서 관련 자료를 얻거나 일부 능력을 갖고 있지 않다면 PC는 그들이 맞서고 있는 적이 어떤 방어 구성을 갖고 있는지 알 권리가 없습니다.</w:t>
      </w:r>
    </w:p>
    <w:p w:rsidR="00000000" w:rsidDel="00000000" w:rsidP="00000000" w:rsidRDefault="00000000" w:rsidRPr="00000000" w14:paraId="0000152F">
      <w:pPr>
        <w:rPr/>
      </w:pPr>
      <w:r w:rsidDel="00000000" w:rsidR="00000000" w:rsidRPr="00000000">
        <w:rPr>
          <w:rFonts w:ascii="Arial Unicode MS" w:cs="Arial Unicode MS" w:eastAsia="Arial Unicode MS" w:hAnsi="Arial Unicode MS"/>
          <w:rtl w:val="0"/>
        </w:rPr>
        <w:t xml:space="preserve">마찬가지로 해당 능력이나 관련 자료가 없다면 PC도 그들이 맞서고 있는 적의 생명력 상한이 얼마인지 알아서는 안 됩니다.</w:t>
      </w:r>
    </w:p>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물론 ST도 자신의 부담을 줄이기 위해 적의 방어를 직접 말하는 것을 선택할 수 있습니다. 어쨌든 이는 ST의 선택에 달려 있습니다.</w:t>
      </w:r>
    </w:p>
    <w:p w:rsidR="00000000" w:rsidDel="00000000" w:rsidP="00000000" w:rsidRDefault="00000000" w:rsidRPr="00000000" w14:paraId="00001531">
      <w:pPr>
        <w:rPr/>
      </w:pPr>
      <w:r w:rsidDel="00000000" w:rsidR="00000000" w:rsidRPr="00000000">
        <w:rPr>
          <w:rtl w:val="0"/>
        </w:rPr>
        <w:t xml:space="preserve">=====================================================================</w:t>
      </w:r>
    </w:p>
    <w:p w:rsidR="00000000" w:rsidDel="00000000" w:rsidP="00000000" w:rsidRDefault="00000000" w:rsidRPr="00000000" w14:paraId="00001532">
      <w:pPr>
        <w:rPr/>
      </w:pPr>
      <w:r w:rsidDel="00000000" w:rsidR="00000000" w:rsidRPr="00000000">
        <w:rPr>
          <w:rtl w:val="0"/>
        </w:rPr>
        <w:t xml:space="preserve">======================================</w:t>
      </w:r>
    </w:p>
    <w:p w:rsidR="00000000" w:rsidDel="00000000" w:rsidP="00000000" w:rsidRDefault="00000000" w:rsidRPr="00000000" w14:paraId="00001533">
      <w:pPr>
        <w:pStyle w:val="Heading1"/>
        <w:rPr/>
      </w:pPr>
      <w:bookmarkStart w:colFirst="0" w:colLast="0" w:name="_1bncblo0f1jz" w:id="37"/>
      <w:bookmarkEnd w:id="37"/>
      <w:r w:rsidDel="00000000" w:rsidR="00000000" w:rsidRPr="00000000">
        <w:rPr>
          <w:rFonts w:ascii="Arial Unicode MS" w:cs="Arial Unicode MS" w:eastAsia="Arial Unicode MS" w:hAnsi="Arial Unicode MS"/>
          <w:rtl w:val="0"/>
        </w:rPr>
        <w:t xml:space="preserve">1.4.5 전투 보조 규칙</w:t>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전투 보조 규칙:</w:t>
      </w:r>
    </w:p>
    <w:p w:rsidR="00000000" w:rsidDel="00000000" w:rsidP="00000000" w:rsidRDefault="00000000" w:rsidRPr="00000000" w14:paraId="00001535">
      <w:pPr>
        <w:rPr/>
      </w:pPr>
      <w:r w:rsidDel="00000000" w:rsidR="00000000" w:rsidRPr="00000000">
        <w:rPr>
          <w:rtl w:val="0"/>
        </w:rPr>
        <w:t xml:space="preserve">=====================================================================</w:t>
      </w:r>
    </w:p>
    <w:p w:rsidR="00000000" w:rsidDel="00000000" w:rsidP="00000000" w:rsidRDefault="00000000" w:rsidRPr="00000000" w14:paraId="00001536">
      <w:pPr>
        <w:rPr/>
      </w:pPr>
      <w:r w:rsidDel="00000000" w:rsidR="00000000" w:rsidRPr="00000000">
        <w:rPr>
          <w:rtl w:val="0"/>
        </w:rPr>
        <w:t xml:space="preserve">======================================</w:t>
      </w:r>
    </w:p>
    <w:p w:rsidR="00000000" w:rsidDel="00000000" w:rsidP="00000000" w:rsidRDefault="00000000" w:rsidRPr="00000000" w14:paraId="00001537">
      <w:pPr>
        <w:rPr/>
      </w:pPr>
      <w:r w:rsidDel="00000000" w:rsidR="00000000" w:rsidRPr="00000000">
        <w:rPr>
          <w:rFonts w:ascii="Arial Unicode MS" w:cs="Arial Unicode MS" w:eastAsia="Arial Unicode MS" w:hAnsi="Arial Unicode MS"/>
          <w:rtl w:val="0"/>
        </w:rPr>
        <w:t xml:space="preserve">전투 중에는 일반적인 이동, 공격 등의 행동 외에도 많은 다른 내용의 판정이 있습니다. 예를 들어 범위의 확정, 목표의 확정, 능동 능력과 수동 능력의 구분 등이 있는데, 이에 대한 규범은 본 장에서 다룹니다. </w:t>
      </w:r>
    </w:p>
    <w:p w:rsidR="00000000" w:rsidDel="00000000" w:rsidP="00000000" w:rsidRDefault="00000000" w:rsidRPr="00000000" w14:paraId="00001538">
      <w:pPr>
        <w:rPr/>
      </w:pPr>
      <w:r w:rsidDel="00000000" w:rsidR="00000000" w:rsidRPr="00000000">
        <w:rPr>
          <w:rtl w:val="0"/>
        </w:rPr>
        <w:t xml:space="preserve">=====================================================================</w:t>
      </w:r>
    </w:p>
    <w:p w:rsidR="00000000" w:rsidDel="00000000" w:rsidP="00000000" w:rsidRDefault="00000000" w:rsidRPr="00000000" w14:paraId="00001539">
      <w:pPr>
        <w:rPr/>
      </w:pPr>
      <w:r w:rsidDel="00000000" w:rsidR="00000000" w:rsidRPr="00000000">
        <w:rPr>
          <w:rtl w:val="0"/>
        </w:rPr>
        <w:t xml:space="preserve">======================================</w:t>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목표 설명:</w:t>
      </w:r>
    </w:p>
    <w:p w:rsidR="00000000" w:rsidDel="00000000" w:rsidP="00000000" w:rsidRDefault="00000000" w:rsidRPr="00000000" w14:paraId="0000153B">
      <w:pPr>
        <w:rPr/>
      </w:pPr>
      <w:r w:rsidDel="00000000" w:rsidR="00000000" w:rsidRPr="00000000">
        <w:rPr>
          <w:rFonts w:ascii="Arial Unicode MS" w:cs="Arial Unicode MS" w:eastAsia="Arial Unicode MS" w:hAnsi="Arial Unicode MS"/>
          <w:rtl w:val="0"/>
        </w:rPr>
        <w:t xml:space="preserve">게임에서 대부분의 행위는 목표를 확정해야 하는데, 이러한 목표는 일반적으로 다음과 같은 몇 가지 종류가 있습니다:</w:t>
      </w:r>
    </w:p>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"적대 목표"와 "적": 이는 적대적인 성질의 단위로 간주되며, 진영, 태도 등에 관계없이 ST가 최종 해석합니다. </w:t>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"동맹" "팀원"과 "동료": 아군 단위이지만 자신은 포함하지 않습니다.</w:t>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"아군 목표": 아군 단위로서 자신도 포함합니다.  </w:t>
      </w:r>
    </w:p>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"하나의 목표": 자신, 적, 동맹을 포함한 모든 목표입니다. 어떤 자원으로 인해 추가로 하나의 목표를 선택할 수 있는 능력이 있다면, 특별한 설명이 없는 한 추가로 하나의 목표를 선택할 수 있지만 원래 선택한 목표는 선택할 수 없습니다.</w:t>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"모든 목표" "적과 아군 구분 없이": 범위 내의 모든 목표로 적, 동맹 및 자신을 포함합니다.</w:t>
      </w:r>
    </w:p>
    <w:p w:rsidR="00000000" w:rsidDel="00000000" w:rsidP="00000000" w:rsidRDefault="00000000" w:rsidRPr="00000000" w14:paraId="00001541">
      <w:pPr>
        <w:rPr/>
      </w:pPr>
      <w:r w:rsidDel="00000000" w:rsidR="00000000" w:rsidRPr="00000000">
        <w:rPr>
          <w:rFonts w:ascii="Arial Unicode MS" w:cs="Arial Unicode MS" w:eastAsia="Arial Unicode MS" w:hAnsi="Arial Unicode MS"/>
          <w:rtl w:val="0"/>
        </w:rPr>
        <w:t xml:space="preserve">"자발적 목표": 해당 능력을 발동할 때 목표가 자발적인지 확인해야 하는데, 이러한 자발성에는 협박당하거나 매혹당하거나 정신 지배를 받는 것 등이 포함됩니다.  </w:t>
      </w:r>
    </w:p>
    <w:p w:rsidR="00000000" w:rsidDel="00000000" w:rsidP="00000000" w:rsidRDefault="00000000" w:rsidRPr="00000000" w14:paraId="00001542">
      <w:pPr>
        <w:rPr/>
      </w:pPr>
      <w:r w:rsidDel="00000000" w:rsidR="00000000" w:rsidRPr="00000000">
        <w:rPr>
          <w:rFonts w:ascii="Arial Unicode MS" w:cs="Arial Unicode MS" w:eastAsia="Arial Unicode MS" w:hAnsi="Arial Unicode MS"/>
          <w:rtl w:val="0"/>
        </w:rPr>
        <w:t xml:space="preserve">"시야 내": 모호한 시야 범위 내에 있는 목표로 자신을 포함하며 반드시 시야선을 가지고 있어야 합니다.</w:t>
      </w:r>
    </w:p>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특수: "목표"와 "단위"는 일반적으로 같은 의미입니다.</w:t>
      </w:r>
    </w:p>
    <w:p w:rsidR="00000000" w:rsidDel="00000000" w:rsidP="00000000" w:rsidRDefault="00000000" w:rsidRPr="00000000" w14:paraId="00001544">
      <w:pPr>
        <w:rPr/>
      </w:pPr>
      <w:r w:rsidDel="00000000" w:rsidR="00000000" w:rsidRPr="00000000">
        <w:rPr>
          <w:rFonts w:ascii="Arial Unicode MS" w:cs="Arial Unicode MS" w:eastAsia="Arial Unicode MS" w:hAnsi="Arial Unicode MS"/>
          <w:rtl w:val="0"/>
        </w:rPr>
        <w:t xml:space="preserve">어떤 능력의 목표는 여러 조건을 동시에 만족해야 할 수도 있습니다. 예를 들어 "하나의 아군 목표"라면 이때 아군 목표의 조건에 부합하는 부분으로 계산하여, 아군 목표의 조건을 만족하는 단위 중 하나의 목표를 선택하여 해당 능력의 발동 목표로 삼습니다. 어떤 능력의 목표 조건을 만족하는 목표를 합법 목표로 간주합니다. </w:t>
      </w:r>
    </w:p>
    <w:p w:rsidR="00000000" w:rsidDel="00000000" w:rsidP="00000000" w:rsidRDefault="00000000" w:rsidRPr="00000000" w14:paraId="00001545">
      <w:pPr>
        <w:rPr/>
      </w:pPr>
      <w:r w:rsidDel="00000000" w:rsidR="00000000" w:rsidRPr="00000000">
        <w:rPr>
          <w:rFonts w:ascii="Arial Unicode MS" w:cs="Arial Unicode MS" w:eastAsia="Arial Unicode MS" w:hAnsi="Arial Unicode MS"/>
          <w:rtl w:val="0"/>
        </w:rPr>
        <w:t xml:space="preserve">복수의 목표를 선택해야 하는 능력의 경우, 특별한 설명이 없다면 기본적으로 같은 목표를 선택할 수 없습니다.  </w:t>
      </w:r>
    </w:p>
    <w:p w:rsidR="00000000" w:rsidDel="00000000" w:rsidP="00000000" w:rsidRDefault="00000000" w:rsidRPr="00000000" w14:paraId="00001546">
      <w:pPr>
        <w:rPr/>
      </w:pPr>
      <w:r w:rsidDel="00000000" w:rsidR="00000000" w:rsidRPr="00000000">
        <w:rPr>
          <w:rFonts w:ascii="Arial Unicode MS" w:cs="Arial Unicode MS" w:eastAsia="Arial Unicode MS" w:hAnsi="Arial Unicode MS"/>
          <w:rtl w:val="0"/>
        </w:rPr>
        <w:t xml:space="preserve">캐릭터가 어떤 능력을 발동할 때, 선택한 목표가 합법 목표인 것이 해당 능력의 발동 조건 중 하나입니다. 예를 들어 "인간형 목표"를 요구하는 능력은 분명히 곰을 목표로 삼을 수 없습니다.</w:t>
      </w:r>
    </w:p>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캐릭터가 목표를 결정하고 능력 A를 발동하겠다고 선언한 후에는 특수 능력의 삽입이 없는 한 더 이상 목표를 변경할 수 없습니다.  </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만약 어떤 능력 B가 강제로 능력 A의 목표를 변경했는데, 변경 후의 목표가 합법 목표가 아니라면 능력 B의 목표 변경 효과는 발동할 수 없습니다.</w:t>
      </w:r>
    </w:p>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만약 능력 A의 결산 과정에서 그 목표가 합법 목표에서 비합법 목표로 변했다면, 능력 A는 여전히 정상적으로 발효됩니다. 반사 동작으로 공격 범위를 벗어나는 등 일부 상황은 특수한 판단 방식을 가지며 본 규칙에 따르지 않고 해당 규칙에 따라 판단합니다.</w:t>
      </w:r>
    </w:p>
    <w:p w:rsidR="00000000" w:rsidDel="00000000" w:rsidP="00000000" w:rsidRDefault="00000000" w:rsidRPr="00000000" w14:paraId="0000154A">
      <w:pPr>
        <w:rPr/>
      </w:pPr>
      <w:r w:rsidDel="00000000" w:rsidR="00000000" w:rsidRPr="00000000">
        <w:rPr>
          <w:rtl w:val="0"/>
        </w:rPr>
        <w:t xml:space="preserve">=====================================================================</w:t>
      </w:r>
    </w:p>
    <w:p w:rsidR="00000000" w:rsidDel="00000000" w:rsidP="00000000" w:rsidRDefault="00000000" w:rsidRPr="00000000" w14:paraId="0000154B">
      <w:pPr>
        <w:rPr/>
      </w:pPr>
      <w:r w:rsidDel="00000000" w:rsidR="00000000" w:rsidRPr="00000000">
        <w:rPr>
          <w:rtl w:val="0"/>
        </w:rPr>
        <w:t xml:space="preserve">======================================</w:t>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판정 설명:</w:t>
      </w:r>
    </w:p>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행위 판정: 등반, 수영 등 특정 행위에 대한 판정입니다. 이런 경우 규칙에 따라 판정을 진행하며, 일반적인 행위 판정은 모두 속성+기술(해당 전문)로 판정을 진행합니다.  </w:t>
      </w:r>
    </w:p>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기술 판정: 일반적으로 기술의 판정만 진행한다고 하면 해당 기술 등급으로만 한 번 판정을 진행합니다. 표현 기술이나 수공예 기술이라면 요구 사항에 부합하는 하위 항목 중 기술 등급이 가장 높은 것을 선택합니다. </w:t>
      </w:r>
    </w:p>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만약 해당 기술에 전문이 포함된다면, 예를 들어 운동(점프) 판정이라면 운동 기술 등급+점프 전문+기타 운동 관련 판정 가치를 사용해 판정을 진행합니다.</w:t>
      </w:r>
    </w:p>
    <w:p w:rsidR="00000000" w:rsidDel="00000000" w:rsidP="00000000" w:rsidRDefault="00000000" w:rsidRPr="00000000" w14:paraId="00001550">
      <w:pPr>
        <w:rPr/>
      </w:pPr>
      <w:r w:rsidDel="00000000" w:rsidR="00000000" w:rsidRPr="00000000">
        <w:rPr>
          <w:rFonts w:ascii="Arial Unicode MS" w:cs="Arial Unicode MS" w:eastAsia="Arial Unicode MS" w:hAnsi="Arial Unicode MS"/>
          <w:rtl w:val="0"/>
        </w:rPr>
        <w:t xml:space="preserve">예: 백병전 5, 백병전 판정을 한 번 진행하면 5DP를 던지는 것이며 물론 기술 등급으로 인한 추가 성공을 얻습니다.</w:t>
      </w:r>
    </w:p>
    <w:p w:rsidR="00000000" w:rsidDel="00000000" w:rsidP="00000000" w:rsidRDefault="00000000" w:rsidRPr="00000000" w14:paraId="00001551">
      <w:pPr>
        <w:rPr/>
      </w:pPr>
      <w:r w:rsidDel="00000000" w:rsidR="00000000" w:rsidRPr="00000000">
        <w:rPr>
          <w:rFonts w:ascii="Arial Unicode MS" w:cs="Arial Unicode MS" w:eastAsia="Arial Unicode MS" w:hAnsi="Arial Unicode MS"/>
          <w:rtl w:val="0"/>
        </w:rPr>
        <w:t xml:space="preserve">공격 판정: 공격 판정은 일반적으로 다양한 분류가 있으며 "전투 규칙" 아래의 각종 공격 방식을 참고하세요.</w:t>
      </w:r>
    </w:p>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시전 판정: "시전 규칙" 장에 해당 설명이 있습니다.</w:t>
      </w:r>
    </w:p>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정신 판정: "기타 능력" 장에 해당 설명이 있습니다. </w:t>
      </w:r>
    </w:p>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3가지 내성 판정: 3가지 내성 판정은 강인 내성 판정, 반사 내성 판정 및 의지 내성 판정을 가리킵니다.</w:t>
      </w:r>
    </w:p>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대항 판정: 대항 판정은 자신이 목표일 때 수동적으로 하는 대항성 판정을 가리킵니다. 3가지 내성을 포함하되 이에 국한되지 않습니다. 예를 들어 어떤 능력이 자신에게 명중되어 건강+결단으로 대항해야 할 때, 이러한 대항을 대항 판정이라고 합니다.</w:t>
      </w:r>
    </w:p>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전체 판정: 전체 판정에는 위에서 언급한 모든 판정이 포함되지만 판정이 아닌 것으로 정의된 일부 판정은 포함되지 않습니다. 예를 들어 선제, 본능 각성, 행운 등입니다. 주의해야 할 점은 방어도 판정이 아니므로 전체 판정에 방어는 포함되지 않습니다.</w:t>
      </w:r>
    </w:p>
    <w:p w:rsidR="00000000" w:rsidDel="00000000" w:rsidP="00000000" w:rsidRDefault="00000000" w:rsidRPr="00000000" w14:paraId="00001557">
      <w:pPr>
        <w:rPr/>
      </w:pPr>
      <w:r w:rsidDel="00000000" w:rsidR="00000000" w:rsidRPr="00000000">
        <w:rPr>
          <w:rFonts w:ascii="Arial Unicode MS" w:cs="Arial Unicode MS" w:eastAsia="Arial Unicode MS" w:hAnsi="Arial Unicode MS"/>
          <w:rtl w:val="0"/>
        </w:rPr>
        <w:t xml:space="preserve">특수 판정: 선제, 본능 각성, 행운 등의 판정은 일반적으로 해당 문구 설명이 있을 것입니다. </w:t>
      </w:r>
    </w:p>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판정이 아닌 주사위 굴림: 규칙에는 단순히 한 번 주사위를 굴리는 것이 포함되는데, 이번 주사위 굴림은 판정이 아니므로 판정 관련 효과를 누릴 수 없습니다.</w:t>
      </w:r>
    </w:p>
    <w:p w:rsidR="00000000" w:rsidDel="00000000" w:rsidP="00000000" w:rsidRDefault="00000000" w:rsidRPr="00000000" w14:paraId="00001559">
      <w:pPr>
        <w:rPr/>
      </w:pPr>
      <w:r w:rsidDel="00000000" w:rsidR="00000000" w:rsidRPr="00000000">
        <w:rPr>
          <w:rtl w:val="0"/>
        </w:rPr>
        <w:t xml:space="preserve">=====================================================================</w:t>
      </w:r>
    </w:p>
    <w:p w:rsidR="00000000" w:rsidDel="00000000" w:rsidP="00000000" w:rsidRDefault="00000000" w:rsidRPr="00000000" w14:paraId="0000155A">
      <w:pPr>
        <w:rPr/>
      </w:pPr>
      <w:r w:rsidDel="00000000" w:rsidR="00000000" w:rsidRPr="00000000">
        <w:rPr>
          <w:rtl w:val="0"/>
        </w:rPr>
        <w:t xml:space="preserve">======================================</w:t>
      </w:r>
    </w:p>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능동 능력과 수동 능력 설명:</w:t>
      </w:r>
    </w:p>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수동 능력: 해당 능력을 획득한 후, 해당 상황에 처해 있기만 하면 해당 능력이 발효될 수 있는 능력은 모두 수동 능력입니다.</w:t>
      </w:r>
    </w:p>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예: 공격 판정에서 3DP의 내재 가치를 얻는 것은 수동 능력입니다. </w:t>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능동 능력: 해당 능력을 획득한 후, 반드시 행동을 소모해야(설사 자유 행동이라 해도, 심지어 행동이 필요 없더라도) 발효될 수 있는 능력은 능동 능력이라고 합니다.</w:t>
      </w:r>
    </w:p>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만약 어떤 능력으로 인해 그 발동 행동이 "없음"으로 변한다면 그것도 능동 능력입니다.</w:t>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만약 어떤 능력으로 인해 그 지속 시간이 무한대로 변한다면 그것도 능동 능력입니다.  </w:t>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만약 어떤 능력을 시전하려면 반드시 어떤 행동에 추가해야 한다면 그것도 능동 능력입니다(예: 행동: 한 번의 공격에 추가하면 이런 능력도 능동 능력입니다).</w:t>
      </w:r>
    </w:p>
    <w:p w:rsidR="00000000" w:rsidDel="00000000" w:rsidP="00000000" w:rsidRDefault="00000000" w:rsidRPr="00000000" w14:paraId="00001562">
      <w:pPr>
        <w:rPr/>
      </w:pPr>
      <w:r w:rsidDel="00000000" w:rsidR="00000000" w:rsidRPr="00000000">
        <w:rPr>
          <w:rFonts w:ascii="Arial Unicode MS" w:cs="Arial Unicode MS" w:eastAsia="Arial Unicode MS" w:hAnsi="Arial Unicode MS"/>
          <w:rtl w:val="0"/>
        </w:rPr>
        <w:t xml:space="preserve">특별한 설명이 없다면: 같은 행동으로는 하나의 행동을 소모하는 능력만 시전할 수 있습니다. 예를 들어 둘 다 표준 행동인 능력은 함께 시전할 수 없고 반드시 분리해서 시전해야 합니다.</w:t>
      </w:r>
    </w:p>
    <w:p w:rsidR="00000000" w:rsidDel="00000000" w:rsidP="00000000" w:rsidRDefault="00000000" w:rsidRPr="00000000" w14:paraId="00001563">
      <w:pPr>
        <w:rPr/>
      </w:pPr>
      <w:r w:rsidDel="00000000" w:rsidR="00000000" w:rsidRPr="00000000">
        <w:rPr>
          <w:rFonts w:ascii="Arial Unicode MS" w:cs="Arial Unicode MS" w:eastAsia="Arial Unicode MS" w:hAnsi="Arial Unicode MS"/>
          <w:rtl w:val="0"/>
        </w:rPr>
        <w:t xml:space="preserve">"한 번의 공격에 추가"하는 행동도 마찬가지입니다. 한 번의 공격에서 2개의 "한 번의 공격에 추가"하는 능력을 사용할 수 없습니다.</w:t>
      </w:r>
    </w:p>
    <w:p w:rsidR="00000000" w:rsidDel="00000000" w:rsidP="00000000" w:rsidRDefault="00000000" w:rsidRPr="00000000" w14:paraId="00001564">
      <w:pPr>
        <w:rPr/>
      </w:pPr>
      <w:r w:rsidDel="00000000" w:rsidR="00000000" w:rsidRPr="00000000">
        <w:rPr>
          <w:rFonts w:ascii="Arial Unicode MS" w:cs="Arial Unicode MS" w:eastAsia="Arial Unicode MS" w:hAnsi="Arial Unicode MS"/>
          <w:rtl w:val="0"/>
        </w:rPr>
        <w:t xml:space="preserve">"한 번의 공격에 추가" "한 번의 공격에 결합" "한 번의 공격 행동에 추가" "한 번의 공격에 포함" 등 유사한 표현은 판정할 때 모두 같은 의미이며 단지 문구 표현만 다릅니다.</w:t>
      </w:r>
    </w:p>
    <w:p w:rsidR="00000000" w:rsidDel="00000000" w:rsidP="00000000" w:rsidRDefault="00000000" w:rsidRPr="00000000" w14:paraId="00001565">
      <w:pPr>
        <w:rPr/>
      </w:pPr>
      <w:r w:rsidDel="00000000" w:rsidR="00000000" w:rsidRPr="00000000">
        <w:rPr>
          <w:rFonts w:ascii="Arial Unicode MS" w:cs="Arial Unicode MS" w:eastAsia="Arial Unicode MS" w:hAnsi="Arial Unicode MS"/>
          <w:rtl w:val="0"/>
        </w:rPr>
        <w:t xml:space="preserve">하지만 하나의 행동을 소모하는 능력에서 "해당 행동에 추가"하는 능력을 하나 사용할 수는 있습니다.</w:t>
      </w:r>
    </w:p>
    <w:p w:rsidR="00000000" w:rsidDel="00000000" w:rsidP="00000000" w:rsidRDefault="00000000" w:rsidRPr="00000000" w14:paraId="00001566">
      <w:pPr>
        <w:rPr/>
      </w:pPr>
      <w:r w:rsidDel="00000000" w:rsidR="00000000" w:rsidRPr="00000000">
        <w:rPr>
          <w:rFonts w:ascii="Arial Unicode MS" w:cs="Arial Unicode MS" w:eastAsia="Arial Unicode MS" w:hAnsi="Arial Unicode MS"/>
          <w:rtl w:val="0"/>
        </w:rPr>
        <w:t xml:space="preserve">"다음 번 공격"도 마찬가지입니다. 예를 들어 어떤 능력이 다음 번 공격을 강화할 수 있다면, 그 후에 또 유사한 능력을 시전했을 때 만약 두 능력의 발동 조건이 완전히 같다면 발동 시 하나의 효과만 선택해 발효할 수 있습니다.  </w:t>
      </w:r>
    </w:p>
    <w:p w:rsidR="00000000" w:rsidDel="00000000" w:rsidP="00000000" w:rsidRDefault="00000000" w:rsidRPr="00000000" w14:paraId="00001567">
      <w:pPr>
        <w:rPr/>
      </w:pPr>
      <w:r w:rsidDel="00000000" w:rsidR="00000000" w:rsidRPr="00000000">
        <w:rPr>
          <w:rtl w:val="0"/>
        </w:rPr>
        <w:t xml:space="preserve">=====================================================================</w:t>
      </w:r>
    </w:p>
    <w:p w:rsidR="00000000" w:rsidDel="00000000" w:rsidP="00000000" w:rsidRDefault="00000000" w:rsidRPr="00000000" w14:paraId="00001568">
      <w:pPr>
        <w:rPr/>
      </w:pPr>
      <w:r w:rsidDel="00000000" w:rsidR="00000000" w:rsidRPr="00000000">
        <w:rPr>
          <w:rtl w:val="0"/>
        </w:rPr>
        <w:t xml:space="preserve">======================================</w:t>
      </w:r>
    </w:p>
    <w:p w:rsidR="00000000" w:rsidDel="00000000" w:rsidP="00000000" w:rsidRDefault="00000000" w:rsidRPr="00000000" w14:paraId="00001569">
      <w:pPr>
        <w:rPr/>
      </w:pPr>
      <w:r w:rsidDel="00000000" w:rsidR="00000000" w:rsidRPr="00000000">
        <w:rPr>
          <w:rFonts w:ascii="Arial Unicode MS" w:cs="Arial Unicode MS" w:eastAsia="Arial Unicode MS" w:hAnsi="Arial Unicode MS"/>
          <w:rtl w:val="0"/>
        </w:rPr>
        <w:t xml:space="preserve">기술과 판정의 반복 계산에 대하여</w:t>
      </w:r>
    </w:p>
    <w:p w:rsidR="00000000" w:rsidDel="00000000" w:rsidP="00000000" w:rsidRDefault="00000000" w:rsidRPr="00000000" w14:paraId="0000156A">
      <w:pPr>
        <w:rPr/>
      </w:pPr>
      <w:r w:rsidDel="00000000" w:rsidR="00000000" w:rsidRPr="00000000">
        <w:rPr>
          <w:rFonts w:ascii="Arial Unicode MS" w:cs="Arial Unicode MS" w:eastAsia="Arial Unicode MS" w:hAnsi="Arial Unicode MS"/>
          <w:rtl w:val="0"/>
        </w:rPr>
        <w:t xml:space="preserve">1. 어떤 능력을 사용한 후, 해당 능력의 판정 결과나 유사한 판정을 반복해서 판정할 수 있을 때, 그 판정에 영향을 미칠 수 있는 모든 능력은 해당 판정의 관련 수치에 단 한 번만 영향을 미칠 수 있으며, 어떤 가치도 후속 판정에서 반복 계산되지 않습니다.</w:t>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2. 어떤 능력을 사용한 후, 어떤 행동이 불안정한 가치를 얻게 되고 해당 효과에 지속 시간이 있다면, 해당 능력을 반복 사용하면 가치를 높게 계산할 수 있습니다(물론 새로 사용하든 기존의 것을 사용하든 그 지속 시간을 새로 고칩니다).</w:t>
      </w:r>
    </w:p>
    <w:p w:rsidR="00000000" w:rsidDel="00000000" w:rsidP="00000000" w:rsidRDefault="00000000" w:rsidRPr="00000000" w14:paraId="0000156C">
      <w:pPr>
        <w:rPr/>
      </w:pPr>
      <w:r w:rsidDel="00000000" w:rsidR="00000000" w:rsidRPr="00000000">
        <w:rPr>
          <w:rFonts w:ascii="Arial Unicode MS" w:cs="Arial Unicode MS" w:eastAsia="Arial Unicode MS" w:hAnsi="Arial Unicode MS"/>
          <w:rtl w:val="0"/>
        </w:rPr>
        <w:t xml:space="preserve">3. 하나의 특성이나 기술은 하나의 연쇄 결산에서 한 번만 계산되며, 과정 중 상태 변경으로 인해 결산을 삽입할 수 있는 경우에도 다시 계산할 수 없고, 이번 연쇄 결산이 완료된 후 이번 연쇄 결산에 참여한 기술이나 특성은 상태 변경으로 인해 다른 연쇄 계산을 할 수 없습니다. 예를 들어: 특성 A는 플레이어가 전설 지능을 완벽 가치로 통찰력에 계산할 수 있게 하고, 특성 B는 플레이어가 전설 통찰력을 완벽 가치로 지능에 계산할 수 있게 하며, 기술 A는 지능에 완벽 가치를 부여하고 플레이어의 전설 지능이 상승하는 상황에서: 기술 A를 결산한 후 특성 A를 결산하고, 만약 특성 A로 인해 전설 통찰력이 상승한다면 특성 B를 결산하고, 특성 B로 인해 특성 A를 다시 결산할 수 있는 경우에는 계산하지 않습니다.</w:t>
      </w:r>
    </w:p>
    <w:p w:rsidR="00000000" w:rsidDel="00000000" w:rsidP="00000000" w:rsidRDefault="00000000" w:rsidRPr="00000000" w14:paraId="0000156D">
      <w:pPr>
        <w:rPr/>
      </w:pPr>
      <w:r w:rsidDel="00000000" w:rsidR="00000000" w:rsidRPr="00000000">
        <w:rPr>
          <w:rFonts w:ascii="Arial Unicode MS" w:cs="Arial Unicode MS" w:eastAsia="Arial Unicode MS" w:hAnsi="Arial Unicode MS"/>
          <w:rtl w:val="0"/>
        </w:rPr>
        <w:t xml:space="preserve">특수하게 플레이어는 특성의 발동 순서를 자유롭게 결정할 수 있지만, 특성을 발동시키는 기술은 반드시 연쇄의 시작 부분에 배치해야 합니다.  </w:t>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4. 어떤 판정의 결과가 역으로 판정 자체에 증익을 줄 수 있을 때는 역으로 증익되지 않습니다. 예를 들어, 어떤 기술이 "표준 행동으로 조작+위장(속임수) 판정을 한 번 하면, 이번 장면에서 조작 관련 판정에 성공 수만큼의 완벽 가치를 얻습니다."라는 효과를 제공한다면, 어떤 경우에도 같은 장면에서 두 번째로 이 기술을 시전할 때 하는 "조작+위장(속임수)" 판정에서 이전에 이 기술을 시전해서 얻은 조작 관련 판정의 완벽 가치를 얻을 수 없습니다.</w:t>
      </w:r>
    </w:p>
    <w:p w:rsidR="00000000" w:rsidDel="00000000" w:rsidP="00000000" w:rsidRDefault="00000000" w:rsidRPr="00000000" w14:paraId="0000156F">
      <w:pPr>
        <w:rPr/>
      </w:pPr>
      <w:r w:rsidDel="00000000" w:rsidR="00000000" w:rsidRPr="00000000">
        <w:rPr>
          <w:rFonts w:ascii="Arial Unicode MS" w:cs="Arial Unicode MS" w:eastAsia="Arial Unicode MS" w:hAnsi="Arial Unicode MS"/>
          <w:rtl w:val="0"/>
        </w:rPr>
        <w:t xml:space="preserve">5. 같은 기술이 가져다주는 가치는 높은 것으로 계산합니다.</w:t>
      </w:r>
    </w:p>
    <w:p w:rsidR="00000000" w:rsidDel="00000000" w:rsidP="00000000" w:rsidRDefault="00000000" w:rsidRPr="00000000" w14:paraId="00001570">
      <w:pPr>
        <w:rPr/>
      </w:pPr>
      <w:r w:rsidDel="00000000" w:rsidR="00000000" w:rsidRPr="00000000">
        <w:rPr>
          <w:rtl w:val="0"/>
        </w:rPr>
        <w:t xml:space="preserve">=====================================================================</w:t>
      </w:r>
    </w:p>
    <w:p w:rsidR="00000000" w:rsidDel="00000000" w:rsidP="00000000" w:rsidRDefault="00000000" w:rsidRPr="00000000" w14:paraId="00001571">
      <w:pPr>
        <w:rPr/>
      </w:pPr>
      <w:r w:rsidDel="00000000" w:rsidR="00000000" w:rsidRPr="00000000">
        <w:rPr>
          <w:rtl w:val="0"/>
        </w:rPr>
        <w:t xml:space="preserve">======================================</w:t>
      </w:r>
    </w:p>
    <w:p w:rsidR="00000000" w:rsidDel="00000000" w:rsidP="00000000" w:rsidRDefault="00000000" w:rsidRPr="00000000" w14:paraId="00001572">
      <w:pPr>
        <w:rPr/>
      </w:pPr>
      <w:r w:rsidDel="00000000" w:rsidR="00000000" w:rsidRPr="00000000">
        <w:rPr>
          <w:rFonts w:ascii="Arial Unicode MS" w:cs="Arial Unicode MS" w:eastAsia="Arial Unicode MS" w:hAnsi="Arial Unicode MS"/>
          <w:rtl w:val="0"/>
        </w:rPr>
        <w:t xml:space="preserve">"간주"에 대한 설명</w:t>
      </w:r>
    </w:p>
    <w:p w:rsidR="00000000" w:rsidDel="00000000" w:rsidP="00000000" w:rsidRDefault="00000000" w:rsidRPr="00000000" w14:paraId="00001573">
      <w:pPr>
        <w:rPr/>
      </w:pPr>
      <w:r w:rsidDel="00000000" w:rsidR="00000000" w:rsidRPr="00000000">
        <w:rPr>
          <w:rFonts w:ascii="Arial Unicode MS" w:cs="Arial Unicode MS" w:eastAsia="Arial Unicode MS" w:hAnsi="Arial Unicode MS"/>
          <w:rtl w:val="0"/>
        </w:rPr>
        <w:t xml:space="preserve">게임을 진행하는 과정에서 플레이어는 "xxx를 얻은 것으로 간주"와 유사한 묘사가 있는 효과를 만날 수 있습니다. 이러한 효과를 간주 효과라고 합니다. 간주 효과는 일반적으로 두 가지로 나뉩니다.</w:t>
      </w:r>
    </w:p>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제한 조건이 없는 간주 효과의 경우, 오직 해당 수치나 상태 및 그 규칙 부분 아래에서 그 자체의 파생 효과를 계산할 때만 간주 효과가 발효됩니다. 해당 수치나 상태를 호출해야 하는 모든 능력, 상태 또는 효과에는 간주 효과가 계산에 참여하지 않습니다.</w:t>
      </w:r>
    </w:p>
    <w:p w:rsidR="00000000" w:rsidDel="00000000" w:rsidP="00000000" w:rsidRDefault="00000000" w:rsidRPr="00000000" w14:paraId="00001575">
      <w:pPr>
        <w:rPr/>
      </w:pPr>
      <w:r w:rsidDel="00000000" w:rsidR="00000000" w:rsidRPr="00000000">
        <w:rPr>
          <w:rFonts w:ascii="Arial Unicode MS" w:cs="Arial Unicode MS" w:eastAsia="Arial Unicode MS" w:hAnsi="Arial Unicode MS"/>
          <w:rtl w:val="0"/>
        </w:rPr>
        <w:t xml:space="preserve">제한 조건이 있는 간주 효과의 경우, 제한 조건이 포괄하는 모든 조건 하에서만 간주 효과가 발효되며, 그 외의 모든 상황에서는 심지어 해당 수치 자체의 파생 효과조차도 반드시 발효되는 것은 아닙니다.</w:t>
      </w:r>
    </w:p>
    <w:p w:rsidR="00000000" w:rsidDel="00000000" w:rsidP="00000000" w:rsidRDefault="00000000" w:rsidRPr="00000000" w14:paraId="00001576">
      <w:pPr>
        <w:rPr/>
      </w:pPr>
      <w:r w:rsidDel="00000000" w:rsidR="00000000" w:rsidRPr="00000000">
        <w:rPr>
          <w:rFonts w:ascii="Arial Unicode MS" w:cs="Arial Unicode MS" w:eastAsia="Arial Unicode MS" w:hAnsi="Arial Unicode MS"/>
          <w:rtl w:val="0"/>
        </w:rPr>
        <w:t xml:space="preserve">예1: 캐릭터는 원래 11점의 힘을 가지고 있는데, 이때 "캐릭터의 힘은 10점의 완벽 가치를 얻은 것으로 간주"라는 효과를 얻으면, 그 힘은 이로 인해 21점으로 상승합니다. 힘으로 공격 판정을 하거나 전설 힘의 효과, 중량 능력 등 힘 자체가 가져다주는 효과를 계산할 때는 힘을 21점으로 계산하지만, "캐릭터의 공격 판정은 캐릭터 전설 힘의 완벽 가치를 얻습니다."라는 능력을 계산해야 할 때는 힘을 여전히 11점으로 계산합니다.</w:t>
      </w:r>
    </w:p>
    <w:p w:rsidR="00000000" w:rsidDel="00000000" w:rsidP="00000000" w:rsidRDefault="00000000" w:rsidRPr="00000000" w14:paraId="00001577">
      <w:pPr>
        <w:rPr/>
      </w:pPr>
      <w:r w:rsidDel="00000000" w:rsidR="00000000" w:rsidRPr="00000000">
        <w:rPr>
          <w:rFonts w:ascii="Arial Unicode MS" w:cs="Arial Unicode MS" w:eastAsia="Arial Unicode MS" w:hAnsi="Arial Unicode MS"/>
          <w:rtl w:val="0"/>
        </w:rPr>
        <w:t xml:space="preserve">예2: 캐릭터의 D급 혈통은 "혈통 등급에 해당하는 시전자 직능"의 효과를 부여했는데, 이때 "혈통 등급은 2등급 상승한 것으로 간주"라는 효과를 얻으면, 시전자 직능을 계산할 때 시전자 등급이 이로 인해 B급으로 변하지는 않습니다. 하지만 그의 혈통 등급을 탐색하는 능력이 있다면 "이 사람은 B급 혈통을 가지고 있다."라는 결과를 얻을 것입니다.</w:t>
      </w:r>
    </w:p>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예3: 캐릭터는 원래 11점의 힘을 가지고 있는데, 이때 "공격 판정을 계산할 때 캐릭터의 힘은 10점의 완벽 가치를 얻은 것으로 간주"라는 효과를 얻으면, 이때 공격 판정을 계산할 때 캐릭터는 힘을 21점으로 계산해 공격 DP와 전설 힘이 가져다주는 DP 및 추가 성공을 계산할 수 있을 뿐만 아니라, "캐릭터의 공격 판정은 캐릭터 전설 힘의 완벽 가치를 얻습니다."라는 능력도 마찬가지로 힘을 21점으로 계산합니다. 하지만 캐릭터의 중량이나 투척 무기의 극한 사거리 등을 계산할 때는 힘이 완전히 이 10점의 가치를 얻지 못합니다.</w:t>
      </w:r>
    </w:p>
    <w:p w:rsidR="00000000" w:rsidDel="00000000" w:rsidP="00000000" w:rsidRDefault="00000000" w:rsidRPr="00000000" w14:paraId="00001579">
      <w:pPr>
        <w:rPr/>
      </w:pPr>
      <w:r w:rsidDel="00000000" w:rsidR="00000000" w:rsidRPr="00000000">
        <w:rPr>
          <w:rFonts w:ascii="Arial Unicode MS" w:cs="Arial Unicode MS" w:eastAsia="Arial Unicode MS" w:hAnsi="Arial Unicode MS"/>
          <w:rtl w:val="0"/>
        </w:rPr>
        <w:t xml:space="preserve">예4: 캐릭터가 자신을 "긴 휴식을 한 것으로 간주"하게 하는 효과를 사용했습니다. 이 효과는 정상적으로 긴 휴식을 한 번 해서 생명력 회복 등의 효과를 얻는 것처럼 만들 것이지만, 만약 "두 번의 긴 휴식 사이에 단 한 번만 발동할 수 있다."는 발동 제한이 있는 능력이 있고 이미 한 번 발동했다면, 캐릭터는 이로 인해 이 능력을 다시 발동할 수 없습니다. "휴식할 때 자동으로 가득 찹니다."라는 회복 방식을 가진 일부 에너지 풀도 이로 인해 회복 조건을 만족하지 못할 것입니다.</w:t>
      </w:r>
    </w:p>
    <w:p w:rsidR="00000000" w:rsidDel="00000000" w:rsidP="00000000" w:rsidRDefault="00000000" w:rsidRPr="00000000" w14:paraId="0000157A">
      <w:pPr>
        <w:rPr/>
      </w:pPr>
      <w:r w:rsidDel="00000000" w:rsidR="00000000" w:rsidRPr="00000000">
        <w:rPr>
          <w:rtl w:val="0"/>
        </w:rPr>
        <w:t xml:space="preserve">=====================================================================</w:t>
      </w:r>
    </w:p>
    <w:p w:rsidR="00000000" w:rsidDel="00000000" w:rsidP="00000000" w:rsidRDefault="00000000" w:rsidRPr="00000000" w14:paraId="0000157B">
      <w:pPr>
        <w:rPr/>
      </w:pPr>
      <w:r w:rsidDel="00000000" w:rsidR="00000000" w:rsidRPr="00000000">
        <w:rPr>
          <w:rtl w:val="0"/>
        </w:rPr>
        <w:t xml:space="preserve">======================================</w:t>
      </w:r>
    </w:p>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"항상"에 대한 설명</w:t>
      </w:r>
    </w:p>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항상은 일반적으로 어떤 수치가 항상 유지된다는 것을 의미합니다. 항상 유지되는 수치는 특별한 설명이 없는 한 어떤 이유로도 증가하지 않으며, 마찬가지로 어떤 이유로도 감소하지 않습니다.</w:t>
      </w:r>
    </w:p>
    <w:p w:rsidR="00000000" w:rsidDel="00000000" w:rsidP="00000000" w:rsidRDefault="00000000" w:rsidRPr="00000000" w14:paraId="0000157E">
      <w:pPr>
        <w:rPr/>
      </w:pPr>
      <w:r w:rsidDel="00000000" w:rsidR="00000000" w:rsidRPr="00000000">
        <w:rPr>
          <w:rFonts w:ascii="Arial Unicode MS" w:cs="Arial Unicode MS" w:eastAsia="Arial Unicode MS" w:hAnsi="Arial Unicode MS"/>
          <w:rtl w:val="0"/>
        </w:rPr>
        <w:t xml:space="preserve">동시에 항상 유지되는 수치는 항상 가장 먼저 계산됩니다.</w:t>
      </w:r>
    </w:p>
    <w:p w:rsidR="00000000" w:rsidDel="00000000" w:rsidP="00000000" w:rsidRDefault="00000000" w:rsidRPr="00000000" w14:paraId="0000157F">
      <w:pPr>
        <w:rPr/>
      </w:pPr>
      <w:r w:rsidDel="00000000" w:rsidR="00000000" w:rsidRPr="00000000">
        <w:rPr>
          <w:rFonts w:ascii="Arial Unicode MS" w:cs="Arial Unicode MS" w:eastAsia="Arial Unicode MS" w:hAnsi="Arial Unicode MS"/>
          <w:rtl w:val="0"/>
        </w:rPr>
        <w:t xml:space="preserve">예1: A 특성을 얻었습니다: 당신의 선천적 무기의 피해는 당신의 건강 수치로 항상 유지됩니다. 동시에 B 특성도 얻었습니다: 당신의 선천적 무기의 무기 피해가 4점 증가합니다. 이때 후자는 전자에 의해 덮어씌워집니다.</w:t>
      </w:r>
    </w:p>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예2: 당신의 공격 판정은 50DP로 항상 유지됩니다. 이때 당신이 공격할 때 어떤 이유로도 DP가 감소하지 않습니다. 예를 들어 목표의 방어나 공격의 감소치 등으로 인해서도 그렇습니다. 또한 어떤 이유로도 공격 DP가 증가하지 않습니다. 물론 공격 판정이므로 여전히 다른 공격 관련 능력의 영향을 받습니다.</w:t>
      </w:r>
    </w:p>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예3: 당신의 방어는 50점으로 항상 유지됩니다. 이때 방어 무시, 갑옷 관통, 마법 관통 등의 능력은 모두 당신의 방어에 영향을 미치지 않습니다. 당신도 어떤 방식으로도 이 방어를 증가시킬 수 없습니다.</w:t>
      </w:r>
    </w:p>
    <w:p w:rsidR="00000000" w:rsidDel="00000000" w:rsidP="00000000" w:rsidRDefault="00000000" w:rsidRPr="00000000" w14:paraId="00001582">
      <w:pPr>
        <w:rPr/>
      </w:pPr>
      <w:r w:rsidDel="00000000" w:rsidR="00000000" w:rsidRPr="00000000">
        <w:rPr>
          <w:rtl w:val="0"/>
        </w:rPr>
        <w:t xml:space="preserve">=====================================================================</w:t>
      </w:r>
    </w:p>
    <w:p w:rsidR="00000000" w:rsidDel="00000000" w:rsidP="00000000" w:rsidRDefault="00000000" w:rsidRPr="00000000" w14:paraId="00001583">
      <w:pPr>
        <w:rPr/>
      </w:pPr>
      <w:r w:rsidDel="00000000" w:rsidR="00000000" w:rsidRPr="00000000">
        <w:rPr>
          <w:rtl w:val="0"/>
        </w:rPr>
        <w:t xml:space="preserve">======================================</w:t>
      </w:r>
    </w:p>
    <w:p w:rsidR="00000000" w:rsidDel="00000000" w:rsidP="00000000" w:rsidRDefault="00000000" w:rsidRPr="00000000" w14:paraId="00001584">
      <w:pPr>
        <w:rPr/>
      </w:pPr>
      <w:r w:rsidDel="00000000" w:rsidR="00000000" w:rsidRPr="00000000">
        <w:rPr>
          <w:rFonts w:ascii="Arial Unicode MS" w:cs="Arial Unicode MS" w:eastAsia="Arial Unicode MS" w:hAnsi="Arial Unicode MS"/>
          <w:rtl w:val="0"/>
        </w:rPr>
        <w:t xml:space="preserve">복수 목표의 강화와 약화:</w:t>
      </w:r>
    </w:p>
    <w:p w:rsidR="00000000" w:rsidDel="00000000" w:rsidP="00000000" w:rsidRDefault="00000000" w:rsidRPr="00000000" w14:paraId="00001585">
      <w:pPr>
        <w:rPr/>
      </w:pPr>
      <w:r w:rsidDel="00000000" w:rsidR="00000000" w:rsidRPr="00000000">
        <w:rPr>
          <w:rFonts w:ascii="Arial Unicode MS" w:cs="Arial Unicode MS" w:eastAsia="Arial Unicode MS" w:hAnsi="Arial Unicode MS"/>
          <w:rtl w:val="0"/>
        </w:rPr>
        <w:t xml:space="preserve">캐릭터가 한 번의 공격으로 동시에 여러 목표를 공격할 수 있을 때, 만약 추가로 부가된 능력이 있다면 매 공격마다 소모할 필요 없이 처음 공격할 때 부가할지 결정하면 되며, 일단 결정하면 변경할 수 없고 이후에도 다시 강화할 수 없습니다.</w:t>
      </w:r>
    </w:p>
    <w:p w:rsidR="00000000" w:rsidDel="00000000" w:rsidP="00000000" w:rsidRDefault="00000000" w:rsidRPr="00000000" w14:paraId="00001586">
      <w:pPr>
        <w:rPr/>
      </w:pPr>
      <w:r w:rsidDel="00000000" w:rsidR="00000000" w:rsidRPr="00000000">
        <w:rPr>
          <w:rFonts w:ascii="Arial Unicode MS" w:cs="Arial Unicode MS" w:eastAsia="Arial Unicode MS" w:hAnsi="Arial Unicode MS"/>
          <w:rtl w:val="0"/>
        </w:rPr>
        <w:t xml:space="preserve">예를 들어: 캐릭터가 의지력을 소모해 첫 번째 목표를 관통한 후 계속 두 번째 목표를 관통할 때, 두 번째 목표를 위해 다시 의지력을 소모할 필요가 없습니다. </w:t>
      </w:r>
    </w:p>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예를 들어: 캐릭터가 연사 공격으로 아군 목표를 공격한 후 그 근처의 적대 목표를 연사할 때, 캐릭터가 아군에 대해 손을 뗀 것을 선택했다면 적대 목표에 대해서도 강제로 손을 뗍니다.</w:t>
      </w:r>
    </w:p>
    <w:p w:rsidR="00000000" w:rsidDel="00000000" w:rsidP="00000000" w:rsidRDefault="00000000" w:rsidRPr="00000000" w14:paraId="00001588">
      <w:pPr>
        <w:rPr/>
      </w:pPr>
      <w:r w:rsidDel="00000000" w:rsidR="00000000" w:rsidRPr="00000000">
        <w:rPr>
          <w:rtl w:val="0"/>
        </w:rPr>
        <w:t xml:space="preserve">=====================================================================</w:t>
      </w:r>
    </w:p>
    <w:p w:rsidR="00000000" w:rsidDel="00000000" w:rsidP="00000000" w:rsidRDefault="00000000" w:rsidRPr="00000000" w14:paraId="00001589">
      <w:pPr>
        <w:rPr/>
      </w:pPr>
      <w:r w:rsidDel="00000000" w:rsidR="00000000" w:rsidRPr="00000000">
        <w:rPr>
          <w:rtl w:val="0"/>
        </w:rPr>
        <w:t xml:space="preserve">======================================</w:t>
      </w:r>
    </w:p>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rtl w:val="0"/>
        </w:rPr>
        <w:t xml:space="preserve">방어 감소:</w:t>
      </w:r>
    </w:p>
    <w:p w:rsidR="00000000" w:rsidDel="00000000" w:rsidP="00000000" w:rsidRDefault="00000000" w:rsidRPr="00000000" w14:paraId="0000158B">
      <w:pPr>
        <w:rPr/>
      </w:pPr>
      <w:r w:rsidDel="00000000" w:rsidR="00000000" w:rsidRPr="00000000">
        <w:rPr>
          <w:rFonts w:ascii="Arial Unicode MS" w:cs="Arial Unicode MS" w:eastAsia="Arial Unicode MS" w:hAnsi="Arial Unicode MS"/>
          <w:rtl w:val="0"/>
        </w:rPr>
        <w:t xml:space="preserve">갑옷 관통, 마법 관통 등 일련의 특수 효과에 직면할 때 방어도 감소합니다. 일반적으로 이런 능력에는 세 가지가 있습니다:</w:t>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1. 목표는 X점의 방어 감소치를 감수해야 합니다. 이 능력에 대해서는 직접 목표의 방어에서 해당 X점 수치를 감소시키면 되며, 목표가 방어로 인해 얻는 어떤 능력에도 영향을 미치지 않습니다. 예를 들어 【방탄】 등입니다. 특별한 설명이 없다면 이로 인해 목표의 방어가 음수로 변하지는 않습니다.</w:t>
      </w:r>
    </w:p>
    <w:p w:rsidR="00000000" w:rsidDel="00000000" w:rsidP="00000000" w:rsidRDefault="00000000" w:rsidRPr="00000000" w14:paraId="0000158D">
      <w:pPr>
        <w:rPr/>
      </w:pPr>
      <w:r w:rsidDel="00000000" w:rsidR="00000000" w:rsidRPr="00000000">
        <w:rPr>
          <w:rFonts w:ascii="Arial Unicode MS" w:cs="Arial Unicode MS" w:eastAsia="Arial Unicode MS" w:hAnsi="Arial Unicode MS"/>
          <w:rtl w:val="0"/>
        </w:rPr>
        <w:t xml:space="preserve">2. 공격자는 목표의 X점 방어를 무시합니다. 이 능력에 대해서는 자원에 일반적으로 특수한 설명이 있는데, 해당 방어 무시가 목표가 방어로 인해 얻는 능력에 영향을 미치는지 여부입니다. 영향을 미치지 않는다면 "1"의 방식으로 처리하고, 영향을 미친다면 "3"의 방식으로 처리합니다. 특별한 설명이 없다면 이로 인해 목표의 방어가 음수로 변하지는 않습니다.</w:t>
      </w:r>
    </w:p>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3. 공격자는 갑옷 관통 등 특정 방어 격파 능력을 가지고 있습니다. 이 능력에 대해서는 목표의 해당 격파 가능한 방어에서 X점 수치를 감소시키면 되며, 특별한 설명이 없다면 해당 목표의 해당 방어는 이 능력으로 인해 0으로 내려가고 남은 부분은 발효되지 않습니다.</w:t>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특별한 설명이 없다면 목표의 방어는 음수로 내려가지 않습니다. 만약 목표의 어떤 방어가 이 능력으로 인해 음수로 내려간다면 남은 방어 감소치는 다른 방어에 영향을 미칠 수 있고, 만약 목표의 총 방어가 음수로 내려간다면 공격자의 공격 판정은 해당 음수만큼의 완벽 가치를 얻습니다.</w:t>
      </w:r>
    </w:p>
    <w:p w:rsidR="00000000" w:rsidDel="00000000" w:rsidP="00000000" w:rsidRDefault="00000000" w:rsidRPr="00000000" w14:paraId="00001590">
      <w:pPr>
        <w:rPr/>
      </w:pPr>
      <w:r w:rsidDel="00000000" w:rsidR="00000000" w:rsidRPr="00000000">
        <w:rPr>
          <w:rtl w:val="0"/>
        </w:rPr>
        <w:t xml:space="preserve">=====================================================================</w:t>
      </w:r>
    </w:p>
    <w:p w:rsidR="00000000" w:rsidDel="00000000" w:rsidP="00000000" w:rsidRDefault="00000000" w:rsidRPr="00000000" w14:paraId="00001591">
      <w:pPr>
        <w:rPr/>
      </w:pPr>
      <w:r w:rsidDel="00000000" w:rsidR="00000000" w:rsidRPr="00000000">
        <w:rPr>
          <w:rtl w:val="0"/>
        </w:rPr>
        <w:t xml:space="preserve">======================================</w:t>
      </w:r>
    </w:p>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범위 설명:</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일부 법술, 기술, 초식, 물품은 지속 발효되는 범위를 제공합니다.</w:t>
      </w:r>
    </w:p>
    <w:p w:rsidR="00000000" w:rsidDel="00000000" w:rsidP="00000000" w:rsidRDefault="00000000" w:rsidRPr="00000000" w14:paraId="00001594">
      <w:pPr>
        <w:rPr/>
      </w:pPr>
      <w:r w:rsidDel="00000000" w:rsidR="00000000" w:rsidRPr="00000000">
        <w:rPr>
          <w:rFonts w:ascii="Arial Unicode MS" w:cs="Arial Unicode MS" w:eastAsia="Arial Unicode MS" w:hAnsi="Arial Unicode MS"/>
          <w:rtl w:val="0"/>
        </w:rPr>
        <w:t xml:space="preserve">범위가 있는 모든 법술, 기술, 초식, 물품은 범위 효과이며, 피해를 조성한다면 범위 피해입니다.</w:t>
      </w:r>
    </w:p>
    <w:p w:rsidR="00000000" w:rsidDel="00000000" w:rsidP="00000000" w:rsidRDefault="00000000" w:rsidRPr="00000000" w14:paraId="00001595">
      <w:pPr>
        <w:rPr/>
      </w:pPr>
      <w:r w:rsidDel="00000000" w:rsidR="00000000" w:rsidRPr="00000000">
        <w:rPr>
          <w:rFonts w:ascii="Arial Unicode MS" w:cs="Arial Unicode MS" w:eastAsia="Arial Unicode MS" w:hAnsi="Arial Unicode MS"/>
          <w:rtl w:val="0"/>
        </w:rPr>
        <w:t xml:space="preserve">이러한 지속 발효되는 범위에는 두 가지가 있습니다:</w:t>
      </w:r>
    </w:p>
    <w:p w:rsidR="00000000" w:rsidDel="00000000" w:rsidP="00000000" w:rsidRDefault="00000000" w:rsidRPr="00000000" w14:paraId="00001596">
      <w:pPr>
        <w:rPr/>
      </w:pPr>
      <w:r w:rsidDel="00000000" w:rsidR="00000000" w:rsidRPr="00000000">
        <w:rPr>
          <w:rFonts w:ascii="Arial Unicode MS" w:cs="Arial Unicode MS" w:eastAsia="Arial Unicode MS" w:hAnsi="Arial Unicode MS"/>
          <w:rtl w:val="0"/>
        </w:rPr>
        <w:t xml:space="preserve">첫 번째는 목표가 어떤 한 점인 것으로, 이런 능력의 발효점은 고정되어 있어 일단 능력을 시전하면 해당 구역은 지속 발효되며, 이후 해당 범위도 어떤 이동이 없습니다. 발효 기간 동안 범위를 벗어난 목표는 효과를 잃고 범위에 들어온 목표는 효과를 얻습니다. 예를 들어 만엽명상입니다.</w:t>
      </w:r>
    </w:p>
    <w:p w:rsidR="00000000" w:rsidDel="00000000" w:rsidP="00000000" w:rsidRDefault="00000000" w:rsidRPr="00000000" w14:paraId="00001597">
      <w:pPr>
        <w:rPr/>
      </w:pPr>
      <w:r w:rsidDel="00000000" w:rsidR="00000000" w:rsidRPr="00000000">
        <w:rPr>
          <w:rFonts w:ascii="Arial Unicode MS" w:cs="Arial Unicode MS" w:eastAsia="Arial Unicode MS" w:hAnsi="Arial Unicode MS"/>
          <w:rtl w:val="0"/>
        </w:rPr>
        <w:t xml:space="preserve">두 번째는 어떤 한 목표인 것으로, 이는 어떤 한 목표를 발효점으로 삼아 목표가 이동하면 해당 범위도 지속 이동하며, 발효 기간 동안 범위를 벗어난 목표는 효과를 잃고 범위에 들어온 목표는 효과를 얻습니다. 예를 들어 임협지장입니다.</w:t>
      </w:r>
    </w:p>
    <w:p w:rsidR="00000000" w:rsidDel="00000000" w:rsidP="00000000" w:rsidRDefault="00000000" w:rsidRPr="00000000" w14:paraId="00001598">
      <w:pPr>
        <w:rPr/>
      </w:pPr>
      <w:r w:rsidDel="00000000" w:rsidR="00000000" w:rsidRPr="00000000">
        <w:rPr>
          <w:rFonts w:ascii="Arial Unicode MS" w:cs="Arial Unicode MS" w:eastAsia="Arial Unicode MS" w:hAnsi="Arial Unicode MS"/>
          <w:rtl w:val="0"/>
        </w:rPr>
        <w:t xml:space="preserve">이 외에도 본 규칙에서 플레이어의 특수 능력은 다양한 효과를 일으킬 수 있습니다. 이 모든 범위 능력은 하나의 원점을 가지게 되는데, 일반적으로 하나의 칸이나 칸의 점입니다. 모든 모양은 해당 원점을 중심으로 확산되며, 일부 특수 능력은 목표(생물이나 물품)를 원점으로 삼기도 합니다.</w:t>
      </w:r>
    </w:p>
    <w:p w:rsidR="00000000" w:rsidDel="00000000" w:rsidP="00000000" w:rsidRDefault="00000000" w:rsidRPr="00000000" w14:paraId="00001599">
      <w:pPr>
        <w:rPr/>
      </w:pPr>
      <w:r w:rsidDel="00000000" w:rsidR="00000000" w:rsidRPr="00000000">
        <w:rPr>
          <w:rFonts w:ascii="Arial Unicode MS" w:cs="Arial Unicode MS" w:eastAsia="Arial Unicode MS" w:hAnsi="Arial Unicode MS"/>
          <w:rtl w:val="0"/>
        </w:rPr>
        <w:t xml:space="preserve">해당 능력이 원점에서 시작해 외부로 확산되므로, 만약 원점과 시전자 사이에 효과선과 시야선이 없다면 해당 원점은 선택될 수 없어 해당 능력을 시전할 수 없습니다.</w:t>
      </w:r>
    </w:p>
    <w:p w:rsidR="00000000" w:rsidDel="00000000" w:rsidP="00000000" w:rsidRDefault="00000000" w:rsidRPr="00000000" w14:paraId="0000159A">
      <w:pPr>
        <w:rPr/>
      </w:pPr>
      <w:r w:rsidDel="00000000" w:rsidR="00000000" w:rsidRPr="00000000">
        <w:rPr>
          <w:rFonts w:ascii="Arial Unicode MS" w:cs="Arial Unicode MS" w:eastAsia="Arial Unicode MS" w:hAnsi="Arial Unicode MS"/>
          <w:rtl w:val="0"/>
        </w:rPr>
        <w:t xml:space="preserve">범례는 다음과 같습니다:</w:t>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선형: 해당 범위는 일반적으로 하나의 원점(칸의 중점)을 선택한 후 하나의 방향을 확정하고 사정거리가 끝날 때까지 계속 확산됩니다. 해당 선이 지나가는 모든 칸 위의 단위는 이 범위의 영향을 받습니다.</w:t>
      </w:r>
    </w:p>
    <w:p w:rsidR="00000000" w:rsidDel="00000000" w:rsidP="00000000" w:rsidRDefault="00000000" w:rsidRPr="00000000" w14:paraId="0000159C">
      <w:pPr>
        <w:rPr/>
      </w:pPr>
      <w:r w:rsidDel="00000000" w:rsidR="00000000" w:rsidRPr="00000000">
        <w:rPr>
          <w:rFonts w:ascii="Arial Unicode MS" w:cs="Arial Unicode MS" w:eastAsia="Arial Unicode MS" w:hAnsi="Arial Unicode MS"/>
          <w:rtl w:val="0"/>
        </w:rPr>
        <w:t xml:space="preserve">원형: 원형의 범위는 일반적으로 하나의 원점(칸의 중점)을 선택한 후 하나의 크기를 반지름으로 원을 그리는데, 해당 원이 접촉하는 모든 칸 위의 단위는 이 범위의 영향을 받습니다.</w:t>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주의해야 할 점은 원형이 수평이 아니라는 것입니다. 창조자의 의도에 따라 수직이거나 심지어 비스듬할 수도 있습니다.</w:t>
      </w:r>
    </w:p>
    <w:p w:rsidR="00000000" w:rsidDel="00000000" w:rsidP="00000000" w:rsidRDefault="00000000" w:rsidRPr="00000000" w14:paraId="0000159E">
      <w:pPr>
        <w:rPr/>
      </w:pPr>
      <w:r w:rsidDel="00000000" w:rsidR="00000000" w:rsidRPr="00000000">
        <w:rPr>
          <w:rFonts w:ascii="Arial Unicode MS" w:cs="Arial Unicode MS" w:eastAsia="Arial Unicode MS" w:hAnsi="Arial Unicode MS"/>
          <w:rtl w:val="0"/>
        </w:rPr>
        <w:t xml:space="preserve">구형: 구형의 범위는 원형과 유사하지만 더 이상 평면이 아닙니다.</w:t>
      </w:r>
    </w:p>
    <w:p w:rsidR="00000000" w:rsidDel="00000000" w:rsidP="00000000" w:rsidRDefault="00000000" w:rsidRPr="00000000" w14:paraId="0000159F">
      <w:pPr>
        <w:rPr/>
      </w:pPr>
      <w:r w:rsidDel="00000000" w:rsidR="00000000" w:rsidRPr="00000000">
        <w:rPr>
          <w:rFonts w:ascii="Arial Unicode MS" w:cs="Arial Unicode MS" w:eastAsia="Arial Unicode MS" w:hAnsi="Arial Unicode MS"/>
          <w:rtl w:val="0"/>
        </w:rPr>
        <w:t xml:space="preserve">주형: 주형의 범위는 먼저 해당 능력의 묘사에 따라 하나의 원 단면을 확정해야 하는데, 확정 방법은 원형과 같습니다. 그런 다음 해당 능력의 묘사에 따라 해당 단면이 지상에 위치하는지 아니면 해당 능력의 정점에 위치하는지 확정합니다. 만약 지상에 위치한다면 일반적으로 수직으로 위쪽으로 향하는 범위가 되어 주상의 높이에 도달할 때까지 이어지고, 만약 해당 능력의 정점에 위치한다면 단면에 해당하는 하나의 방향을 선택한 후 발사하여 주상의 높이에 도달할 때까지 이어집니다.</w:t>
      </w:r>
    </w:p>
    <w:p w:rsidR="00000000" w:rsidDel="00000000" w:rsidP="00000000" w:rsidRDefault="00000000" w:rsidRPr="00000000" w14:paraId="000015A0">
      <w:pPr>
        <w:rPr/>
      </w:pPr>
      <w:r w:rsidDel="00000000" w:rsidR="00000000" w:rsidRPr="00000000">
        <w:rPr>
          <w:rFonts w:ascii="Arial Unicode MS" w:cs="Arial Unicode MS" w:eastAsia="Arial Unicode MS" w:hAnsi="Arial Unicode MS"/>
          <w:rtl w:val="0"/>
        </w:rPr>
        <w:t xml:space="preserve">원뿔형: 원뿔형의 범위는 먼저 하나의 원점(칸의 모서리나 한 변의 중점)을 선택한 후 그 사정거리(길이/높이)를 확정하고, 그다음 최대 위치에서의 폭을 확정하는데, 그 폭은 그 길이(높이)와 같습니다. 해당 원이 접촉하는 모든 칸 위의 단위는 이 범위의 영향을 받습니다.</w:t>
      </w:r>
    </w:p>
    <w:p w:rsidR="00000000" w:rsidDel="00000000" w:rsidP="00000000" w:rsidRDefault="00000000" w:rsidRPr="00000000" w14:paraId="000015A1">
      <w:pPr>
        <w:rPr/>
      </w:pPr>
      <w:r w:rsidDel="00000000" w:rsidR="00000000" w:rsidRPr="00000000">
        <w:rPr>
          <w:rFonts w:ascii="Arial Unicode MS" w:cs="Arial Unicode MS" w:eastAsia="Arial Unicode MS" w:hAnsi="Arial Unicode MS"/>
          <w:rtl w:val="0"/>
        </w:rPr>
        <w:t xml:space="preserve">일반적으로 원뿔형 능력을 시전할 때는 인접한 한 칸을 원점으로 삼습니다.</w:t>
      </w:r>
    </w:p>
    <w:p w:rsidR="00000000" w:rsidDel="00000000" w:rsidP="00000000" w:rsidRDefault="00000000" w:rsidRPr="00000000" w14:paraId="000015A2">
      <w:pPr>
        <w:rPr/>
      </w:pPr>
      <w:r w:rsidDel="00000000" w:rsidR="00000000" w:rsidRPr="00000000">
        <w:rPr>
          <w:rFonts w:ascii="Arial Unicode MS" w:cs="Arial Unicode MS" w:eastAsia="Arial Unicode MS" w:hAnsi="Arial Unicode MS"/>
          <w:rtl w:val="0"/>
        </w:rPr>
        <w:t xml:space="preserve">방형: 방형의 범위는 먼저 하나의 원점(칸 사이의 교점, 해당 칸이 공격 범위 내에 있기만 하면 해당 교점을 사용할 수 있습니다)을 선택한 후, 해당 원점을 방형의 아무 한 모서리로 삼고 변의 길이(해당 능력이 변의 길이를 확정합니다)에 따라 하나의 방형을 그리는데, 해당 방형이 접촉하는 모든 칸 위의 단위는 이 범위의 영향을 받습니다.</w:t>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주의해야 할 점은 방형이 수평이 아니라는 것입니다. 창조자의 의도에 따라 수직이거나 심지어 비스듬할 수도 있습니다.</w:t>
      </w:r>
    </w:p>
    <w:p w:rsidR="00000000" w:rsidDel="00000000" w:rsidP="00000000" w:rsidRDefault="00000000" w:rsidRPr="00000000" w14:paraId="000015A4">
      <w:pPr>
        <w:rPr/>
      </w:pPr>
      <w:r w:rsidDel="00000000" w:rsidR="00000000" w:rsidRPr="00000000">
        <w:rPr>
          <w:rFonts w:ascii="Arial Unicode MS" w:cs="Arial Unicode MS" w:eastAsia="Arial Unicode MS" w:hAnsi="Arial Unicode MS"/>
          <w:rtl w:val="0"/>
        </w:rPr>
        <w:t xml:space="preserve">입방: 입방의 범위는 방형과 유사하지만 더 이상 평면이 아닙니다.</w:t>
      </w:r>
    </w:p>
    <w:p w:rsidR="00000000" w:rsidDel="00000000" w:rsidP="00000000" w:rsidRDefault="00000000" w:rsidRPr="00000000" w14:paraId="000015A5">
      <w:pPr>
        <w:rPr/>
      </w:pPr>
      <w:r w:rsidDel="00000000" w:rsidR="00000000" w:rsidRPr="00000000">
        <w:rPr>
          <w:rtl w:val="0"/>
        </w:rPr>
        <w:t xml:space="preserve">=====================================================================</w:t>
      </w:r>
    </w:p>
    <w:p w:rsidR="00000000" w:rsidDel="00000000" w:rsidP="00000000" w:rsidRDefault="00000000" w:rsidRPr="00000000" w14:paraId="000015A6">
      <w:pPr>
        <w:rPr/>
      </w:pPr>
      <w:r w:rsidDel="00000000" w:rsidR="00000000" w:rsidRPr="00000000">
        <w:rPr>
          <w:rtl w:val="0"/>
        </w:rPr>
        <w:t xml:space="preserve">======================================</w:t>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행동 반환 규칙:</w:t>
      </w:r>
    </w:p>
    <w:p w:rsidR="00000000" w:rsidDel="00000000" w:rsidP="00000000" w:rsidRDefault="00000000" w:rsidRPr="00000000" w14:paraId="000015A8">
      <w:pPr>
        <w:rPr/>
      </w:pPr>
      <w:r w:rsidDel="00000000" w:rsidR="00000000" w:rsidRPr="00000000">
        <w:rPr>
          <w:rFonts w:ascii="Arial Unicode MS" w:cs="Arial Unicode MS" w:eastAsia="Arial Unicode MS" w:hAnsi="Arial Unicode MS"/>
          <w:rtl w:val="0"/>
        </w:rPr>
        <w:t xml:space="preserve">게임에서 우리는 캐릭터가 능력 사용 실패 등의 요인으로 인해 행동이 반환되는 상황을 만날 수 있습니다. 이런 상황에서 반환된 행동은 분할할 수 없고, 해당 행동이나 그 이하의 능력만 시전할 수 있으며, 반환된 행동(예: 법술, 공격 등)을 다시 실행할 수 없습니다.</w:t>
      </w:r>
    </w:p>
    <w:p w:rsidR="00000000" w:rsidDel="00000000" w:rsidP="00000000" w:rsidRDefault="00000000" w:rsidRPr="00000000" w14:paraId="000015A9">
      <w:pPr>
        <w:rPr/>
      </w:pPr>
      <w:r w:rsidDel="00000000" w:rsidR="00000000" w:rsidRPr="00000000">
        <w:rPr>
          <w:rFonts w:ascii="Arial Unicode MS" w:cs="Arial Unicode MS" w:eastAsia="Arial Unicode MS" w:hAnsi="Arial Unicode MS"/>
          <w:rtl w:val="0"/>
        </w:rPr>
        <w:t xml:space="preserve">예를 들어: 캐릭터 A가 10분을 소모해 시전한 법술이 반제된 후, 모든 행동이 반환된다면 캐릭터 A는 10분의 시전 행동을 얻었지만, 이를 10*10=100개 라운드 내의 모든 행동으로 분할해 시전할 수는 없고, 10분을 소모하는 법술이나 1분을 소모하는 법술, 전체 라운드 행동을 소모하는 법술 중 하나만 선택해 시전할 수 있습니다.</w:t>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예를 들어: 캐릭터 A가 표준 행동을 소모해 공격을 했는데 반제되어 모든 행동이 반환되었다면, 캐릭터 A는 다른 행동을 할 수 있습니다. 예를 들어 방어, 이동 등을 할 수 있지만, 같은 방식으로 같은 목표를 다시 공격할 수는 없습니다. 만약 여전히 해당 목표를 공격하고 싶다면 반드시 새로운 방식을 사용해야 하며, 목표를 바꾸지 않는 한 그렇습니다.</w:t>
      </w:r>
    </w:p>
    <w:p w:rsidR="00000000" w:rsidDel="00000000" w:rsidP="00000000" w:rsidRDefault="00000000" w:rsidRPr="00000000" w14:paraId="000015AB">
      <w:pPr>
        <w:rPr/>
      </w:pPr>
      <w:r w:rsidDel="00000000" w:rsidR="00000000" w:rsidRPr="00000000">
        <w:rPr>
          <w:rtl w:val="0"/>
        </w:rPr>
        <w:t xml:space="preserve">=====================================================================</w:t>
      </w:r>
    </w:p>
    <w:p w:rsidR="00000000" w:rsidDel="00000000" w:rsidP="00000000" w:rsidRDefault="00000000" w:rsidRPr="00000000" w14:paraId="000015AC">
      <w:pPr>
        <w:rPr/>
      </w:pPr>
      <w:r w:rsidDel="00000000" w:rsidR="00000000" w:rsidRPr="00000000">
        <w:rPr>
          <w:rtl w:val="0"/>
        </w:rPr>
        <w:t xml:space="preserve">======================================</w:t>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라운드 건너뛰기:</w:t>
      </w:r>
    </w:p>
    <w:p w:rsidR="00000000" w:rsidDel="00000000" w:rsidP="00000000" w:rsidRDefault="00000000" w:rsidRPr="00000000" w14:paraId="000015AE">
      <w:pPr>
        <w:rPr/>
      </w:pPr>
      <w:r w:rsidDel="00000000" w:rsidR="00000000" w:rsidRPr="00000000">
        <w:rPr>
          <w:rFonts w:ascii="Arial Unicode MS" w:cs="Arial Unicode MS" w:eastAsia="Arial Unicode MS" w:hAnsi="Arial Unicode MS"/>
          <w:rtl w:val="0"/>
        </w:rPr>
        <w:t xml:space="preserve">게임에서 일부 능력, 상태 또는 효과는 캐릭터가 하나 또는 여러 라운드를 건너뛰게 만들 것입니다.</w:t>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이런 상황을 만나면 선제 순서에서 해당 캐릭터의 바로 앞 캐릭터의 행동이 끝난 후, 여느 때처럼 해당 캐릭터의 라운드 시작 단계로 들어가 그의 라운드 시작 시 결산하는 능력(예: 신속 치료, 일부 기술의 지속 시간 등)을 결산한 후, 그의 모든 행동을 건너뛰고 직접 그의 라운드 종료 단계로 가서 라운드 종료 시 결산하는 효과를 결산합니다.</w:t>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이런 상황에서는 캐릭터가 모든 행동을 잃었지만 그의 시간은 여전히 정상적으로 흐른다는 것을 나타냅니다.</w:t>
      </w:r>
    </w:p>
    <w:p w:rsidR="00000000" w:rsidDel="00000000" w:rsidP="00000000" w:rsidRDefault="00000000" w:rsidRPr="00000000" w14:paraId="000015B1">
      <w:pPr>
        <w:rPr/>
      </w:pPr>
      <w:r w:rsidDel="00000000" w:rsidR="00000000" w:rsidRPr="00000000">
        <w:rPr>
          <w:rFonts w:ascii="Arial Unicode MS" w:cs="Arial Unicode MS" w:eastAsia="Arial Unicode MS" w:hAnsi="Arial Unicode MS"/>
          <w:rtl w:val="0"/>
        </w:rPr>
        <w:t xml:space="preserve">주의해야 할 점은 목표가 행동할 수 없더라도 여전히 자신이 건너뛴 라운드를 경과했기 때문에 그의 다회 공격 감소치, 반사 행동 등이 회복된다는 것입니다.</w:t>
      </w:r>
    </w:p>
    <w:p w:rsidR="00000000" w:rsidDel="00000000" w:rsidP="00000000" w:rsidRDefault="00000000" w:rsidRPr="00000000" w14:paraId="000015B2">
      <w:pPr>
        <w:rPr/>
      </w:pPr>
      <w:r w:rsidDel="00000000" w:rsidR="00000000" w:rsidRPr="00000000">
        <w:rPr>
          <w:rtl w:val="0"/>
        </w:rPr>
        <w:t xml:space="preserve">=====================================================================</w:t>
      </w:r>
    </w:p>
    <w:p w:rsidR="00000000" w:rsidDel="00000000" w:rsidP="00000000" w:rsidRDefault="00000000" w:rsidRPr="00000000" w14:paraId="000015B3">
      <w:pPr>
        <w:rPr/>
      </w:pPr>
      <w:r w:rsidDel="00000000" w:rsidR="00000000" w:rsidRPr="00000000">
        <w:rPr>
          <w:rtl w:val="0"/>
        </w:rPr>
        <w:t xml:space="preserve">======================================</w:t>
      </w:r>
    </w:p>
    <w:p w:rsidR="00000000" w:rsidDel="00000000" w:rsidP="00000000" w:rsidRDefault="00000000" w:rsidRPr="00000000" w14:paraId="000015B4">
      <w:pPr>
        <w:rPr/>
      </w:pPr>
      <w:r w:rsidDel="00000000" w:rsidR="00000000" w:rsidRPr="00000000">
        <w:rPr>
          <w:rFonts w:ascii="Arial Unicode MS" w:cs="Arial Unicode MS" w:eastAsia="Arial Unicode MS" w:hAnsi="Arial Unicode MS"/>
          <w:rtl w:val="0"/>
        </w:rPr>
        <w:t xml:space="preserve">충돌 문제에 대하여:</w:t>
      </w:r>
    </w:p>
    <w:p w:rsidR="00000000" w:rsidDel="00000000" w:rsidP="00000000" w:rsidRDefault="00000000" w:rsidRPr="00000000" w14:paraId="000015B5">
      <w:pPr>
        <w:rPr/>
      </w:pPr>
      <w:r w:rsidDel="00000000" w:rsidR="00000000" w:rsidRPr="00000000">
        <w:rPr>
          <w:rFonts w:ascii="Arial Unicode MS" w:cs="Arial Unicode MS" w:eastAsia="Arial Unicode MS" w:hAnsi="Arial Unicode MS"/>
          <w:rtl w:val="0"/>
        </w:rPr>
        <w:t xml:space="preserve">게임 과정에서 플레이어와 ST는 서로 다른 묘사 사이에 서로 충돌하는 상황에 직면할 수 있는데, 이는 일반적으로 다음 세 가지 상황으로 나뉩니다.</w:t>
      </w:r>
    </w:p>
    <w:p w:rsidR="00000000" w:rsidDel="00000000" w:rsidP="00000000" w:rsidRDefault="00000000" w:rsidRPr="00000000" w14:paraId="000015B6">
      <w:pPr>
        <w:rPr/>
      </w:pPr>
      <w:r w:rsidDel="00000000" w:rsidR="00000000" w:rsidRPr="00000000">
        <w:rPr>
          <w:rFonts w:ascii="Arial Unicode MS" w:cs="Arial Unicode MS" w:eastAsia="Arial Unicode MS" w:hAnsi="Arial Unicode MS"/>
          <w:rtl w:val="0"/>
        </w:rPr>
        <w:t xml:space="preserve">1. 자원이 가져다주는 효과 사이의 충돌, 열등 취하기 원칙을 적용합니다.</w:t>
      </w:r>
    </w:p>
    <w:p w:rsidR="00000000" w:rsidDel="00000000" w:rsidP="00000000" w:rsidRDefault="00000000" w:rsidRPr="00000000" w14:paraId="000015B7">
      <w:pPr>
        <w:rPr/>
      </w:pPr>
      <w:r w:rsidDel="00000000" w:rsidR="00000000" w:rsidRPr="00000000">
        <w:rPr>
          <w:rFonts w:ascii="Arial Unicode MS" w:cs="Arial Unicode MS" w:eastAsia="Arial Unicode MS" w:hAnsi="Arial Unicode MS"/>
          <w:rtl w:val="0"/>
        </w:rPr>
        <w:t xml:space="preserve">2. 자원과 규칙의 충돌, 직접 저촉 규칙을 적용합니다.</w:t>
      </w:r>
    </w:p>
    <w:p w:rsidR="00000000" w:rsidDel="00000000" w:rsidP="00000000" w:rsidRDefault="00000000" w:rsidRPr="00000000" w14:paraId="000015B8">
      <w:pPr>
        <w:rPr/>
      </w:pPr>
      <w:r w:rsidDel="00000000" w:rsidR="00000000" w:rsidRPr="00000000">
        <w:rPr>
          <w:rFonts w:ascii="Arial Unicode MS" w:cs="Arial Unicode MS" w:eastAsia="Arial Unicode MS" w:hAnsi="Arial Unicode MS"/>
          <w:rtl w:val="0"/>
        </w:rPr>
        <w:t xml:space="preserve">3. 규칙과 규칙 사이의 충돌, 심사 조직에 규칙서 수정을 보고하는 것이 좋습니다.</w:t>
      </w:r>
    </w:p>
    <w:p w:rsidR="00000000" w:rsidDel="00000000" w:rsidP="00000000" w:rsidRDefault="00000000" w:rsidRPr="00000000" w14:paraId="000015B9">
      <w:pPr>
        <w:rPr/>
      </w:pPr>
      <w:r w:rsidDel="00000000" w:rsidR="00000000" w:rsidRPr="00000000">
        <w:rPr>
          <w:rFonts w:ascii="Arial Unicode MS" w:cs="Arial Unicode MS" w:eastAsia="Arial Unicode MS" w:hAnsi="Arial Unicode MS"/>
          <w:rtl w:val="0"/>
        </w:rPr>
        <w:t xml:space="preserve">열등 취하기 원칙:</w:t>
      </w:r>
    </w:p>
    <w:p w:rsidR="00000000" w:rsidDel="00000000" w:rsidP="00000000" w:rsidRDefault="00000000" w:rsidRPr="00000000" w14:paraId="000015BA">
      <w:pPr>
        <w:rPr/>
      </w:pPr>
      <w:r w:rsidDel="00000000" w:rsidR="00000000" w:rsidRPr="00000000">
        <w:rPr>
          <w:rFonts w:ascii="Arial Unicode MS" w:cs="Arial Unicode MS" w:eastAsia="Arial Unicode MS" w:hAnsi="Arial Unicode MS"/>
          <w:rtl w:val="0"/>
        </w:rPr>
        <w:t xml:space="preserve">어떤 자원이 가져다주는 효과가 당신이 어떤 일을 하는 것을 허용하는 반면, 다른 자원이 가져다주는 효과는 당신이 어떤 일을 하는 것을 금지할 때, "금지"하는 쪽을 우선적으로 계산해야 합니다. 양쪽이 모두 "금지"하는 쪽일 때는 동시에 발효됩니다. 주의할 점은 완전히 같은 일에 대해서만 본 규칙이 적용된다는 것입니다.</w:t>
      </w:r>
    </w:p>
    <w:p w:rsidR="00000000" w:rsidDel="00000000" w:rsidP="00000000" w:rsidRDefault="00000000" w:rsidRPr="00000000" w14:paraId="000015BB">
      <w:pPr>
        <w:rPr/>
      </w:pPr>
      <w:r w:rsidDel="00000000" w:rsidR="00000000" w:rsidRPr="00000000">
        <w:rPr>
          <w:rFonts w:ascii="Arial Unicode MS" w:cs="Arial Unicode MS" w:eastAsia="Arial Unicode MS" w:hAnsi="Arial Unicode MS"/>
          <w:rtl w:val="0"/>
        </w:rPr>
        <w:t xml:space="preserve">예1: 캐릭터는 "근력 외의 특성치로 판정 핵심 특성치를 삼는 것을 금지"하는 동시에 "민첩 외의 특성치로 백병전 판정을 하는 것을 금지"하는 효과를 얻었습니다. 이런 상황에서 두 금지 효과는 동시에 발효되므로, 캐릭터가 "핵심 특성치 없이 백병전 공격 판정을 할 수 있다."는 능력이 없는 한 캐릭터는 백병전 공격 판정을 할 수 없습니다.</w:t>
      </w:r>
    </w:p>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예2: 캐릭터는 "인물은 최대 20세까지만 살 수 있다."는 A 특성을 가지고 있으며, "나이가 들어도 죽지 않는다."는 B 특성을 얻었습니다. 캐릭터가 A 특성에서 지정한 수명 상한에 도달했을 때, A 특성은 캐릭터의 계속 생존을 "금지"했고 B 특성은 캐릭터의 계속 생존을 허용했는데, 이때 열등 취하기 원칙에 따라 금지하는 쪽, 즉 A 특성을 취하면 캐릭터는 죽게 될 것입니다.</w:t>
      </w:r>
    </w:p>
    <w:p w:rsidR="00000000" w:rsidDel="00000000" w:rsidP="00000000" w:rsidRDefault="00000000" w:rsidRPr="00000000" w14:paraId="000015BD">
      <w:pPr>
        <w:rPr/>
      </w:pPr>
      <w:r w:rsidDel="00000000" w:rsidR="00000000" w:rsidRPr="00000000">
        <w:rPr>
          <w:rFonts w:ascii="Arial Unicode MS" w:cs="Arial Unicode MS" w:eastAsia="Arial Unicode MS" w:hAnsi="Arial Unicode MS"/>
          <w:rtl w:val="0"/>
        </w:rPr>
        <w:t xml:space="preserve">주의: 열등 취하기 원칙은 특성과 규칙 묘사가 불분명하거나 기타 상황으로 인한 애매모호함과 판정 분기, 그리고 규칙서에 포괄되지 않은 세부 조항으로 인한 판정 분기 등에 직면했을 때, PC에게 비교적 불리한 판정 방식을 취하는 것과 같거나 같아질 수 없습니다. 이런 상황이 발생했을 때는 ST에게 적극적으로 자문을 구해야 하며, ST의 판정 방식을 최종 준칙으로 삼아야 합니다.</w:t>
      </w:r>
    </w:p>
    <w:p w:rsidR="00000000" w:rsidDel="00000000" w:rsidP="00000000" w:rsidRDefault="00000000" w:rsidRPr="00000000" w14:paraId="000015BE">
      <w:pPr>
        <w:rPr/>
      </w:pPr>
      <w:r w:rsidDel="00000000" w:rsidR="00000000" w:rsidRPr="00000000">
        <w:rPr>
          <w:rFonts w:ascii="Arial Unicode MS" w:cs="Arial Unicode MS" w:eastAsia="Arial Unicode MS" w:hAnsi="Arial Unicode MS"/>
          <w:rtl w:val="0"/>
        </w:rPr>
        <w:t xml:space="preserve">직접 저촉:</w:t>
      </w:r>
    </w:p>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어떤 자원이 규칙 자체와 직접 저촉될 때는 자원을 우선적으로 고려해야 합니다. 해당 자원의 상응하는 묘사는 오직 이런 특수 상황에서만 그것이 저촉하는 규칙을 대체할 수 있습니다.</w:t>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예1: 어떤 특성은 캐릭터에게 "민첩을 근력 대신 근접 백병전 공격 판정에 사용할 수 있다."는 능력을 부여합니다. 이것은 전투 규칙 중 백병전 공격 구성과 직접 저촉되지만, 직접 저촉 규칙에 기초해 캐릭터는 이 특성으로 전투 규칙 중 백병전 공격 구성과 관련된 규칙을 대체할 수 있습니다. 하지만 이 특성이 부여하는 권력은 여전히 "판정"에만 국한되며 상한을 대체할 수는 없습니다.</w:t>
      </w:r>
    </w:p>
    <w:p w:rsidR="00000000" w:rsidDel="00000000" w:rsidP="00000000" w:rsidRDefault="00000000" w:rsidRPr="00000000" w14:paraId="000015C1">
      <w:pPr>
        <w:rPr/>
      </w:pPr>
      <w:r w:rsidDel="00000000" w:rsidR="00000000" w:rsidRPr="00000000">
        <w:rPr>
          <w:rFonts w:ascii="Arial Unicode MS" w:cs="Arial Unicode MS" w:eastAsia="Arial Unicode MS" w:hAnsi="Arial Unicode MS"/>
          <w:rtl w:val="0"/>
        </w:rPr>
        <w:t xml:space="preserve">예2: 캐릭터는 "착용자는 광명 생물이 가져다주는 부정적인 영향을 받지 않는다. 예를 들어 【암흑】은 광명 생물에 대해 악성 피해로 전환되지 않는다."라는 특성을 얻어 생물 분류 규칙 중 광명 생물의 관련 묘사와 직접 저촉되지만, 직접 저촉 규칙에 기초해 캐릭터는 광명 생물 특성이 가져다주는 부정적인 영향을 받지 않을 것입니다. 하지만 캐릭터는 여전히 동시에 광명 생물과 암흑 생물 특성을 가질 수 없는데, 암흑 생물 특성도 마찬가지로 "생물은 광명 생물이면서 동시에 암흑 생물일 수 없다."는 묘사를 가지고 있습니다.</w:t>
      </w:r>
    </w:p>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예3: 캐릭터는 "불가피한 피해를 입을 때마다 해당 피해가 1점 감소한다."는 효과를 얻어 자해 효과는 어떤 방식으로도 감소할 수 없다는 규칙과 직접 저촉되므로, 직접 저촉 원칙을 적용해 자해 효과 규칙보다 우선적으로 결산합니다.</w:t>
      </w:r>
    </w:p>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예4: 캐릭터는 C급 기습 면역 효과를 가지고 있어 C급 기습 효과에 직면했을 때 둘 다 열등한 것을 취해 기습을 감수하지 않는데, 이는 그것들의 관련 판정이 면역 규칙을 적용하므로 규칙과 직접 저촉되지 않습니다. 그러나 "기습을 면역할 수 없다."는 효과와 "기습을 면역한다."는 효과 사이에는 열등 취하기 규칙이 적용되어, 이 두 효과가 동시에 존재할 때 캐릭터는 기습을 면역할 수 없습니다.</w:t>
      </w:r>
    </w:p>
    <w:p w:rsidR="00000000" w:rsidDel="00000000" w:rsidP="00000000" w:rsidRDefault="00000000" w:rsidRPr="00000000" w14:paraId="000015C4">
      <w:pPr>
        <w:rPr/>
      </w:pPr>
      <w:r w:rsidDel="00000000" w:rsidR="00000000" w:rsidRPr="00000000">
        <w:rPr>
          <w:rtl w:val="0"/>
        </w:rPr>
        <w:t xml:space="preserve">=====================================================================</w:t>
      </w:r>
    </w:p>
    <w:p w:rsidR="00000000" w:rsidDel="00000000" w:rsidP="00000000" w:rsidRDefault="00000000" w:rsidRPr="00000000" w14:paraId="000015C5">
      <w:pPr>
        <w:rPr/>
      </w:pPr>
      <w:r w:rsidDel="00000000" w:rsidR="00000000" w:rsidRPr="00000000">
        <w:rPr>
          <w:rtl w:val="0"/>
        </w:rPr>
        <w:t xml:space="preserve">======================================</w:t>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특수 행동의 발동 규범</w:t>
      </w:r>
    </w:p>
    <w:p w:rsidR="00000000" w:rsidDel="00000000" w:rsidP="00000000" w:rsidRDefault="00000000" w:rsidRPr="00000000" w14:paraId="000015C7">
      <w:pPr>
        <w:rPr/>
      </w:pPr>
      <w:r w:rsidDel="00000000" w:rsidR="00000000" w:rsidRPr="00000000">
        <w:rPr>
          <w:rFonts w:ascii="Arial Unicode MS" w:cs="Arial Unicode MS" w:eastAsia="Arial Unicode MS" w:hAnsi="Arial Unicode MS"/>
          <w:rtl w:val="0"/>
        </w:rPr>
        <w:t xml:space="preserve">【본 규칙은 지나치게 번거로워 진지하고 엄숙한 계산이 필요할 때만, 예를 들어 PVP나 일부 극히 중요한 전투 라운드를 진행할 때 개시하며, 대부분의 세션 과정에서는 이처럼 상세한 절차가 필요하지 않고 판단이 필요할 때 보조로만 사용합니다. 본 규칙을 개시하고 전투를 실행할 때는 모든 플레이어와 GM이 협의 동의한 후 개시하거나 그것을 판단 근거로 채택해야 합니다】</w:t>
      </w:r>
    </w:p>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지속 시간의 변화</w:t>
      </w:r>
    </w:p>
    <w:p w:rsidR="00000000" w:rsidDel="00000000" w:rsidP="00000000" w:rsidRDefault="00000000" w:rsidRPr="00000000" w14:paraId="000015C9">
      <w:pPr>
        <w:rPr/>
      </w:pPr>
      <w:r w:rsidDel="00000000" w:rsidR="00000000" w:rsidRPr="00000000">
        <w:rPr>
          <w:rFonts w:ascii="Arial Unicode MS" w:cs="Arial Unicode MS" w:eastAsia="Arial Unicode MS" w:hAnsi="Arial Unicode MS"/>
          <w:rtl w:val="0"/>
        </w:rPr>
        <w:t xml:space="preserve">일부 능력, 예를 들어 소환류 능력의 지속 시간은 전투 내외에서 다른 지속 시간을 가집니다. 전투 외의 지속 시간은 전투 내에서 소모된 지속 시간을 등비례로 차감하고, 그 반대도 마찬가지입니다. 예를 들어, 소환물 A는 전투 라운드 내에서 10라운드 동안 유지될 수 있고 전투 라운드 외에서는 20일 동안 유지될 수 있는데, 이때 그 조종자가 그것을 2일 동안 소환한 후, 전투에서 그것을 소환해 5라운드 동안 지속되는 전투를 진행했다면 전투가 끝날 때 그것은 계속해서 8일 동안 유지될 수 있습니다.</w:t>
      </w:r>
    </w:p>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특수 행동</w:t>
      </w:r>
    </w:p>
    <w:p w:rsidR="00000000" w:rsidDel="00000000" w:rsidP="00000000" w:rsidRDefault="00000000" w:rsidRPr="00000000" w14:paraId="000015CB">
      <w:pPr>
        <w:rPr/>
      </w:pPr>
      <w:r w:rsidDel="00000000" w:rsidR="00000000" w:rsidRPr="00000000">
        <w:rPr>
          <w:rFonts w:ascii="Arial Unicode MS" w:cs="Arial Unicode MS" w:eastAsia="Arial Unicode MS" w:hAnsi="Arial Unicode MS"/>
          <w:rtl w:val="0"/>
        </w:rPr>
        <w:t xml:space="preserve">아래 문장에서 서술하는 특수 행동은 자신의 행동 라운드 외에 실행할 수 있는 행동을 지칭하며, 반사 행동, 행동이 필요 없는 행동, 타인의 라운드에서 진행할 수 있는 자유 행동 등이 포함됩니다. 특수 행동을 개시할 수 있는 시기에만 캐릭터가 특수 행동을 개시할 수 있습니다. 특수 행동을 발동할 수 있을 때, 해당 라운드의 행동자가 먼저 특수 행동을 개시할지 결정한 후, 현재의 선제 순서에 따라 해당 라운드의 행동자를 건너뛰고 차례로 특수 행동을 개시할지 결정합니다. 만약 한 번의 순환에서 캐릭터가 특수 행동을 하기로 결정했다면 같은 순서로 다시 한 번 특수 행동을 개시할지 차례로 결정해야 하고, 한 번의 순환에서 전원이 모두 실행해야 할 특수 행동이 없다면 더 이상 반복하지 않고 후발선지의 원칙과 기타 관련 규칙에 따라 차례로 결산합니다. 당연히 특수 행동을 개시하기로 결정하려면 먼저 자신이 특수 행동을 개시할 수 있는 능력을 가지고 있어야 합니다.</w:t>
      </w:r>
    </w:p>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주의할 점은 준비 행동은 행동 단계를 대상으로 발동 조건으로 선언할 수 없다는 것입니다. 예를 들어 자신이 라운드 종료 시나 검사 단계에서 어떤 행동을 하겠다고 선언할 수 없고, 특수 행동의 일종으로 간주되지도 않습니다. 하지만 특수 행동은 여전히 준비 행동의 발동 조건을 만족하고 그것을 발동시킬 수 있습니다.</w:t>
      </w:r>
    </w:p>
    <w:p w:rsidR="00000000" w:rsidDel="00000000" w:rsidP="00000000" w:rsidRDefault="00000000" w:rsidRPr="00000000" w14:paraId="000015CD">
      <w:pPr>
        <w:rPr/>
      </w:pPr>
      <w:r w:rsidDel="00000000" w:rsidR="00000000" w:rsidRPr="00000000">
        <w:rPr>
          <w:rFonts w:ascii="Arial Unicode MS" w:cs="Arial Unicode MS" w:eastAsia="Arial Unicode MS" w:hAnsi="Arial Unicode MS"/>
          <w:rtl w:val="0"/>
        </w:rPr>
        <w:t xml:space="preserve">【일부 특수 행동은 그 특정한 발동 시점을 가지고 있는데, 이때는 해당 시점에 따라 발동하며 본 규칙에 따라 행동하지 않습니다】</w:t>
      </w:r>
    </w:p>
    <w:p w:rsidR="00000000" w:rsidDel="00000000" w:rsidP="00000000" w:rsidRDefault="00000000" w:rsidRPr="00000000" w14:paraId="000015CE">
      <w:pPr>
        <w:rPr/>
      </w:pPr>
      <w:r w:rsidDel="00000000" w:rsidR="00000000" w:rsidRPr="00000000">
        <w:rPr>
          <w:rFonts w:ascii="Arial Unicode MS" w:cs="Arial Unicode MS" w:eastAsia="Arial Unicode MS" w:hAnsi="Arial Unicode MS"/>
          <w:rtl w:val="0"/>
        </w:rPr>
        <w:t xml:space="preserve">전투 장면의 시작</w:t>
      </w:r>
    </w:p>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참전한 양측의 기습 대항이 결산을 마쳤거나 ST가 현재 국면에서 어떤 캐릭터도 기습할 수 없다고 판단했을 때, 전투 라운드가 시작되었음을 선언합니다.</w:t>
      </w:r>
    </w:p>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모든 캐릭터가 행동을 시작하기 전에 여전히 다음 단계에 따라 한 번의 행동을 진행해야 합니다.</w:t>
      </w:r>
    </w:p>
    <w:p w:rsidR="00000000" w:rsidDel="00000000" w:rsidP="00000000" w:rsidRDefault="00000000" w:rsidRPr="00000000" w14:paraId="000015D1">
      <w:pPr>
        <w:rPr/>
      </w:pPr>
      <w:r w:rsidDel="00000000" w:rsidR="00000000" w:rsidRPr="00000000">
        <w:rPr>
          <w:rFonts w:ascii="Arial Unicode MS" w:cs="Arial Unicode MS" w:eastAsia="Arial Unicode MS" w:hAnsi="Arial Unicode MS"/>
          <w:rtl w:val="0"/>
        </w:rPr>
        <w:t xml:space="preserve">1. 상태 검사</w:t>
      </w:r>
    </w:p>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캐릭터 몸에 지속 시간이 있는 모든 능력을 초 단위에서 라운드 단위로 환산합니다.</w:t>
      </w:r>
    </w:p>
    <w:p w:rsidR="00000000" w:rsidDel="00000000" w:rsidP="00000000" w:rsidRDefault="00000000" w:rsidRPr="00000000" w14:paraId="000015D3">
      <w:pPr>
        <w:rPr/>
      </w:pPr>
      <w:r w:rsidDel="00000000" w:rsidR="00000000" w:rsidRPr="00000000">
        <w:rPr>
          <w:rFonts w:ascii="Arial Unicode MS" w:cs="Arial Unicode MS" w:eastAsia="Arial Unicode MS" w:hAnsi="Arial Unicode MS"/>
          <w:rtl w:val="0"/>
        </w:rPr>
        <w:t xml:space="preserve">2. 선제 순서에 따라 차례로 모든 캐릭터의 전투나 장면 시작 시 발동하는 효과를 발동시킵니다. 만약 이 단계에서 결산해야 할 능력, 상태 또는 효과가 없다면 어떤 캐릭터도 이 단계에 대응해 특수 행동을 개시할 수 없습니다. 만약 있다면 그러한 능력, 상태 또는 효과에 대응해 특수 행동을 개시할 수 있습니다.</w:t>
      </w:r>
    </w:p>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3. 모든 캐릭터는 선제 순서에 따라 차례로 전투 시작 시 사용할 수 있다고 명시된 일부 능동 능력을 발동시킬지 선택할 수 있습니다. 이러한 능력의 사용은 여전히 행동 규칙을 준수해야 합니다. 만약 이 단계에서 결산해야 할 능력, 상태 또는 효과가 없다면 어떤 캐릭터도 이 단계에 대응해 특수 행동을 개시할 수 없습니다. 만약 있다면 그러한 능력, 상태 또는 효과에 대응해 특수 행동을 개시할 수 있습니다.</w:t>
      </w:r>
    </w:p>
    <w:p w:rsidR="00000000" w:rsidDel="00000000" w:rsidP="00000000" w:rsidRDefault="00000000" w:rsidRPr="00000000" w14:paraId="000015D5">
      <w:pPr>
        <w:rPr/>
      </w:pPr>
      <w:r w:rsidDel="00000000" w:rsidR="00000000" w:rsidRPr="00000000">
        <w:rPr>
          <w:rFonts w:ascii="Arial Unicode MS" w:cs="Arial Unicode MS" w:eastAsia="Arial Unicode MS" w:hAnsi="Arial Unicode MS"/>
          <w:rtl w:val="0"/>
        </w:rPr>
        <w:t xml:space="preserve">4. 모든 캐릭터는 한 번의 특수 행동을 개시하는 것이 허용되는데, 이번 특수 행동은 완전히 현재의 선제 순서에 따라 결산하며 어떤 캐릭터의 순서도 앞당겨지지 않습니다.</w:t>
      </w:r>
    </w:p>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위의 단계가 결산을 마친 후, 선제 순서에 따라 첫 번째 캐릭터의 행동 라운드를 시작합니다.</w:t>
      </w:r>
    </w:p>
    <w:p w:rsidR="00000000" w:rsidDel="00000000" w:rsidP="00000000" w:rsidRDefault="00000000" w:rsidRPr="00000000" w14:paraId="000015D7">
      <w:pPr>
        <w:rPr/>
      </w:pPr>
      <w:r w:rsidDel="00000000" w:rsidR="00000000" w:rsidRPr="00000000">
        <w:rPr>
          <w:rFonts w:ascii="Arial Unicode MS" w:cs="Arial Unicode MS" w:eastAsia="Arial Unicode MS" w:hAnsi="Arial Unicode MS"/>
          <w:rtl w:val="0"/>
        </w:rPr>
        <w:t xml:space="preserve">시작 단계</w:t>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이전 캐릭터의 라운드 종료 단계가 모두 끝난 후, 즉시 자동으로 다음 캐릭터(아래 문장에서는 해당 라운드의 행동자라고 함)의 라운드 시작 단계로 전환됩니다.</w:t>
      </w:r>
    </w:p>
    <w:p w:rsidR="00000000" w:rsidDel="00000000" w:rsidP="00000000" w:rsidRDefault="00000000" w:rsidRPr="00000000" w14:paraId="000015D9">
      <w:pPr>
        <w:rPr/>
      </w:pPr>
      <w:r w:rsidDel="00000000" w:rsidR="00000000" w:rsidRPr="00000000">
        <w:rPr>
          <w:rFonts w:ascii="Arial Unicode MS" w:cs="Arial Unicode MS" w:eastAsia="Arial Unicode MS" w:hAnsi="Arial Unicode MS"/>
          <w:rtl w:val="0"/>
        </w:rPr>
        <w:t xml:space="preserve">행동 단계</w:t>
      </w:r>
    </w:p>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해당 라운드의 행동자는 행동 단계에서 자신의 표준, 이동, 신속, 자유 행동을 사용해 어떤 일을 할 수 있습니다.</w:t>
      </w:r>
    </w:p>
    <w:p w:rsidR="00000000" w:rsidDel="00000000" w:rsidP="00000000" w:rsidRDefault="00000000" w:rsidRPr="00000000" w14:paraId="000015DB">
      <w:pPr>
        <w:rPr/>
      </w:pPr>
      <w:r w:rsidDel="00000000" w:rsidR="00000000" w:rsidRPr="00000000">
        <w:rPr>
          <w:rFonts w:ascii="Arial Unicode MS" w:cs="Arial Unicode MS" w:eastAsia="Arial Unicode MS" w:hAnsi="Arial Unicode MS"/>
          <w:rtl w:val="0"/>
        </w:rPr>
        <w:t xml:space="preserve">모든 행동의 개시는 4개의 단계로 나뉩니다.</w:t>
      </w:r>
    </w:p>
    <w:p w:rsidR="00000000" w:rsidDel="00000000" w:rsidP="00000000" w:rsidRDefault="00000000" w:rsidRPr="00000000" w14:paraId="000015DC">
      <w:pPr>
        <w:rPr/>
      </w:pPr>
      <w:r w:rsidDel="00000000" w:rsidR="00000000" w:rsidRPr="00000000">
        <w:rPr>
          <w:rFonts w:ascii="Arial Unicode MS" w:cs="Arial Unicode MS" w:eastAsia="Arial Unicode MS" w:hAnsi="Arial Unicode MS"/>
          <w:rtl w:val="0"/>
        </w:rPr>
        <w:t xml:space="preserve">단계1: 행동을 개시할 수 있는지 확인</w:t>
      </w:r>
    </w:p>
    <w:p w:rsidR="00000000" w:rsidDel="00000000" w:rsidP="00000000" w:rsidRDefault="00000000" w:rsidRPr="00000000" w14:paraId="000015DD">
      <w:pPr>
        <w:rPr/>
      </w:pPr>
      <w:r w:rsidDel="00000000" w:rsidR="00000000" w:rsidRPr="00000000">
        <w:rPr>
          <w:rFonts w:ascii="Arial Unicode MS" w:cs="Arial Unicode MS" w:eastAsia="Arial Unicode MS" w:hAnsi="Arial Unicode MS"/>
          <w:rtl w:val="0"/>
        </w:rPr>
        <w:t xml:space="preserve">이 단계에서는 행동 개시자가 능력 발동의 조건을 구비했는지 검사하는데, 사정거리, 정위, 에너지 소모 등 방면을 포함하되 이에 국한되지 않습니다. 필요한 모든 조건을 만족해야만 행동을 시작할 수 있습니다.</w:t>
      </w:r>
    </w:p>
    <w:p w:rsidR="00000000" w:rsidDel="00000000" w:rsidP="00000000" w:rsidRDefault="00000000" w:rsidRPr="00000000" w14:paraId="000015DE">
      <w:pPr>
        <w:rPr/>
      </w:pPr>
      <w:r w:rsidDel="00000000" w:rsidR="00000000" w:rsidRPr="00000000">
        <w:rPr>
          <w:rFonts w:ascii="Arial Unicode MS" w:cs="Arial Unicode MS" w:eastAsia="Arial Unicode MS" w:hAnsi="Arial Unicode MS"/>
          <w:rtl w:val="0"/>
        </w:rPr>
        <w:t xml:space="preserve">단계2: 행동을 진행하겠다고 선언</w:t>
      </w:r>
    </w:p>
    <w:p w:rsidR="00000000" w:rsidDel="00000000" w:rsidP="00000000" w:rsidRDefault="00000000" w:rsidRPr="00000000" w14:paraId="000015DF">
      <w:pPr>
        <w:rPr/>
      </w:pPr>
      <w:r w:rsidDel="00000000" w:rsidR="00000000" w:rsidRPr="00000000">
        <w:rPr>
          <w:rFonts w:ascii="Arial Unicode MS" w:cs="Arial Unicode MS" w:eastAsia="Arial Unicode MS" w:hAnsi="Arial Unicode MS"/>
          <w:rtl w:val="0"/>
        </w:rPr>
        <w:t xml:space="preserve">이 단계에서 행동 개시자는 행동을 개시하겠다고 선언하는데, 선언 후 행동 개시자는 더 이상 상황에 근거해 발동한 능력을 철회할 수 없습니다. 캐릭터가 특수 설명이 없는 반사 행동으로 목표에 대해 어떤 행동을 하기로 결정했다면 반드시 선언 단계에서 행동 선언을 해야 하며, 더 이상 능력 발동을 선언하기 이전으로 되돌아갈 수 없고, 이후의 단계(예: DP를 본 후)로 들어간 후에도 다시 발동할 수 없습니다. 반사 행동 발동에 대한 효과도 이때 결산됩니다(예: 기습은 목표가 반사 행동을 사용하는 것을 금지할 것입니다).</w:t>
      </w:r>
    </w:p>
    <w:p w:rsidR="00000000" w:rsidDel="00000000" w:rsidP="00000000" w:rsidRDefault="00000000" w:rsidRPr="00000000" w14:paraId="000015E0">
      <w:pPr>
        <w:rPr/>
      </w:pPr>
      <w:r w:rsidDel="00000000" w:rsidR="00000000" w:rsidRPr="00000000">
        <w:rPr>
          <w:rFonts w:ascii="Arial Unicode MS" w:cs="Arial Unicode MS" w:eastAsia="Arial Unicode MS" w:hAnsi="Arial Unicode MS"/>
          <w:rtl w:val="0"/>
        </w:rPr>
        <w:t xml:space="preserve">행동 선언은 정확하고 상세해야 하며, 해당 행동에서 필요할 수 있는 모든 세부 사항(예: 목표, 에너지 소모, 증폭 여부, 의지력 사용 여부 등)을 포함해야 합니다. ST는 게임성과 규칙 경량화를 비롯한 모든 이유로 선언의 세부 사항을 면제할 권리가 있으며, "캐릭터 A에 대해 한 번의 공격을 진행한다." 등의 모호한 묘사만 선언하면 됩니다.</w:t>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예: 성광은 적명이 그를 공격하겠다고 선언한 후, 자신이 그 전에 반사 행동으로 적명의 공격 범위를 벗어났다고 선언할 수 없습니다. 적명도 성광이 준비 행동으로 자신의 공격 범위를 벗어난 후, 자신의 공격을 포기할 수 없습니다.</w:t>
      </w:r>
    </w:p>
    <w:p w:rsidR="00000000" w:rsidDel="00000000" w:rsidP="00000000" w:rsidRDefault="00000000" w:rsidRPr="00000000" w14:paraId="000015E2">
      <w:pPr>
        <w:rPr/>
      </w:pPr>
      <w:r w:rsidDel="00000000" w:rsidR="00000000" w:rsidRPr="00000000">
        <w:rPr>
          <w:rFonts w:ascii="Arial Unicode MS" w:cs="Arial Unicode MS" w:eastAsia="Arial Unicode MS" w:hAnsi="Arial Unicode MS"/>
          <w:rtl w:val="0"/>
        </w:rPr>
        <w:t xml:space="preserve">단계3: 행동 진행</w:t>
      </w:r>
    </w:p>
    <w:p w:rsidR="00000000" w:rsidDel="00000000" w:rsidP="00000000" w:rsidRDefault="00000000" w:rsidRPr="00000000" w14:paraId="000015E3">
      <w:pPr>
        <w:rPr/>
      </w:pPr>
      <w:r w:rsidDel="00000000" w:rsidR="00000000" w:rsidRPr="00000000">
        <w:rPr>
          <w:rFonts w:ascii="Arial Unicode MS" w:cs="Arial Unicode MS" w:eastAsia="Arial Unicode MS" w:hAnsi="Arial Unicode MS"/>
          <w:rtl w:val="0"/>
        </w:rPr>
        <w:t xml:space="preserve">먼저 캐릭터는 상태와 목표의 합법성을 다시 한 번 검사해 행동을 개시할 수 있는지 확인해야 합니다. 만약 이 단계에서 캐릭터가 어떤 이유(예: 에너지 부족)로 더 이상 행동 개시의 조건을 만족하지 못한다는 것을 발견했다면 해당 행동은 자동으로 실패하고 캐릭터는 이번 행동에 대해 어떤 비용도 지불할 필요가 없습니다. 스토리 관점에서 보면 캐릭터는 자신이 예상대로 행동할 수 없다는 것을 깨닫고 그래서 다시 결정을 내립니다.</w:t>
      </w:r>
    </w:p>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만약 검사를 통과했다면 캐릭터는 반드시 행동의 대가를 차감해야 하는데, 행동, 에너지 소모, 사용 횟수 등을 포함하되 이에 국한되지 않으며 행동을 진행하고, 해당 행동의 구체적인 효과에 따라 능력 효과를 계산합니다. 예를 들어 판정을 진행하거나 피해를 계산하거나 본능 각성을 개시하는 것 등입니다.</w:t>
      </w:r>
    </w:p>
    <w:p w:rsidR="00000000" w:rsidDel="00000000" w:rsidP="00000000" w:rsidRDefault="00000000" w:rsidRPr="00000000" w14:paraId="000015E5">
      <w:pPr>
        <w:rPr/>
      </w:pPr>
      <w:r w:rsidDel="00000000" w:rsidR="00000000" w:rsidRPr="00000000">
        <w:rPr>
          <w:rFonts w:ascii="Arial Unicode MS" w:cs="Arial Unicode MS" w:eastAsia="Arial Unicode MS" w:hAnsi="Arial Unicode MS"/>
          <w:rtl w:val="0"/>
        </w:rPr>
        <w:t xml:space="preserve">만약 단계2에서 캐릭터가 준비나 반사 행동을 선언했다면 먼저 모든 반사 행동을 결산하고, 그다음 모든 준비 행동을 결산한 후, 마지막으로 이 단계를 시작합니다.</w:t>
      </w:r>
    </w:p>
    <w:p w:rsidR="00000000" w:rsidDel="00000000" w:rsidP="00000000" w:rsidRDefault="00000000" w:rsidRPr="00000000" w14:paraId="000015E6">
      <w:pPr>
        <w:rPr/>
      </w:pPr>
      <w:r w:rsidDel="00000000" w:rsidR="00000000" w:rsidRPr="00000000">
        <w:rPr>
          <w:rFonts w:ascii="Arial Unicode MS" w:cs="Arial Unicode MS" w:eastAsia="Arial Unicode MS" w:hAnsi="Arial Unicode MS"/>
          <w:rtl w:val="0"/>
        </w:rPr>
        <w:t xml:space="preserve">여러 반사 행동이 한 번의 행동에 대해 동시에 발동하는 경우, 단계2에서 반사 행동 발동을 선언한 순서에 따라 후발선지의 원칙을 따르되, 가장 마지막에 선언 발동한 반사 행동부터 계산을 시작합니다.</w:t>
      </w:r>
    </w:p>
    <w:p w:rsidR="00000000" w:rsidDel="00000000" w:rsidP="00000000" w:rsidRDefault="00000000" w:rsidRPr="00000000" w14:paraId="000015E7">
      <w:pPr>
        <w:rPr/>
      </w:pPr>
      <w:r w:rsidDel="00000000" w:rsidR="00000000" w:rsidRPr="00000000">
        <w:rPr>
          <w:rFonts w:ascii="Arial Unicode MS" w:cs="Arial Unicode MS" w:eastAsia="Arial Unicode MS" w:hAnsi="Arial Unicode MS"/>
          <w:rtl w:val="0"/>
        </w:rPr>
        <w:t xml:space="preserve">여러 준비 행동이 한 번의 행동에 대해 동시에 발동하는 경우, 단계2에서 반사 행동 발동을 선언한 순서에 따라 후발선지의 원칙을 따르되, 가장 마지막에 선언 발동한 준비 행동부터 계산을 시작합니다.</w:t>
      </w:r>
    </w:p>
    <w:p w:rsidR="00000000" w:rsidDel="00000000" w:rsidP="00000000" w:rsidRDefault="00000000" w:rsidRPr="00000000" w14:paraId="000015E8">
      <w:pPr>
        <w:rPr/>
      </w:pPr>
      <w:r w:rsidDel="00000000" w:rsidR="00000000" w:rsidRPr="00000000">
        <w:rPr>
          <w:rFonts w:ascii="Arial Unicode MS" w:cs="Arial Unicode MS" w:eastAsia="Arial Unicode MS" w:hAnsi="Arial Unicode MS"/>
          <w:rtl w:val="0"/>
        </w:rPr>
        <w:t xml:space="preserve">단계4: 행동 종료</w:t>
      </w:r>
    </w:p>
    <w:p w:rsidR="00000000" w:rsidDel="00000000" w:rsidP="00000000" w:rsidRDefault="00000000" w:rsidRPr="00000000" w14:paraId="000015E9">
      <w:pPr>
        <w:rPr/>
      </w:pPr>
      <w:r w:rsidDel="00000000" w:rsidR="00000000" w:rsidRPr="00000000">
        <w:rPr>
          <w:rFonts w:ascii="Arial Unicode MS" w:cs="Arial Unicode MS" w:eastAsia="Arial Unicode MS" w:hAnsi="Arial Unicode MS"/>
          <w:rtl w:val="0"/>
        </w:rPr>
        <w:t xml:space="preserve">이 단계에서 해당 행동은 완전히 끝나고 플레이어는 다음 행동을 진행할 수 있습니다. 이때 모든 캐릭터는 특수 행동을 개시하는 것이 허용됩니다.</w:t>
      </w:r>
    </w:p>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일부 특수 능력은 xxx 후(예: 근접 공격을 받은 후)에야 발동할 수 있다고 요구하는데, 이때 이러한 능력의 발동 조건을 만족하므로 그러한 능력을 발동할 수 있게 됩니다.</w:t>
      </w:r>
    </w:p>
    <w:p w:rsidR="00000000" w:rsidDel="00000000" w:rsidP="00000000" w:rsidRDefault="00000000" w:rsidRPr="00000000" w14:paraId="000015EB">
      <w:pPr>
        <w:rPr/>
      </w:pPr>
      <w:r w:rsidDel="00000000" w:rsidR="00000000" w:rsidRPr="00000000">
        <w:rPr>
          <w:rFonts w:ascii="Arial Unicode MS" w:cs="Arial Unicode MS" w:eastAsia="Arial Unicode MS" w:hAnsi="Arial Unicode MS"/>
          <w:rtl w:val="0"/>
        </w:rPr>
        <w:t xml:space="preserve">· 계산할 때 행동이 필요 없이 발동하는 능력은 반사 행동의 우선순위와 같이 계산합니다.</w:t>
      </w:r>
    </w:p>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 이 방식으로도 여전히 명확하지 않은 상황에서는 ST의 판단을 기준으로 합니다.</w:t>
      </w:r>
    </w:p>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라운드 시작 단계는 세 단계로 나뉩니다.</w:t>
      </w:r>
    </w:p>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첫째, 발동 검사</w:t>
      </w:r>
    </w:p>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이 단계에서는 모든 캐릭터가 해당 라운드의 행동자의 라운드 시작 단계에 발동하거나 사용할 수 있는 능력, 상태 또는 효과를 검사하고 이 단계에서 그것을 결산합니다. 만약 이 단계에서 결산해야 할 능력, 상태 또는 효과가 없다면 어떤 캐릭터도 이 단계에 대응해 특수 행동을 개시할 수 없습니다. 만약 있다면 그러한 능력, 상태 또는 효과에 대응해 특수 행동을 개시할 수 있습니다. 이 단계 내에서 조성된 "라운드 시작 시 발동"하는 능력, 상태 또는 효과는 이 단계에서 발동하지 않고 해당 라운드의 행동자의 다음 라운드나 전투 종료 단계로 순연됩니다.</w:t>
      </w:r>
    </w:p>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만약 이 단계에 여러 라운드 시작 단계에 발동하는 능력, 상태 또는 효과가 있다면 후발선지의 원칙을 따르되, 시전 시간이 가장 늦은 능력, 상태 또는 효과부터 결산을 시작하여 차례로 시전 시간이 가장 이른 능력, 상태 또는 효과까지 결산합니다.</w:t>
      </w:r>
    </w:p>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둘째, 상태 초기화</w:t>
      </w:r>
    </w:p>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이 단계에서는 해당 라운드의 행동자 몸에 있는 효과의 지속 시간을 검사하여 모든 지속 시간을 한 라운드 또는 6초 감소시키고 지속 시간이 끝난 효과를 결산합니다(대부분의 이런 효과는 모두 무해하게 소산될 것입니다). 만약 이때 어떤 효과의 지속 시간이 0이 되거나 한 라운드에 미치지 못한다는 것(예: 초 단위로 계산한 잔여 지속 시간이 6초에 미치지 못함)을 발견했다면 해당 효과도 마찬가지로 제거될 것입니다.</w:t>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만약 제거된 효과가 모두 무해하게 소산되는 것이라면 어떤 캐릭터도 이 단계에서 특수 행동을 개시할 수 없습니다. 만약 실제 영향을 조성할 효과가 있다면 캐릭터는 이 효과에 대응해 특수 행동을 개시할 수 있습니다.</w:t>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셋째, 특수 행동</w:t>
      </w:r>
    </w:p>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이 단계에서는 모든 캐릭터가 특수 행동을 개시하는 것을 허용합니다.</w:t>
      </w:r>
    </w:p>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행동 단계</w:t>
      </w:r>
    </w:p>
    <w:p w:rsidR="00000000" w:rsidDel="00000000" w:rsidP="00000000" w:rsidRDefault="00000000" w:rsidRPr="00000000" w14:paraId="000015F7">
      <w:pPr>
        <w:rPr/>
      </w:pPr>
      <w:r w:rsidDel="00000000" w:rsidR="00000000" w:rsidRPr="00000000">
        <w:rPr>
          <w:rFonts w:ascii="Arial Unicode MS" w:cs="Arial Unicode MS" w:eastAsia="Arial Unicode MS" w:hAnsi="Arial Unicode MS"/>
          <w:rtl w:val="0"/>
        </w:rPr>
        <w:t xml:space="preserve">해당 라운드의 행동자는 행동 단계에서 자신의 표준, 이동, 신속, 자유 행동을 사용해 어떤 일을 할 수 있습니다.</w:t>
      </w:r>
    </w:p>
    <w:p w:rsidR="00000000" w:rsidDel="00000000" w:rsidP="00000000" w:rsidRDefault="00000000" w:rsidRPr="00000000" w14:paraId="000015F8">
      <w:pPr>
        <w:rPr/>
      </w:pPr>
      <w:r w:rsidDel="00000000" w:rsidR="00000000" w:rsidRPr="00000000">
        <w:rPr>
          <w:rFonts w:ascii="Arial Unicode MS" w:cs="Arial Unicode MS" w:eastAsia="Arial Unicode MS" w:hAnsi="Arial Unicode MS"/>
          <w:rtl w:val="0"/>
        </w:rPr>
        <w:t xml:space="preserve">행동 단계의 대부분 규칙은 이미 다른 페이지에서 서술했으므로 여기서는 반복하지 않고 다음 규칙만 보충합니다.</w:t>
      </w:r>
    </w:p>
    <w:p w:rsidR="00000000" w:rsidDel="00000000" w:rsidP="00000000" w:rsidRDefault="00000000" w:rsidRPr="00000000" w14:paraId="000015F9">
      <w:pPr>
        <w:rPr/>
      </w:pPr>
      <w:r w:rsidDel="00000000" w:rsidR="00000000" w:rsidRPr="00000000">
        <w:rPr>
          <w:rFonts w:ascii="Arial Unicode MS" w:cs="Arial Unicode MS" w:eastAsia="Arial Unicode MS" w:hAnsi="Arial Unicode MS"/>
          <w:rtl w:val="0"/>
        </w:rPr>
        <w:t xml:space="preserve">첫째, 해당 라운드의 행동자가 진행하겠다고 선언한 매 행동 시, 모든 캐릭터는 특수 행동을 개시하는 것이 허용됩니다.</w:t>
      </w:r>
    </w:p>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둘째, 해당 라운드의 행동자가 진행한 매 행동 후, 모든 캐릭터는 특수 행동을 개시하는 것이 허용됩니다.</w:t>
      </w:r>
    </w:p>
    <w:p w:rsidR="00000000" w:rsidDel="00000000" w:rsidP="00000000" w:rsidRDefault="00000000" w:rsidRPr="00000000" w14:paraId="000015FB">
      <w:pPr>
        <w:rPr/>
      </w:pPr>
      <w:r w:rsidDel="00000000" w:rsidR="00000000" w:rsidRPr="00000000">
        <w:rPr>
          <w:rFonts w:ascii="Arial Unicode MS" w:cs="Arial Unicode MS" w:eastAsia="Arial Unicode MS" w:hAnsi="Arial Unicode MS"/>
          <w:rtl w:val="0"/>
        </w:rPr>
        <w:t xml:space="preserve">라운드 종료 단계</w:t>
      </w:r>
    </w:p>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해당 라운드의 행동자가 더 이상 어떤 행동도 진행하지 않고 모든 캐릭터도 개시하고 결산해야 할 특수 행동이 없게 되면 해당 라운드의 라운드 종료 단계로 들어갑니다. 라운드 종료 단계로 들어간 후, 해당 라운드의 행동자는 더 이상 행동 단계의 행동을 사용할 수 없습니다.</w:t>
      </w:r>
    </w:p>
    <w:p w:rsidR="00000000" w:rsidDel="00000000" w:rsidP="00000000" w:rsidRDefault="00000000" w:rsidRPr="00000000" w14:paraId="000015FD">
      <w:pPr>
        <w:rPr/>
      </w:pPr>
      <w:r w:rsidDel="00000000" w:rsidR="00000000" w:rsidRPr="00000000">
        <w:rPr>
          <w:rFonts w:ascii="Arial Unicode MS" w:cs="Arial Unicode MS" w:eastAsia="Arial Unicode MS" w:hAnsi="Arial Unicode MS"/>
          <w:rtl w:val="0"/>
        </w:rPr>
        <w:t xml:space="preserve">라운드 종료 단계는 두 단계로 나뉩니다.</w:t>
      </w:r>
    </w:p>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첫째, 발동 검사</w:t>
      </w:r>
    </w:p>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이 단계에서는 모든 캐릭터가 해당 라운드의 행동자의 라운드 종료 단계에 발동하거나 사용할 수 있는 능력, 상태 또는 효과를 검사하고 이 단계에서 그것을 결산합니다. 만약 이 단계에서 결산해야 할 능력, 상태 또는 효과가 없다면 어떤 캐릭터도 이 단계에 대응해 특수 행동을 개시할 수 없습니다. 만약 있다면 그러한 능력, 상태 또는 효과에 대응해 특수 행동을 개시할 수 있습니다. 이 단계 내에서 조성된 "라운드 종료 시 발동"하는 능력, 상태 또는 효과는 이 단계에서 발동하지 않고 해당 라운드의 행동자의 다음 라운드나 전투 종료 단계로 순연됩니다.</w:t>
      </w:r>
    </w:p>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만약 이 단계에 여러 라운드 종료 단계에 발동하는 능력, 상태 또는 효과가 있다면 후발선지의 원칙을 따르되, 시전 시간이 가장 늦은 능력, 상태 또는 효과부터 결산을 시작하여 차례로 시전 시간이 가장 이른 능력, 상태 또는 효과까지 결산합니다.</w:t>
      </w:r>
    </w:p>
    <w:p w:rsidR="00000000" w:rsidDel="00000000" w:rsidP="00000000" w:rsidRDefault="00000000" w:rsidRPr="00000000" w14:paraId="00001601">
      <w:pPr>
        <w:rPr/>
      </w:pPr>
      <w:r w:rsidDel="00000000" w:rsidR="00000000" w:rsidRPr="00000000">
        <w:rPr>
          <w:rFonts w:ascii="Arial Unicode MS" w:cs="Arial Unicode MS" w:eastAsia="Arial Unicode MS" w:hAnsi="Arial Unicode MS"/>
          <w:rtl w:val="0"/>
        </w:rPr>
        <w:t xml:space="preserve">둘째, 특수 행동.</w:t>
      </w:r>
    </w:p>
    <w:p w:rsidR="00000000" w:rsidDel="00000000" w:rsidP="00000000" w:rsidRDefault="00000000" w:rsidRPr="00000000" w14:paraId="00001602">
      <w:pPr>
        <w:rPr/>
      </w:pPr>
      <w:r w:rsidDel="00000000" w:rsidR="00000000" w:rsidRPr="00000000">
        <w:rPr>
          <w:rFonts w:ascii="Arial Unicode MS" w:cs="Arial Unicode MS" w:eastAsia="Arial Unicode MS" w:hAnsi="Arial Unicode MS"/>
          <w:rtl w:val="0"/>
        </w:rPr>
        <w:t xml:space="preserve">이 단계에서는 모든 캐릭터가 특수 행동을 개시하는 것을 허용합니다. 특수 행동 결산이 끝나면 다음 캐릭터의 행동 라운드로 전환됩니다.</w:t>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전투 장면의 종료</w:t>
      </w:r>
    </w:p>
    <w:p w:rsidR="00000000" w:rsidDel="00000000" w:rsidP="00000000" w:rsidRDefault="00000000" w:rsidRPr="00000000" w14:paraId="00001604">
      <w:pPr>
        <w:rPr/>
      </w:pPr>
      <w:r w:rsidDel="00000000" w:rsidR="00000000" w:rsidRPr="00000000">
        <w:rPr>
          <w:rFonts w:ascii="Arial Unicode MS" w:cs="Arial Unicode MS" w:eastAsia="Arial Unicode MS" w:hAnsi="Arial Unicode MS"/>
          <w:rtl w:val="0"/>
        </w:rPr>
        <w:t xml:space="preserve">ST가 전투 장면을 계속할 필요가 없다고 판단했을 때, 예를 들어 장 위의 캐릭터가 완전히 전투 능력이나 전투 의지를 잃었을 때 등, 또는 어떤 능력이 강제로 전투 장면을 끝냈을 때, ST는 전투 종료를 선언하고 전투 종료 단계로 들어갑니다.</w:t>
      </w:r>
    </w:p>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이때 플레이어는 ST에게 여전히 전투 라운드의 시간축과 행동이 필요하다고 제기할 권리가 있습니다. 예를 들어 어떤 행동을 하기 위해서, 또는 캐릭터의 생명이 완전히 어떤 한 장면 동안 지속되는 BUFF에 의해 유지되어 일정 정도의 치료를 계속 진행하기 위해 전투 장면이 잠시 지속되어야 한다고 제기할 수 있지만, 최종 결정권은 여전히 ST에게 있습니다.</w:t>
      </w:r>
    </w:p>
    <w:p w:rsidR="00000000" w:rsidDel="00000000" w:rsidP="00000000" w:rsidRDefault="00000000" w:rsidRPr="00000000" w14:paraId="00001606">
      <w:pPr>
        <w:rPr/>
      </w:pPr>
      <w:r w:rsidDel="00000000" w:rsidR="00000000" w:rsidRPr="00000000">
        <w:rPr>
          <w:rFonts w:ascii="Arial Unicode MS" w:cs="Arial Unicode MS" w:eastAsia="Arial Unicode MS" w:hAnsi="Arial Unicode MS"/>
          <w:rtl w:val="0"/>
        </w:rPr>
        <w:t xml:space="preserve">전투 종료 단계의 절차는 다음과 같습니다. 전투 종료 단계 절차에서,</w:t>
      </w:r>
    </w:p>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1. 발동 검사</w:t>
      </w:r>
    </w:p>
    <w:p w:rsidR="00000000" w:rsidDel="00000000" w:rsidP="00000000" w:rsidRDefault="00000000" w:rsidRPr="00000000" w14:paraId="00001608">
      <w:pPr>
        <w:rPr/>
      </w:pPr>
      <w:r w:rsidDel="00000000" w:rsidR="00000000" w:rsidRPr="00000000">
        <w:rPr>
          <w:rFonts w:ascii="Arial Unicode MS" w:cs="Arial Unicode MS" w:eastAsia="Arial Unicode MS" w:hAnsi="Arial Unicode MS"/>
          <w:rtl w:val="0"/>
        </w:rPr>
        <w:t xml:space="preserve">이 단계에서는 모든 캐릭터가 전투 종료 단계에 발동하거나 사용할 수 있는 능력, 상태 또는 효과를 검사하고 이 단계에서 그것을 결산합니다.</w:t>
      </w:r>
    </w:p>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만약 이 단계에서 결산해야 할 능력, 상태 또는 효과가 없다면 어떤 캐릭터도 이 단계에 대응해 특수 행동을 개시할 수 없습니다. 만약 있다면 그러한 능력, 상태 또는 효과에 대응해 특수 행동을 개시할 수 있습니다.</w:t>
      </w:r>
    </w:p>
    <w:p w:rsidR="00000000" w:rsidDel="00000000" w:rsidP="00000000" w:rsidRDefault="00000000" w:rsidRPr="00000000" w14:paraId="0000160A">
      <w:pPr>
        <w:rPr/>
      </w:pPr>
      <w:r w:rsidDel="00000000" w:rsidR="00000000" w:rsidRPr="00000000">
        <w:rPr>
          <w:rFonts w:ascii="Arial Unicode MS" w:cs="Arial Unicode MS" w:eastAsia="Arial Unicode MS" w:hAnsi="Arial Unicode MS"/>
          <w:rtl w:val="0"/>
        </w:rPr>
        <w:t xml:space="preserve">이 단계에서는 더 이상 전투 종료 시 결산하거나 전투 종료 시까지 순연해 결산할 수 있는 어떤 능력도 시전할 수 없습니다.</w:t>
      </w:r>
    </w:p>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만약 이 단계에 여러 전투 종료 시 발동하는 능력, 상태 또는 효과가 있다면 후발선지의 원칙을 따르되, 시전 시간이 가장 늦은 능력, 상태 또는 효과부터 결산을 시작하여 차례로 시전 시간이 가장 이른 능력, 상태 또는 효과까지 결산합니다.</w:t>
      </w:r>
    </w:p>
    <w:p w:rsidR="00000000" w:rsidDel="00000000" w:rsidP="00000000" w:rsidRDefault="00000000" w:rsidRPr="00000000" w14:paraId="0000160C">
      <w:pPr>
        <w:rPr/>
      </w:pPr>
      <w:r w:rsidDel="00000000" w:rsidR="00000000" w:rsidRPr="00000000">
        <w:rPr>
          <w:rFonts w:ascii="Arial Unicode MS" w:cs="Arial Unicode MS" w:eastAsia="Arial Unicode MS" w:hAnsi="Arial Unicode MS"/>
          <w:rtl w:val="0"/>
        </w:rPr>
        <w:t xml:space="preserve">2. 상태 검사</w:t>
      </w:r>
    </w:p>
    <w:p w:rsidR="00000000" w:rsidDel="00000000" w:rsidP="00000000" w:rsidRDefault="00000000" w:rsidRPr="00000000" w14:paraId="0000160D">
      <w:pPr>
        <w:rPr/>
      </w:pPr>
      <w:r w:rsidDel="00000000" w:rsidR="00000000" w:rsidRPr="00000000">
        <w:rPr>
          <w:rFonts w:ascii="Arial Unicode MS" w:cs="Arial Unicode MS" w:eastAsia="Arial Unicode MS" w:hAnsi="Arial Unicode MS"/>
          <w:rtl w:val="0"/>
        </w:rPr>
        <w:t xml:space="preserve">이 단계에서는 먼저 캐릭터 몸에 지속 시간이 정확하지 않아 직접 초 단위로 환산할 수 없는 능력(예: 다음 번 공격까지 지속)이 있는지 검사하고 그 지속 시간을 즉시 0으로 만드는데, 대부분의 효과는 무해하게 소산되겠지만 일부 효과는 지속 시간이 0이 되어 결산될 것입니다.</w:t>
      </w:r>
    </w:p>
    <w:p w:rsidR="00000000" w:rsidDel="00000000" w:rsidP="00000000" w:rsidRDefault="00000000" w:rsidRPr="00000000" w14:paraId="0000160E">
      <w:pPr>
        <w:rPr/>
      </w:pPr>
      <w:r w:rsidDel="00000000" w:rsidR="00000000" w:rsidRPr="00000000">
        <w:rPr>
          <w:rFonts w:ascii="Arial Unicode MS" w:cs="Arial Unicode MS" w:eastAsia="Arial Unicode MS" w:hAnsi="Arial Unicode MS"/>
          <w:rtl w:val="0"/>
        </w:rPr>
        <w:t xml:space="preserve">만약 이 단계에서 결산해야 할 능력, 상태 또는 효과가 없다면 어떤 캐릭터도 이 단계에 대응해 특수 행동을 개시할 수 없습니다. 만약 있다면 그러한 능력, 상태 또는 효과에 대응해 특수 행동을 개시할 수 있습니다.</w:t>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일부 능력은 전투 장면 밖으로 보존될 수 있는데, 자원 중의 해당 서술에 따라 ST가 재정합니다.</w:t>
      </w:r>
    </w:p>
    <w:p w:rsidR="00000000" w:rsidDel="00000000" w:rsidP="00000000" w:rsidRDefault="00000000" w:rsidRPr="00000000" w14:paraId="00001610">
      <w:pPr>
        <w:rPr/>
      </w:pPr>
      <w:r w:rsidDel="00000000" w:rsidR="00000000" w:rsidRPr="00000000">
        <w:rPr>
          <w:rFonts w:ascii="Arial Unicode MS" w:cs="Arial Unicode MS" w:eastAsia="Arial Unicode MS" w:hAnsi="Arial Unicode MS"/>
          <w:rtl w:val="0"/>
        </w:rPr>
        <w:t xml:space="preserve">그 후, 캐릭터 몸에 있는 모든 능력의 지속 시간을 라운드 단위에서 초 단위로 환산하고 이에 따라 계속 게임을 진행합니다.</w:t>
      </w:r>
    </w:p>
    <w:p w:rsidR="00000000" w:rsidDel="00000000" w:rsidP="00000000" w:rsidRDefault="00000000" w:rsidRPr="00000000" w14:paraId="00001611">
      <w:pPr>
        <w:pStyle w:val="Heading1"/>
        <w:rPr/>
      </w:pPr>
      <w:bookmarkStart w:colFirst="0" w:colLast="0" w:name="_kbq5h82kwi7p" w:id="38"/>
      <w:bookmarkEnd w:id="38"/>
      <w:r w:rsidDel="00000000" w:rsidR="00000000" w:rsidRPr="00000000">
        <w:rPr>
          <w:rFonts w:ascii="Arial Unicode MS" w:cs="Arial Unicode MS" w:eastAsia="Arial Unicode MS" w:hAnsi="Arial Unicode MS"/>
          <w:rtl w:val="0"/>
        </w:rPr>
        <w:t xml:space="preserve">1.4.6 탑승 차량 규칙</w:t>
      </w:r>
    </w:p>
    <w:p w:rsidR="00000000" w:rsidDel="00000000" w:rsidP="00000000" w:rsidRDefault="00000000" w:rsidRPr="00000000" w14:paraId="00001612">
      <w:pPr>
        <w:rPr/>
      </w:pPr>
      <w:r w:rsidDel="00000000" w:rsidR="00000000" w:rsidRPr="00000000">
        <w:rPr>
          <w:rFonts w:ascii="Arial Unicode MS" w:cs="Arial Unicode MS" w:eastAsia="Arial Unicode MS" w:hAnsi="Arial Unicode MS"/>
          <w:rtl w:val="0"/>
        </w:rPr>
        <w:t xml:space="preserve">탑승 차량 규칙：</w:t>
      </w:r>
    </w:p>
    <w:p w:rsidR="00000000" w:rsidDel="00000000" w:rsidP="00000000" w:rsidRDefault="00000000" w:rsidRPr="00000000" w14:paraId="00001613">
      <w:pPr>
        <w:rPr/>
      </w:pPr>
      <w:r w:rsidDel="00000000" w:rsidR="00000000" w:rsidRPr="00000000">
        <w:rPr>
          <w:rtl w:val="0"/>
        </w:rPr>
        <w:t xml:space="preserve">=====================================================================</w:t>
      </w:r>
    </w:p>
    <w:p w:rsidR="00000000" w:rsidDel="00000000" w:rsidP="00000000" w:rsidRDefault="00000000" w:rsidRPr="00000000" w14:paraId="00001614">
      <w:pPr>
        <w:rPr/>
      </w:pPr>
      <w:r w:rsidDel="00000000" w:rsidR="00000000" w:rsidRPr="00000000">
        <w:rPr>
          <w:rtl w:val="0"/>
        </w:rPr>
        <w:t xml:space="preserve">======================================</w:t>
      </w:r>
    </w:p>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차량은 두 가지로 나뉩니다: 기계류 차량과 동물류 차량.</w:t>
      </w:r>
    </w:p>
    <w:p w:rsidR="00000000" w:rsidDel="00000000" w:rsidP="00000000" w:rsidRDefault="00000000" w:rsidRPr="00000000" w14:paraId="00001616">
      <w:pPr>
        <w:rPr/>
      </w:pPr>
      <w:r w:rsidDel="00000000" w:rsidR="00000000" w:rsidRPr="00000000">
        <w:rPr>
          <w:rFonts w:ascii="Arial Unicode MS" w:cs="Arial Unicode MS" w:eastAsia="Arial Unicode MS" w:hAnsi="Arial Unicode MS"/>
          <w:rtl w:val="0"/>
        </w:rPr>
        <w:t xml:space="preserve">우리는 기계류 차량을 통칭하여 【탑승 차량】으로 전투를 하고, 동물류 차량을 통칭하여 </w:t>
      </w:r>
    </w:p>
    <w:p w:rsidR="00000000" w:rsidDel="00000000" w:rsidP="00000000" w:rsidRDefault="00000000" w:rsidRPr="00000000" w14:paraId="00001617">
      <w:pPr>
        <w:rPr/>
      </w:pPr>
      <w:r w:rsidDel="00000000" w:rsidR="00000000" w:rsidRPr="00000000">
        <w:rPr>
          <w:rFonts w:ascii="Arial Unicode MS" w:cs="Arial Unicode MS" w:eastAsia="Arial Unicode MS" w:hAnsi="Arial Unicode MS"/>
          <w:rtl w:val="0"/>
        </w:rPr>
        <w:t xml:space="preserve">【기승 전투】를 합니다.</w:t>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차량의 본질: 차량의 본질은 자연, 과학, 마법, 특이 네 가지로 나뉩니다.</w:t>
      </w:r>
    </w:p>
    <w:p w:rsidR="00000000" w:rsidDel="00000000" w:rsidP="00000000" w:rsidRDefault="00000000" w:rsidRPr="00000000" w14:paraId="00001619">
      <w:pPr>
        <w:rPr/>
      </w:pPr>
      <w:r w:rsidDel="00000000" w:rsidR="00000000" w:rsidRPr="00000000">
        <w:rPr>
          <w:rFonts w:ascii="Arial Unicode MS" w:cs="Arial Unicode MS" w:eastAsia="Arial Unicode MS" w:hAnsi="Arial Unicode MS"/>
          <w:rtl w:val="0"/>
        </w:rPr>
        <w:t xml:space="preserve">자연 본질은 일반적으로 전마이거나, 또는 제조된 현실 세계에 존재하는 생물입니다.</w:t>
      </w:r>
    </w:p>
    <w:p w:rsidR="00000000" w:rsidDel="00000000" w:rsidP="00000000" w:rsidRDefault="00000000" w:rsidRPr="00000000" w14:paraId="0000161A">
      <w:pPr>
        <w:rPr/>
      </w:pPr>
      <w:r w:rsidDel="00000000" w:rsidR="00000000" w:rsidRPr="00000000">
        <w:rPr>
          <w:rFonts w:ascii="Arial Unicode MS" w:cs="Arial Unicode MS" w:eastAsia="Arial Unicode MS" w:hAnsi="Arial Unicode MS"/>
          <w:rtl w:val="0"/>
        </w:rPr>
        <w:t xml:space="preserve">과학 본질은 제조할 수 있지만, 영화의 과학 무효에 쉽게 당합니다. 일반적으로 과학 수단</w:t>
      </w:r>
    </w:p>
    <w:p w:rsidR="00000000" w:rsidDel="00000000" w:rsidP="00000000" w:rsidRDefault="00000000" w:rsidRPr="00000000" w14:paraId="0000161B">
      <w:pPr>
        <w:rPr/>
      </w:pPr>
      <w:r w:rsidDel="00000000" w:rsidR="00000000" w:rsidRPr="00000000">
        <w:rPr>
          <w:rFonts w:ascii="Arial Unicode MS" w:cs="Arial Unicode MS" w:eastAsia="Arial Unicode MS" w:hAnsi="Arial Unicode MS"/>
          <w:rtl w:val="0"/>
        </w:rPr>
        <w:t xml:space="preserve">으로 제조된 기계류 차량을 가리킵니다. 차량에 초자연적인 부분이 사용되면, 더 이상 과학</w:t>
      </w:r>
    </w:p>
    <w:p w:rsidR="00000000" w:rsidDel="00000000" w:rsidP="00000000" w:rsidRDefault="00000000" w:rsidRPr="00000000" w14:paraId="0000161C">
      <w:pPr>
        <w:rPr/>
      </w:pPr>
      <w:r w:rsidDel="00000000" w:rsidR="00000000" w:rsidRPr="00000000">
        <w:rPr>
          <w:rFonts w:ascii="Arial Unicode MS" w:cs="Arial Unicode MS" w:eastAsia="Arial Unicode MS" w:hAnsi="Arial Unicode MS"/>
          <w:rtl w:val="0"/>
        </w:rPr>
        <w:t xml:space="preserve"> 차량이 아닙니다. 예를 들어, 건담은 과학 차량이지만, 정신력 프레임을 사용하여 부유포</w:t>
      </w:r>
    </w:p>
    <w:p w:rsidR="00000000" w:rsidDel="00000000" w:rsidP="00000000" w:rsidRDefault="00000000" w:rsidRPr="00000000" w14:paraId="0000161D">
      <w:pPr>
        <w:rPr/>
      </w:pPr>
      <w:r w:rsidDel="00000000" w:rsidR="00000000" w:rsidRPr="00000000">
        <w:rPr>
          <w:rFonts w:ascii="Arial Unicode MS" w:cs="Arial Unicode MS" w:eastAsia="Arial Unicode MS" w:hAnsi="Arial Unicode MS"/>
          <w:rtl w:val="0"/>
        </w:rPr>
        <w:t xml:space="preserve">를 구동하는 Z건담은 아닙니다.</w:t>
      </w:r>
    </w:p>
    <w:p w:rsidR="00000000" w:rsidDel="00000000" w:rsidP="00000000" w:rsidRDefault="00000000" w:rsidRPr="00000000" w14:paraId="0000161E">
      <w:pPr>
        <w:rPr/>
      </w:pPr>
      <w:r w:rsidDel="00000000" w:rsidR="00000000" w:rsidRPr="00000000">
        <w:rPr>
          <w:rFonts w:ascii="Arial Unicode MS" w:cs="Arial Unicode MS" w:eastAsia="Arial Unicode MS" w:hAnsi="Arial Unicode MS"/>
          <w:rtl w:val="0"/>
        </w:rPr>
        <w:t xml:space="preserve">마법 본질은 마법 본질 세계에서 유래한 차량일 수 있으며, 기계류(예: 용신환)일 수도 있</w:t>
      </w:r>
    </w:p>
    <w:p w:rsidR="00000000" w:rsidDel="00000000" w:rsidP="00000000" w:rsidRDefault="00000000" w:rsidRPr="00000000" w14:paraId="0000161F">
      <w:pPr>
        <w:rPr/>
      </w:pPr>
      <w:r w:rsidDel="00000000" w:rsidR="00000000" w:rsidRPr="00000000">
        <w:rPr>
          <w:rFonts w:ascii="Arial Unicode MS" w:cs="Arial Unicode MS" w:eastAsia="Arial Unicode MS" w:hAnsi="Arial Unicode MS"/>
          <w:rtl w:val="0"/>
        </w:rPr>
        <w:t xml:space="preserve">고 생물류(예: 악몽마)일 수도 있습니다.</w:t>
      </w:r>
    </w:p>
    <w:p w:rsidR="00000000" w:rsidDel="00000000" w:rsidP="00000000" w:rsidRDefault="00000000" w:rsidRPr="00000000" w14:paraId="00001620">
      <w:pPr>
        <w:rPr/>
      </w:pPr>
      <w:r w:rsidDel="00000000" w:rsidR="00000000" w:rsidRPr="00000000">
        <w:rPr>
          <w:rFonts w:ascii="Arial Unicode MS" w:cs="Arial Unicode MS" w:eastAsia="Arial Unicode MS" w:hAnsi="Arial Unicode MS"/>
          <w:rtl w:val="0"/>
        </w:rPr>
        <w:t xml:space="preserve">특이 본질은 마법과 과학 본질이 아닌 모든 차량을 가리키며, 예를 들어 정신력 프레임을 </w:t>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사용하여 부유포를 구동하는 Z건담 등이 있습니다.</w:t>
      </w:r>
    </w:p>
    <w:p w:rsidR="00000000" w:rsidDel="00000000" w:rsidP="00000000" w:rsidRDefault="00000000" w:rsidRPr="00000000" w14:paraId="00001622">
      <w:pPr>
        <w:rPr/>
      </w:pPr>
      <w:r w:rsidDel="00000000" w:rsidR="00000000" w:rsidRPr="00000000">
        <w:rPr>
          <w:rtl w:val="0"/>
        </w:rPr>
        <w:t xml:space="preserve">=====================================================================</w:t>
      </w:r>
    </w:p>
    <w:p w:rsidR="00000000" w:rsidDel="00000000" w:rsidP="00000000" w:rsidRDefault="00000000" w:rsidRPr="00000000" w14:paraId="00001623">
      <w:pPr>
        <w:rPr/>
      </w:pPr>
      <w:r w:rsidDel="00000000" w:rsidR="00000000" w:rsidRPr="00000000">
        <w:rPr>
          <w:rtl w:val="0"/>
        </w:rPr>
        <w:t xml:space="preserve">=======================================</w:t>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탑승 차량으로 전투하기:</w:t>
      </w:r>
    </w:p>
    <w:p w:rsidR="00000000" w:rsidDel="00000000" w:rsidP="00000000" w:rsidRDefault="00000000" w:rsidRPr="00000000" w14:paraId="00001625">
      <w:pPr>
        <w:rPr/>
      </w:pPr>
      <w:r w:rsidDel="00000000" w:rsidR="00000000" w:rsidRPr="00000000">
        <w:rPr>
          <w:rFonts w:ascii="Arial Unicode MS" w:cs="Arial Unicode MS" w:eastAsia="Arial Unicode MS" w:hAnsi="Arial Unicode MS"/>
          <w:rtl w:val="0"/>
        </w:rPr>
        <w:t xml:space="preserve">【물체】: 별도의 설명이 없는 한, 차량은 일반적으로 생물이 아니라 물품으로 간주되므로</w:t>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 받는 피해를 계산할 때, 물품과 마찬가지로 계산하며, 예를 들어 정신 피해와 독소 피해</w:t>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에 면역입니다.</w:t>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차량은 동력이 필요하고 생물이 아니기 때문에, 정신 효과, 질병과 독소, 흥분 점수, 광란 </w:t>
      </w:r>
    </w:p>
    <w:p w:rsidR="00000000" w:rsidDel="00000000" w:rsidP="00000000" w:rsidRDefault="00000000" w:rsidRPr="00000000" w14:paraId="00001629">
      <w:pPr>
        <w:rPr/>
      </w:pPr>
      <w:r w:rsidDel="00000000" w:rsidR="00000000" w:rsidRPr="00000000">
        <w:rPr>
          <w:rFonts w:ascii="Arial Unicode MS" w:cs="Arial Unicode MS" w:eastAsia="Arial Unicode MS" w:hAnsi="Arial Unicode MS"/>
          <w:rtl w:val="0"/>
        </w:rPr>
        <w:t xml:space="preserve">상태, 낙담 점수, 염세 상태, 매혹 점수, 사랑에 빠진 상태, 공포 점수, 경악 점수, 수면 상</w:t>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태, 이명 점수, 난청 상태, 현기증 점수, 실명 상태, 구토 점수, 메스꺼움 상태, 정신 속박 </w:t>
      </w:r>
    </w:p>
    <w:p w:rsidR="00000000" w:rsidDel="00000000" w:rsidP="00000000" w:rsidRDefault="00000000" w:rsidRPr="00000000" w14:paraId="0000162B">
      <w:pPr>
        <w:rPr/>
      </w:pPr>
      <w:r w:rsidDel="00000000" w:rsidR="00000000" w:rsidRPr="00000000">
        <w:rPr>
          <w:rFonts w:ascii="Arial Unicode MS" w:cs="Arial Unicode MS" w:eastAsia="Arial Unicode MS" w:hAnsi="Arial Unicode MS"/>
          <w:rtl w:val="0"/>
        </w:rPr>
        <w:t xml:space="preserve">점수, 격통 점수, 피로 점수, 현기증 점수 및 출혈 점수에 면역입니다. 기타 특수한 상태나</w:t>
      </w:r>
    </w:p>
    <w:p w:rsidR="00000000" w:rsidDel="00000000" w:rsidP="00000000" w:rsidRDefault="00000000" w:rsidRPr="00000000" w14:paraId="0000162C">
      <w:pPr>
        <w:rPr/>
      </w:pPr>
      <w:r w:rsidDel="00000000" w:rsidR="00000000" w:rsidRPr="00000000">
        <w:rPr>
          <w:rFonts w:ascii="Arial Unicode MS" w:cs="Arial Unicode MS" w:eastAsia="Arial Unicode MS" w:hAnsi="Arial Unicode MS"/>
          <w:rtl w:val="0"/>
        </w:rPr>
        <w:t xml:space="preserve"> 불량 상태 점수에 대해서는 ST가 구체적으로 판정합니다.</w:t>
      </w:r>
    </w:p>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【조종사】: 모든 정신에 영향을 미치는 효과, 그리고 의지 내성 판정으로 대항하는 능력,</w:t>
      </w:r>
    </w:p>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 그리고 흥분 점수, 광란 상태, 낙담 점수, 염세 상태, 매혹 점수, 사랑에 빠진 상태, 공포 </w:t>
      </w:r>
    </w:p>
    <w:p w:rsidR="00000000" w:rsidDel="00000000" w:rsidP="00000000" w:rsidRDefault="00000000" w:rsidRPr="00000000" w14:paraId="0000162F">
      <w:pPr>
        <w:rPr/>
      </w:pPr>
      <w:r w:rsidDel="00000000" w:rsidR="00000000" w:rsidRPr="00000000">
        <w:rPr>
          <w:rFonts w:ascii="Arial Unicode MS" w:cs="Arial Unicode MS" w:eastAsia="Arial Unicode MS" w:hAnsi="Arial Unicode MS"/>
          <w:rtl w:val="0"/>
        </w:rPr>
        <w:t xml:space="preserve">점수, 경악 점수, 수면 상태, 이명 점수, 난청 상태, 현기증 점수, 실명 상태, 구토 점수, </w:t>
      </w:r>
    </w:p>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메스꺼움 상태, 정신 속박 점수, 격통 점수, 피로 점수, 현기증 점수 및 출혈 점수, 정신 피</w:t>
      </w:r>
    </w:p>
    <w:p w:rsidR="00000000" w:rsidDel="00000000" w:rsidP="00000000" w:rsidRDefault="00000000" w:rsidRPr="00000000" w14:paraId="00001631">
      <w:pPr>
        <w:rPr/>
      </w:pPr>
      <w:r w:rsidDel="00000000" w:rsidR="00000000" w:rsidRPr="00000000">
        <w:rPr>
          <w:rFonts w:ascii="Arial Unicode MS" w:cs="Arial Unicode MS" w:eastAsia="Arial Unicode MS" w:hAnsi="Arial Unicode MS"/>
          <w:rtl w:val="0"/>
        </w:rPr>
        <w:t xml:space="preserve">해, 독소 피해는 "밀폐 차량" 특성이 가져오는 【밀폐】 특성을 무시하고 직접 조종사에게 </w:t>
      </w:r>
    </w:p>
    <w:p w:rsidR="00000000" w:rsidDel="00000000" w:rsidP="00000000" w:rsidRDefault="00000000" w:rsidRPr="00000000" w14:paraId="00001632">
      <w:pPr>
        <w:rPr/>
      </w:pPr>
      <w:r w:rsidDel="00000000" w:rsidR="00000000" w:rsidRPr="00000000">
        <w:rPr>
          <w:rFonts w:ascii="Arial Unicode MS" w:cs="Arial Unicode MS" w:eastAsia="Arial Unicode MS" w:hAnsi="Arial Unicode MS"/>
          <w:rtl w:val="0"/>
        </w:rPr>
        <w:t xml:space="preserve">영향을 줄 수 있습니다. 단, 조종사가 해당 무시 능력(예: 눈 감기, 현기증 점수 무시)을 가</w:t>
      </w:r>
    </w:p>
    <w:p w:rsidR="00000000" w:rsidDel="00000000" w:rsidP="00000000" w:rsidRDefault="00000000" w:rsidRPr="00000000" w14:paraId="00001633">
      <w:pPr>
        <w:rPr/>
      </w:pPr>
      <w:r w:rsidDel="00000000" w:rsidR="00000000" w:rsidRPr="00000000">
        <w:rPr>
          <w:rFonts w:ascii="Arial Unicode MS" w:cs="Arial Unicode MS" w:eastAsia="Arial Unicode MS" w:hAnsi="Arial Unicode MS"/>
          <w:rtl w:val="0"/>
        </w:rPr>
        <w:t xml:space="preserve">지고 있는 경우는 제외합니다.</w:t>
      </w:r>
    </w:p>
    <w:p w:rsidR="00000000" w:rsidDel="00000000" w:rsidP="00000000" w:rsidRDefault="00000000" w:rsidRPr="00000000" w14:paraId="00001634">
      <w:pPr>
        <w:rPr/>
      </w:pPr>
      <w:r w:rsidDel="00000000" w:rsidR="00000000" w:rsidRPr="00000000">
        <w:rPr>
          <w:rFonts w:ascii="Arial Unicode MS" w:cs="Arial Unicode MS" w:eastAsia="Arial Unicode MS" w:hAnsi="Arial Unicode MS"/>
          <w:rtl w:val="0"/>
        </w:rPr>
        <w:t xml:space="preserve">즉사 효과, 인과율 효과, 시간 효과, 공간 효과, 추방, 금지 등 모든 유사한 효과는 차량과</w:t>
      </w:r>
    </w:p>
    <w:p w:rsidR="00000000" w:rsidDel="00000000" w:rsidP="00000000" w:rsidRDefault="00000000" w:rsidRPr="00000000" w14:paraId="00001635">
      <w:pPr>
        <w:rPr/>
      </w:pPr>
      <w:r w:rsidDel="00000000" w:rsidR="00000000" w:rsidRPr="00000000">
        <w:rPr>
          <w:rFonts w:ascii="Arial Unicode MS" w:cs="Arial Unicode MS" w:eastAsia="Arial Unicode MS" w:hAnsi="Arial Unicode MS"/>
          <w:rtl w:val="0"/>
        </w:rPr>
        <w:t xml:space="preserve"> 조종사에게 공동으로 효력을 발휘합니다. 이러한 공동 효력을 발휘하는 능력의 경우, 조</w:t>
      </w:r>
    </w:p>
    <w:p w:rsidR="00000000" w:rsidDel="00000000" w:rsidP="00000000" w:rsidRDefault="00000000" w:rsidRPr="00000000" w14:paraId="00001636">
      <w:pPr>
        <w:rPr/>
      </w:pPr>
      <w:r w:rsidDel="00000000" w:rsidR="00000000" w:rsidRPr="00000000">
        <w:rPr>
          <w:rFonts w:ascii="Arial Unicode MS" w:cs="Arial Unicode MS" w:eastAsia="Arial Unicode MS" w:hAnsi="Arial Unicode MS"/>
          <w:rtl w:val="0"/>
        </w:rPr>
        <w:t xml:space="preserve">종사가 해당 효과에 면역이면, 차량도 함께 면역됩니다.</w:t>
      </w:r>
    </w:p>
    <w:p w:rsidR="00000000" w:rsidDel="00000000" w:rsidP="00000000" w:rsidRDefault="00000000" w:rsidRPr="00000000" w14:paraId="00001637">
      <w:pPr>
        <w:rPr/>
      </w:pPr>
      <w:r w:rsidDel="00000000" w:rsidR="00000000" w:rsidRPr="00000000">
        <w:rPr>
          <w:rFonts w:ascii="Arial Unicode MS" w:cs="Arial Unicode MS" w:eastAsia="Arial Unicode MS" w:hAnsi="Arial Unicode MS"/>
          <w:rtl w:val="0"/>
        </w:rPr>
        <w:t xml:space="preserve">예1: 조종사에게 즉사류 효과를 사용하면, 조종사가 전투기에 있고 완전히 밀폐되어 있어</w:t>
      </w:r>
    </w:p>
    <w:p w:rsidR="00000000" w:rsidDel="00000000" w:rsidP="00000000" w:rsidRDefault="00000000" w:rsidRPr="00000000" w14:paraId="00001638">
      <w:pPr>
        <w:rPr/>
      </w:pPr>
      <w:r w:rsidDel="00000000" w:rsidR="00000000" w:rsidRPr="00000000">
        <w:rPr>
          <w:rFonts w:ascii="Arial Unicode MS" w:cs="Arial Unicode MS" w:eastAsia="Arial Unicode MS" w:hAnsi="Arial Unicode MS"/>
          <w:rtl w:val="0"/>
        </w:rPr>
        <w:t xml:space="preserve">도, 여전히 직접 조종사를 목표로 선택할 수 있습니다.</w:t>
      </w:r>
    </w:p>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예2: 정신 피해로 차량을 공격할 때, 피해는 조종사가 받습니다. 단, 범위 효과라면, 그 "</w:t>
      </w:r>
    </w:p>
    <w:p w:rsidR="00000000" w:rsidDel="00000000" w:rsidP="00000000" w:rsidRDefault="00000000" w:rsidRPr="00000000" w14:paraId="0000163A">
      <w:pPr>
        <w:rPr/>
      </w:pPr>
      <w:r w:rsidDel="00000000" w:rsidR="00000000" w:rsidRPr="00000000">
        <w:rPr>
          <w:rFonts w:ascii="Arial Unicode MS" w:cs="Arial Unicode MS" w:eastAsia="Arial Unicode MS" w:hAnsi="Arial Unicode MS"/>
          <w:rtl w:val="0"/>
        </w:rPr>
        <w:t xml:space="preserve">밀폐 차량"의 【밀폐】 특성이 평소대로 효력을 발휘합니다.</w:t>
      </w:r>
    </w:p>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예3: 독소 피해로 차량을 공격할 때, 피해는 조종사가 받습니다. 단, 범위 효과라면, 그 "</w:t>
      </w:r>
    </w:p>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밀폐 차량"의 【밀폐】 특성이 평소대로 효력을 발휘합니다.</w:t>
      </w:r>
    </w:p>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예4: 차량을 순간이동시킬 때, 그 안의 조종사도 함께 순간이동합니다. 조종사가 순간이동</w:t>
      </w:r>
    </w:p>
    <w:p w:rsidR="00000000" w:rsidDel="00000000" w:rsidP="00000000" w:rsidRDefault="00000000" w:rsidRPr="00000000" w14:paraId="0000163E">
      <w:pPr>
        <w:rPr/>
      </w:pPr>
      <w:r w:rsidDel="00000000" w:rsidR="00000000" w:rsidRPr="00000000">
        <w:rPr>
          <w:rFonts w:ascii="Arial Unicode MS" w:cs="Arial Unicode MS" w:eastAsia="Arial Unicode MS" w:hAnsi="Arial Unicode MS"/>
          <w:rtl w:val="0"/>
        </w:rPr>
        <w:t xml:space="preserve">할 때, 별도의 설명이 없는 한 차량은 순간이동하지 않습니다.</w:t>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예5: 시간 효과를 받을 때, 차량과 그 안의 조종사가 함께 받습니다. 조종사가 해당 효과에</w:t>
      </w:r>
    </w:p>
    <w:p w:rsidR="00000000" w:rsidDel="00000000" w:rsidP="00000000" w:rsidRDefault="00000000" w:rsidRPr="00000000" w14:paraId="00001640">
      <w:pPr>
        <w:rPr/>
      </w:pPr>
      <w:r w:rsidDel="00000000" w:rsidR="00000000" w:rsidRPr="00000000">
        <w:rPr>
          <w:rFonts w:ascii="Arial Unicode MS" w:cs="Arial Unicode MS" w:eastAsia="Arial Unicode MS" w:hAnsi="Arial Unicode MS"/>
          <w:rtl w:val="0"/>
        </w:rPr>
        <w:t xml:space="preserve"> 면역이면, 차량도 함께 면역됩니다.</w:t>
      </w:r>
    </w:p>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예6: 추방, 금지 등 유사한 효과는 차량과 그 안의 조종사가 함께 받습니다. 조종사가 해당</w:t>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 효과에 면역이면, 차량도 함께 면역됩니다.</w:t>
      </w:r>
    </w:p>
    <w:p w:rsidR="00000000" w:rsidDel="00000000" w:rsidP="00000000" w:rsidRDefault="00000000" w:rsidRPr="00000000" w14:paraId="00001643">
      <w:pPr>
        <w:rPr/>
      </w:pPr>
      <w:r w:rsidDel="00000000" w:rsidR="00000000" w:rsidRPr="00000000">
        <w:rPr>
          <w:rFonts w:ascii="Arial Unicode MS" w:cs="Arial Unicode MS" w:eastAsia="Arial Unicode MS" w:hAnsi="Arial Unicode MS"/>
          <w:rtl w:val="0"/>
        </w:rPr>
        <w:t xml:space="preserve">예7: 차량에 공포 점수를 시전하면, 그 효과는 조종사가 받습니다. 단, 그 점수가 피해와 </w:t>
      </w:r>
    </w:p>
    <w:p w:rsidR="00000000" w:rsidDel="00000000" w:rsidP="00000000" w:rsidRDefault="00000000" w:rsidRPr="00000000" w14:paraId="00001644">
      <w:pPr>
        <w:rPr/>
      </w:pPr>
      <w:r w:rsidDel="00000000" w:rsidR="00000000" w:rsidRPr="00000000">
        <w:rPr>
          <w:rFonts w:ascii="Arial Unicode MS" w:cs="Arial Unicode MS" w:eastAsia="Arial Unicode MS" w:hAnsi="Arial Unicode MS"/>
          <w:rtl w:val="0"/>
        </w:rPr>
        <w:t xml:space="preserve">함께 발생하는 경우, 예를 들어 목표에게 이번에 준 피해에 상당하는 공포 점수를 주는 경</w:t>
      </w:r>
    </w:p>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우, 피해가 차량에 작용하면, 후속 점수는 조종사에게 효력을 발휘하지 못합니다.</w:t>
      </w:r>
    </w:p>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예8: 【삼방】, 【공기 자체순환】, 【우주 작전】 단어가 없는 한, 독가스류 능력은 평소</w:t>
      </w:r>
    </w:p>
    <w:p w:rsidR="00000000" w:rsidDel="00000000" w:rsidP="00000000" w:rsidRDefault="00000000" w:rsidRPr="00000000" w14:paraId="00001647">
      <w:pPr>
        <w:rPr/>
      </w:pPr>
      <w:r w:rsidDel="00000000" w:rsidR="00000000" w:rsidRPr="00000000">
        <w:rPr>
          <w:rFonts w:ascii="Arial Unicode MS" w:cs="Arial Unicode MS" w:eastAsia="Arial Unicode MS" w:hAnsi="Arial Unicode MS"/>
          <w:rtl w:val="0"/>
        </w:rPr>
        <w:t xml:space="preserve">대로 조종사에게 영향을 줍니다. 범위 피해라면, 평소대로 "밀폐 차량"의 영향을 받고, 범</w:t>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위 피해가 아니라면, "밀폐 차량"의 영향을 받지 않습니다.</w:t>
      </w:r>
    </w:p>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예9: 목표에게 피해를 주고, 그 피해에 따라 즉사, 인과율, 시간, 공간, 추방, 금지 등 유사</w:t>
      </w:r>
    </w:p>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한 효과를 주는 경우, 피해가 차량에 작용하므로, 후속 효과는 조종사에게 효력을 발휘하</w:t>
      </w:r>
    </w:p>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지 못합니다.</w:t>
      </w:r>
    </w:p>
    <w:p w:rsidR="00000000" w:rsidDel="00000000" w:rsidP="00000000" w:rsidRDefault="00000000" w:rsidRPr="00000000" w14:paraId="0000164C">
      <w:pPr>
        <w:rPr/>
      </w:pPr>
      <w:r w:rsidDel="00000000" w:rsidR="00000000" w:rsidRPr="00000000">
        <w:rPr>
          <w:rFonts w:ascii="Arial Unicode MS" w:cs="Arial Unicode MS" w:eastAsia="Arial Unicode MS" w:hAnsi="Arial Unicode MS"/>
          <w:rtl w:val="0"/>
        </w:rPr>
        <w:t xml:space="preserve">예10: 조종사가 회합 외 이동 능력을 가지고 있으면, 대신 차량을 조종하여 이동할 수 있</w:t>
      </w:r>
    </w:p>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습니다. 단, 조종사가 얻은 이동 관련 능력, 예를 들어 수영 속도, 등반 속도, 기본 이동 증</w:t>
      </w:r>
    </w:p>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가, 비행 능력, 여행 속도 등은 차량이 얻지 않으며, 그 반대도 마찬가지입니다.</w:t>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【밀폐 차량】: 별도의 설명이 없는 한, 경형 차량을 제외한 차량은 일반적으로 밀폐되어 </w:t>
      </w:r>
    </w:p>
    <w:p w:rsidR="00000000" w:rsidDel="00000000" w:rsidP="00000000" w:rsidRDefault="00000000" w:rsidRPr="00000000" w14:paraId="00001650">
      <w:pPr>
        <w:rPr/>
      </w:pPr>
      <w:r w:rsidDel="00000000" w:rsidR="00000000" w:rsidRPr="00000000">
        <w:rPr>
          <w:rFonts w:ascii="Arial Unicode MS" w:cs="Arial Unicode MS" w:eastAsia="Arial Unicode MS" w:hAnsi="Arial Unicode MS"/>
          <w:rtl w:val="0"/>
        </w:rPr>
        <w:t xml:space="preserve">있으며, 【밀폐】 특성을 가지고 있습니다. 수치는 그 장갑 값에 상당하며, 차량 외부의 생</w:t>
      </w:r>
    </w:p>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물은 차량 내부의 생물에 대해 시야도 효과선도 없으며, 그 반대도 마찬가지입니다. 따라</w:t>
      </w:r>
    </w:p>
    <w:p w:rsidR="00000000" w:rsidDel="00000000" w:rsidP="00000000" w:rsidRDefault="00000000" w:rsidRPr="00000000" w14:paraId="00001652">
      <w:pPr>
        <w:rPr/>
      </w:pPr>
      <w:r w:rsidDel="00000000" w:rsidR="00000000" w:rsidRPr="00000000">
        <w:rPr>
          <w:rFonts w:ascii="Arial Unicode MS" w:cs="Arial Unicode MS" w:eastAsia="Arial Unicode MS" w:hAnsi="Arial Unicode MS"/>
          <w:rtl w:val="0"/>
        </w:rPr>
        <w:t xml:space="preserve">서 대부분의 효과는, 유익한지 여부에 관계없이, 차량을 통해 조종사에게 영향을 줄 수 없</w:t>
      </w:r>
    </w:p>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rtl w:val="0"/>
        </w:rPr>
        <w:t xml:space="preserve">으며, 마찬가지로, 조종사도 직접 비조종사 목표에게 영향을 줄 수 없습니다.</w:t>
      </w:r>
    </w:p>
    <w:p w:rsidR="00000000" w:rsidDel="00000000" w:rsidP="00000000" w:rsidRDefault="00000000" w:rsidRPr="00000000" w14:paraId="00001654">
      <w:pPr>
        <w:rPr/>
      </w:pPr>
      <w:r w:rsidDel="00000000" w:rsidR="00000000" w:rsidRPr="00000000">
        <w:rPr>
          <w:rFonts w:ascii="Arial Unicode MS" w:cs="Arial Unicode MS" w:eastAsia="Arial Unicode MS" w:hAnsi="Arial Unicode MS"/>
          <w:rtl w:val="0"/>
        </w:rPr>
        <w:t xml:space="preserve">조종사는 평소대로 모든 전투 기술을 시전할 수 있으며, 조종 중에 신체계 기술의 기술, 초</w:t>
      </w:r>
    </w:p>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식 등을 평소대로 사용할 수 있습니다. 이러한 초식, 기술, 주동 능력은 조종사가 차량을 </w:t>
      </w:r>
    </w:p>
    <w:p w:rsidR="00000000" w:rsidDel="00000000" w:rsidP="00000000" w:rsidRDefault="00000000" w:rsidRPr="00000000" w14:paraId="00001656">
      <w:pPr>
        <w:rPr/>
      </w:pPr>
      <w:r w:rsidDel="00000000" w:rsidR="00000000" w:rsidRPr="00000000">
        <w:rPr>
          <w:rFonts w:ascii="Arial Unicode MS" w:cs="Arial Unicode MS" w:eastAsia="Arial Unicode MS" w:hAnsi="Arial Unicode MS"/>
          <w:rtl w:val="0"/>
        </w:rPr>
        <w:t xml:space="preserve">조종하여 완수할 수 있으며, 평소대로 외계에 영향을 미칠 수 있습니다.</w:t>
      </w:r>
    </w:p>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그리고 차량이 운동 기술 관련 판정(예: 등반, 수영, 균형감각, 반사 내성 판정)을 할 때, </w:t>
      </w:r>
    </w:p>
    <w:p w:rsidR="00000000" w:rsidDel="00000000" w:rsidP="00000000" w:rsidRDefault="00000000" w:rsidRPr="00000000" w14:paraId="00001658">
      <w:pPr>
        <w:rPr/>
      </w:pPr>
      <w:r w:rsidDel="00000000" w:rsidR="00000000" w:rsidRPr="00000000">
        <w:rPr>
          <w:rFonts w:ascii="Arial Unicode MS" w:cs="Arial Unicode MS" w:eastAsia="Arial Unicode MS" w:hAnsi="Arial Unicode MS"/>
          <w:rtl w:val="0"/>
        </w:rPr>
        <w:t xml:space="preserve">조종(해당 차량 전문) 기술로 판정하지만, 원래 운동 기술에 있던 전문은 평소대로 효력을 </w:t>
      </w:r>
    </w:p>
    <w:p w:rsidR="00000000" w:rsidDel="00000000" w:rsidP="00000000" w:rsidRDefault="00000000" w:rsidRPr="00000000" w14:paraId="00001659">
      <w:pPr>
        <w:rPr/>
      </w:pPr>
      <w:r w:rsidDel="00000000" w:rsidR="00000000" w:rsidRPr="00000000">
        <w:rPr>
          <w:rFonts w:ascii="Arial Unicode MS" w:cs="Arial Unicode MS" w:eastAsia="Arial Unicode MS" w:hAnsi="Arial Unicode MS"/>
          <w:rtl w:val="0"/>
        </w:rPr>
        <w:t xml:space="preserve">발휘할 수 있습니다.</w:t>
      </w:r>
    </w:p>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조종사가 정신계와 교류계 기술의 주동 능력(정신 판정 제외)을 시전할 때, 특별한 설명이</w:t>
      </w:r>
    </w:p>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 없으면, 외계에 영향을 줄 수 없으며, 조종석 내부의 단위와 차량 자체에만 영향을 줄 수 </w:t>
      </w:r>
    </w:p>
    <w:p w:rsidR="00000000" w:rsidDel="00000000" w:rsidP="00000000" w:rsidRDefault="00000000" w:rsidRPr="00000000" w14:paraId="0000165C">
      <w:pPr>
        <w:rPr/>
      </w:pPr>
      <w:r w:rsidDel="00000000" w:rsidR="00000000" w:rsidRPr="00000000">
        <w:rPr>
          <w:rFonts w:ascii="Arial Unicode MS" w:cs="Arial Unicode MS" w:eastAsia="Arial Unicode MS" w:hAnsi="Arial Unicode MS"/>
          <w:rtl w:val="0"/>
        </w:rPr>
        <w:t xml:space="preserve">있습니다.</w:t>
      </w:r>
    </w:p>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【독립】: 차량의 구조와 조종사의 신체 구조가 다르기 때문에, 차량 구조에 맞지 않는 능</w:t>
      </w:r>
    </w:p>
    <w:p w:rsidR="00000000" w:rsidDel="00000000" w:rsidP="00000000" w:rsidRDefault="00000000" w:rsidRPr="00000000" w14:paraId="0000165E">
      <w:pPr>
        <w:rPr/>
      </w:pPr>
      <w:r w:rsidDel="00000000" w:rsidR="00000000" w:rsidRPr="00000000">
        <w:rPr>
          <w:rFonts w:ascii="Arial Unicode MS" w:cs="Arial Unicode MS" w:eastAsia="Arial Unicode MS" w:hAnsi="Arial Unicode MS"/>
          <w:rtl w:val="0"/>
        </w:rPr>
        <w:t xml:space="preserve">력은 조종사가 시전할 수 없습니다. 예를 들어, 전투기는 이도류를 시전할 수 없습니다. 그</w:t>
      </w:r>
    </w:p>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 외의 능력은, 차량의 구조에 맞기만 하면 조종사의 능력을 차량에 연장할 수 있습니다. 예</w:t>
      </w:r>
    </w:p>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를 들어, 조종사의 총기 공격 판정이 6DP 강화 가치를 얻으면, 차량 위의 총기를 사용하여</w:t>
      </w:r>
    </w:p>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 공격할 때도 6DP 강화 가치를 얻으며, 방어도 마찬가지입니다. 즉, 조종사가 6점의 회피 </w:t>
      </w:r>
    </w:p>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방어를 얻으면, 차량을 조종할 때도 같은 양의 방어를 얻습니다. 그리고 그와 유사한 피동</w:t>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 능력도 발동할 수 있습니다. 예를 들어, 근접 백병 공격을 할 때, 목표에게 추가로 동결 점</w:t>
      </w:r>
    </w:p>
    <w:p w:rsidR="00000000" w:rsidDel="00000000" w:rsidP="00000000" w:rsidRDefault="00000000" w:rsidRPr="00000000" w14:paraId="00001664">
      <w:pPr>
        <w:rPr/>
      </w:pPr>
      <w:r w:rsidDel="00000000" w:rsidR="00000000" w:rsidRPr="00000000">
        <w:rPr>
          <w:rFonts w:ascii="Arial Unicode MS" w:cs="Arial Unicode MS" w:eastAsia="Arial Unicode MS" w:hAnsi="Arial Unicode MS"/>
          <w:rtl w:val="0"/>
        </w:rPr>
        <w:t xml:space="preserve">수를 주면, 조종사가 차량을 조종하여 근접 백병 공격을 할 때, 그 효과가 평소대로 발동합</w:t>
      </w:r>
    </w:p>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니다.</w:t>
      </w:r>
    </w:p>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조종사가 조종하는 차량이 영향을 받을 때, 조종사는 "영향을 받을 때" 등 유사한 능력을 </w:t>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발동할 수 있습니다. 조종사가 가진 면역 능력이 차량도 함께 가지고 있다는 뜻은 아니지</w:t>
      </w:r>
    </w:p>
    <w:p w:rsidR="00000000" w:rsidDel="00000000" w:rsidP="00000000" w:rsidRDefault="00000000" w:rsidRPr="00000000" w14:paraId="00001668">
      <w:pPr>
        <w:rPr/>
      </w:pPr>
      <w:r w:rsidDel="00000000" w:rsidR="00000000" w:rsidRPr="00000000">
        <w:rPr>
          <w:rFonts w:ascii="Arial Unicode MS" w:cs="Arial Unicode MS" w:eastAsia="Arial Unicode MS" w:hAnsi="Arial Unicode MS"/>
          <w:rtl w:val="0"/>
        </w:rPr>
        <w:t xml:space="preserve">만, 특별한 설명이 있는 경우는 제외하고, 그 효과가 조종사에게 영향을 줄 때는 평소대로 </w:t>
      </w:r>
    </w:p>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효력을 발휘합니다.</w:t>
      </w:r>
    </w:p>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【단위】: 차량은 평소대로 하나의 단위로 판단하며, 아군 단위, 적군 단위로 계산할 수 있</w:t>
      </w:r>
    </w:p>
    <w:p w:rsidR="00000000" w:rsidDel="00000000" w:rsidP="00000000" w:rsidRDefault="00000000" w:rsidRPr="00000000" w14:paraId="0000166B">
      <w:pPr>
        <w:rPr/>
      </w:pPr>
      <w:r w:rsidDel="00000000" w:rsidR="00000000" w:rsidRPr="00000000">
        <w:rPr>
          <w:rFonts w:ascii="Arial Unicode MS" w:cs="Arial Unicode MS" w:eastAsia="Arial Unicode MS" w:hAnsi="Arial Unicode MS"/>
          <w:rtl w:val="0"/>
        </w:rPr>
        <w:t xml:space="preserve">고, 평소대로 단위와 목표에 작용할 수 있는 효과를 누릴 수 있지만, 생물에게만 제공할 수</w:t>
      </w:r>
    </w:p>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 있는 효과는 누리지 못합니다. 여기에는 생물만 누릴 수 있는 능력, 예를 들어 생명력 회</w:t>
      </w:r>
    </w:p>
    <w:p w:rsidR="00000000" w:rsidDel="00000000" w:rsidP="00000000" w:rsidRDefault="00000000" w:rsidRPr="00000000" w14:paraId="0000166D">
      <w:pPr>
        <w:rPr/>
      </w:pPr>
      <w:r w:rsidDel="00000000" w:rsidR="00000000" w:rsidRPr="00000000">
        <w:rPr>
          <w:rFonts w:ascii="Arial Unicode MS" w:cs="Arial Unicode MS" w:eastAsia="Arial Unicode MS" w:hAnsi="Arial Unicode MS"/>
          <w:rtl w:val="0"/>
        </w:rPr>
        <w:t xml:space="preserve">복, 의지력 회복, 타고난 방어 획득 등이 포함됩니다.</w:t>
      </w:r>
    </w:p>
    <w:p w:rsidR="00000000" w:rsidDel="00000000" w:rsidP="00000000" w:rsidRDefault="00000000" w:rsidRPr="00000000" w14:paraId="0000166E">
      <w:pPr>
        <w:rPr/>
      </w:pPr>
      <w:r w:rsidDel="00000000" w:rsidR="00000000" w:rsidRPr="00000000">
        <w:rPr>
          <w:rFonts w:ascii="Arial Unicode MS" w:cs="Arial Unicode MS" w:eastAsia="Arial Unicode MS" w:hAnsi="Arial Unicode MS"/>
          <w:rtl w:val="0"/>
        </w:rPr>
        <w:t xml:space="preserve">【가치】: 차량은 평소대로 모든 가치를 얻을 수 있으며, 타고난 방어를 제외하고, 그와 가</w:t>
      </w:r>
    </w:p>
    <w:p w:rsidR="00000000" w:rsidDel="00000000" w:rsidP="00000000" w:rsidRDefault="00000000" w:rsidRPr="00000000" w14:paraId="0000166F">
      <w:pPr>
        <w:rPr/>
      </w:pPr>
      <w:r w:rsidDel="00000000" w:rsidR="00000000" w:rsidRPr="00000000">
        <w:rPr>
          <w:rFonts w:ascii="Arial Unicode MS" w:cs="Arial Unicode MS" w:eastAsia="Arial Unicode MS" w:hAnsi="Arial Unicode MS"/>
          <w:rtl w:val="0"/>
        </w:rPr>
        <w:t xml:space="preserve">치 유형은 모두 자신의 수련이나 증익 마법 또는 기타 효과로 실현될 수 있습니다.</w:t>
      </w:r>
    </w:p>
    <w:p w:rsidR="00000000" w:rsidDel="00000000" w:rsidP="00000000" w:rsidRDefault="00000000" w:rsidRPr="00000000" w14:paraId="00001670">
      <w:pPr>
        <w:rPr/>
      </w:pPr>
      <w:r w:rsidDel="00000000" w:rsidR="00000000" w:rsidRPr="00000000">
        <w:rPr>
          <w:rFonts w:ascii="Arial Unicode MS" w:cs="Arial Unicode MS" w:eastAsia="Arial Unicode MS" w:hAnsi="Arial Unicode MS"/>
          <w:rtl w:val="0"/>
        </w:rPr>
        <w:t xml:space="preserve">예: 어떤 능력의 효과가 "목표: 하나의 목표, 효과: 그 총기 공격 판정이 6DP 기계 가치를 얻는다"면, 그 효과는 조종사에게 작용할 수도 있고 차량에 작용할 수도 있습니다. 차이점은, 조종사에게 작용할 때는, 조종사가 차량을 바꿔도 여전히 본 효과를 가지고 있고, 차량에 작용할 때는, 조종사를 바꿔도 본 효과를 얻으며, 조종사가 그 차량에서 벗어나면 본 효과를 잃는다는 점입니다. 조종사와 차량이 모두 본 효과를 가지고 있으면, 높은 쪽이 효력을 발휘합니다.</w:t>
      </w:r>
    </w:p>
    <w:p w:rsidR="00000000" w:rsidDel="00000000" w:rsidP="00000000" w:rsidRDefault="00000000" w:rsidRPr="00000000" w14:paraId="00001671">
      <w:pPr>
        <w:rPr/>
      </w:pPr>
      <w:r w:rsidDel="00000000" w:rsidR="00000000" w:rsidRPr="00000000">
        <w:rPr>
          <w:rFonts w:ascii="Arial Unicode MS" w:cs="Arial Unicode MS" w:eastAsia="Arial Unicode MS" w:hAnsi="Arial Unicode MS"/>
          <w:rtl w:val="0"/>
        </w:rPr>
        <w:t xml:space="preserve">【장비】: 별도의 설명이 없는 한, 전투 로봇은 양손 장비 위치를 가지고 있으며, 그 외에는, 별도의 설명이 없는 한, 어떤 차량도 어떤 장비 위치도 없습니다.</w:t>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【공급】: 별도의 설명이 없는 한, D급 차량은 하나의 표준 에너지 전지나 같은 분수의 연료로 하루 동안 구동할 수 있고, C급 차량은 대형 에너지 전지나 같은 분수의 연료로 하루 동안 구동할 수 있으며, B급 차량은 하나의 핵융합 에너지 전지로 이틀 동안 구동할 수 있고, A급 차량은 하나의 핵융합 에너지 전지로 하루 동안 구동할 수 있으며, S급 차량은 무한 동력원으로 간주되어, 추가로 지불할 필요가 없습니다.</w:t>
      </w:r>
    </w:p>
    <w:p w:rsidR="00000000" w:rsidDel="00000000" w:rsidP="00000000" w:rsidRDefault="00000000" w:rsidRPr="00000000" w14:paraId="00001673">
      <w:pPr>
        <w:rPr/>
      </w:pPr>
      <w:r w:rsidDel="00000000" w:rsidR="00000000" w:rsidRPr="00000000">
        <w:rPr>
          <w:rFonts w:ascii="Arial Unicode MS" w:cs="Arial Unicode MS" w:eastAsia="Arial Unicode MS" w:hAnsi="Arial Unicode MS"/>
          <w:rtl w:val="0"/>
        </w:rPr>
        <w:t xml:space="preserve">【고정 속도】: 인물의 기본 이동 속도에 영향을 주는 능력은 차량 속도에 영향을 줄 수 없습니다.</w:t>
      </w:r>
    </w:p>
    <w:p w:rsidR="00000000" w:rsidDel="00000000" w:rsidP="00000000" w:rsidRDefault="00000000" w:rsidRPr="00000000" w14:paraId="00001674">
      <w:pPr>
        <w:rPr/>
      </w:pPr>
      <w:r w:rsidDel="00000000" w:rsidR="00000000" w:rsidRPr="00000000">
        <w:rPr>
          <w:rFonts w:ascii="Arial Unicode MS" w:cs="Arial Unicode MS" w:eastAsia="Arial Unicode MS" w:hAnsi="Arial Unicode MS"/>
          <w:rtl w:val="0"/>
        </w:rPr>
        <w:t xml:space="preserve">해당 능력에 특별한 설명이 없는 한, 차량을 사용하여 이동하는 것은 인물 자신의 이동으로 간주되지 않으므로, 상응하는 능력의 영향을 받을 수 없습니다.</w:t>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【피해 상한】: 차량 무기의 피해 상한에는 다음과 같은 변화가 있습니다:</w:t>
      </w:r>
    </w:p>
    <w:p w:rsidR="00000000" w:rsidDel="00000000" w:rsidP="00000000" w:rsidRDefault="00000000" w:rsidRPr="00000000" w14:paraId="00001676">
      <w:pPr>
        <w:rPr/>
      </w:pPr>
      <w:r w:rsidDel="00000000" w:rsidR="00000000" w:rsidRPr="00000000">
        <w:rPr>
          <w:rFonts w:ascii="Arial Unicode MS" w:cs="Arial Unicode MS" w:eastAsia="Arial Unicode MS" w:hAnsi="Arial Unicode MS"/>
          <w:rtl w:val="0"/>
        </w:rPr>
        <w:t xml:space="preserve">원래 근력을 피해 상한으로 사용하는 전투 방식은, 이제 근력 대신 차량의 출력을 사용합니다.</w:t>
      </w:r>
    </w:p>
    <w:p w:rsidR="00000000" w:rsidDel="00000000" w:rsidP="00000000" w:rsidRDefault="00000000" w:rsidRPr="00000000" w14:paraId="00001677">
      <w:pPr>
        <w:rPr/>
      </w:pPr>
      <w:r w:rsidDel="00000000" w:rsidR="00000000" w:rsidRPr="00000000">
        <w:rPr>
          <w:rFonts w:ascii="Arial Unicode MS" w:cs="Arial Unicode MS" w:eastAsia="Arial Unicode MS" w:hAnsi="Arial Unicode MS"/>
          <w:rtl w:val="0"/>
        </w:rPr>
        <w:t xml:space="preserve">원래 민첩을 피해 상한으로 사용하는 전투 방식은, 이제 민첩 대신 차량의 기동을 사용합니다.</w:t>
      </w:r>
    </w:p>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특수: 민첩이나 근력을 다른 특성치로 대체하여 피해 상한으로 사용하는 능력이 있으면, 평소대로 효력을 발휘하고, 피해 상한 증가 능력이 있어도, 평소대로 효력을 발휘합니다.</w:t>
      </w:r>
    </w:p>
    <w:p w:rsidR="00000000" w:rsidDel="00000000" w:rsidP="00000000" w:rsidRDefault="00000000" w:rsidRPr="00000000" w14:paraId="00001679">
      <w:pPr>
        <w:rPr/>
      </w:pPr>
      <w:r w:rsidDel="00000000" w:rsidR="00000000" w:rsidRPr="00000000">
        <w:rPr>
          <w:rFonts w:ascii="Arial Unicode MS" w:cs="Arial Unicode MS" w:eastAsia="Arial Unicode MS" w:hAnsi="Arial Unicode MS"/>
          <w:rtl w:val="0"/>
        </w:rPr>
        <w:t xml:space="preserve">원래의 총기, 활 등 특성치를 피해 상한으로 사용하지 않는 전투 방식은, 이제 변하지 않습니다.</w:t>
      </w:r>
    </w:p>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【연료와 탄약】: 차량에 분수 및/또는 지선 구매가 필요한 연료나 무기 탄약이 포함되어 있으면, 차량을 구매할 때 연료를 가득 채우고 최대 장전량에 상당하는 탄약을 부속품으로 제공하며, 그 외의 부분은 자체적으로 구매해야 합니다.</w:t>
      </w:r>
    </w:p>
    <w:p w:rsidR="00000000" w:rsidDel="00000000" w:rsidP="00000000" w:rsidRDefault="00000000" w:rsidRPr="00000000" w14:paraId="0000167B">
      <w:pPr>
        <w:rPr/>
      </w:pPr>
      <w:r w:rsidDel="00000000" w:rsidR="00000000" w:rsidRPr="00000000">
        <w:rPr>
          <w:rtl w:val="0"/>
        </w:rPr>
        <w:t xml:space="preserve">=====================================================================</w:t>
      </w:r>
    </w:p>
    <w:p w:rsidR="00000000" w:rsidDel="00000000" w:rsidP="00000000" w:rsidRDefault="00000000" w:rsidRPr="00000000" w14:paraId="0000167C">
      <w:pPr>
        <w:rPr/>
      </w:pPr>
      <w:r w:rsidDel="00000000" w:rsidR="00000000" w:rsidRPr="00000000">
        <w:rPr>
          <w:rtl w:val="0"/>
        </w:rPr>
        <w:t xml:space="preserve">======================================</w:t>
      </w:r>
    </w:p>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기계류 차량의 기본 특성:</w:t>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【체적】: 차량의 체적은 일반적으로 원전 크기에 따라 설정되며, 차량은 보통 원래부터 비교적 큰 인공물로 설계되어 있어, 체적이 가져오는 효과를 고려할 때 일정한 우위를 얻습니다.</w:t>
      </w:r>
    </w:p>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특수: 차량의 방어 수정으로 차량의 회피 방어를 0까지 낮출 수 있으며, 남은 부분은 기본 방어에 영향을 주기 시작하고, 기본 방어가 이로 인해 0까지 낮아지면, 더 이상 다른 방어에 영향을 주지 않습니다.</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체형 체적 점유 공간(직립 단면) 접촉 탈출DC 방어 수정</w:t>
      </w:r>
    </w:p>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대형 7-12 2칸(16제곱미터) 2미터 DC2 0, 1점 한계치</w:t>
      </w:r>
    </w:p>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초대형 13-21 3칸(36제곱미터) 4미터 DC3 -3회피 방어, 2점 한계치</w:t>
      </w:r>
    </w:p>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거대형 22-33 4칸(64제곱미터) 6미터 DC4 -6회피 방어, 4점 한계치</w:t>
      </w:r>
    </w:p>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초거대형 34-48 5칸(100제곱미터) 8미터 DC6 -9회피 방어, 6점 한계치</w:t>
      </w:r>
    </w:p>
    <w:p w:rsidR="00000000" w:rsidDel="00000000" w:rsidP="00000000" w:rsidRDefault="00000000" w:rsidRPr="00000000" w14:paraId="00001686">
      <w:pPr>
        <w:rPr/>
      </w:pPr>
      <w:r w:rsidDel="00000000" w:rsidR="00000000" w:rsidRPr="00000000">
        <w:rPr>
          <w:rFonts w:ascii="Arial Unicode MS" w:cs="Arial Unicode MS" w:eastAsia="Arial Unicode MS" w:hAnsi="Arial Unicode MS"/>
          <w:rtl w:val="0"/>
        </w:rPr>
        <w:t xml:space="preserve">미형 타이탄 49-66 6칸(144제곱미터) 10미터 DC8 -12회피 방어, 8점 한계치</w:t>
      </w:r>
    </w:p>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소형 타이탄 67-87 7칸(196제곱미터) 12미터 DC11 -15회피 방어, 10점 한계치</w:t>
      </w:r>
    </w:p>
    <w:p w:rsidR="00000000" w:rsidDel="00000000" w:rsidP="00000000" w:rsidRDefault="00000000" w:rsidRPr="00000000" w14:paraId="00001688">
      <w:pPr>
        <w:rPr/>
      </w:pPr>
      <w:r w:rsidDel="00000000" w:rsidR="00000000" w:rsidRPr="00000000">
        <w:rPr>
          <w:rFonts w:ascii="Arial Unicode MS" w:cs="Arial Unicode MS" w:eastAsia="Arial Unicode MS" w:hAnsi="Arial Unicode MS"/>
          <w:rtl w:val="0"/>
        </w:rPr>
        <w:t xml:space="preserve">타이탄 88-111 8칸(256제곱미터) 14미터 DC14 -18회피 방어, 12점 한계치</w:t>
      </w:r>
    </w:p>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중형 타이탄 112-138 9칸(324제곱미터) 16미터 DC18 -21회피 방어, 14점 한계치</w:t>
      </w:r>
    </w:p>
    <w:p w:rsidR="00000000" w:rsidDel="00000000" w:rsidP="00000000" w:rsidRDefault="00000000" w:rsidRPr="00000000" w14:paraId="0000168A">
      <w:pPr>
        <w:rPr/>
      </w:pPr>
      <w:r w:rsidDel="00000000" w:rsidR="00000000" w:rsidRPr="00000000">
        <w:rPr>
          <w:rFonts w:ascii="Arial Unicode MS" w:cs="Arial Unicode MS" w:eastAsia="Arial Unicode MS" w:hAnsi="Arial Unicode MS"/>
          <w:rtl w:val="0"/>
        </w:rPr>
        <w:t xml:space="preserve">대형 타이탄 139-168 10칸(400제곱미터) 18미터 DC22 -24회피 방어, 16점 한계치</w:t>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초대형 타이탄 169-201 11칸(484제곱미터) 20미터 DC27 -27회피 방어, 18점 한계치</w:t>
      </w:r>
    </w:p>
    <w:p w:rsidR="00000000" w:rsidDel="00000000" w:rsidP="00000000" w:rsidRDefault="00000000" w:rsidRPr="00000000" w14:paraId="0000168C">
      <w:pPr>
        <w:rPr/>
      </w:pPr>
      <w:r w:rsidDel="00000000" w:rsidR="00000000" w:rsidRPr="00000000">
        <w:rPr>
          <w:rFonts w:ascii="Arial Unicode MS" w:cs="Arial Unicode MS" w:eastAsia="Arial Unicode MS" w:hAnsi="Arial Unicode MS"/>
          <w:rtl w:val="0"/>
        </w:rPr>
        <w:t xml:space="preserve">거대형 타이탄 202-237 12칸(576제곱미터) 22미터 DC32 -30회피 방어, 20점 한계치</w:t>
      </w:r>
    </w:p>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초거대형 타이탄 238-276 13칸(676제곱미터) 24미터 DC38 -33회피 방어, 22점 한계치</w:t>
      </w:r>
    </w:p>
    <w:p w:rsidR="00000000" w:rsidDel="00000000" w:rsidP="00000000" w:rsidRDefault="00000000" w:rsidRPr="00000000" w14:paraId="0000168E">
      <w:pPr>
        <w:rPr/>
      </w:pPr>
      <w:r w:rsidDel="00000000" w:rsidR="00000000" w:rsidRPr="00000000">
        <w:rPr>
          <w:rFonts w:ascii="Arial Unicode MS" w:cs="Arial Unicode MS" w:eastAsia="Arial Unicode MS" w:hAnsi="Arial Unicode MS"/>
          <w:rtl w:val="0"/>
        </w:rPr>
        <w:t xml:space="preserve">미형 레비아탄 277-318 14칸(784제곱미터) 26미터 DC44 -36회피 방어, 24점 한계치</w:t>
      </w:r>
    </w:p>
    <w:p w:rsidR="00000000" w:rsidDel="00000000" w:rsidP="00000000" w:rsidRDefault="00000000" w:rsidRPr="00000000" w14:paraId="0000168F">
      <w:pPr>
        <w:rPr/>
      </w:pPr>
      <w:r w:rsidDel="00000000" w:rsidR="00000000" w:rsidRPr="00000000">
        <w:rPr>
          <w:rFonts w:ascii="Arial Unicode MS" w:cs="Arial Unicode MS" w:eastAsia="Arial Unicode MS" w:hAnsi="Arial Unicode MS"/>
          <w:rtl w:val="0"/>
        </w:rPr>
        <w:t xml:space="preserve">소형 레비아탄 319-366 15칸(900제곱미터) 28미터 DC51 -39회피 방어, 26점 한계치</w:t>
      </w:r>
    </w:p>
    <w:p w:rsidR="00000000" w:rsidDel="00000000" w:rsidP="00000000" w:rsidRDefault="00000000" w:rsidRPr="00000000" w14:paraId="00001690">
      <w:pPr>
        <w:rPr/>
      </w:pPr>
      <w:r w:rsidDel="00000000" w:rsidR="00000000" w:rsidRPr="00000000">
        <w:rPr>
          <w:rFonts w:ascii="Arial Unicode MS" w:cs="Arial Unicode MS" w:eastAsia="Arial Unicode MS" w:hAnsi="Arial Unicode MS"/>
          <w:rtl w:val="0"/>
        </w:rPr>
        <w:t xml:space="preserve">레비아탄 367-417 16칸(1024제곱미터) 30미터 DC58 -42회피 방어, 28점 한계치</w:t>
      </w:r>
    </w:p>
    <w:p w:rsidR="00000000" w:rsidDel="00000000" w:rsidP="00000000" w:rsidRDefault="00000000" w:rsidRPr="00000000" w14:paraId="00001691">
      <w:pPr>
        <w:rPr/>
      </w:pPr>
      <w:r w:rsidDel="00000000" w:rsidR="00000000" w:rsidRPr="00000000">
        <w:rPr>
          <w:rFonts w:ascii="Arial Unicode MS" w:cs="Arial Unicode MS" w:eastAsia="Arial Unicode MS" w:hAnsi="Arial Unicode MS"/>
          <w:rtl w:val="0"/>
        </w:rPr>
        <w:t xml:space="preserve">중형 레비아탄 418-471 17칸(1156제곱미터) 32미터 DC64 -45회피 방어, 30점 한계치</w:t>
      </w:r>
    </w:p>
    <w:p w:rsidR="00000000" w:rsidDel="00000000" w:rsidP="00000000" w:rsidRDefault="00000000" w:rsidRPr="00000000" w14:paraId="00001692">
      <w:pPr>
        <w:rPr/>
      </w:pPr>
      <w:r w:rsidDel="00000000" w:rsidR="00000000" w:rsidRPr="00000000">
        <w:rPr>
          <w:rFonts w:ascii="Arial Unicode MS" w:cs="Arial Unicode MS" w:eastAsia="Arial Unicode MS" w:hAnsi="Arial Unicode MS"/>
          <w:rtl w:val="0"/>
        </w:rPr>
        <w:t xml:space="preserve">대형 레비아탄 이와 같이 추산 이와 같이 추산 이와 같이 추산 이와 같이 추산 이와 같이 추산</w:t>
      </w:r>
    </w:p>
    <w:p w:rsidR="00000000" w:rsidDel="00000000" w:rsidP="00000000" w:rsidRDefault="00000000" w:rsidRPr="00000000" w14:paraId="00001693">
      <w:pPr>
        <w:rPr/>
      </w:pPr>
      <w:r w:rsidDel="00000000" w:rsidR="00000000" w:rsidRPr="00000000">
        <w:rPr>
          <w:rFonts w:ascii="Arial Unicode MS" w:cs="Arial Unicode MS" w:eastAsia="Arial Unicode MS" w:hAnsi="Arial Unicode MS"/>
          <w:rtl w:val="0"/>
        </w:rPr>
        <w:t xml:space="preserve">【구조 값(생명)】: 구조 값(생명)은 차량이 파괴되기 전에 견딜 수 있는 최대 피해를 나타냅니다.</w:t>
      </w:r>
    </w:p>
    <w:p w:rsidR="00000000" w:rsidDel="00000000" w:rsidP="00000000" w:rsidRDefault="00000000" w:rsidRPr="00000000" w14:paraId="00001694">
      <w:pPr>
        <w:rPr/>
      </w:pPr>
      <w:r w:rsidDel="00000000" w:rsidR="00000000" w:rsidRPr="00000000">
        <w:rPr>
          <w:rFonts w:ascii="Arial Unicode MS" w:cs="Arial Unicode MS" w:eastAsia="Arial Unicode MS" w:hAnsi="Arial Unicode MS"/>
          <w:rtl w:val="0"/>
        </w:rPr>
        <w:t xml:space="preserve">특별한 설명이 없는 한, 차량은 생명력에 영향을 주는 능력을 얻을 수 없으며, 상한을 올리든 내리든 간에, 임시 생명력의 영향도 받을 수 없습니다.</w:t>
      </w:r>
    </w:p>
    <w:p w:rsidR="00000000" w:rsidDel="00000000" w:rsidP="00000000" w:rsidRDefault="00000000" w:rsidRPr="00000000" w14:paraId="00001695">
      <w:pPr>
        <w:rPr/>
      </w:pPr>
      <w:r w:rsidDel="00000000" w:rsidR="00000000" w:rsidRPr="00000000">
        <w:rPr>
          <w:rFonts w:ascii="Arial Unicode MS" w:cs="Arial Unicode MS" w:eastAsia="Arial Unicode MS" w:hAnsi="Arial Unicode MS"/>
          <w:rtl w:val="0"/>
        </w:rPr>
        <w:t xml:space="preserve">동시에, 차량은 생명력이 하나뿐이므로, 충격 피해에 면역이며, 동시에 악성 피해를 받을 때, 같은 양의 심각한 피해로 바뀌고, 피할 수 없는 충격 피해를 받을 때, 같은 양의 피할 수 없는 심각한 피해로 바뀝니다.</w:t>
      </w:r>
    </w:p>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rtl w:val="0"/>
        </w:rPr>
        <w:t xml:space="preserve">【장갑 값】: 장갑 값은 차량의 방어에서 타고난 방어에 상당하며, 관통 효과의 영향을 받습니다. 차량은 타고난 방어를 얻을 수 없으며, 타고난 방어에 영향을 주는 능력은 차량에 영향을 줄 수 없습니다.</w:t>
      </w:r>
    </w:p>
    <w:p w:rsidR="00000000" w:rsidDel="00000000" w:rsidP="00000000" w:rsidRDefault="00000000" w:rsidRPr="00000000" w14:paraId="00001697">
      <w:pPr>
        <w:rPr/>
      </w:pPr>
      <w:r w:rsidDel="00000000" w:rsidR="00000000" w:rsidRPr="00000000">
        <w:rPr>
          <w:rFonts w:ascii="Arial Unicode MS" w:cs="Arial Unicode MS" w:eastAsia="Arial Unicode MS" w:hAnsi="Arial Unicode MS"/>
          <w:rtl w:val="0"/>
        </w:rPr>
        <w:t xml:space="preserve">【경도】: 경도는 차량이 피해를 막는 능력을 나타내며, 경도 1점마다 물리 피해 1점을 상쇄할 수 있고, 에너지 피해에 대한 작용은 "피해 유형" 장절을 보시기 바랍니다. 관통은 장갑 값을 뚫은 후, 남은 게 있으면 경도를 뚫습니다.</w:t>
      </w:r>
    </w:p>
    <w:p w:rsidR="00000000" w:rsidDel="00000000" w:rsidP="00000000" w:rsidRDefault="00000000" w:rsidRPr="00000000" w14:paraId="00001698">
      <w:pPr>
        <w:rPr/>
      </w:pPr>
      <w:r w:rsidDel="00000000" w:rsidR="00000000" w:rsidRPr="00000000">
        <w:rPr>
          <w:rFonts w:ascii="Arial Unicode MS" w:cs="Arial Unicode MS" w:eastAsia="Arial Unicode MS" w:hAnsi="Arial Unicode MS"/>
          <w:rtl w:val="0"/>
        </w:rPr>
        <w:t xml:space="preserve">【속도】: 속도는 차량의 최대 이동 속도를 나타내며, 특별한 설명이 없으면, 차량은 한 회합 내에 최대 속도에 도달할 수 있으며, 인물의 기본 이동 속도와 같습니다.</w:t>
      </w:r>
    </w:p>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【여행 속도】: 여행 속도는 차량이 여행 상태에서의 최대 이동 속도를 나타내며, 일반적으로, 여행 속도가 속도보다 빠릅니다.</w:t>
      </w:r>
    </w:p>
    <w:p w:rsidR="00000000" w:rsidDel="00000000" w:rsidP="00000000" w:rsidRDefault="00000000" w:rsidRPr="00000000" w14:paraId="0000169A">
      <w:pPr>
        <w:rPr/>
      </w:pPr>
      <w:r w:rsidDel="00000000" w:rsidR="00000000" w:rsidRPr="00000000">
        <w:rPr>
          <w:rFonts w:ascii="Arial Unicode MS" w:cs="Arial Unicode MS" w:eastAsia="Arial Unicode MS" w:hAnsi="Arial Unicode MS"/>
          <w:rtl w:val="0"/>
        </w:rPr>
        <w:t xml:space="preserve">【한계치】: 일반적으로, 차량의 거대한 체적으로 인해 약간의 피해는 무시할 수 있습니다. 피해 한계치를 가진 차량은 그 피해 한계치보다 작은 모든 피해에 면역이며, 받은 피해 값이 그 피해 한계치 이상일 때, 평소대로 피해를 받습니다. 그 피해 한계치보다 작은 모든 피해는 전차의 생명력을 낮추지 않습니다.</w:t>
      </w:r>
    </w:p>
    <w:p w:rsidR="00000000" w:rsidDel="00000000" w:rsidP="00000000" w:rsidRDefault="00000000" w:rsidRPr="00000000" w14:paraId="0000169B">
      <w:pPr>
        <w:rPr/>
      </w:pPr>
      <w:r w:rsidDel="00000000" w:rsidR="00000000" w:rsidRPr="00000000">
        <w:rPr>
          <w:rFonts w:ascii="Arial Unicode MS" w:cs="Arial Unicode MS" w:eastAsia="Arial Unicode MS" w:hAnsi="Arial Unicode MS"/>
          <w:rtl w:val="0"/>
        </w:rPr>
        <w:t xml:space="preserve">【출력】: 차량의 출력은 차량이 제공할 수 있는 최대 힘을 나타내며, 평소대로 전설 근력이 가져오는 혜택을 얻습니다.</w:t>
      </w:r>
    </w:p>
    <w:p w:rsidR="00000000" w:rsidDel="00000000" w:rsidP="00000000" w:rsidRDefault="00000000" w:rsidRPr="00000000" w14:paraId="0000169C">
      <w:pPr>
        <w:rPr/>
      </w:pPr>
      <w:r w:rsidDel="00000000" w:rsidR="00000000" w:rsidRPr="00000000">
        <w:rPr>
          <w:rFonts w:ascii="Arial Unicode MS" w:cs="Arial Unicode MS" w:eastAsia="Arial Unicode MS" w:hAnsi="Arial Unicode MS"/>
          <w:rtl w:val="0"/>
        </w:rPr>
        <w:t xml:space="preserve">【기동】: 차량의 기동은 차량이 제공할 수 있는 최대 민첩을 나타내며, 평소대로 전설 민첩이 가져오는 혜택을 얻습니다.</w:t>
      </w:r>
    </w:p>
    <w:p w:rsidR="00000000" w:rsidDel="00000000" w:rsidP="00000000" w:rsidRDefault="00000000" w:rsidRPr="00000000" w14:paraId="0000169D">
      <w:pPr>
        <w:rPr/>
      </w:pPr>
      <w:r w:rsidDel="00000000" w:rsidR="00000000" w:rsidRPr="00000000">
        <w:rPr>
          <w:rFonts w:ascii="Arial Unicode MS" w:cs="Arial Unicode MS" w:eastAsia="Arial Unicode MS" w:hAnsi="Arial Unicode MS"/>
          <w:rtl w:val="0"/>
        </w:rPr>
        <w:t xml:space="preserve">【기본 방어】: 차량의 기본 방어는 조종사의 민첩과 통찰 중 낮은 쪽이며, 최대로 차량의 기동을 초과할 수 없습니다. 정상적으로 전설 특성치 및 기타 기본 방어 증가 효과를 얻으며, 이 부분은 차량의 기동을 초과할 수 있습니다.</w:t>
      </w:r>
    </w:p>
    <w:p w:rsidR="00000000" w:rsidDel="00000000" w:rsidP="00000000" w:rsidRDefault="00000000" w:rsidRPr="00000000" w14:paraId="0000169E">
      <w:pPr>
        <w:rPr/>
      </w:pPr>
      <w:r w:rsidDel="00000000" w:rsidR="00000000" w:rsidRPr="00000000">
        <w:rPr>
          <w:rFonts w:ascii="Arial Unicode MS" w:cs="Arial Unicode MS" w:eastAsia="Arial Unicode MS" w:hAnsi="Arial Unicode MS"/>
          <w:rtl w:val="0"/>
        </w:rPr>
        <w:t xml:space="preserve">【세 내성】:</w:t>
      </w:r>
    </w:p>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강인 내성: 차량은 모든 강인 내성 판정이 필요한 판정을 무시하며, 그것이 비생물에게도 효력을 발휘한다면(해당 능력에 특별한 설명이 있어야 하거나, 차량에 효력을 발휘할 수 있는 불량 상태, 예를 들어 동결 점수, 연소 점수 등), 직접 경도를 강인 결과로 사용합니다.</w:t>
      </w:r>
    </w:p>
    <w:p w:rsidR="00000000" w:rsidDel="00000000" w:rsidP="00000000" w:rsidRDefault="00000000" w:rsidRPr="00000000" w14:paraId="000016A0">
      <w:pPr>
        <w:rPr/>
      </w:pPr>
      <w:r w:rsidDel="00000000" w:rsidR="00000000" w:rsidRPr="00000000">
        <w:rPr>
          <w:rFonts w:ascii="Arial Unicode MS" w:cs="Arial Unicode MS" w:eastAsia="Arial Unicode MS" w:hAnsi="Arial Unicode MS"/>
          <w:rtl w:val="0"/>
        </w:rPr>
        <w:t xml:space="preserve">반사 판정: 차량의 반사는 차량의 기동과 조종사의 지능 중 낮은 쪽+조종(해당 차량 유형) 기술 등급이며, 기동을 사용하는지 지능을 사용하는지에 따라, 또는 해당 전설 특성치*3DP의 완벽 가치를 얻으며, 이는 원래 민첩이 가져오는 반사 내성이 가져오는 완벽 가치를 대체합니다.</w:t>
      </w:r>
    </w:p>
    <w:p w:rsidR="00000000" w:rsidDel="00000000" w:rsidP="00000000" w:rsidRDefault="00000000" w:rsidRPr="00000000" w14:paraId="000016A1">
      <w:pPr>
        <w:rPr/>
      </w:pPr>
      <w:r w:rsidDel="00000000" w:rsidR="00000000" w:rsidRPr="00000000">
        <w:rPr>
          <w:rFonts w:ascii="Arial Unicode MS" w:cs="Arial Unicode MS" w:eastAsia="Arial Unicode MS" w:hAnsi="Arial Unicode MS"/>
          <w:rtl w:val="0"/>
        </w:rPr>
        <w:t xml:space="preserve">의지 내성: 차량은 모든 의지 내성 판정이 필요한 판정을 무시합니다. 조종사를 겨냥한 것이라면, 조종사는 자신의 의지로 내성합니다.</w:t>
      </w:r>
    </w:p>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특수: 윤회지경에서 정상적인 방식으로 기계류 차량을 구매하면, 해당하는 변형 캡슐을 하나 얻을 수 있으며, 이 변형 캡슐은 자동으로 그 차량과 연결됩니다. 자체 제조나 기타 방식으로 차량을 얻은 경우에는 캡슐을 얻을 수 없습니다.</w:t>
      </w:r>
    </w:p>
    <w:p w:rsidR="00000000" w:rsidDel="00000000" w:rsidP="00000000" w:rsidRDefault="00000000" w:rsidRPr="00000000" w14:paraId="000016A3">
      <w:pPr>
        <w:rPr/>
      </w:pPr>
      <w:r w:rsidDel="00000000" w:rsidR="00000000" w:rsidRPr="00000000">
        <w:rPr>
          <w:rFonts w:ascii="Arial Unicode MS" w:cs="Arial Unicode MS" w:eastAsia="Arial Unicode MS" w:hAnsi="Arial Unicode MS"/>
          <w:rtl w:val="0"/>
        </w:rPr>
        <w:t xml:space="preserve">출력, 기동, 한계가 표시되지 않은 차량 및 전투 로봇이 출력이나 기동이 필요한 경우 다음을 따릅니다:</w:t>
      </w:r>
    </w:p>
    <w:p w:rsidR="00000000" w:rsidDel="00000000" w:rsidP="00000000" w:rsidRDefault="00000000" w:rsidRPr="00000000" w14:paraId="000016A4">
      <w:pPr>
        <w:rPr/>
      </w:pPr>
      <w:r w:rsidDel="00000000" w:rsidR="00000000" w:rsidRPr="00000000">
        <w:rPr>
          <w:rFonts w:ascii="Arial Unicode MS" w:cs="Arial Unicode MS" w:eastAsia="Arial Unicode MS" w:hAnsi="Arial Unicode MS"/>
          <w:rtl w:val="0"/>
        </w:rPr>
        <w:t xml:space="preserve">무지선 차량, 출력5, 기동5</w:t>
      </w:r>
    </w:p>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D급 차량, 출력6, 기동6</w:t>
      </w:r>
    </w:p>
    <w:p w:rsidR="00000000" w:rsidDel="00000000" w:rsidP="00000000" w:rsidRDefault="00000000" w:rsidRPr="00000000" w14:paraId="000016A6">
      <w:pPr>
        <w:rPr/>
      </w:pPr>
      <w:r w:rsidDel="00000000" w:rsidR="00000000" w:rsidRPr="00000000">
        <w:rPr>
          <w:rFonts w:ascii="Arial Unicode MS" w:cs="Arial Unicode MS" w:eastAsia="Arial Unicode MS" w:hAnsi="Arial Unicode MS"/>
          <w:rtl w:val="0"/>
        </w:rPr>
        <w:t xml:space="preserve">C급 차량, 출력8, 기동8</w:t>
      </w:r>
    </w:p>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B급 차량, 출력12, 기동12</w:t>
      </w:r>
    </w:p>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A급 차량, 출력20, 기동20</w:t>
      </w:r>
    </w:p>
    <w:p w:rsidR="00000000" w:rsidDel="00000000" w:rsidP="00000000" w:rsidRDefault="00000000" w:rsidRPr="00000000" w14:paraId="000016A9">
      <w:pPr>
        <w:rPr/>
      </w:pPr>
      <w:r w:rsidDel="00000000" w:rsidR="00000000" w:rsidRPr="00000000">
        <w:rPr>
          <w:rFonts w:ascii="Arial Unicode MS" w:cs="Arial Unicode MS" w:eastAsia="Arial Unicode MS" w:hAnsi="Arial Unicode MS"/>
          <w:rtl w:val="0"/>
        </w:rPr>
        <w:t xml:space="preserve">S급 차량, 출력36, 기동36</w:t>
      </w:r>
    </w:p>
    <w:p w:rsidR="00000000" w:rsidDel="00000000" w:rsidP="00000000" w:rsidRDefault="00000000" w:rsidRPr="00000000" w14:paraId="000016AA">
      <w:pPr>
        <w:rPr/>
      </w:pPr>
      <w:r w:rsidDel="00000000" w:rsidR="00000000" w:rsidRPr="00000000">
        <w:rPr>
          <w:rtl w:val="0"/>
        </w:rPr>
        <w:t xml:space="preserve">=====================================================================</w:t>
      </w:r>
    </w:p>
    <w:p w:rsidR="00000000" w:rsidDel="00000000" w:rsidP="00000000" w:rsidRDefault="00000000" w:rsidRPr="00000000" w14:paraId="000016AB">
      <w:pPr>
        <w:rPr/>
      </w:pPr>
      <w:r w:rsidDel="00000000" w:rsidR="00000000" w:rsidRPr="00000000">
        <w:rPr>
          <w:rtl w:val="0"/>
        </w:rPr>
        <w:t xml:space="preserve">======================================</w:t>
      </w:r>
    </w:p>
    <w:p w:rsidR="00000000" w:rsidDel="00000000" w:rsidP="00000000" w:rsidRDefault="00000000" w:rsidRPr="00000000" w14:paraId="000016AC">
      <w:pPr>
        <w:rPr/>
      </w:pPr>
      <w:r w:rsidDel="00000000" w:rsidR="00000000" w:rsidRPr="00000000">
        <w:rPr>
          <w:rFonts w:ascii="Arial Unicode MS" w:cs="Arial Unicode MS" w:eastAsia="Arial Unicode MS" w:hAnsi="Arial Unicode MS"/>
          <w:rtl w:val="0"/>
        </w:rPr>
        <w:t xml:space="preserve">기계류 차량은 경형 차량, 중형 차량과 전투 로봇 세 가지로 나뉩니다:</w:t>
      </w:r>
    </w:p>
    <w:p w:rsidR="00000000" w:rsidDel="00000000" w:rsidP="00000000" w:rsidRDefault="00000000" w:rsidRPr="00000000" w14:paraId="000016AD">
      <w:pPr>
        <w:rPr/>
      </w:pPr>
      <w:r w:rsidDel="00000000" w:rsidR="00000000" w:rsidRPr="00000000">
        <w:rPr>
          <w:rFonts w:ascii="Arial Unicode MS" w:cs="Arial Unicode MS" w:eastAsia="Arial Unicode MS" w:hAnsi="Arial Unicode MS"/>
          <w:rtl w:val="0"/>
        </w:rPr>
        <w:t xml:space="preserve">경형 차량</w:t>
      </w:r>
    </w:p>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단 한 명만으로도 조종할 수 있습니다. 조종사 외에 최대 1~2명의 조종사와 같은 종족 또는 더 작은 생물을 태울 수 있습니다.</w:t>
      </w:r>
    </w:p>
    <w:p w:rsidR="00000000" w:rsidDel="00000000" w:rsidP="00000000" w:rsidRDefault="00000000" w:rsidRPr="00000000" w14:paraId="000016AF">
      <w:pPr>
        <w:rPr/>
      </w:pPr>
      <w:r w:rsidDel="00000000" w:rsidR="00000000" w:rsidRPr="00000000">
        <w:rPr>
          <w:rFonts w:ascii="Arial Unicode MS" w:cs="Arial Unicode MS" w:eastAsia="Arial Unicode MS" w:hAnsi="Arial Unicode MS"/>
          <w:rtl w:val="0"/>
        </w:rPr>
        <w:t xml:space="preserve">일반적으로, 경형 차량은 【밀폐 차량】 특성을 가지고 있지 않아, 조종사와 승객이 직접 공격을 받을 수 있으며, 그들 자신의 방어 능력을 사용합니다.</w:t>
      </w:r>
    </w:p>
    <w:p w:rsidR="00000000" w:rsidDel="00000000" w:rsidP="00000000" w:rsidRDefault="00000000" w:rsidRPr="00000000" w14:paraId="000016B0">
      <w:pPr>
        <w:rPr/>
      </w:pPr>
      <w:r w:rsidDel="00000000" w:rsidR="00000000" w:rsidRPr="00000000">
        <w:rPr>
          <w:rFonts w:ascii="Arial Unicode MS" w:cs="Arial Unicode MS" w:eastAsia="Arial Unicode MS" w:hAnsi="Arial Unicode MS"/>
          <w:rtl w:val="0"/>
        </w:rPr>
        <w:t xml:space="preserve">차량 외의 이동 방식을 사용할 수 있으며, 이때 차량은 당신이 휴대하는 물품으로 간주되며, 상응하는 휴대 방식을 사용해야 하고 충분한 힘이 있어야 합니다.</w:t>
      </w:r>
    </w:p>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차량의 구조 문제로 인해, 경형 차량은 일반적으로 잡기, 걸려 넘어뜨리기, 허수아비, 묶기, 협조, 목표를 던져버리기 등 유사한 동작을 할 수 없지만, 【차량 밀폐】 특성을 가지고 있지 않기 때문에, 그 조종사와 승객은 평소대로 이러한 동작을 할 수 있습니다.</w:t>
      </w:r>
    </w:p>
    <w:p w:rsidR="00000000" w:rsidDel="00000000" w:rsidP="00000000" w:rsidRDefault="00000000" w:rsidRPr="00000000" w14:paraId="000016B2">
      <w:pPr>
        <w:rPr/>
      </w:pPr>
      <w:r w:rsidDel="00000000" w:rsidR="00000000" w:rsidRPr="00000000">
        <w:rPr>
          <w:rFonts w:ascii="Arial Unicode MS" w:cs="Arial Unicode MS" w:eastAsia="Arial Unicode MS" w:hAnsi="Arial Unicode MS"/>
          <w:rtl w:val="0"/>
        </w:rPr>
        <w:t xml:space="preserve">특수한 점은, 차량은 인물처럼 돌진 동작을 할 수 없으며, 차량 공격 동작 중 돌진 동작만 할 수 있고, 특정 부위 공격과 치명적 공격은 평소대로 할 수 있습니다.</w:t>
      </w:r>
    </w:p>
    <w:p w:rsidR="00000000" w:rsidDel="00000000" w:rsidP="00000000" w:rsidRDefault="00000000" w:rsidRPr="00000000" w14:paraId="000016B3">
      <w:pPr>
        <w:rPr/>
      </w:pPr>
      <w:r w:rsidDel="00000000" w:rsidR="00000000" w:rsidRPr="00000000">
        <w:rPr>
          <w:rFonts w:ascii="Arial Unicode MS" w:cs="Arial Unicode MS" w:eastAsia="Arial Unicode MS" w:hAnsi="Arial Unicode MS"/>
          <w:rtl w:val="0"/>
        </w:rPr>
        <w:t xml:space="preserve">차량은 쓰러짐 상태에 면역이며, 무인 조종 상태일 때, 공격자는 치명적 공격처럼 차량을 공격할 수 있습니다.</w:t>
      </w:r>
    </w:p>
    <w:p w:rsidR="00000000" w:rsidDel="00000000" w:rsidP="00000000" w:rsidRDefault="00000000" w:rsidRPr="00000000" w14:paraId="000016B4">
      <w:pPr>
        <w:rPr/>
      </w:pPr>
      <w:r w:rsidDel="00000000" w:rsidR="00000000" w:rsidRPr="00000000">
        <w:rPr>
          <w:rFonts w:ascii="Arial Unicode MS" w:cs="Arial Unicode MS" w:eastAsia="Arial Unicode MS" w:hAnsi="Arial Unicode MS"/>
          <w:rtl w:val="0"/>
        </w:rPr>
        <w:t xml:space="preserve">중형 차량</w:t>
      </w:r>
    </w:p>
    <w:p w:rsidR="00000000" w:rsidDel="00000000" w:rsidP="00000000" w:rsidRDefault="00000000" w:rsidRPr="00000000" w14:paraId="000016B5">
      <w:pPr>
        <w:rPr/>
      </w:pPr>
      <w:r w:rsidDel="00000000" w:rsidR="00000000" w:rsidRPr="00000000">
        <w:rPr>
          <w:rFonts w:ascii="Arial Unicode MS" w:cs="Arial Unicode MS" w:eastAsia="Arial Unicode MS" w:hAnsi="Arial Unicode MS"/>
          <w:rtl w:val="0"/>
        </w:rPr>
        <w:t xml:space="preserve">종종 여러 명이 있어야 그 모든 기능을 사용할 수 있습니다. 그리고 많은 승객을 태우거나 대량의 화물을 운반할 수 있습니다.</w:t>
      </w:r>
    </w:p>
    <w:p w:rsidR="00000000" w:rsidDel="00000000" w:rsidP="00000000" w:rsidRDefault="00000000" w:rsidRPr="00000000" w14:paraId="000016B6">
      <w:pPr>
        <w:rPr/>
      </w:pPr>
      <w:r w:rsidDel="00000000" w:rsidR="00000000" w:rsidRPr="00000000">
        <w:rPr>
          <w:rFonts w:ascii="Arial Unicode MS" w:cs="Arial Unicode MS" w:eastAsia="Arial Unicode MS" w:hAnsi="Arial Unicode MS"/>
          <w:rtl w:val="0"/>
        </w:rPr>
        <w:t xml:space="preserve">조종자에게 완벽한 보호를 제공할 수 있습니다.</w:t>
      </w:r>
    </w:p>
    <w:p w:rsidR="00000000" w:rsidDel="00000000" w:rsidP="00000000" w:rsidRDefault="00000000" w:rsidRPr="00000000" w14:paraId="000016B7">
      <w:pPr>
        <w:rPr/>
      </w:pPr>
      <w:r w:rsidDel="00000000" w:rsidR="00000000" w:rsidRPr="00000000">
        <w:rPr>
          <w:rFonts w:ascii="Arial Unicode MS" w:cs="Arial Unicode MS" w:eastAsia="Arial Unicode MS" w:hAnsi="Arial Unicode MS"/>
          <w:rtl w:val="0"/>
        </w:rPr>
        <w:t xml:space="preserve">차량 안에 있을 때 자신의 이동 방식으로 차량을 태우고 이동할 수 없습니다.</w:t>
      </w:r>
    </w:p>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차량의 구조 문제로 인해, 중형 차량은 일반적으로 잡기, 걸려 넘어뜨리기, 허수아비, 묶기, 협조, 목표를 던져버리기 등 유사한 동작을 할 수 없습니다.</w:t>
      </w:r>
    </w:p>
    <w:p w:rsidR="00000000" w:rsidDel="00000000" w:rsidP="00000000" w:rsidRDefault="00000000" w:rsidRPr="00000000" w14:paraId="000016B9">
      <w:pPr>
        <w:rPr/>
      </w:pPr>
      <w:r w:rsidDel="00000000" w:rsidR="00000000" w:rsidRPr="00000000">
        <w:rPr>
          <w:rFonts w:ascii="Arial Unicode MS" w:cs="Arial Unicode MS" w:eastAsia="Arial Unicode MS" w:hAnsi="Arial Unicode MS"/>
          <w:rtl w:val="0"/>
        </w:rPr>
        <w:t xml:space="preserve">특수한 점은, 차량은 인물처럼 돌진 동작을 할 수 없으며, 차량 공격 동작 중 돌진 동작만 할 수 있고, 특정 부위 공격과 치명적 공격은 평소대로 할 수 있습니다.</w:t>
      </w:r>
    </w:p>
    <w:p w:rsidR="00000000" w:rsidDel="00000000" w:rsidP="00000000" w:rsidRDefault="00000000" w:rsidRPr="00000000" w14:paraId="000016BA">
      <w:pPr>
        <w:rPr/>
      </w:pPr>
      <w:r w:rsidDel="00000000" w:rsidR="00000000" w:rsidRPr="00000000">
        <w:rPr>
          <w:rFonts w:ascii="Arial Unicode MS" w:cs="Arial Unicode MS" w:eastAsia="Arial Unicode MS" w:hAnsi="Arial Unicode MS"/>
          <w:rtl w:val="0"/>
        </w:rPr>
        <w:t xml:space="preserve">차량은 쓰러짐 상태에 면역이며, 무인 조종 상태일 때, 공격자는 치명적 공격처럼 차량을 공격할 수 있습니다.</w:t>
      </w:r>
    </w:p>
    <w:p w:rsidR="00000000" w:rsidDel="00000000" w:rsidP="00000000" w:rsidRDefault="00000000" w:rsidRPr="00000000" w14:paraId="000016BB">
      <w:pPr>
        <w:rPr/>
      </w:pPr>
      <w:r w:rsidDel="00000000" w:rsidR="00000000" w:rsidRPr="00000000">
        <w:rPr>
          <w:rFonts w:ascii="Arial Unicode MS" w:cs="Arial Unicode MS" w:eastAsia="Arial Unicode MS" w:hAnsi="Arial Unicode MS"/>
          <w:rtl w:val="0"/>
        </w:rPr>
        <w:t xml:space="preserve">전투 로봇</w:t>
      </w:r>
    </w:p>
    <w:p w:rsidR="00000000" w:rsidDel="00000000" w:rsidP="00000000" w:rsidRDefault="00000000" w:rsidRPr="00000000" w14:paraId="000016BC">
      <w:pPr>
        <w:rPr/>
      </w:pPr>
      <w:r w:rsidDel="00000000" w:rsidR="00000000" w:rsidRPr="00000000">
        <w:rPr>
          <w:rFonts w:ascii="Arial Unicode MS" w:cs="Arial Unicode MS" w:eastAsia="Arial Unicode MS" w:hAnsi="Arial Unicode MS"/>
          <w:rtl w:val="0"/>
        </w:rPr>
        <w:t xml:space="preserve">일반적으로 단 한 명만으로도 조종할 수 있으며, 더 많은 승객을 태울 수 없습니다.</w:t>
      </w:r>
    </w:p>
    <w:p w:rsidR="00000000" w:rsidDel="00000000" w:rsidP="00000000" w:rsidRDefault="00000000" w:rsidRPr="00000000" w14:paraId="000016BD">
      <w:pPr>
        <w:rPr/>
      </w:pPr>
      <w:r w:rsidDel="00000000" w:rsidR="00000000" w:rsidRPr="00000000">
        <w:rPr>
          <w:rFonts w:ascii="Arial Unicode MS" w:cs="Arial Unicode MS" w:eastAsia="Arial Unicode MS" w:hAnsi="Arial Unicode MS"/>
          <w:rtl w:val="0"/>
        </w:rPr>
        <w:t xml:space="preserve">조종사에게 완벽한 보호를 제공할 수 있습니다.</w:t>
      </w:r>
    </w:p>
    <w:p w:rsidR="00000000" w:rsidDel="00000000" w:rsidP="00000000" w:rsidRDefault="00000000" w:rsidRPr="00000000" w14:paraId="000016BE">
      <w:pPr>
        <w:rPr/>
      </w:pPr>
      <w:r w:rsidDel="00000000" w:rsidR="00000000" w:rsidRPr="00000000">
        <w:rPr>
          <w:rFonts w:ascii="Arial Unicode MS" w:cs="Arial Unicode MS" w:eastAsia="Arial Unicode MS" w:hAnsi="Arial Unicode MS"/>
          <w:rtl w:val="0"/>
        </w:rPr>
        <w:t xml:space="preserve">전투 로봇: 전투 로봇은 둘의 절충 선택이며, 완전히 표준적인 데이터를 가지고 있어, 전투 로봇만이 전력 공격, 돌격 공격, 잡기, 던지기, 허수아비, 묶기, 협조, 목표를 던져버리기 등 인간형의 전투 전략 선택을 할 수 있습니다.</w:t>
      </w:r>
    </w:p>
    <w:p w:rsidR="00000000" w:rsidDel="00000000" w:rsidP="00000000" w:rsidRDefault="00000000" w:rsidRPr="00000000" w14:paraId="000016BF">
      <w:pPr>
        <w:rPr/>
      </w:pPr>
      <w:r w:rsidDel="00000000" w:rsidR="00000000" w:rsidRPr="00000000">
        <w:rPr>
          <w:rFonts w:ascii="Arial Unicode MS" w:cs="Arial Unicode MS" w:eastAsia="Arial Unicode MS" w:hAnsi="Arial Unicode MS"/>
          <w:rtl w:val="0"/>
        </w:rPr>
        <w:t xml:space="preserve">전투 로봇은 평소대로 돌진 동작(관련 특성치 판정 변경에 주의)과 차량 공격 동작 중 돌진 동작을 할 수 있으며, 동시에 특정 부위 공격과 치명적 공격을 평소대로 할 수 있습니다.</w:t>
      </w:r>
    </w:p>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무인 조종 상태일 때, 공격자는 치명적 공격처럼 차량을 공격할 수 있습니다.</w:t>
      </w:r>
    </w:p>
    <w:p w:rsidR="00000000" w:rsidDel="00000000" w:rsidP="00000000" w:rsidRDefault="00000000" w:rsidRPr="00000000" w14:paraId="000016C1">
      <w:pPr>
        <w:rPr/>
      </w:pPr>
      <w:r w:rsidDel="00000000" w:rsidR="00000000" w:rsidRPr="00000000">
        <w:rPr>
          <w:rtl w:val="0"/>
        </w:rPr>
        <w:t xml:space="preserve">=====================================================================</w:t>
      </w:r>
    </w:p>
    <w:p w:rsidR="00000000" w:rsidDel="00000000" w:rsidP="00000000" w:rsidRDefault="00000000" w:rsidRPr="00000000" w14:paraId="000016C2">
      <w:pPr>
        <w:rPr/>
      </w:pPr>
      <w:r w:rsidDel="00000000" w:rsidR="00000000" w:rsidRPr="00000000">
        <w:rPr>
          <w:rtl w:val="0"/>
        </w:rPr>
        <w:t xml:space="preserve">======================================</w:t>
      </w:r>
    </w:p>
    <w:p w:rsidR="00000000" w:rsidDel="00000000" w:rsidP="00000000" w:rsidRDefault="00000000" w:rsidRPr="00000000" w14:paraId="000016C3">
      <w:pPr>
        <w:rPr/>
      </w:pPr>
      <w:r w:rsidDel="00000000" w:rsidR="00000000" w:rsidRPr="00000000">
        <w:rPr>
          <w:rFonts w:ascii="Arial Unicode MS" w:cs="Arial Unicode MS" w:eastAsia="Arial Unicode MS" w:hAnsi="Arial Unicode MS"/>
          <w:rtl w:val="0"/>
        </w:rPr>
        <w:t xml:space="preserve">기계 차량 조종의 자주 사용하는 동작:</w:t>
      </w:r>
    </w:p>
    <w:p w:rsidR="00000000" w:rsidDel="00000000" w:rsidP="00000000" w:rsidRDefault="00000000" w:rsidRPr="00000000" w14:paraId="000016C4">
      <w:pPr>
        <w:rPr/>
      </w:pPr>
      <w:r w:rsidDel="00000000" w:rsidR="00000000" w:rsidRPr="00000000">
        <w:rPr>
          <w:rtl w:val="0"/>
        </w:rPr>
        <w:t xml:space="preserve">=====================================================================</w:t>
      </w:r>
    </w:p>
    <w:p w:rsidR="00000000" w:rsidDel="00000000" w:rsidP="00000000" w:rsidRDefault="00000000" w:rsidRPr="00000000" w14:paraId="000016C5">
      <w:pPr>
        <w:rPr/>
      </w:pPr>
      <w:r w:rsidDel="00000000" w:rsidR="00000000" w:rsidRPr="00000000">
        <w:rPr>
          <w:rtl w:val="0"/>
        </w:rPr>
        <w:t xml:space="preserve">======================================</w:t>
      </w:r>
    </w:p>
    <w:p w:rsidR="00000000" w:rsidDel="00000000" w:rsidP="00000000" w:rsidRDefault="00000000" w:rsidRPr="00000000" w14:paraId="000016C6">
      <w:pPr>
        <w:rPr/>
      </w:pPr>
      <w:r w:rsidDel="00000000" w:rsidR="00000000" w:rsidRPr="00000000">
        <w:rPr>
          <w:rFonts w:ascii="Arial Unicode MS" w:cs="Arial Unicode MS" w:eastAsia="Arial Unicode MS" w:hAnsi="Arial Unicode MS"/>
          <w:rtl w:val="0"/>
        </w:rPr>
        <w:t xml:space="preserve">차량의 이동:</w:t>
      </w:r>
    </w:p>
    <w:p w:rsidR="00000000" w:rsidDel="00000000" w:rsidP="00000000" w:rsidRDefault="00000000" w:rsidRPr="00000000" w14:paraId="000016C7">
      <w:pPr>
        <w:rPr/>
      </w:pPr>
      <w:r w:rsidDel="00000000" w:rsidR="00000000" w:rsidRPr="00000000">
        <w:rPr>
          <w:rFonts w:ascii="Arial Unicode MS" w:cs="Arial Unicode MS" w:eastAsia="Arial Unicode MS" w:hAnsi="Arial Unicode MS"/>
          <w:rtl w:val="0"/>
        </w:rPr>
        <w:t xml:space="preserve">시동: 이동 동작으로, 현재 속도가 0인 차량을 가속도 거리만큼 이동시키고, 그 현재 속도를 가속도로 변경합니다.</w:t>
      </w:r>
    </w:p>
    <w:p w:rsidR="00000000" w:rsidDel="00000000" w:rsidP="00000000" w:rsidRDefault="00000000" w:rsidRPr="00000000" w14:paraId="000016C8">
      <w:pPr>
        <w:rPr/>
      </w:pPr>
      <w:r w:rsidDel="00000000" w:rsidR="00000000" w:rsidRPr="00000000">
        <w:rPr>
          <w:rFonts w:ascii="Arial Unicode MS" w:cs="Arial Unicode MS" w:eastAsia="Arial Unicode MS" w:hAnsi="Arial Unicode MS"/>
          <w:rtl w:val="0"/>
        </w:rPr>
        <w:t xml:space="preserve">이동: 이동 동작으로, 차량을 현재 속도 거리만큼 조종하며, 어떤 경로로든 운전할 수 있습니다. 그리고 차량의 현재 속도를 가속도 양만큼 증가시키거나 감소시킬 수도 있으며, 이 효과는 이동 전후에 사용할 수 있습니다.</w:t>
      </w:r>
    </w:p>
    <w:p w:rsidR="00000000" w:rsidDel="00000000" w:rsidP="00000000" w:rsidRDefault="00000000" w:rsidRPr="00000000" w14:paraId="000016C9">
      <w:pPr>
        <w:rPr/>
      </w:pPr>
      <w:r w:rsidDel="00000000" w:rsidR="00000000" w:rsidRPr="00000000">
        <w:rPr>
          <w:rFonts w:ascii="Arial Unicode MS" w:cs="Arial Unicode MS" w:eastAsia="Arial Unicode MS" w:hAnsi="Arial Unicode MS"/>
          <w:rtl w:val="0"/>
        </w:rPr>
        <w:t xml:space="preserve">이동 동작을 사용하지 않으면, 차량은 자동으로 마지막으로 이동한 방향으로 현재 속도 거리만큼 이동하며, 이로 인해 충돌이 발생할 수 있습니다.</w:t>
      </w:r>
    </w:p>
    <w:p w:rsidR="00000000" w:rsidDel="00000000" w:rsidP="00000000" w:rsidRDefault="00000000" w:rsidRPr="00000000" w14:paraId="000016CA">
      <w:pPr>
        <w:rPr/>
      </w:pPr>
      <w:r w:rsidDel="00000000" w:rsidR="00000000" w:rsidRPr="00000000">
        <w:rPr>
          <w:rFonts w:ascii="Arial Unicode MS" w:cs="Arial Unicode MS" w:eastAsia="Arial Unicode MS" w:hAnsi="Arial Unicode MS"/>
          <w:rtl w:val="0"/>
        </w:rPr>
        <w:t xml:space="preserve">긴급 제동: 반사 동작이나 신속 동작으로, 민첩/지능 중 낮은 쪽+조종(해당 차량 전문)으로 판정하며, 성공 수 2점마다, 차량의 속도가 가속도 단계 하나씩 내려갑니다.</w:t>
      </w:r>
    </w:p>
    <w:p w:rsidR="00000000" w:rsidDel="00000000" w:rsidP="00000000" w:rsidRDefault="00000000" w:rsidRPr="00000000" w14:paraId="000016CB">
      <w:pPr>
        <w:rPr/>
      </w:pPr>
      <w:r w:rsidDel="00000000" w:rsidR="00000000" w:rsidRPr="00000000">
        <w:rPr>
          <w:rFonts w:ascii="Arial Unicode MS" w:cs="Arial Unicode MS" w:eastAsia="Arial Unicode MS" w:hAnsi="Arial Unicode MS"/>
          <w:rtl w:val="0"/>
        </w:rPr>
        <w:t xml:space="preserve">특수: 차량은 일반적으로 전투 속도와 여행 속도로 나뉘며, 그중 여행 속도는 비전투 상황에서만 사용할 수 있고, 일단 전투에 들어가면, 속도를 강제로 전투 속도로 전환합니다.</w:t>
      </w:r>
    </w:p>
    <w:p w:rsidR="00000000" w:rsidDel="00000000" w:rsidP="00000000" w:rsidRDefault="00000000" w:rsidRPr="00000000" w14:paraId="000016CC">
      <w:pPr>
        <w:rPr/>
      </w:pPr>
      <w:r w:rsidDel="00000000" w:rsidR="00000000" w:rsidRPr="00000000">
        <w:rPr>
          <w:rtl w:val="0"/>
        </w:rPr>
        <w:t xml:space="preserve">=====================================================================</w:t>
      </w:r>
    </w:p>
    <w:p w:rsidR="00000000" w:rsidDel="00000000" w:rsidP="00000000" w:rsidRDefault="00000000" w:rsidRPr="00000000" w14:paraId="000016CD">
      <w:pPr>
        <w:rPr/>
      </w:pPr>
      <w:r w:rsidDel="00000000" w:rsidR="00000000" w:rsidRPr="00000000">
        <w:rPr>
          <w:rtl w:val="0"/>
        </w:rPr>
        <w:t xml:space="preserve">======================================</w:t>
      </w:r>
    </w:p>
    <w:p w:rsidR="00000000" w:rsidDel="00000000" w:rsidP="00000000" w:rsidRDefault="00000000" w:rsidRPr="00000000" w14:paraId="000016CE">
      <w:pPr>
        <w:rPr/>
      </w:pPr>
      <w:r w:rsidDel="00000000" w:rsidR="00000000" w:rsidRPr="00000000">
        <w:rPr>
          <w:rFonts w:ascii="Arial Unicode MS" w:cs="Arial Unicode MS" w:eastAsia="Arial Unicode MS" w:hAnsi="Arial Unicode MS"/>
          <w:rtl w:val="0"/>
        </w:rPr>
        <w:t xml:space="preserve">차량의 공격 동작:</w:t>
      </w:r>
    </w:p>
    <w:p w:rsidR="00000000" w:rsidDel="00000000" w:rsidP="00000000" w:rsidRDefault="00000000" w:rsidRPr="00000000" w14:paraId="000016CF">
      <w:pPr>
        <w:rPr/>
      </w:pPr>
      <w:r w:rsidDel="00000000" w:rsidR="00000000" w:rsidRPr="00000000">
        <w:rPr>
          <w:rFonts w:ascii="Arial Unicode MS" w:cs="Arial Unicode MS" w:eastAsia="Arial Unicode MS" w:hAnsi="Arial Unicode MS"/>
          <w:rtl w:val="0"/>
        </w:rPr>
        <w:t xml:space="preserve">차량 위의 무기를 사용하여 공격: 특수 능력이 없는 한, 차량 위의 무기를 사용하는 것은 조종사 자신의 무기를 사용하는 것과 같지만, 그 관련 공격 판정 중 특성치는 차량의 출력이나 기동과 조종사의 지능 중 낮은 쪽으로 바뀝니다. 그리고 피해 상한은 차량의 출력과 기동에 따라 판단합니다.</w:t>
      </w:r>
    </w:p>
    <w:p w:rsidR="00000000" w:rsidDel="00000000" w:rsidP="00000000" w:rsidRDefault="00000000" w:rsidRPr="00000000" w14:paraId="000016D0">
      <w:pPr>
        <w:rPr/>
      </w:pPr>
      <w:r w:rsidDel="00000000" w:rsidR="00000000" w:rsidRPr="00000000">
        <w:rPr>
          <w:rFonts w:ascii="Arial Unicode MS" w:cs="Arial Unicode MS" w:eastAsia="Arial Unicode MS" w:hAnsi="Arial Unicode MS"/>
          <w:rtl w:val="0"/>
        </w:rPr>
        <w:t xml:space="preserve">기타 규칙은 원래의 전투 규칙과 같습니다.</w:t>
      </w:r>
    </w:p>
    <w:p w:rsidR="00000000" w:rsidDel="00000000" w:rsidP="00000000" w:rsidRDefault="00000000" w:rsidRPr="00000000" w14:paraId="000016D1">
      <w:pPr>
        <w:rPr/>
      </w:pPr>
      <w:r w:rsidDel="00000000" w:rsidR="00000000" w:rsidRPr="00000000">
        <w:rPr>
          <w:rFonts w:ascii="Arial Unicode MS" w:cs="Arial Unicode MS" w:eastAsia="Arial Unicode MS" w:hAnsi="Arial Unicode MS"/>
          <w:rtl w:val="0"/>
        </w:rPr>
        <w:t xml:space="preserve">예: 차량 위의 총기로 공격하는 것은, 조종사가 그 총기로 공격하는 것과 같습니다.</w:t>
      </w:r>
    </w:p>
    <w:p w:rsidR="00000000" w:rsidDel="00000000" w:rsidP="00000000" w:rsidRDefault="00000000" w:rsidRPr="00000000" w14:paraId="000016D2">
      <w:pPr>
        <w:rPr/>
      </w:pPr>
      <w:r w:rsidDel="00000000" w:rsidR="00000000" w:rsidRPr="00000000">
        <w:rPr>
          <w:rFonts w:ascii="Arial Unicode MS" w:cs="Arial Unicode MS" w:eastAsia="Arial Unicode MS" w:hAnsi="Arial Unicode MS"/>
          <w:rtl w:val="0"/>
        </w:rPr>
        <w:t xml:space="preserve">예: 차량 위의 포로 공격하는 것은, 조종사가 그 포로 공격하는 것과 같습니다.</w:t>
      </w:r>
    </w:p>
    <w:p w:rsidR="00000000" w:rsidDel="00000000" w:rsidP="00000000" w:rsidRDefault="00000000" w:rsidRPr="00000000" w14:paraId="000016D3">
      <w:pPr>
        <w:rPr/>
      </w:pPr>
      <w:r w:rsidDel="00000000" w:rsidR="00000000" w:rsidRPr="00000000">
        <w:rPr>
          <w:rFonts w:ascii="Arial Unicode MS" w:cs="Arial Unicode MS" w:eastAsia="Arial Unicode MS" w:hAnsi="Arial Unicode MS"/>
          <w:rtl w:val="0"/>
        </w:rPr>
        <w:t xml:space="preserve">예: 차량 위의 함선도로 공격하는 것은, 조종사가 그 무기로 공격하는 것과 같습니다.</w:t>
      </w:r>
    </w:p>
    <w:p w:rsidR="00000000" w:rsidDel="00000000" w:rsidP="00000000" w:rsidRDefault="00000000" w:rsidRPr="00000000" w14:paraId="000016D4">
      <w:pPr>
        <w:rPr/>
      </w:pPr>
      <w:r w:rsidDel="00000000" w:rsidR="00000000" w:rsidRPr="00000000">
        <w:rPr>
          <w:rFonts w:ascii="Arial Unicode MS" w:cs="Arial Unicode MS" w:eastAsia="Arial Unicode MS" w:hAnsi="Arial Unicode MS"/>
          <w:rtl w:val="0"/>
        </w:rPr>
        <w:t xml:space="preserve">깔아뭉개기/충돌: 차량이 이동 중 장애물을 만나면, 차량의 체형이 장애물의 체형보다 두 등급 높을 때 깔아뭉개기 발동(대형 차량이 소형 생물에게는 충돌, 초대형 차량이 소형 생물에게는 깔아뭉개기), 그렇지 않으면 충돌 발동. 충돌이든 깔아뭉개기든, 한 회합 중 같은 장애물에는 한 번만 효력을 발휘합니다.</w:t>
      </w:r>
    </w:p>
    <w:p w:rsidR="00000000" w:rsidDel="00000000" w:rsidP="00000000" w:rsidRDefault="00000000" w:rsidRPr="00000000" w14:paraId="000016D5">
      <w:pPr>
        <w:rPr/>
      </w:pPr>
      <w:r w:rsidDel="00000000" w:rsidR="00000000" w:rsidRPr="00000000">
        <w:rPr>
          <w:rFonts w:ascii="Arial Unicode MS" w:cs="Arial Unicode MS" w:eastAsia="Arial Unicode MS" w:hAnsi="Arial Unicode MS"/>
          <w:rtl w:val="0"/>
        </w:rPr>
        <w:t xml:space="preserve">이러한 상황이 발생하면, 조종사가 이번 회합에 정상적으로 차량을 조종했다면(이동 동작을 사용하여 차량 조종), 지능+조종(해당 차량 전문) 판정을 할 수 있으며, 성공 수를 기록합니다.</w:t>
      </w:r>
    </w:p>
    <w:p w:rsidR="00000000" w:rsidDel="00000000" w:rsidP="00000000" w:rsidRDefault="00000000" w:rsidRPr="00000000" w14:paraId="000016D6">
      <w:pPr>
        <w:rPr/>
      </w:pPr>
      <w:r w:rsidDel="00000000" w:rsidR="00000000" w:rsidRPr="00000000">
        <w:rPr>
          <w:rFonts w:ascii="Arial Unicode MS" w:cs="Arial Unicode MS" w:eastAsia="Arial Unicode MS" w:hAnsi="Arial Unicode MS"/>
          <w:rtl w:val="0"/>
        </w:rPr>
        <w:t xml:space="preserve">차량과 장애물은 동시에 현재 속도/2점의 물리 심각 피해를 받으며, 이 피해는 차량의 장갑 값을 무시하지만, 차량의 경도는 평소대로 효력을 발휘하고, 차량 안의 승객은 차량이 받은 피해의 절반에 해당하는 물리 심각 피해를 받습니다.</w:t>
      </w:r>
    </w:p>
    <w:p w:rsidR="00000000" w:rsidDel="00000000" w:rsidP="00000000" w:rsidRDefault="00000000" w:rsidRPr="00000000" w14:paraId="000016D7">
      <w:pPr>
        <w:rPr/>
      </w:pPr>
      <w:r w:rsidDel="00000000" w:rsidR="00000000" w:rsidRPr="00000000">
        <w:rPr>
          <w:rFonts w:ascii="Arial Unicode MS" w:cs="Arial Unicode MS" w:eastAsia="Arial Unicode MS" w:hAnsi="Arial Unicode MS"/>
          <w:rtl w:val="0"/>
        </w:rPr>
        <w:t xml:space="preserve">장애물이 생물이라면, 반사 내성 판정으로 피해를 줄일 수 있으며, 성공 수 1점마다 피해 1점을 내성합니다.</w:t>
      </w:r>
    </w:p>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조종사는 방금 전 판정의 성공 수를 사용하기로 선택할 수 있으며, 목적이 목표를 들이받는 것이라면, 목표의 반사 내성 판정은 조종사 판정 성공 수의 DP를 잃습니다. 목적이 피해를 회피하는 것이라면, 성공 수 1점마다 목표가 받는 피해를 1점 낮춥니다.</w:t>
      </w:r>
    </w:p>
    <w:p w:rsidR="00000000" w:rsidDel="00000000" w:rsidP="00000000" w:rsidRDefault="00000000" w:rsidRPr="00000000" w14:paraId="000016D9">
      <w:pPr>
        <w:rPr/>
      </w:pPr>
      <w:r w:rsidDel="00000000" w:rsidR="00000000" w:rsidRPr="00000000">
        <w:rPr>
          <w:rFonts w:ascii="Arial Unicode MS" w:cs="Arial Unicode MS" w:eastAsia="Arial Unicode MS" w:hAnsi="Arial Unicode MS"/>
          <w:rtl w:val="0"/>
        </w:rPr>
        <w:t xml:space="preserve">목표가 반사 내성이나 조종사의 피해 회피로 피해를 줄였다면, 차량도 같은 양의 피해를 줄이며, 마찬가지로 조종사도 해당하는 피해를 줄입니다.</w:t>
      </w:r>
    </w:p>
    <w:p w:rsidR="00000000" w:rsidDel="00000000" w:rsidP="00000000" w:rsidRDefault="00000000" w:rsidRPr="00000000" w14:paraId="000016DA">
      <w:pPr>
        <w:rPr/>
      </w:pPr>
      <w:r w:rsidDel="00000000" w:rsidR="00000000" w:rsidRPr="00000000">
        <w:rPr>
          <w:rFonts w:ascii="Arial Unicode MS" w:cs="Arial Unicode MS" w:eastAsia="Arial Unicode MS" w:hAnsi="Arial Unicode MS"/>
          <w:rtl w:val="0"/>
        </w:rPr>
        <w:t xml:space="preserve">충돌이라면: 그런 다음 목표가 이로 인해 피해 1점을 받을 때마다, 1미터씩 밀려납니다.</w:t>
      </w:r>
    </w:p>
    <w:p w:rsidR="00000000" w:rsidDel="00000000" w:rsidP="00000000" w:rsidRDefault="00000000" w:rsidRPr="00000000" w14:paraId="000016DB">
      <w:pPr>
        <w:rPr/>
      </w:pPr>
      <w:r w:rsidDel="00000000" w:rsidR="00000000" w:rsidRPr="00000000">
        <w:rPr>
          <w:rFonts w:ascii="Arial Unicode MS" w:cs="Arial Unicode MS" w:eastAsia="Arial Unicode MS" w:hAnsi="Arial Unicode MS"/>
          <w:rtl w:val="0"/>
        </w:rPr>
        <w:t xml:space="preserve">깔아뭉개기라면: 차량이 최종적으로 깔아뭉갠 장애물 위에 머물면, 목표는 차량에게 잡힙니다. 잡힌 상태에서 벗어나려면, 난이도는 차량의 체형에 따라 결정됩니다.</w:t>
      </w:r>
    </w:p>
    <w:p w:rsidR="00000000" w:rsidDel="00000000" w:rsidP="00000000" w:rsidRDefault="00000000" w:rsidRPr="00000000" w14:paraId="000016DC">
      <w:pPr>
        <w:rPr/>
      </w:pPr>
      <w:r w:rsidDel="00000000" w:rsidR="00000000" w:rsidRPr="00000000">
        <w:rPr>
          <w:rFonts w:ascii="Arial Unicode MS" w:cs="Arial Unicode MS" w:eastAsia="Arial Unicode MS" w:hAnsi="Arial Unicode MS"/>
          <w:rtl w:val="0"/>
        </w:rPr>
        <w:t xml:space="preserve">목표가 피해를 받지 않았다면, 차량의 속도는 즉시 0이 됩니다.</w:t>
      </w:r>
    </w:p>
    <w:p w:rsidR="00000000" w:rsidDel="00000000" w:rsidP="00000000" w:rsidRDefault="00000000" w:rsidRPr="00000000" w14:paraId="000016DD">
      <w:pPr>
        <w:rPr/>
      </w:pPr>
      <w:r w:rsidDel="00000000" w:rsidR="00000000" w:rsidRPr="00000000">
        <w:rPr>
          <w:rFonts w:ascii="Arial Unicode MS" w:cs="Arial Unicode MS" w:eastAsia="Arial Unicode MS" w:hAnsi="Arial Unicode MS"/>
          <w:rtl w:val="0"/>
        </w:rPr>
        <w:t xml:space="preserve">정면 충돌: 충돌 목표도 차량이고 주행 중이라면, 양측의 속도를 더하여 충돌 피해를 계산하고(주행 방향이 일치하면 빼고, 속도가 큰 쪽에서 속도가 작은 쪽을 뺌), 그런 다음 양측은 조종사의 지능이나 차량의 출력+조종(해당 차량 전문)으로 대항 판정을 하며, 실패한 쪽은 승리한 쪽에 의해 그 실패 수/미터만큼 밀려납니다.</w:t>
      </w:r>
    </w:p>
    <w:p w:rsidR="00000000" w:rsidDel="00000000" w:rsidP="00000000" w:rsidRDefault="00000000" w:rsidRPr="00000000" w14:paraId="000016DE">
      <w:pPr>
        <w:rPr/>
      </w:pPr>
      <w:r w:rsidDel="00000000" w:rsidR="00000000" w:rsidRPr="00000000">
        <w:rPr>
          <w:rtl w:val="0"/>
        </w:rPr>
        <w:t xml:space="preserve">=====================================================================</w:t>
      </w:r>
    </w:p>
    <w:p w:rsidR="00000000" w:rsidDel="00000000" w:rsidP="00000000" w:rsidRDefault="00000000" w:rsidRPr="00000000" w14:paraId="000016DF">
      <w:pPr>
        <w:rPr/>
      </w:pPr>
      <w:r w:rsidDel="00000000" w:rsidR="00000000" w:rsidRPr="00000000">
        <w:rPr>
          <w:rtl w:val="0"/>
        </w:rPr>
        <w:t xml:space="preserve">======================================</w:t>
      </w:r>
    </w:p>
    <w:p w:rsidR="00000000" w:rsidDel="00000000" w:rsidP="00000000" w:rsidRDefault="00000000" w:rsidRPr="00000000" w14:paraId="000016E0">
      <w:pPr>
        <w:rPr/>
      </w:pPr>
      <w:r w:rsidDel="00000000" w:rsidR="00000000" w:rsidRPr="00000000">
        <w:rPr>
          <w:rFonts w:ascii="Arial Unicode MS" w:cs="Arial Unicode MS" w:eastAsia="Arial Unicode MS" w:hAnsi="Arial Unicode MS"/>
          <w:rtl w:val="0"/>
        </w:rPr>
        <w:t xml:space="preserve">차량의 방어 동작:</w:t>
      </w:r>
    </w:p>
    <w:p w:rsidR="00000000" w:rsidDel="00000000" w:rsidP="00000000" w:rsidRDefault="00000000" w:rsidRPr="00000000" w14:paraId="000016E1">
      <w:pPr>
        <w:rPr/>
      </w:pPr>
      <w:r w:rsidDel="00000000" w:rsidR="00000000" w:rsidRPr="00000000">
        <w:rPr>
          <w:rFonts w:ascii="Arial Unicode MS" w:cs="Arial Unicode MS" w:eastAsia="Arial Unicode MS" w:hAnsi="Arial Unicode MS"/>
          <w:rtl w:val="0"/>
        </w:rPr>
        <w:t xml:space="preserve">긴급 회피: 이동 동작으로, 차량의 방어와 반사 내성 판정에서 조종 기술 등급/점의 막기 가치를 얻습니다. 전투 로봇 외의 차량은 보통 막기를 할 수 없으므로, 이것으로 대신하며, 물론 전투 로봇을 조종할 때도 본 능력을 사용할 수 있습니다.</w:t>
      </w:r>
    </w:p>
    <w:p w:rsidR="00000000" w:rsidDel="00000000" w:rsidP="00000000" w:rsidRDefault="00000000" w:rsidRPr="00000000" w14:paraId="000016E2">
      <w:pPr>
        <w:rPr/>
      </w:pPr>
      <w:r w:rsidDel="00000000" w:rsidR="00000000" w:rsidRPr="00000000">
        <w:rPr>
          <w:rFonts w:ascii="Arial Unicode MS" w:cs="Arial Unicode MS" w:eastAsia="Arial Unicode MS" w:hAnsi="Arial Unicode MS"/>
          <w:rtl w:val="0"/>
        </w:rPr>
        <w:t xml:space="preserve">막기와 긴급 회피를 동시에 발동할 방법이 있다면, 그 가치가 모두 막기 가치이므로, 서로 중첩될 수 없습니다.</w:t>
      </w:r>
    </w:p>
    <w:p w:rsidR="00000000" w:rsidDel="00000000" w:rsidP="00000000" w:rsidRDefault="00000000" w:rsidRPr="00000000" w14:paraId="000016E3">
      <w:pPr>
        <w:rPr/>
      </w:pPr>
      <w:r w:rsidDel="00000000" w:rsidR="00000000" w:rsidRPr="00000000">
        <w:rPr>
          <w:rFonts w:ascii="Arial Unicode MS" w:cs="Arial Unicode MS" w:eastAsia="Arial Unicode MS" w:hAnsi="Arial Unicode MS"/>
          <w:rtl w:val="0"/>
        </w:rPr>
        <w:t xml:space="preserve">전력 방어: 적을 피하는 데 전력을 다하고 있으므로, 다음에 다른 표준 동작을 할 때까지, 회피 방어에서 기본 방어에 상당하는 회피 가치를 얻습니다. 동시에 범위 피해에 대항하는 내성 판정에서 기본 방어에 상당하는 DP 회피 가치를 얻습니다.</w:t>
      </w:r>
    </w:p>
    <w:p w:rsidR="00000000" w:rsidDel="00000000" w:rsidP="00000000" w:rsidRDefault="00000000" w:rsidRPr="00000000" w14:paraId="000016E4">
      <w:pPr>
        <w:rPr/>
      </w:pPr>
      <w:r w:rsidDel="00000000" w:rsidR="00000000" w:rsidRPr="00000000">
        <w:rPr>
          <w:rtl w:val="0"/>
        </w:rPr>
        <w:t xml:space="preserve">=====================================================================</w:t>
      </w:r>
    </w:p>
    <w:p w:rsidR="00000000" w:rsidDel="00000000" w:rsidP="00000000" w:rsidRDefault="00000000" w:rsidRPr="00000000" w14:paraId="000016E5">
      <w:pPr>
        <w:rPr/>
      </w:pPr>
      <w:r w:rsidDel="00000000" w:rsidR="00000000" w:rsidRPr="00000000">
        <w:rPr>
          <w:rtl w:val="0"/>
        </w:rPr>
        <w:t xml:space="preserve">======================================</w:t>
      </w:r>
    </w:p>
    <w:p w:rsidR="00000000" w:rsidDel="00000000" w:rsidP="00000000" w:rsidRDefault="00000000" w:rsidRPr="00000000" w14:paraId="000016E6">
      <w:pPr>
        <w:rPr/>
      </w:pPr>
      <w:r w:rsidDel="00000000" w:rsidR="00000000" w:rsidRPr="00000000">
        <w:rPr>
          <w:rFonts w:ascii="Arial Unicode MS" w:cs="Arial Unicode MS" w:eastAsia="Arial Unicode MS" w:hAnsi="Arial Unicode MS"/>
          <w:rtl w:val="0"/>
        </w:rPr>
        <w:t xml:space="preserve">차량의 전복:</w:t>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【전복】: 차량이 이동할 때도 전복 위험이 있습니다. 전복은 차량이 외부 요인이나 내부 요인으로 인해 측면으로 뒤집히거나 완전히 뒤집어지는 상황입니다. 차량이 【전복】 상태에 빠지면, 조종사와 승객이 【전복】된 차량에서 벗어나려면 전회합 동작이 필요하며, 차량에 들어가는 것도 전회합 동작이 필요합니다.</w:t>
      </w:r>
    </w:p>
    <w:p w:rsidR="00000000" w:rsidDel="00000000" w:rsidP="00000000" w:rsidRDefault="00000000" w:rsidRPr="00000000" w14:paraId="000016E8">
      <w:pPr>
        <w:rPr/>
      </w:pPr>
      <w:r w:rsidDel="00000000" w:rsidR="00000000" w:rsidRPr="00000000">
        <w:rPr>
          <w:rFonts w:ascii="Arial Unicode MS" w:cs="Arial Unicode MS" w:eastAsia="Arial Unicode MS" w:hAnsi="Arial Unicode MS"/>
          <w:rtl w:val="0"/>
        </w:rPr>
        <w:t xml:space="preserve">【바로 세우기】: 【전복】 상태의 차량은 주행할 수 없으며, 이는 이동할 수 없다는 뜻입니다. 【전복】된 차량을 정상적으로 주행시키려면 차량을 【바로 세우기】해야 하며, 이 역시 전회합 동작이 필요합니다.</w:t>
      </w:r>
    </w:p>
    <w:p w:rsidR="00000000" w:rsidDel="00000000" w:rsidP="00000000" w:rsidRDefault="00000000" w:rsidRPr="00000000" w14:paraId="000016E9">
      <w:pPr>
        <w:rPr/>
      </w:pPr>
      <w:r w:rsidDel="00000000" w:rsidR="00000000" w:rsidRPr="00000000">
        <w:rPr>
          <w:rFonts w:ascii="Arial Unicode MS" w:cs="Arial Unicode MS" w:eastAsia="Arial Unicode MS" w:hAnsi="Arial Unicode MS"/>
          <w:rtl w:val="0"/>
        </w:rPr>
        <w:t xml:space="preserve">참고1: 차량의 중량은 보통 매우 크기 때문에, 차량을 【바로 세우기】하려면 매우 높은 근력 특성치가 필요합니다. 부담 규칙에 따라, 그 차량을 과부하할 수 있으면, 【바로 세우기】할 수 있습니다. 그리고 여러 단위가 함께 힘을 써서 차량을 【바로 세우기】할 수 있으며, 모든 참여자의 근력을 더하여, 총합을 내고, 그 차량을 과부하할 수 있는 수준에 도달하면, 【바로 세우기】할 수 있습니다.</w:t>
      </w:r>
    </w:p>
    <w:p w:rsidR="00000000" w:rsidDel="00000000" w:rsidP="00000000" w:rsidRDefault="00000000" w:rsidRPr="00000000" w14:paraId="000016EA">
      <w:pPr>
        <w:rPr/>
      </w:pPr>
      <w:r w:rsidDel="00000000" w:rsidR="00000000" w:rsidRPr="00000000">
        <w:rPr>
          <w:rFonts w:ascii="Arial Unicode MS" w:cs="Arial Unicode MS" w:eastAsia="Arial Unicode MS" w:hAnsi="Arial Unicode MS"/>
          <w:rtl w:val="0"/>
        </w:rPr>
        <w:t xml:space="preserve">전투 중이라면, A가 【바로 세우기】를 할 때, 다른 목표도 함께 【바로 세우기】를 할 수 있으며, 그렇게 하면, A는 전회합 동작을 잃고, 다른 참여한 목표는 다음 자신의 회합에 전회합 동작을 잃습니다.</w:t>
      </w:r>
    </w:p>
    <w:p w:rsidR="00000000" w:rsidDel="00000000" w:rsidP="00000000" w:rsidRDefault="00000000" w:rsidRPr="00000000" w14:paraId="000016EB">
      <w:pPr>
        <w:rPr/>
      </w:pPr>
      <w:r w:rsidDel="00000000" w:rsidR="00000000" w:rsidRPr="00000000">
        <w:rPr>
          <w:rFonts w:ascii="Arial Unicode MS" w:cs="Arial Unicode MS" w:eastAsia="Arial Unicode MS" w:hAnsi="Arial Unicode MS"/>
          <w:rtl w:val="0"/>
        </w:rPr>
        <w:t xml:space="preserve">참고2: 근력을 사용하여 차량을 【바로 세우기】하는 것 외에도, 이야기 속에 크레인, 호이스트 등 특수 설비가 있다면, PC도 이러한 특수 설비를 사용하여 차량을 【바로 세우기】할 수 있으며, 이 부분은 ST가 성공 여부를 판정합니다.</w:t>
      </w:r>
    </w:p>
    <w:p w:rsidR="00000000" w:rsidDel="00000000" w:rsidP="00000000" w:rsidRDefault="00000000" w:rsidRPr="00000000" w14:paraId="000016EC">
      <w:pPr>
        <w:rPr/>
      </w:pPr>
      <w:r w:rsidDel="00000000" w:rsidR="00000000" w:rsidRPr="00000000">
        <w:rPr>
          <w:rFonts w:ascii="Arial Unicode MS" w:cs="Arial Unicode MS" w:eastAsia="Arial Unicode MS" w:hAnsi="Arial Unicode MS"/>
          <w:rtl w:val="0"/>
        </w:rPr>
        <w:t xml:space="preserve">참고3: 【전복】 상태의 차량을 【바로 세우기】하는 것은 보통 차량 외부의 인접 위치에 있는 단위가 해야 합니다. 단, 특수한 점은, 전투 로봇 등 외형이 인간형 생물과 유사한 차량이 【전복】 상태에 빠지면, 조종사는 차량에서 벗어나지 않고, DC가 차량 체적인 반사 내성 판정으로 차량을 【바로 세우기】하려고 시도할 수 있습니다(동작 요구사항은 같음).</w:t>
      </w:r>
    </w:p>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다음과 같은 상황에서, 차량이 전복될 가능성이 있습니다.</w:t>
      </w:r>
    </w:p>
    <w:p w:rsidR="00000000" w:rsidDel="00000000" w:rsidP="00000000" w:rsidRDefault="00000000" w:rsidRPr="00000000" w14:paraId="000016EE">
      <w:pPr>
        <w:rPr/>
      </w:pPr>
      <w:r w:rsidDel="00000000" w:rsidR="00000000" w:rsidRPr="00000000">
        <w:rPr>
          <w:rFonts w:ascii="Arial Unicode MS" w:cs="Arial Unicode MS" w:eastAsia="Arial Unicode MS" w:hAnsi="Arial Unicode MS"/>
          <w:rtl w:val="0"/>
        </w:rPr>
        <w:t xml:space="preserve">1. 차량이 전투 중 이동할 때, 한 번 이동한 거리가 그 속도의 3/4를 초과하면, 전복될 가능성이 있습니다:</w:t>
      </w:r>
    </w:p>
    <w:p w:rsidR="00000000" w:rsidDel="00000000" w:rsidP="00000000" w:rsidRDefault="00000000" w:rsidRPr="00000000" w14:paraId="000016EF">
      <w:pPr>
        <w:rPr/>
      </w:pPr>
      <w:r w:rsidDel="00000000" w:rsidR="00000000" w:rsidRPr="00000000">
        <w:rPr>
          <w:rFonts w:ascii="Arial Unicode MS" w:cs="Arial Unicode MS" w:eastAsia="Arial Unicode MS" w:hAnsi="Arial Unicode MS"/>
          <w:rtl w:val="0"/>
        </w:rPr>
        <w:t xml:space="preserve">이때 차량 조종사는 DC가 6인 지능+조종 판정을 해서 전복 여부를 결정해야 하며, 그 DC는 차량의 체형 크기에 따라 달라지는데, 차량의 체형이 대형 차량보다 한 등급 클 때마다, 그 DC가 1점 내려가며, 최저 1까지 내려갑니다(즉, 차량 체형 크기에 관계없이, 일정 확률로 전복됨).</w:t>
      </w:r>
    </w:p>
    <w:p w:rsidR="00000000" w:rsidDel="00000000" w:rsidP="00000000" w:rsidRDefault="00000000" w:rsidRPr="00000000" w14:paraId="000016F0">
      <w:pPr>
        <w:rPr/>
      </w:pPr>
      <w:r w:rsidDel="00000000" w:rsidR="00000000" w:rsidRPr="00000000">
        <w:rPr>
          <w:rFonts w:ascii="Arial Unicode MS" w:cs="Arial Unicode MS" w:eastAsia="Arial Unicode MS" w:hAnsi="Arial Unicode MS"/>
          <w:rtl w:val="0"/>
        </w:rPr>
        <w:t xml:space="preserve">주의: 일부 특수한 지형 조건(예: 미끄러운 얼음 표면, 내리막길 등)에서는, ST가 그 DC가 증가한다고 판정할 권리가 있습니다(예: 미끄러운 얼음 표면에서는 DC가 2점 증가, 내리막길에서는 DC가 1점 또는 2점 증가). 이러한 추가 DC 변화는 ST가 이야기 속 도로 상황에 따라 결정합니다.</w:t>
      </w:r>
    </w:p>
    <w:p w:rsidR="00000000" w:rsidDel="00000000" w:rsidP="00000000" w:rsidRDefault="00000000" w:rsidRPr="00000000" w14:paraId="000016F1">
      <w:pPr>
        <w:rPr/>
      </w:pPr>
      <w:r w:rsidDel="00000000" w:rsidR="00000000" w:rsidRPr="00000000">
        <w:rPr>
          <w:rFonts w:ascii="Arial Unicode MS" w:cs="Arial Unicode MS" w:eastAsia="Arial Unicode MS" w:hAnsi="Arial Unicode MS"/>
          <w:rtl w:val="0"/>
        </w:rPr>
        <w:t xml:space="preserve">2. 차량이 여행 속도로 여행할 때, 사용하는 여행 속도가 그 최대 여행 속도의 절반을 초과하면, 전복될 가능성이 있습니다: ST는 차량 조종사에게 DC가 6인 조종 판정을 요구하여 전복 여부를 결정할 수 있으며, 그 DC는 차량의 체형 크기에 따라 달라지는데, 차량의 체형이 대형 차량보다 한 등급 클 때마다, 그 DC가 1점 내려가며, 최저 1까지 내려갑니다(즉, 차량 체형 크기에 관계없이, 일정 확률로 전복됨).</w:t>
      </w:r>
    </w:p>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3. 차량이 다른 단위를 들이받거나, 다른 차량에 들이받힐 때, 전복될 가능성이 있습니다: 차량이 들이받거나 들이받힐 때, 조종사가 그 충돌 피해를 회피하는 반사 내성 판정 결과가 충돌 피해 값의 절반에 미치지 못하면, 차량은 【전복】 상태에 빠집니다. 차량과 차량 자신의 체형보다 3등급 이상 큰 단위/차량이 충돌하고(들이받든 들이받히든 간에), 그 충돌로 인해 실제로 피해를 받았다면, 차량은 【전복】 상태에 빠집니다.</w:t>
      </w:r>
    </w:p>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4. 다른 단위는 표준 동작으로 접촉 거리 내의 차량을 향해 차량 뒤집기 행동을 주도할 수 있으며, 이때 그 목표의 근력 값은 그 차량을 과부하할 수 있어야 하고, 그런 다음 그 목표는 근력 판정을 하는데, DC는 그 차량의 체적이며, 성공하면, 차량을 뒤집어서, 차량을 【전복】 상태에 빠뜨릴 수 있습니다. 다른 단위가 차량을 향해 차량 뒤집기 행동을 주도할 때, 조종사는 반사 내성 판정을 할 수 있으며, 그 반사 내성 판정이 성공 수 3점마다, DC가 1점 증가합니다.</w:t>
      </w:r>
    </w:p>
    <w:p w:rsidR="00000000" w:rsidDel="00000000" w:rsidP="00000000" w:rsidRDefault="00000000" w:rsidRPr="00000000" w14:paraId="000016F4">
      <w:pPr>
        <w:rPr/>
      </w:pPr>
      <w:r w:rsidDel="00000000" w:rsidR="00000000" w:rsidRPr="00000000">
        <w:rPr>
          <w:rFonts w:ascii="Arial Unicode MS" w:cs="Arial Unicode MS" w:eastAsia="Arial Unicode MS" w:hAnsi="Arial Unicode MS"/>
          <w:rtl w:val="0"/>
        </w:rPr>
        <w:t xml:space="preserve">5. 공중을 날고 있는 차량은 직접 【전복】되지 않지만, 위의 조건을 만족하면, 추락 규칙에 따라 직접 추락하며, 평소대로 추락 피해를 받습니다. 지면에 추락하기 전에 다시 비행 방식으로 한 번 이동하지 못했다면, 지면에서 【전복】 상태에 빠지며, 이때는 다른 차량이 【전복】 상태에 빠졌을 때와 같습니다.</w:t>
      </w:r>
    </w:p>
    <w:p w:rsidR="00000000" w:rsidDel="00000000" w:rsidP="00000000" w:rsidRDefault="00000000" w:rsidRPr="00000000" w14:paraId="000016F5">
      <w:pPr>
        <w:rPr/>
      </w:pPr>
      <w:r w:rsidDel="00000000" w:rsidR="00000000" w:rsidRPr="00000000">
        <w:rPr>
          <w:rtl w:val="0"/>
        </w:rPr>
        <w:t xml:space="preserve">=====================================================================</w:t>
      </w:r>
    </w:p>
    <w:p w:rsidR="00000000" w:rsidDel="00000000" w:rsidP="00000000" w:rsidRDefault="00000000" w:rsidRPr="00000000" w14:paraId="000016F6">
      <w:pPr>
        <w:rPr/>
      </w:pPr>
      <w:r w:rsidDel="00000000" w:rsidR="00000000" w:rsidRPr="00000000">
        <w:rPr>
          <w:rtl w:val="0"/>
        </w:rPr>
        <w:t xml:space="preserve">======================================</w:t>
      </w:r>
    </w:p>
    <w:p w:rsidR="00000000" w:rsidDel="00000000" w:rsidP="00000000" w:rsidRDefault="00000000" w:rsidRPr="00000000" w14:paraId="000016F7">
      <w:pPr>
        <w:rPr/>
      </w:pPr>
      <w:r w:rsidDel="00000000" w:rsidR="00000000" w:rsidRPr="00000000">
        <w:rPr>
          <w:rFonts w:ascii="Arial Unicode MS" w:cs="Arial Unicode MS" w:eastAsia="Arial Unicode MS" w:hAnsi="Arial Unicode MS"/>
          <w:rtl w:val="0"/>
        </w:rPr>
        <w:t xml:space="preserve">조종사의 행위:</w:t>
      </w:r>
    </w:p>
    <w:p w:rsidR="00000000" w:rsidDel="00000000" w:rsidP="00000000" w:rsidRDefault="00000000" w:rsidRPr="00000000" w14:paraId="000016F8">
      <w:pPr>
        <w:rPr/>
      </w:pPr>
      <w:r w:rsidDel="00000000" w:rsidR="00000000" w:rsidRPr="00000000">
        <w:rPr>
          <w:rFonts w:ascii="Arial Unicode MS" w:cs="Arial Unicode MS" w:eastAsia="Arial Unicode MS" w:hAnsi="Arial Unicode MS"/>
          <w:rtl w:val="0"/>
        </w:rPr>
        <w:t xml:space="preserve">차량 들어가기: 특별한 설명이 없다면, 조종사 체형보다 1등급 이상 크지 않은 차량에 들어가는 것은 이동 동작이며, 1등급을 초과할 때마다, 이동 동작을 하나씩 더 사용합니다.</w:t>
      </w:r>
    </w:p>
    <w:p w:rsidR="00000000" w:rsidDel="00000000" w:rsidP="00000000" w:rsidRDefault="00000000" w:rsidRPr="00000000" w14:paraId="000016F9">
      <w:pPr>
        <w:rPr/>
      </w:pPr>
      <w:r w:rsidDel="00000000" w:rsidR="00000000" w:rsidRPr="00000000">
        <w:rPr>
          <w:rFonts w:ascii="Arial Unicode MS" w:cs="Arial Unicode MS" w:eastAsia="Arial Unicode MS" w:hAnsi="Arial Unicode MS"/>
          <w:rtl w:val="0"/>
        </w:rPr>
        <w:t xml:space="preserve">예: 조종사는 중형 체형이고, 차량은 대형 체형이면, 들어가는 것은 이동 동작입니다.</w:t>
      </w:r>
    </w:p>
    <w:p w:rsidR="00000000" w:rsidDel="00000000" w:rsidP="00000000" w:rsidRDefault="00000000" w:rsidRPr="00000000" w14:paraId="000016FA">
      <w:pPr>
        <w:rPr/>
      </w:pPr>
      <w:r w:rsidDel="00000000" w:rsidR="00000000" w:rsidRPr="00000000">
        <w:rPr>
          <w:rFonts w:ascii="Arial Unicode MS" w:cs="Arial Unicode MS" w:eastAsia="Arial Unicode MS" w:hAnsi="Arial Unicode MS"/>
          <w:rtl w:val="0"/>
        </w:rPr>
        <w:t xml:space="preserve">예: 조종사는 중형 체형이고, 차량은 초대형 체형이면, 들어가는 것은 이동 동작 두 개입니다.</w:t>
      </w:r>
    </w:p>
    <w:p w:rsidR="00000000" w:rsidDel="00000000" w:rsidP="00000000" w:rsidRDefault="00000000" w:rsidRPr="00000000" w14:paraId="000016FB">
      <w:pPr>
        <w:rPr/>
      </w:pPr>
      <w:r w:rsidDel="00000000" w:rsidR="00000000" w:rsidRPr="00000000">
        <w:rPr>
          <w:rFonts w:ascii="Arial Unicode MS" w:cs="Arial Unicode MS" w:eastAsia="Arial Unicode MS" w:hAnsi="Arial Unicode MS"/>
          <w:rtl w:val="0"/>
        </w:rPr>
        <w:t xml:space="preserve">차에서 뛰어내리기: 조종사는 이동 동작으로 차 밖으로 뛰어내릴 수 있으며, 차량이 스스로 전진하도록 내버려 둡니다. 차량의 현재 속도만큼 높은 곳에서 떨어진 것처럼 추락 피해를 받으며, 정상적으로 반사로 감면할 수 있습니다. 추락 피해 규칙을 보십시오.</w:t>
      </w:r>
    </w:p>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rtl w:val="0"/>
        </w:rPr>
        <w:t xml:space="preserve">조작대:</w:t>
      </w:r>
    </w:p>
    <w:p w:rsidR="00000000" w:rsidDel="00000000" w:rsidP="00000000" w:rsidRDefault="00000000" w:rsidRPr="00000000" w14:paraId="000016FD">
      <w:pPr>
        <w:rPr/>
      </w:pPr>
      <w:r w:rsidDel="00000000" w:rsidR="00000000" w:rsidRPr="00000000">
        <w:rPr>
          <w:rFonts w:ascii="Arial Unicode MS" w:cs="Arial Unicode MS" w:eastAsia="Arial Unicode MS" w:hAnsi="Arial Unicode MS"/>
          <w:rtl w:val="0"/>
        </w:rPr>
        <w:t xml:space="preserve">모든 차량에는 핵심 조작대가 하나씩 있으며, 조종사는 그 핵심 조작대에 있어야만 차량을 조종할 수 있습니다.</w:t>
      </w:r>
    </w:p>
    <w:p w:rsidR="00000000" w:rsidDel="00000000" w:rsidP="00000000" w:rsidRDefault="00000000" w:rsidRPr="00000000" w14:paraId="000016FE">
      <w:pPr>
        <w:rPr/>
      </w:pPr>
      <w:r w:rsidDel="00000000" w:rsidR="00000000" w:rsidRPr="00000000">
        <w:rPr>
          <w:rFonts w:ascii="Arial Unicode MS" w:cs="Arial Unicode MS" w:eastAsia="Arial Unicode MS" w:hAnsi="Arial Unicode MS"/>
          <w:rtl w:val="0"/>
        </w:rPr>
        <w:t xml:space="preserve">한 조작대 동작이 사용된 후, 그 조종사의 다음 회합 시작 전까지, 다시 사용할 수 없습니다. 각 조작대에는 한 번에 한 명의 조종사만 있을 수 있습니다.</w:t>
      </w:r>
    </w:p>
    <w:p w:rsidR="00000000" w:rsidDel="00000000" w:rsidP="00000000" w:rsidRDefault="00000000" w:rsidRPr="00000000" w14:paraId="000016FF">
      <w:pPr>
        <w:rPr/>
      </w:pPr>
      <w:r w:rsidDel="00000000" w:rsidR="00000000" w:rsidRPr="00000000">
        <w:rPr>
          <w:rFonts w:ascii="Arial Unicode MS" w:cs="Arial Unicode MS" w:eastAsia="Arial Unicode MS" w:hAnsi="Arial Unicode MS"/>
          <w:rtl w:val="0"/>
        </w:rPr>
        <w:t xml:space="preserve">특별한 설명이 없다면, 그 조작대는 차량을 제어함과 동시에, 차량 위의 무기도 제어합니다.</w:t>
      </w:r>
    </w:p>
    <w:p w:rsidR="00000000" w:rsidDel="00000000" w:rsidP="00000000" w:rsidRDefault="00000000" w:rsidRPr="00000000" w14:paraId="00001700">
      <w:pPr>
        <w:rPr/>
      </w:pPr>
      <w:r w:rsidDel="00000000" w:rsidR="00000000" w:rsidRPr="00000000">
        <w:rPr>
          <w:rFonts w:ascii="Arial Unicode MS" w:cs="Arial Unicode MS" w:eastAsia="Arial Unicode MS" w:hAnsi="Arial Unicode MS"/>
          <w:rtl w:val="0"/>
        </w:rPr>
        <w:t xml:space="preserve">조작대에 있지 않은 생물은 승객석에 앉거나 전차 외부에 매달릴 수 있습니다. 이 상태의 생물은 평소대로 동작을 할 수 있습니다.</w:t>
      </w:r>
    </w:p>
    <w:p w:rsidR="00000000" w:rsidDel="00000000" w:rsidP="00000000" w:rsidRDefault="00000000" w:rsidRPr="00000000" w14:paraId="00001701">
      <w:pPr>
        <w:rPr/>
      </w:pPr>
      <w:r w:rsidDel="00000000" w:rsidR="00000000" w:rsidRPr="00000000">
        <w:rPr>
          <w:rtl w:val="0"/>
        </w:rPr>
        <w:t xml:space="preserve">=====================================================================</w:t>
      </w:r>
    </w:p>
    <w:p w:rsidR="00000000" w:rsidDel="00000000" w:rsidP="00000000" w:rsidRDefault="00000000" w:rsidRPr="00000000" w14:paraId="00001702">
      <w:pPr>
        <w:rPr/>
      </w:pPr>
      <w:r w:rsidDel="00000000" w:rsidR="00000000" w:rsidRPr="00000000">
        <w:rPr>
          <w:rtl w:val="0"/>
        </w:rPr>
        <w:t xml:space="preserve">======================================</w:t>
      </w:r>
    </w:p>
    <w:p w:rsidR="00000000" w:rsidDel="00000000" w:rsidP="00000000" w:rsidRDefault="00000000" w:rsidRPr="00000000" w14:paraId="00001703">
      <w:pPr>
        <w:rPr/>
      </w:pPr>
      <w:r w:rsidDel="00000000" w:rsidR="00000000" w:rsidRPr="00000000">
        <w:rPr>
          <w:rFonts w:ascii="Arial Unicode MS" w:cs="Arial Unicode MS" w:eastAsia="Arial Unicode MS" w:hAnsi="Arial Unicode MS"/>
          <w:rtl w:val="0"/>
        </w:rPr>
        <w:t xml:space="preserve">차량의 폭발과 마비</w:t>
      </w:r>
    </w:p>
    <w:p w:rsidR="00000000" w:rsidDel="00000000" w:rsidP="00000000" w:rsidRDefault="00000000" w:rsidRPr="00000000" w14:paraId="00001704">
      <w:pPr>
        <w:rPr/>
      </w:pPr>
      <w:r w:rsidDel="00000000" w:rsidR="00000000" w:rsidRPr="00000000">
        <w:rPr>
          <w:rFonts w:ascii="Arial Unicode MS" w:cs="Arial Unicode MS" w:eastAsia="Arial Unicode MS" w:hAnsi="Arial Unicode MS"/>
          <w:rtl w:val="0"/>
        </w:rPr>
        <w:t xml:space="preserve">차량의 생명력이 0이 되면, 조종사는 운 주사위를 던져야 하며, 성공하면, 그 차량은 마비 상태에 들어갑니다. 실패하면, 그 차량은 1D10 회합 후에 폭발합니다.</w:t>
      </w:r>
    </w:p>
    <w:p w:rsidR="00000000" w:rsidDel="00000000" w:rsidP="00000000" w:rsidRDefault="00000000" w:rsidRPr="00000000" w14:paraId="00001705">
      <w:pPr>
        <w:rPr/>
      </w:pPr>
      <w:r w:rsidDel="00000000" w:rsidR="00000000" w:rsidRPr="00000000">
        <w:rPr>
          <w:rFonts w:ascii="Arial Unicode MS" w:cs="Arial Unicode MS" w:eastAsia="Arial Unicode MS" w:hAnsi="Arial Unicode MS"/>
          <w:rtl w:val="0"/>
        </w:rPr>
        <w:t xml:space="preserve">마비 상태의 차량은 모든 동작과 효과를 잃고, 기본 방어, 회피 방어, 통찰 방어, 막기 방어를 잃지만, 회수할 수 있으며, 폭발하지 않습니다. 마비 상태에서 피해를 받을 때마다 운 판정을 해야 하며, 실패가 나오면, 여전히 1D10 회합 후에 폭발합니다.</w:t>
      </w:r>
    </w:p>
    <w:p w:rsidR="00000000" w:rsidDel="00000000" w:rsidP="00000000" w:rsidRDefault="00000000" w:rsidRPr="00000000" w14:paraId="00001706">
      <w:pPr>
        <w:rPr/>
      </w:pPr>
      <w:r w:rsidDel="00000000" w:rsidR="00000000" w:rsidRPr="00000000">
        <w:rPr>
          <w:rFonts w:ascii="Arial Unicode MS" w:cs="Arial Unicode MS" w:eastAsia="Arial Unicode MS" w:hAnsi="Arial Unicode MS"/>
          <w:rtl w:val="0"/>
        </w:rPr>
        <w:t xml:space="preserve">차량이 폭발할 때, 차량 주변, 내부 포함, 모든 목표에게 그 차량 구조 값/점의 범위 물리 피해를 주며, 범위는 차량의 체적 값/미터이고, 범위 내의 모든 목표는 반사 내성 판정으로 피해를 내성할 수 있으며, 성공 수 1점마다 받는 피해가 1점 낮아집니다. 이때 여전히 차량 안에 있는 단위는 반사 내성을 할 수 없습니다.</w:t>
      </w:r>
    </w:p>
    <w:p w:rsidR="00000000" w:rsidDel="00000000" w:rsidP="00000000" w:rsidRDefault="00000000" w:rsidRPr="00000000" w14:paraId="00001707">
      <w:pPr>
        <w:rPr/>
      </w:pPr>
      <w:r w:rsidDel="00000000" w:rsidR="00000000" w:rsidRPr="00000000">
        <w:rPr>
          <w:rFonts w:ascii="Arial Unicode MS" w:cs="Arial Unicode MS" w:eastAsia="Arial Unicode MS" w:hAnsi="Arial Unicode MS"/>
          <w:rtl w:val="0"/>
        </w:rPr>
        <w:t xml:space="preserve">폭발한 후의 차량은 회수할 수 없으며, 완전히 폐기되고, 수리할 수도 없습니다.</w:t>
      </w:r>
    </w:p>
    <w:p w:rsidR="00000000" w:rsidDel="00000000" w:rsidP="00000000" w:rsidRDefault="00000000" w:rsidRPr="00000000" w14:paraId="00001708">
      <w:pPr>
        <w:rPr/>
      </w:pPr>
      <w:r w:rsidDel="00000000" w:rsidR="00000000" w:rsidRPr="00000000">
        <w:rPr>
          <w:rFonts w:ascii="Arial Unicode MS" w:cs="Arial Unicode MS" w:eastAsia="Arial Unicode MS" w:hAnsi="Arial Unicode MS"/>
          <w:rtl w:val="0"/>
        </w:rPr>
        <w:t xml:space="preserve">차량이 마비되든 폭발하든, 판정상으로는 사망과 유사하게 볼 수 있으며, 윤회지경으로 돌아가지 않는 한, 또는 특별한 설명이 있는 경우가 아니라면, 구조 값 회복이나 유사한 수리 방법으로는 이미 마비된 차량을 다시 행동할 수 있게 할 수 없습니다.</w:t>
      </w:r>
    </w:p>
    <w:p w:rsidR="00000000" w:rsidDel="00000000" w:rsidP="00000000" w:rsidRDefault="00000000" w:rsidRPr="00000000" w14:paraId="00001709">
      <w:pPr>
        <w:rPr/>
      </w:pPr>
      <w:r w:rsidDel="00000000" w:rsidR="00000000" w:rsidRPr="00000000">
        <w:rPr>
          <w:rtl w:val="0"/>
        </w:rPr>
        <w:t xml:space="preserve">=====================================================================</w:t>
      </w:r>
    </w:p>
    <w:p w:rsidR="00000000" w:rsidDel="00000000" w:rsidP="00000000" w:rsidRDefault="00000000" w:rsidRPr="00000000" w14:paraId="0000170A">
      <w:pPr>
        <w:rPr/>
      </w:pPr>
      <w:r w:rsidDel="00000000" w:rsidR="00000000" w:rsidRPr="00000000">
        <w:rPr>
          <w:rtl w:val="0"/>
        </w:rPr>
        <w:t xml:space="preserve">======================================</w:t>
      </w:r>
    </w:p>
    <w:p w:rsidR="00000000" w:rsidDel="00000000" w:rsidP="00000000" w:rsidRDefault="00000000" w:rsidRPr="00000000" w14:paraId="0000170B">
      <w:pPr>
        <w:rPr/>
      </w:pPr>
      <w:r w:rsidDel="00000000" w:rsidR="00000000" w:rsidRPr="00000000">
        <w:rPr>
          <w:rFonts w:ascii="Arial Unicode MS" w:cs="Arial Unicode MS" w:eastAsia="Arial Unicode MS" w:hAnsi="Arial Unicode MS"/>
          <w:rtl w:val="0"/>
        </w:rPr>
        <w:t xml:space="preserve">차량 대처:</w:t>
      </w:r>
    </w:p>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기계류 차량의 특정 위치 공격:</w:t>
      </w:r>
    </w:p>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외부에서 유조(동력로 등 장치) 공격: 먼저 지능+과학으로 주기성 판정을 하는데, 주기는 전회합 동작이며, 차량의 설계도 지선 등급에 따라 그 차량을 제조하는 데 필요한 전제 조건에 특성치와 과학 기능과 전공 수량이 도달해야 합니다.</w:t>
      </w:r>
    </w:p>
    <w:p w:rsidR="00000000" w:rsidDel="00000000" w:rsidP="00000000" w:rsidRDefault="00000000" w:rsidRPr="00000000" w14:paraId="0000170E">
      <w:pPr>
        <w:rPr/>
      </w:pPr>
      <w:r w:rsidDel="00000000" w:rsidR="00000000" w:rsidRPr="00000000">
        <w:rPr>
          <w:rFonts w:ascii="Arial Unicode MS" w:cs="Arial Unicode MS" w:eastAsia="Arial Unicode MS" w:hAnsi="Arial Unicode MS"/>
          <w:rtl w:val="0"/>
        </w:rPr>
        <w:t xml:space="preserve">DC는 그 차량의 지선 등급*분수/500이며, 소수점 이하는 올림하고, 무지선 물품은 자동 성공입니다. 성공하면, 적의 급소를 발견합니다.</w:t>
      </w:r>
    </w:p>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특성 부위 감값 6점을 받아들여 정상 공격을 발동할 수 있으며, 이번 공격은 피해 상한을 계산한 후 배가 되고, 차량이 이로 인해 생명력이 0이 되면, 즉시 폭발합니다.</w:t>
      </w:r>
    </w:p>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그 차량의 설계도를 해독했다면, 판정 없이 바로 급소를 알 수 있습니다.</w:t>
      </w:r>
    </w:p>
    <w:p w:rsidR="00000000" w:rsidDel="00000000" w:rsidP="00000000" w:rsidRDefault="00000000" w:rsidRPr="00000000" w14:paraId="00001711">
      <w:pPr>
        <w:rPr/>
      </w:pPr>
      <w:r w:rsidDel="00000000" w:rsidR="00000000" w:rsidRPr="00000000">
        <w:rPr>
          <w:rFonts w:ascii="Arial Unicode MS" w:cs="Arial Unicode MS" w:eastAsia="Arial Unicode MS" w:hAnsi="Arial Unicode MS"/>
          <w:rtl w:val="0"/>
        </w:rPr>
        <w:t xml:space="preserve">외부에서 조종사 공격:</w:t>
      </w:r>
    </w:p>
    <w:p w:rsidR="00000000" w:rsidDel="00000000" w:rsidP="00000000" w:rsidRDefault="00000000" w:rsidRPr="00000000" w14:paraId="00001712">
      <w:pPr>
        <w:rPr/>
      </w:pPr>
      <w:r w:rsidDel="00000000" w:rsidR="00000000" w:rsidRPr="00000000">
        <w:rPr>
          <w:rFonts w:ascii="Arial Unicode MS" w:cs="Arial Unicode MS" w:eastAsia="Arial Unicode MS" w:hAnsi="Arial Unicode MS"/>
          <w:rtl w:val="0"/>
        </w:rPr>
        <w:t xml:space="preserve">【밀폐 차량】을 가진 차량 외부에서 조종사 공격: 먼저 지능+과학으로 주기성 판정을 하는데, 주기는 전회합 동작이며, 차량의 설계도 지선 등급에 따라 그 차량을 제조하는 데 필요한 전제 조건에 특성치와 과학 기능과 전공 수량이 도달해야 합니다.</w:t>
      </w:r>
    </w:p>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DC는 그 차량의 지선 등급*분수/500이며, 소수점 이하는 올림하고, 무지선 물품은 자동 성공입니다. 성공하면, 적 조종사의 위치를 발견합니다.</w:t>
      </w:r>
    </w:p>
    <w:p w:rsidR="00000000" w:rsidDel="00000000" w:rsidP="00000000" w:rsidRDefault="00000000" w:rsidRPr="00000000" w14:paraId="00001714">
      <w:pPr>
        <w:rPr/>
      </w:pPr>
      <w:r w:rsidDel="00000000" w:rsidR="00000000" w:rsidRPr="00000000">
        <w:rPr>
          <w:rFonts w:ascii="Arial Unicode MS" w:cs="Arial Unicode MS" w:eastAsia="Arial Unicode MS" w:hAnsi="Arial Unicode MS"/>
          <w:rtl w:val="0"/>
        </w:rPr>
        <w:t xml:space="preserve">조종사를 공격하는데, 원거리 무기는 반드시 【관통】 특성을 가져야 하고, 근접 무기라면 목표 차량의 체적이 당신보다 2등급을 초과할 수 없습니다(예: 당신이 중형 생물이라면, 목표 차량 체형은 거대형을 초과할 수 없음). 이번 공격은 특정 부위 감값 6점을 받아들이며, 조종사는 이번 방어에서 추가로 차량의 장갑 값을 추가 갑옷 가치로 얻고(그 자신의 갑옷 값과 중첩), 차량의 경도를 추가 감피 능력으로 얻습니다.</w:t>
      </w:r>
    </w:p>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그 차량의 설계도를 해독했거나 투시 능력이 있다면, 판정 없이 바로 급소를 알 수 있습니다.</w:t>
      </w:r>
    </w:p>
    <w:p w:rsidR="00000000" w:rsidDel="00000000" w:rsidP="00000000" w:rsidRDefault="00000000" w:rsidRPr="00000000" w14:paraId="00001716">
      <w:pPr>
        <w:rPr/>
      </w:pPr>
      <w:r w:rsidDel="00000000" w:rsidR="00000000" w:rsidRPr="00000000">
        <w:rPr>
          <w:rFonts w:ascii="Arial Unicode MS" w:cs="Arial Unicode MS" w:eastAsia="Arial Unicode MS" w:hAnsi="Arial Unicode MS"/>
          <w:rtl w:val="0"/>
        </w:rPr>
        <w:t xml:space="preserve">차량 내부에서 전투: 일부 대형 승객용 차량은 적이 외부에서 파괴한 다음, 그 내부로 들어가 작전을 펼칠 수 있습니다.</w:t>
      </w:r>
    </w:p>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【참격】이나 【충격】 피해 유형을 주는 무기만이 외부 장갑을 성공적으로 파괴할 수 있습니다. 또는 범위 피해를 주는 수단으로도 외부 장갑을 파괴할 수 있습니다.</w:t>
      </w:r>
    </w:p>
    <w:p w:rsidR="00000000" w:rsidDel="00000000" w:rsidP="00000000" w:rsidRDefault="00000000" w:rsidRPr="00000000" w14:paraId="00001718">
      <w:pPr>
        <w:rPr/>
      </w:pPr>
      <w:r w:rsidDel="00000000" w:rsidR="00000000" w:rsidRPr="00000000">
        <w:rPr>
          <w:rFonts w:ascii="Arial Unicode MS" w:cs="Arial Unicode MS" w:eastAsia="Arial Unicode MS" w:hAnsi="Arial Unicode MS"/>
          <w:rtl w:val="0"/>
        </w:rPr>
        <w:t xml:space="preserve">외부 장갑을 파괴하려면 차량이 인물의 접촉 범위 내에 있어야 하며, 정상적으로 공격해야 하지만, 이번 공격은 피해를 주지 않고, 피해를 누적시키는데, 차량의 경도를 초과할 때마다, 체적 1의 틈을 낼 수 있습니다.</w:t>
      </w:r>
    </w:p>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차량의 체형이 타이탄급 이상이라면, 체적 2의 틈마다, 그 생명력 상한이 1점 내려갑니다.</w:t>
      </w:r>
    </w:p>
    <w:p w:rsidR="00000000" w:rsidDel="00000000" w:rsidP="00000000" w:rsidRDefault="00000000" w:rsidRPr="00000000" w14:paraId="0000171A">
      <w:pPr>
        <w:rPr/>
      </w:pPr>
      <w:r w:rsidDel="00000000" w:rsidR="00000000" w:rsidRPr="00000000">
        <w:rPr>
          <w:rFonts w:ascii="Arial Unicode MS" w:cs="Arial Unicode MS" w:eastAsia="Arial Unicode MS" w:hAnsi="Arial Unicode MS"/>
          <w:rtl w:val="0"/>
        </w:rPr>
        <w:t xml:space="preserve">차량의 체형이 거대형 이상이라면, 체적 1의 틈마다, 그 생명력 상한이 1점 내려갑니다.</w:t>
      </w:r>
    </w:p>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차량의 체형이 초대형 이하라면, 체적 1의 틈마다, 그 생명력 상한이 5점 내려갑니다.</w:t>
      </w:r>
    </w:p>
    <w:p w:rsidR="00000000" w:rsidDel="00000000" w:rsidP="00000000" w:rsidRDefault="00000000" w:rsidRPr="00000000" w14:paraId="0000171C">
      <w:pPr>
        <w:rPr/>
      </w:pPr>
      <w:r w:rsidDel="00000000" w:rsidR="00000000" w:rsidRPr="00000000">
        <w:rPr>
          <w:rFonts w:ascii="Arial Unicode MS" w:cs="Arial Unicode MS" w:eastAsia="Arial Unicode MS" w:hAnsi="Arial Unicode MS"/>
          <w:rtl w:val="0"/>
        </w:rPr>
        <w:t xml:space="preserve">차량의 틈이 커서 인물이 들어갈 수 있을 만큼 되면, 인물은 차량 내부로 들어갈 수 있습니다.</w:t>
      </w:r>
    </w:p>
    <w:p w:rsidR="00000000" w:rsidDel="00000000" w:rsidP="00000000" w:rsidRDefault="00000000" w:rsidRPr="00000000" w14:paraId="0000171D">
      <w:pPr>
        <w:rPr/>
      </w:pPr>
      <w:r w:rsidDel="00000000" w:rsidR="00000000" w:rsidRPr="00000000">
        <w:rPr>
          <w:rFonts w:ascii="Arial Unicode MS" w:cs="Arial Unicode MS" w:eastAsia="Arial Unicode MS" w:hAnsi="Arial Unicode MS"/>
          <w:rtl w:val="0"/>
        </w:rPr>
        <w:t xml:space="preserve">들어간 후, 인물은 그 내부 구조를 파괴하여 그 차량을 파괴할 수 있습니다. 외부와 같지만, 그 차량의 기본 방어를 무시합니다. 그리고 차량 자체는 더 이상 그 단위에 대해 어떤 의미에서든 공격할 수 없습니다.</w:t>
      </w:r>
    </w:p>
    <w:p w:rsidR="00000000" w:rsidDel="00000000" w:rsidP="00000000" w:rsidRDefault="00000000" w:rsidRPr="00000000" w14:paraId="0000171E">
      <w:pPr>
        <w:rPr/>
      </w:pPr>
      <w:r w:rsidDel="00000000" w:rsidR="00000000" w:rsidRPr="00000000">
        <w:rPr>
          <w:rFonts w:ascii="Arial Unicode MS" w:cs="Arial Unicode MS" w:eastAsia="Arial Unicode MS" w:hAnsi="Arial Unicode MS"/>
          <w:rtl w:val="0"/>
        </w:rPr>
        <w:t xml:space="preserve">차량 침입: 보통 컴퓨터 기능이 있는 차량은 침입당할 수 있습니다. 기타 규칙 중 설비 침입을 보십시오. 적합한 설비 침입 방식(예: 많은 강화가 무선 접속을 자동 적용해주고, 적합한 거리까지 접근하거나, 차량을 무선 네트워크로 연결할 수 있는 등)이 있어야 하며, 침입에 성공한 차량은 마비에 빠집니다.</w:t>
      </w:r>
    </w:p>
    <w:p w:rsidR="00000000" w:rsidDel="00000000" w:rsidP="00000000" w:rsidRDefault="00000000" w:rsidRPr="00000000" w14:paraId="0000171F">
      <w:pPr>
        <w:rPr/>
      </w:pPr>
      <w:r w:rsidDel="00000000" w:rsidR="00000000" w:rsidRPr="00000000">
        <w:rPr>
          <w:rtl w:val="0"/>
        </w:rPr>
        <w:t xml:space="preserve">=====================================================================</w:t>
      </w:r>
    </w:p>
    <w:p w:rsidR="00000000" w:rsidDel="00000000" w:rsidP="00000000" w:rsidRDefault="00000000" w:rsidRPr="00000000" w14:paraId="00001720">
      <w:pPr>
        <w:rPr/>
      </w:pPr>
      <w:r w:rsidDel="00000000" w:rsidR="00000000" w:rsidRPr="00000000">
        <w:rPr>
          <w:rtl w:val="0"/>
        </w:rPr>
        <w:t xml:space="preserve">======================================</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pStyle w:val="Heading1"/>
        <w:rPr/>
      </w:pPr>
      <w:bookmarkStart w:colFirst="0" w:colLast="0" w:name="_rssriaam2tfz" w:id="39"/>
      <w:bookmarkEnd w:id="39"/>
      <w:r w:rsidDel="00000000" w:rsidR="00000000" w:rsidRPr="00000000">
        <w:rPr>
          <w:rFonts w:ascii="Arial Unicode MS" w:cs="Arial Unicode MS" w:eastAsia="Arial Unicode MS" w:hAnsi="Arial Unicode MS"/>
          <w:rtl w:val="0"/>
        </w:rPr>
        <w:t xml:space="preserve">1.4.7 기승 전투 규칙</w:t>
      </w:r>
    </w:p>
    <w:p w:rsidR="00000000" w:rsidDel="00000000" w:rsidP="00000000" w:rsidRDefault="00000000" w:rsidRPr="00000000" w14:paraId="00001725">
      <w:pPr>
        <w:rPr/>
      </w:pPr>
      <w:r w:rsidDel="00000000" w:rsidR="00000000" w:rsidRPr="00000000">
        <w:rPr>
          <w:rFonts w:ascii="Arial Unicode MS" w:cs="Arial Unicode MS" w:eastAsia="Arial Unicode MS" w:hAnsi="Arial Unicode MS"/>
          <w:rtl w:val="0"/>
        </w:rPr>
        <w:t xml:space="preserve">기승 전투 규칙:</w:t>
      </w:r>
    </w:p>
    <w:p w:rsidR="00000000" w:rsidDel="00000000" w:rsidP="00000000" w:rsidRDefault="00000000" w:rsidRPr="00000000" w14:paraId="00001726">
      <w:pPr>
        <w:rPr/>
      </w:pPr>
      <w:r w:rsidDel="00000000" w:rsidR="00000000" w:rsidRPr="00000000">
        <w:rPr>
          <w:rFonts w:ascii="Arial Unicode MS" w:cs="Arial Unicode MS" w:eastAsia="Arial Unicode MS" w:hAnsi="Arial Unicode MS"/>
          <w:rtl w:val="0"/>
        </w:rPr>
        <w:t xml:space="preserve">당신의 탈것은 당신의 선공 위치에서 행동하며, 탈것과 당신은 각각 자신의 신속 행동, 이동 행동과 표준 행동을 가지고 있습니다.</w:t>
      </w:r>
    </w:p>
    <w:p w:rsidR="00000000" w:rsidDel="00000000" w:rsidP="00000000" w:rsidRDefault="00000000" w:rsidRPr="00000000" w14:paraId="00001727">
      <w:pPr>
        <w:rPr/>
      </w:pPr>
      <w:r w:rsidDel="00000000" w:rsidR="00000000" w:rsidRPr="00000000">
        <w:rPr>
          <w:rFonts w:ascii="Arial Unicode MS" w:cs="Arial Unicode MS" w:eastAsia="Arial Unicode MS" w:hAnsi="Arial Unicode MS"/>
          <w:rtl w:val="0"/>
        </w:rPr>
        <w:t xml:space="preserve">특별한 설명이 없는 한, 당신은 매 라운드마다 신속 행동을 사용하여 탈것을 조종해야 하며, 그렇지 않으면 당신의 탈것은 이번 라운드에 행동할 수 없습니다. </w:t>
      </w:r>
    </w:p>
    <w:p w:rsidR="00000000" w:rsidDel="00000000" w:rsidP="00000000" w:rsidRDefault="00000000" w:rsidRPr="00000000" w14:paraId="00001728">
      <w:pPr>
        <w:rPr/>
      </w:pPr>
      <w:r w:rsidDel="00000000" w:rsidR="00000000" w:rsidRPr="00000000">
        <w:rPr>
          <w:rFonts w:ascii="Arial Unicode MS" w:cs="Arial Unicode MS" w:eastAsia="Arial Unicode MS" w:hAnsi="Arial Unicode MS"/>
          <w:rtl w:val="0"/>
        </w:rPr>
        <w:t xml:space="preserve">당신은 당신의 턴에 탈것과 당신의 행동을 동시에 사용하여 행동할 수 있으며, 당신이 그 탈것을 타고 있기 때문에 그 탈것이 이동할 때 당신도 함께 이동하게 되며, 이는 탈것이 자신의 해당 행동을 사용하는 것만으로 가능합니다.</w:t>
      </w:r>
    </w:p>
    <w:p w:rsidR="00000000" w:rsidDel="00000000" w:rsidP="00000000" w:rsidRDefault="00000000" w:rsidRPr="00000000" w14:paraId="00001729">
      <w:pPr>
        <w:rPr/>
      </w:pPr>
      <w:r w:rsidDel="00000000" w:rsidR="00000000" w:rsidRPr="00000000">
        <w:rPr>
          <w:rFonts w:ascii="Arial Unicode MS" w:cs="Arial Unicode MS" w:eastAsia="Arial Unicode MS" w:hAnsi="Arial Unicode MS"/>
          <w:rtl w:val="0"/>
        </w:rPr>
        <w:t xml:space="preserve">주의해야 할 점은 탑승하려는 생물에 대해, 그 생물이 "탈것" 설명을 가지고 있어야만 탈것으로 사용할 수 있으며, 그렇지 않으면 탑승이 아닌 부착 또는 잡기로 판단해야 한다는 것입니다.</w:t>
      </w:r>
    </w:p>
    <w:p w:rsidR="00000000" w:rsidDel="00000000" w:rsidP="00000000" w:rsidRDefault="00000000" w:rsidRPr="00000000" w14:paraId="0000172A">
      <w:pPr>
        <w:rPr/>
      </w:pPr>
      <w:r w:rsidDel="00000000" w:rsidR="00000000" w:rsidRPr="00000000">
        <w:rPr>
          <w:rFonts w:ascii="Arial Unicode MS" w:cs="Arial Unicode MS" w:eastAsia="Arial Unicode MS" w:hAnsi="Arial Unicode MS"/>
          <w:rtl w:val="0"/>
        </w:rPr>
        <w:t xml:space="preserve">기승 전투의 일반적인 행동:</w:t>
      </w:r>
    </w:p>
    <w:p w:rsidR="00000000" w:rsidDel="00000000" w:rsidP="00000000" w:rsidRDefault="00000000" w:rsidRPr="00000000" w14:paraId="0000172B">
      <w:pPr>
        <w:rPr/>
      </w:pPr>
      <w:r w:rsidDel="00000000" w:rsidR="00000000" w:rsidRPr="00000000">
        <w:rPr>
          <w:rFonts w:ascii="Arial Unicode MS" w:cs="Arial Unicode MS" w:eastAsia="Arial Unicode MS" w:hAnsi="Arial Unicode MS"/>
          <w:rtl w:val="0"/>
        </w:rPr>
        <w:t xml:space="preserve">기승 전투에 특별한 설명이 없는 행동은 기본 전투 행동과 동일합니다.</w:t>
      </w:r>
    </w:p>
    <w:p w:rsidR="00000000" w:rsidDel="00000000" w:rsidP="00000000" w:rsidRDefault="00000000" w:rsidRPr="00000000" w14:paraId="0000172C">
      <w:pPr>
        <w:rPr/>
      </w:pPr>
      <w:r w:rsidDel="00000000" w:rsidR="00000000" w:rsidRPr="00000000">
        <w:rPr>
          <w:rFonts w:ascii="Arial Unicode MS" w:cs="Arial Unicode MS" w:eastAsia="Arial Unicode MS" w:hAnsi="Arial Unicode MS"/>
          <w:rtl w:val="0"/>
        </w:rPr>
        <w:t xml:space="preserve">탈것 타고 내리기:</w:t>
      </w:r>
    </w:p>
    <w:p w:rsidR="00000000" w:rsidDel="00000000" w:rsidP="00000000" w:rsidRDefault="00000000" w:rsidRPr="00000000" w14:paraId="0000172D">
      <w:pPr>
        <w:rPr/>
      </w:pPr>
      <w:r w:rsidDel="00000000" w:rsidR="00000000" w:rsidRPr="00000000">
        <w:rPr>
          <w:rFonts w:ascii="Arial Unicode MS" w:cs="Arial Unicode MS" w:eastAsia="Arial Unicode MS" w:hAnsi="Arial Unicode MS"/>
          <w:rtl w:val="0"/>
        </w:rPr>
        <w:t xml:space="preserve">탈것 타고 내리기는 각각 이동 행동입니다.</w:t>
      </w:r>
    </w:p>
    <w:p w:rsidR="00000000" w:rsidDel="00000000" w:rsidP="00000000" w:rsidRDefault="00000000" w:rsidRPr="00000000" w14:paraId="0000172E">
      <w:pPr>
        <w:rPr/>
      </w:pPr>
      <w:r w:rsidDel="00000000" w:rsidR="00000000" w:rsidRPr="00000000">
        <w:rPr>
          <w:rFonts w:ascii="Arial Unicode MS" w:cs="Arial Unicode MS" w:eastAsia="Arial Unicode MS" w:hAnsi="Arial Unicode MS"/>
          <w:rtl w:val="0"/>
        </w:rPr>
        <w:t xml:space="preserve">당신은 민첩+동물 교감(기승술) 판정을 통해 DC 5에 성공하면 신속 행동으로 탈것을 타고 내릴 수 있습니다.</w:t>
      </w:r>
    </w:p>
    <w:p w:rsidR="00000000" w:rsidDel="00000000" w:rsidP="00000000" w:rsidRDefault="00000000" w:rsidRPr="00000000" w14:paraId="0000172F">
      <w:pPr>
        <w:rPr/>
      </w:pPr>
      <w:r w:rsidDel="00000000" w:rsidR="00000000" w:rsidRPr="00000000">
        <w:rPr>
          <w:rFonts w:ascii="Arial Unicode MS" w:cs="Arial Unicode MS" w:eastAsia="Arial Unicode MS" w:hAnsi="Arial Unicode MS"/>
          <w:rtl w:val="0"/>
        </w:rPr>
        <w:t xml:space="preserve">기승 돌격:</w:t>
      </w:r>
    </w:p>
    <w:p w:rsidR="00000000" w:rsidDel="00000000" w:rsidP="00000000" w:rsidRDefault="00000000" w:rsidRPr="00000000" w14:paraId="00001730">
      <w:pPr>
        <w:rPr/>
      </w:pPr>
      <w:r w:rsidDel="00000000" w:rsidR="00000000" w:rsidRPr="00000000">
        <w:rPr>
          <w:rFonts w:ascii="Arial Unicode MS" w:cs="Arial Unicode MS" w:eastAsia="Arial Unicode MS" w:hAnsi="Arial Unicode MS"/>
          <w:rtl w:val="0"/>
        </w:rPr>
        <w:t xml:space="preserve">기승 돌격은 당신과 당신의 탈것이 동시에 전체 라운드 행동을 소모합니다.</w:t>
      </w:r>
    </w:p>
    <w:p w:rsidR="00000000" w:rsidDel="00000000" w:rsidP="00000000" w:rsidRDefault="00000000" w:rsidRPr="00000000" w14:paraId="00001731">
      <w:pPr>
        <w:rPr/>
      </w:pPr>
      <w:r w:rsidDel="00000000" w:rsidR="00000000" w:rsidRPr="00000000">
        <w:rPr>
          <w:rFonts w:ascii="Arial Unicode MS" w:cs="Arial Unicode MS" w:eastAsia="Arial Unicode MS" w:hAnsi="Arial Unicode MS"/>
          <w:rtl w:val="0"/>
        </w:rPr>
        <w:t xml:space="preserve">만약 당신의 탈것이 돌격을 시작한다면, 당신 탈것의 방어는 돌격으로 인한 감소를 받게 되며, 돌격 후 그의 근접 공격은 "돌격"과 마찬가지로 강화 가치를 얻게 됩니다.</w:t>
      </w:r>
    </w:p>
    <w:p w:rsidR="00000000" w:rsidDel="00000000" w:rsidP="00000000" w:rsidRDefault="00000000" w:rsidRPr="00000000" w14:paraId="00001732">
      <w:pPr>
        <w:rPr/>
      </w:pPr>
      <w:r w:rsidDel="00000000" w:rsidR="00000000" w:rsidRPr="00000000">
        <w:rPr>
          <w:rFonts w:ascii="Arial Unicode MS" w:cs="Arial Unicode MS" w:eastAsia="Arial Unicode MS" w:hAnsi="Arial Unicode MS"/>
          <w:rtl w:val="0"/>
        </w:rPr>
        <w:t xml:space="preserve">만약 당신이 탈것의 돌격 후 근접 공격을 시작한다면, 당신의 이번 근접 공격 역시 동일한 DP 강화 가치를 얻을 수 있지만, 이는 당신의 방어를 감소시키지 않습니다.</w:t>
      </w:r>
    </w:p>
    <w:p w:rsidR="00000000" w:rsidDel="00000000" w:rsidP="00000000" w:rsidRDefault="00000000" w:rsidRPr="00000000" w14:paraId="00001733">
      <w:pPr>
        <w:rPr/>
      </w:pPr>
      <w:r w:rsidDel="00000000" w:rsidR="00000000" w:rsidRPr="00000000">
        <w:rPr>
          <w:rFonts w:ascii="Arial Unicode MS" w:cs="Arial Unicode MS" w:eastAsia="Arial Unicode MS" w:hAnsi="Arial Unicode MS"/>
          <w:rtl w:val="0"/>
        </w:rPr>
        <w:t xml:space="preserve">물건 줍기:</w:t>
      </w:r>
    </w:p>
    <w:p w:rsidR="00000000" w:rsidDel="00000000" w:rsidP="00000000" w:rsidRDefault="00000000" w:rsidRPr="00000000" w14:paraId="00001734">
      <w:pPr>
        <w:rPr/>
      </w:pPr>
      <w:r w:rsidDel="00000000" w:rsidR="00000000" w:rsidRPr="00000000">
        <w:rPr>
          <w:rFonts w:ascii="Arial Unicode MS" w:cs="Arial Unicode MS" w:eastAsia="Arial Unicode MS" w:hAnsi="Arial Unicode MS"/>
          <w:rtl w:val="0"/>
        </w:rPr>
        <w:t xml:space="preserve">물건 줍기는 이동 행동입니다.</w:t>
      </w:r>
    </w:p>
    <w:p w:rsidR="00000000" w:rsidDel="00000000" w:rsidP="00000000" w:rsidRDefault="00000000" w:rsidRPr="00000000" w14:paraId="00001735">
      <w:pPr>
        <w:rPr/>
      </w:pPr>
      <w:r w:rsidDel="00000000" w:rsidR="00000000" w:rsidRPr="00000000">
        <w:rPr>
          <w:rFonts w:ascii="Arial Unicode MS" w:cs="Arial Unicode MS" w:eastAsia="Arial Unicode MS" w:hAnsi="Arial Unicode MS"/>
          <w:rtl w:val="0"/>
        </w:rPr>
        <w:t xml:space="preserve">당신은 탈것이 이동하는 과정에서 물건을 줍는 것이 가능합니다.</w:t>
      </w:r>
    </w:p>
    <w:p w:rsidR="00000000" w:rsidDel="00000000" w:rsidP="00000000" w:rsidRDefault="00000000" w:rsidRPr="00000000" w14:paraId="00001736">
      <w:pPr>
        <w:rPr/>
      </w:pPr>
      <w:r w:rsidDel="00000000" w:rsidR="00000000" w:rsidRPr="00000000">
        <w:rPr>
          <w:rFonts w:ascii="Arial Unicode MS" w:cs="Arial Unicode MS" w:eastAsia="Arial Unicode MS" w:hAnsi="Arial Unicode MS"/>
          <w:rtl w:val="0"/>
        </w:rPr>
        <w:t xml:space="preserve">그러나 당신이 탈것 위에 높이 앉아 있을 때, 땅에서 물건을 잡으려고 하는 것은 보통 어려우며, DC가 탈것 체적과 같은 민첩+운동(균형감각) 판정에 성공해야 하며, 성공하면 줍기에 성공하고, 실패하고 성공 수치가 DC의 절반 미만이면 기수가 낙마하게 됩니다.</w:t>
      </w:r>
    </w:p>
    <w:p w:rsidR="00000000" w:rsidDel="00000000" w:rsidP="00000000" w:rsidRDefault="00000000" w:rsidRPr="00000000" w14:paraId="00001737">
      <w:pPr>
        <w:rPr/>
      </w:pPr>
      <w:r w:rsidDel="00000000" w:rsidR="00000000" w:rsidRPr="00000000">
        <w:rPr>
          <w:rFonts w:ascii="Arial Unicode MS" w:cs="Arial Unicode MS" w:eastAsia="Arial Unicode MS" w:hAnsi="Arial Unicode MS"/>
          <w:rtl w:val="0"/>
        </w:rPr>
        <w:t xml:space="preserve">기수 낙마:</w:t>
      </w:r>
    </w:p>
    <w:p w:rsidR="00000000" w:rsidDel="00000000" w:rsidP="00000000" w:rsidRDefault="00000000" w:rsidRPr="00000000" w14:paraId="00001738">
      <w:pPr>
        <w:rPr/>
      </w:pPr>
      <w:r w:rsidDel="00000000" w:rsidR="00000000" w:rsidRPr="00000000">
        <w:rPr>
          <w:rFonts w:ascii="Arial Unicode MS" w:cs="Arial Unicode MS" w:eastAsia="Arial Unicode MS" w:hAnsi="Arial Unicode MS"/>
          <w:rtl w:val="0"/>
        </w:rPr>
        <w:t xml:space="preserve">만약 기수가 낙마한다면, 탈것 높이(일반적으로 탈것의 체형과 체적을 통해 계산하거나 비행 높이로 계산)+3미터로 추락 피해를 계산하며, 반사 내성으로 추락 피해 규칙과 같이 할 수 있습니다.</w:t>
      </w:r>
    </w:p>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어찌되었든, 당신이 이로 인해 1점의 피해를 받는다면, 당신은 쓰러진 상태가 됩니다.</w:t>
      </w:r>
    </w:p>
    <w:p w:rsidR="00000000" w:rsidDel="00000000" w:rsidP="00000000" w:rsidRDefault="00000000" w:rsidRPr="00000000" w14:paraId="0000173A">
      <w:pPr>
        <w:rPr/>
      </w:pPr>
      <w:r w:rsidDel="00000000" w:rsidR="00000000" w:rsidRPr="00000000">
        <w:rPr>
          <w:rFonts w:ascii="Arial Unicode MS" w:cs="Arial Unicode MS" w:eastAsia="Arial Unicode MS" w:hAnsi="Arial Unicode MS"/>
          <w:rtl w:val="0"/>
        </w:rPr>
        <w:t xml:space="preserve">만약 당신이 탈것 위에서 의식을 잃는다면, 당신은 50%의 확률로 안장 위에 계속 머물 수 있으며, 그렇지 않으면 당신은 평소처럼 추락하게 됩니다.</w:t>
      </w:r>
    </w:p>
    <w:p w:rsidR="00000000" w:rsidDel="00000000" w:rsidP="00000000" w:rsidRDefault="00000000" w:rsidRPr="00000000" w14:paraId="0000173B">
      <w:pPr>
        <w:rPr/>
      </w:pPr>
      <w:r w:rsidDel="00000000" w:rsidR="00000000" w:rsidRPr="00000000">
        <w:rPr>
          <w:rFonts w:ascii="Arial Unicode MS" w:cs="Arial Unicode MS" w:eastAsia="Arial Unicode MS" w:hAnsi="Arial Unicode MS"/>
          <w:rtl w:val="0"/>
        </w:rPr>
        <w:t xml:space="preserve">기수를 잃은 후, 당신의 탈것은 자아 전투 의식을 가지고 있지 않는 한 즉시 전투에서 이탈합니다.</w:t>
      </w:r>
    </w:p>
    <w:p w:rsidR="00000000" w:rsidDel="00000000" w:rsidP="00000000" w:rsidRDefault="00000000" w:rsidRPr="00000000" w14:paraId="0000173C">
      <w:pPr>
        <w:rPr/>
      </w:pPr>
      <w:r w:rsidDel="00000000" w:rsidR="00000000" w:rsidRPr="00000000">
        <w:rPr>
          <w:rFonts w:ascii="Arial Unicode MS" w:cs="Arial Unicode MS" w:eastAsia="Arial Unicode MS" w:hAnsi="Arial Unicode MS"/>
          <w:rtl w:val="0"/>
        </w:rPr>
        <w:t xml:space="preserve">탈것 쓰러짐:</w:t>
      </w:r>
    </w:p>
    <w:p w:rsidR="00000000" w:rsidDel="00000000" w:rsidP="00000000" w:rsidRDefault="00000000" w:rsidRPr="00000000" w14:paraId="0000173D">
      <w:pPr>
        <w:rPr/>
      </w:pPr>
      <w:r w:rsidDel="00000000" w:rsidR="00000000" w:rsidRPr="00000000">
        <w:rPr>
          <w:rFonts w:ascii="Arial Unicode MS" w:cs="Arial Unicode MS" w:eastAsia="Arial Unicode MS" w:hAnsi="Arial Unicode MS"/>
          <w:rtl w:val="0"/>
        </w:rPr>
        <w:t xml:space="preserve">만약 당신의 탈것이 쓰러진다면, "기수 낙마"가 발생합니다.</w:t>
      </w:r>
    </w:p>
    <w:p w:rsidR="00000000" w:rsidDel="00000000" w:rsidP="00000000" w:rsidRDefault="00000000" w:rsidRPr="00000000" w14:paraId="0000173E">
      <w:pPr>
        <w:rPr/>
      </w:pPr>
      <w:r w:rsidDel="00000000" w:rsidR="00000000" w:rsidRPr="00000000">
        <w:rPr>
          <w:rFonts w:ascii="Arial Unicode MS" w:cs="Arial Unicode MS" w:eastAsia="Arial Unicode MS" w:hAnsi="Arial Unicode MS"/>
          <w:rtl w:val="0"/>
        </w:rPr>
        <w:t xml:space="preserve">특수 공격 받기:</w:t>
      </w:r>
    </w:p>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당신이 기승 상태일 때, 상대는 당신 또는 당신의 탈것만을 잡기, 걸려 넘어짐, 충돌의 목표로 삼을 수 있으며, 상대의 목표에 따라 당신 또는 당신 탈것의 속성을 사용하여 대항합니다.</w:t>
      </w:r>
    </w:p>
    <w:p w:rsidR="00000000" w:rsidDel="00000000" w:rsidP="00000000" w:rsidRDefault="00000000" w:rsidRPr="00000000" w14:paraId="00001740">
      <w:pPr>
        <w:rPr/>
      </w:pPr>
      <w:r w:rsidDel="00000000" w:rsidR="00000000" w:rsidRPr="00000000">
        <w:rPr>
          <w:rFonts w:ascii="Arial Unicode MS" w:cs="Arial Unicode MS" w:eastAsia="Arial Unicode MS" w:hAnsi="Arial Unicode MS"/>
          <w:rtl w:val="0"/>
        </w:rPr>
        <w:t xml:space="preserve">당신이 기승 상태일 때 당신 또는 당신의 탈것이 잡기, 걸려 넘어짐, 충돌(가능하다면)을 당한다면, 당신과 당신 탈것의 대항 판정은 6DP 환경 가치를 얻습니다.</w:t>
      </w:r>
    </w:p>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당신의 탈것이 걸려 넘어짐, 충돌, 잡기에 성공했을 때, 당신은 "기수 낙마"를 당하게 됩니다.</w:t>
      </w:r>
    </w:p>
    <w:p w:rsidR="00000000" w:rsidDel="00000000" w:rsidP="00000000" w:rsidRDefault="00000000" w:rsidRPr="00000000" w14:paraId="00001742">
      <w:pPr>
        <w:rPr/>
      </w:pPr>
      <w:r w:rsidDel="00000000" w:rsidR="00000000" w:rsidRPr="00000000">
        <w:rPr>
          <w:rFonts w:ascii="Arial Unicode MS" w:cs="Arial Unicode MS" w:eastAsia="Arial Unicode MS" w:hAnsi="Arial Unicode MS"/>
          <w:rtl w:val="0"/>
        </w:rPr>
        <w:t xml:space="preserve">당신이 잡혔을 때, 만약 이때 당신이 상대에 의해 강제 이동된다면, 당신은 기승 상태에서 벗어나게 됩니다.</w:t>
      </w:r>
    </w:p>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당신이 걸려 넘어짐 또는 충돌에 성공했을 때, 당신은 "기수 낙마"를 당하게 됩니다.</w:t>
      </w:r>
    </w:p>
    <w:p w:rsidR="00000000" w:rsidDel="00000000" w:rsidP="00000000" w:rsidRDefault="00000000" w:rsidRPr="00000000" w14:paraId="00001744">
      <w:pPr>
        <w:rPr/>
      </w:pPr>
      <w:r w:rsidDel="00000000" w:rsidR="00000000" w:rsidRPr="00000000">
        <w:rPr>
          <w:rFonts w:ascii="Arial Unicode MS" w:cs="Arial Unicode MS" w:eastAsia="Arial Unicode MS" w:hAnsi="Arial Unicode MS"/>
          <w:rtl w:val="0"/>
        </w:rPr>
        <w:t xml:space="preserve">기승 시전:</w:t>
      </w:r>
    </w:p>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당신이 기승 상태에서 시전할 때, 집중 판정을 해야 합니다.</w:t>
      </w:r>
    </w:p>
    <w:p w:rsidR="00000000" w:rsidDel="00000000" w:rsidP="00000000" w:rsidRDefault="00000000" w:rsidRPr="00000000" w14:paraId="00001746">
      <w:pPr>
        <w:pStyle w:val="Heading1"/>
        <w:rPr/>
      </w:pPr>
      <w:bookmarkStart w:colFirst="0" w:colLast="0" w:name="_4dio41vo7mb2" w:id="40"/>
      <w:bookmarkEnd w:id="40"/>
      <w:r w:rsidDel="00000000" w:rsidR="00000000" w:rsidRPr="00000000">
        <w:rPr>
          <w:rFonts w:ascii="Arial Unicode MS" w:cs="Arial Unicode MS" w:eastAsia="Arial Unicode MS" w:hAnsi="Arial Unicode MS"/>
          <w:rtl w:val="0"/>
        </w:rPr>
        <w:t xml:space="preserve">1.4.8 피해 유형과 방어 유형</w:t>
      </w:r>
    </w:p>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피해 유형과 방어 유형:</w:t>
      </w:r>
    </w:p>
    <w:p w:rsidR="00000000" w:rsidDel="00000000" w:rsidP="00000000" w:rsidRDefault="00000000" w:rsidRPr="00000000" w14:paraId="00001748">
      <w:pPr>
        <w:rPr/>
      </w:pPr>
      <w:r w:rsidDel="00000000" w:rsidR="00000000" w:rsidRPr="00000000">
        <w:rPr>
          <w:rtl w:val="0"/>
        </w:rPr>
        <w:t xml:space="preserve">=====================================================================</w:t>
      </w:r>
    </w:p>
    <w:p w:rsidR="00000000" w:rsidDel="00000000" w:rsidP="00000000" w:rsidRDefault="00000000" w:rsidRPr="00000000" w14:paraId="00001749">
      <w:pPr>
        <w:rPr/>
      </w:pPr>
      <w:r w:rsidDel="00000000" w:rsidR="00000000" w:rsidRPr="00000000">
        <w:rPr>
          <w:rtl w:val="0"/>
        </w:rPr>
        <w:t xml:space="preserve">======================================</w:t>
      </w:r>
    </w:p>
    <w:p w:rsidR="00000000" w:rsidDel="00000000" w:rsidP="00000000" w:rsidRDefault="00000000" w:rsidRPr="00000000" w14:paraId="0000174A">
      <w:pPr>
        <w:rPr/>
      </w:pPr>
      <w:r w:rsidDel="00000000" w:rsidR="00000000" w:rsidRPr="00000000">
        <w:rPr>
          <w:rFonts w:ascii="Arial Unicode MS" w:cs="Arial Unicode MS" w:eastAsia="Arial Unicode MS" w:hAnsi="Arial Unicode MS"/>
          <w:rtl w:val="0"/>
        </w:rPr>
        <w:t xml:space="preserve">피해 유형:</w:t>
      </w:r>
    </w:p>
    <w:p w:rsidR="00000000" w:rsidDel="00000000" w:rsidP="00000000" w:rsidRDefault="00000000" w:rsidRPr="00000000" w14:paraId="0000174B">
      <w:pPr>
        <w:rPr/>
      </w:pPr>
      <w:r w:rsidDel="00000000" w:rsidR="00000000" w:rsidRPr="00000000">
        <w:rPr>
          <w:rFonts w:ascii="Arial Unicode MS" w:cs="Arial Unicode MS" w:eastAsia="Arial Unicode MS" w:hAnsi="Arial Unicode MS"/>
          <w:rtl w:val="0"/>
        </w:rPr>
        <w:t xml:space="preserve">본 게임에서 모든 피해는 피해 유형을 가지고 있습니다.</w:t>
      </w:r>
    </w:p>
    <w:p w:rsidR="00000000" w:rsidDel="00000000" w:rsidP="00000000" w:rsidRDefault="00000000" w:rsidRPr="00000000" w14:paraId="0000174C">
      <w:pPr>
        <w:rPr/>
      </w:pPr>
      <w:r w:rsidDel="00000000" w:rsidR="00000000" w:rsidRPr="00000000">
        <w:rPr>
          <w:rFonts w:ascii="Arial Unicode MS" w:cs="Arial Unicode MS" w:eastAsia="Arial Unicode MS" w:hAnsi="Arial Unicode MS"/>
          <w:rtl w:val="0"/>
        </w:rPr>
        <w:t xml:space="preserve">만약 하나의 피해가 복수의 피해 유형을 가지고 있다면, 예를 들어 하나의 피해가 화염 피해와 신성 피해를 모두 포함한다면, 반드시 대응하는 모든 피해 감소 효과가 있어야만 효과가 발생하며, 면역을 하려면 대응하는 모든 면역 능력을 가지고 있어야만 효과가 발생합니다.</w:t>
      </w:r>
    </w:p>
    <w:p w:rsidR="00000000" w:rsidDel="00000000" w:rsidP="00000000" w:rsidRDefault="00000000" w:rsidRPr="00000000" w14:paraId="0000174D">
      <w:pPr>
        <w:rPr/>
      </w:pPr>
      <w:r w:rsidDel="00000000" w:rsidR="00000000" w:rsidRPr="00000000">
        <w:rPr>
          <w:rFonts w:ascii="Arial Unicode MS" w:cs="Arial Unicode MS" w:eastAsia="Arial Unicode MS" w:hAnsi="Arial Unicode MS"/>
          <w:rtl w:val="0"/>
        </w:rPr>
        <w:t xml:space="preserve">5점의 화염 및 신성 피해를 입었을 때, 대상이 3점의 신성 저항력과 2점의 화염 저항력을 가지고 있다면, 2점의 피해를 상쇄할 수 있습니다.</w:t>
      </w:r>
    </w:p>
    <w:p w:rsidR="00000000" w:rsidDel="00000000" w:rsidP="00000000" w:rsidRDefault="00000000" w:rsidRPr="00000000" w14:paraId="0000174E">
      <w:pPr>
        <w:rPr/>
      </w:pPr>
      <w:r w:rsidDel="00000000" w:rsidR="00000000" w:rsidRPr="00000000">
        <w:rPr>
          <w:rFonts w:ascii="Arial Unicode MS" w:cs="Arial Unicode MS" w:eastAsia="Arial Unicode MS" w:hAnsi="Arial Unicode MS"/>
          <w:rtl w:val="0"/>
        </w:rPr>
        <w:t xml:space="preserve">당신이 하나의 피해를 받지 않은 후에는, 그 피해에 수반되는 효과는 발생하지 않습니다.</w:t>
      </w:r>
    </w:p>
    <w:p w:rsidR="00000000" w:rsidDel="00000000" w:rsidP="00000000" w:rsidRDefault="00000000" w:rsidRPr="00000000" w14:paraId="0000174F">
      <w:pPr>
        <w:rPr/>
      </w:pPr>
      <w:r w:rsidDel="00000000" w:rsidR="00000000" w:rsidRPr="00000000">
        <w:rPr>
          <w:rtl w:val="0"/>
        </w:rPr>
        <w:t xml:space="preserve">=====================================================================</w:t>
      </w:r>
    </w:p>
    <w:p w:rsidR="00000000" w:rsidDel="00000000" w:rsidP="00000000" w:rsidRDefault="00000000" w:rsidRPr="00000000" w14:paraId="00001750">
      <w:pPr>
        <w:rPr/>
      </w:pPr>
      <w:r w:rsidDel="00000000" w:rsidR="00000000" w:rsidRPr="00000000">
        <w:rPr>
          <w:rtl w:val="0"/>
        </w:rPr>
        <w:t xml:space="preserve">======================================</w:t>
      </w:r>
    </w:p>
    <w:p w:rsidR="00000000" w:rsidDel="00000000" w:rsidP="00000000" w:rsidRDefault="00000000" w:rsidRPr="00000000" w14:paraId="00001751">
      <w:pPr>
        <w:rPr/>
      </w:pPr>
      <w:r w:rsidDel="00000000" w:rsidR="00000000" w:rsidRPr="00000000">
        <w:rPr>
          <w:rFonts w:ascii="Arial Unicode MS" w:cs="Arial Unicode MS" w:eastAsia="Arial Unicode MS" w:hAnsi="Arial Unicode MS"/>
          <w:rtl w:val="0"/>
        </w:rPr>
        <w:t xml:space="preserve">물리 피해</w:t>
      </w:r>
    </w:p>
    <w:p w:rsidR="00000000" w:rsidDel="00000000" w:rsidP="00000000" w:rsidRDefault="00000000" w:rsidRPr="00000000" w14:paraId="00001752">
      <w:pPr>
        <w:rPr/>
      </w:pPr>
      <w:r w:rsidDel="00000000" w:rsidR="00000000" w:rsidRPr="00000000">
        <w:rPr>
          <w:rFonts w:ascii="Arial Unicode MS" w:cs="Arial Unicode MS" w:eastAsia="Arial Unicode MS" w:hAnsi="Arial Unicode MS"/>
          <w:rtl w:val="0"/>
        </w:rPr>
        <w:t xml:space="preserve">실제 물체의 타격, 절단, 변형으로 인해 발생하는 피해를 물리 피해라고 합니다.</w:t>
      </w:r>
    </w:p>
    <w:p w:rsidR="00000000" w:rsidDel="00000000" w:rsidP="00000000" w:rsidRDefault="00000000" w:rsidRPr="00000000" w14:paraId="00001753">
      <w:pPr>
        <w:rPr/>
      </w:pPr>
      <w:r w:rsidDel="00000000" w:rsidR="00000000" w:rsidRPr="00000000">
        <w:rPr>
          <w:rFonts w:ascii="Arial Unicode MS" w:cs="Arial Unicode MS" w:eastAsia="Arial Unicode MS" w:hAnsi="Arial Unicode MS"/>
          <w:rtl w:val="0"/>
        </w:rPr>
        <w:t xml:space="preserve">이는 각종 물질의 무기나 임시 무기, 예를 들어 칼, 곤봉, 이빨, 반쪽짜리 술병 등을 포함합니다.</w:t>
      </w:r>
    </w:p>
    <w:p w:rsidR="00000000" w:rsidDel="00000000" w:rsidP="00000000" w:rsidRDefault="00000000" w:rsidRPr="00000000" w14:paraId="00001754">
      <w:pPr>
        <w:rPr/>
      </w:pPr>
      <w:r w:rsidDel="00000000" w:rsidR="00000000" w:rsidRPr="00000000">
        <w:rPr>
          <w:rFonts w:ascii="Arial Unicode MS" w:cs="Arial Unicode MS" w:eastAsia="Arial Unicode MS" w:hAnsi="Arial Unicode MS"/>
          <w:rtl w:val="0"/>
        </w:rPr>
        <w:t xml:space="preserve">일부 대상은 일반 물리 피해에 면역이 되는데, 이는 그들이 물질적인 실체를 갖추고 있지 않거나(예: 영혼), 물리적인 형태 변화가 의미가 없기 때문일 수 있습니다(예: 유수, 안개).</w:t>
      </w:r>
    </w:p>
    <w:p w:rsidR="00000000" w:rsidDel="00000000" w:rsidP="00000000" w:rsidRDefault="00000000" w:rsidRPr="00000000" w14:paraId="00001755">
      <w:pPr>
        <w:rPr/>
      </w:pPr>
      <w:r w:rsidDel="00000000" w:rsidR="00000000" w:rsidRPr="00000000">
        <w:rPr>
          <w:rFonts w:ascii="Arial Unicode MS" w:cs="Arial Unicode MS" w:eastAsia="Arial Unicode MS" w:hAnsi="Arial Unicode MS"/>
          <w:rtl w:val="0"/>
        </w:rPr>
        <w:t xml:space="preserve">또한 일부 대상은 물리 피해에 대해 일정한 저항력, 예를 들어 물리 피해 감소(DR)를 가지고 있는데, 이는 그것이 비정상적으로 단단하거나, 어떤 신기한 초자연적인 힘에 의해 보호받고 있음을 의미합니다.</w:t>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물리 피해는 또한 발생하는 방식에 따라 피해 유형으로 분류되는데, 예를 들어 참격, 관통, 충격 등으로 일부 특수한 피해 감소 효과를 극복합니다.</w:t>
      </w:r>
    </w:p>
    <w:p w:rsidR="00000000" w:rsidDel="00000000" w:rsidP="00000000" w:rsidRDefault="00000000" w:rsidRPr="00000000" w14:paraId="00001757">
      <w:pPr>
        <w:rPr/>
      </w:pPr>
      <w:r w:rsidDel="00000000" w:rsidR="00000000" w:rsidRPr="00000000">
        <w:rPr>
          <w:rFonts w:ascii="Arial Unicode MS" w:cs="Arial Unicode MS" w:eastAsia="Arial Unicode MS" w:hAnsi="Arial Unicode MS"/>
          <w:rtl w:val="0"/>
        </w:rPr>
        <w:t xml:space="preserve">동시에, 우리는 "탄약" 속성을 가지고 있으며 "무한 탄약"이지만 에너지 피해를 줄 수 없는 총기, 쇠뇌, 활과 화살 등이 발생시키는 피해를 실탄 무기 피해로 분류하며, 이러한 피해는 모두 관통 피해입니다.</w:t>
      </w:r>
    </w:p>
    <w:p w:rsidR="00000000" w:rsidDel="00000000" w:rsidP="00000000" w:rsidRDefault="00000000" w:rsidRPr="00000000" w14:paraId="00001758">
      <w:pPr>
        <w:rPr/>
      </w:pPr>
      <w:r w:rsidDel="00000000" w:rsidR="00000000" w:rsidRPr="00000000">
        <w:rPr>
          <w:rFonts w:ascii="Arial Unicode MS" w:cs="Arial Unicode MS" w:eastAsia="Arial Unicode MS" w:hAnsi="Arial Unicode MS"/>
          <w:rtl w:val="0"/>
        </w:rPr>
        <w:t xml:space="preserve">일부 마법이나 특수 능력 또한 무속성 물리 피해를 발생시킬 수 있는데, 만약 이러한 피해가 물리 피해 유형을 확정하지 않았다면, 그것이 발생시키는 것은 기본적으로 물리 피해이며, 더 이상 구분하지 않습니다. 물리 피해의 대응하는 방어 유형에 있어서, 그것은 임의의 유형으로 판정되지 않습니다.</w:t>
      </w:r>
    </w:p>
    <w:p w:rsidR="00000000" w:rsidDel="00000000" w:rsidP="00000000" w:rsidRDefault="00000000" w:rsidRPr="00000000" w14:paraId="00001759">
      <w:pPr>
        <w:rPr/>
      </w:pPr>
      <w:r w:rsidDel="00000000" w:rsidR="00000000" w:rsidRPr="00000000">
        <w:rPr>
          <w:rFonts w:ascii="Arial Unicode MS" w:cs="Arial Unicode MS" w:eastAsia="Arial Unicode MS" w:hAnsi="Arial Unicode MS"/>
          <w:rtl w:val="0"/>
        </w:rPr>
        <w:t xml:space="preserve">(예: 물리 충격 피해에 면역이라면, 이러한 능력이 발생시키는 일반 물리 피해에 면역이 되지 않습니다. 예: 당신이 관통 피해를 발생시킬 때, 당신은 추가로 대상에게 5점의 피해를 줄 수 있다면, 이러한 능력이 발생시키는 일반 물리 피해 또한 이 효과를 발동시킬 수 없습니다)</w:t>
      </w:r>
    </w:p>
    <w:p w:rsidR="00000000" w:rsidDel="00000000" w:rsidP="00000000" w:rsidRDefault="00000000" w:rsidRPr="00000000" w14:paraId="0000175A">
      <w:pPr>
        <w:rPr/>
      </w:pPr>
      <w:r w:rsidDel="00000000" w:rsidR="00000000" w:rsidRPr="00000000">
        <w:rPr>
          <w:rFonts w:ascii="Arial Unicode MS" w:cs="Arial Unicode MS" w:eastAsia="Arial Unicode MS" w:hAnsi="Arial Unicode MS"/>
          <w:rtl w:val="0"/>
        </w:rPr>
        <w:t xml:space="preserve">물리 피해가 물체와 생물에 작용할 때, 먼저 경도에 의해 상쇄되며, 1점의 경도가 1점의 피해를 상쇄한 후, 전체 피해를 발생시킵니다.</w:t>
      </w:r>
    </w:p>
    <w:p w:rsidR="00000000" w:rsidDel="00000000" w:rsidP="00000000" w:rsidRDefault="00000000" w:rsidRPr="00000000" w14:paraId="0000175B">
      <w:pPr>
        <w:rPr/>
      </w:pPr>
      <w:r w:rsidDel="00000000" w:rsidR="00000000" w:rsidRPr="00000000">
        <w:rPr>
          <w:rtl w:val="0"/>
        </w:rPr>
        <w:t xml:space="preserve">=====================================================================</w:t>
      </w:r>
    </w:p>
    <w:p w:rsidR="00000000" w:rsidDel="00000000" w:rsidP="00000000" w:rsidRDefault="00000000" w:rsidRPr="00000000" w14:paraId="0000175C">
      <w:pPr>
        <w:rPr/>
      </w:pPr>
      <w:r w:rsidDel="00000000" w:rsidR="00000000" w:rsidRPr="00000000">
        <w:rPr>
          <w:rtl w:val="0"/>
        </w:rPr>
        <w:t xml:space="preserve">======================================</w:t>
      </w:r>
    </w:p>
    <w:p w:rsidR="00000000" w:rsidDel="00000000" w:rsidP="00000000" w:rsidRDefault="00000000" w:rsidRPr="00000000" w14:paraId="0000175D">
      <w:pPr>
        <w:rPr/>
      </w:pPr>
      <w:r w:rsidDel="00000000" w:rsidR="00000000" w:rsidRPr="00000000">
        <w:rPr>
          <w:rFonts w:ascii="Arial Unicode MS" w:cs="Arial Unicode MS" w:eastAsia="Arial Unicode MS" w:hAnsi="Arial Unicode MS"/>
          <w:rtl w:val="0"/>
        </w:rPr>
        <w:t xml:space="preserve">에너지 피해 </w:t>
      </w:r>
    </w:p>
    <w:p w:rsidR="00000000" w:rsidDel="00000000" w:rsidP="00000000" w:rsidRDefault="00000000" w:rsidRPr="00000000" w14:paraId="0000175E">
      <w:pPr>
        <w:rPr/>
      </w:pPr>
      <w:r w:rsidDel="00000000" w:rsidR="00000000" w:rsidRPr="00000000">
        <w:rPr>
          <w:rFonts w:ascii="Arial Unicode MS" w:cs="Arial Unicode MS" w:eastAsia="Arial Unicode MS" w:hAnsi="Arial Unicode MS"/>
          <w:rtl w:val="0"/>
        </w:rPr>
        <w:t xml:space="preserve">비물질적인 에너지에 의해 발생하는 피해. 에너지 피해는 물리 피해 감소(DR)의 영향을 받지 않지만, "에너지 저항력"에 의해 감소됩니다. 또한 일부 효과는 대상이 특정 에너지 피해에 완전히 면역이 되게 합니다. </w:t>
      </w:r>
    </w:p>
    <w:p w:rsidR="00000000" w:rsidDel="00000000" w:rsidP="00000000" w:rsidRDefault="00000000" w:rsidRPr="00000000" w14:paraId="0000175F">
      <w:pPr>
        <w:rPr/>
      </w:pPr>
      <w:r w:rsidDel="00000000" w:rsidR="00000000" w:rsidRPr="00000000">
        <w:rPr>
          <w:rFonts w:ascii="Arial Unicode MS" w:cs="Arial Unicode MS" w:eastAsia="Arial Unicode MS" w:hAnsi="Arial Unicode MS"/>
          <w:rtl w:val="0"/>
        </w:rPr>
        <w:t xml:space="preserve">에너지 피해는 대략 다음과 같은 몇 가지 유형으로 나뉩니다:</w:t>
      </w:r>
    </w:p>
    <w:p w:rsidR="00000000" w:rsidDel="00000000" w:rsidP="00000000" w:rsidRDefault="00000000" w:rsidRPr="00000000" w14:paraId="00001760">
      <w:pPr>
        <w:rPr/>
      </w:pPr>
      <w:r w:rsidDel="00000000" w:rsidR="00000000" w:rsidRPr="00000000">
        <w:rPr>
          <w:rFonts w:ascii="Arial Unicode MS" w:cs="Arial Unicode MS" w:eastAsia="Arial Unicode MS" w:hAnsi="Arial Unicode MS"/>
          <w:rtl w:val="0"/>
        </w:rPr>
        <w:t xml:space="preserve">순수 에너지 피해: 이는 오직 "에너지"로만 설명할 수 있는 에너지 피해의 한 종류로, 그 효과는 물리적인 작용으로 설명할 수 없습니다.</w:t>
      </w:r>
    </w:p>
    <w:p w:rsidR="00000000" w:rsidDel="00000000" w:rsidP="00000000" w:rsidRDefault="00000000" w:rsidRPr="00000000" w14:paraId="00001761">
      <w:pPr>
        <w:rPr/>
      </w:pPr>
      <w:r w:rsidDel="00000000" w:rsidR="00000000" w:rsidRPr="00000000">
        <w:rPr>
          <w:rFonts w:ascii="Arial Unicode MS" w:cs="Arial Unicode MS" w:eastAsia="Arial Unicode MS" w:hAnsi="Arial Unicode MS"/>
          <w:rtl w:val="0"/>
        </w:rPr>
        <w:t xml:space="preserve">순수 에너지 피해가 물체에 작용할 때, 먼저 경도에 의해 상쇄되며, 1점의 경도가 1점의 피해를 상쇄한 후, 잔여량의 1/2 피해를 발생시킵니다. 생물에 작용할 때, 먼저 경도에 의해 상쇄되며, 1점의 경도가 1점의 피해를 상쇄한 후, 잔여량 전체 피해를 발생시킵니다.</w:t>
      </w:r>
    </w:p>
    <w:p w:rsidR="00000000" w:rsidDel="00000000" w:rsidP="00000000" w:rsidRDefault="00000000" w:rsidRPr="00000000" w14:paraId="00001762">
      <w:pPr>
        <w:rPr/>
      </w:pPr>
      <w:r w:rsidDel="00000000" w:rsidR="00000000" w:rsidRPr="00000000">
        <w:rPr>
          <w:rFonts w:ascii="Arial Unicode MS" w:cs="Arial Unicode MS" w:eastAsia="Arial Unicode MS" w:hAnsi="Arial Unicode MS"/>
          <w:rtl w:val="0"/>
        </w:rPr>
        <w:t xml:space="preserve">화염 피해(또는 소각 피해, 열기 피해): 고온으로 인한 피해로, 예를 들어 화염, 끓는 증기 등이 있습니다. 고온으로 인해 물질이 소실되거나, 고온으로 인해 신체 부위의 세포가 사망하는 것 등을 포함합니다. </w:t>
      </w:r>
    </w:p>
    <w:p w:rsidR="00000000" w:rsidDel="00000000" w:rsidP="00000000" w:rsidRDefault="00000000" w:rsidRPr="00000000" w14:paraId="00001763">
      <w:pPr>
        <w:rPr/>
      </w:pPr>
      <w:r w:rsidDel="00000000" w:rsidR="00000000" w:rsidRPr="00000000">
        <w:rPr>
          <w:rFonts w:ascii="Arial Unicode MS" w:cs="Arial Unicode MS" w:eastAsia="Arial Unicode MS" w:hAnsi="Arial Unicode MS"/>
          <w:rtl w:val="0"/>
        </w:rPr>
        <w:t xml:space="preserve">화염 피해가 물체에 작용할 때, 먼저 경도에 의해 상쇄되며, 1점의 경도가 1점의 피해를 상쇄한 후, 잔여량의 1/2 피해를 발생시킵니다. 생물에 작용할 때, 먼저 경도에 의해 상쇄되며, 1점의 경도가 1점의 피해를 상쇄한 후, 잔여량 전체 피해를 발생시킵니다. (그리고 종이 부스러기, 마른 풀, 기름통, 폭약 등 가연성 물질을 점화시킬 수 있으며, 가연성 물질인지 여부는 ST가 판단합니다)</w:t>
      </w:r>
    </w:p>
    <w:p w:rsidR="00000000" w:rsidDel="00000000" w:rsidP="00000000" w:rsidRDefault="00000000" w:rsidRPr="00000000" w14:paraId="00001764">
      <w:pPr>
        <w:rPr/>
      </w:pPr>
      <w:r w:rsidDel="00000000" w:rsidR="00000000" w:rsidRPr="00000000">
        <w:rPr>
          <w:rFonts w:ascii="Arial Unicode MS" w:cs="Arial Unicode MS" w:eastAsia="Arial Unicode MS" w:hAnsi="Arial Unicode MS"/>
          <w:rtl w:val="0"/>
        </w:rPr>
        <w:t xml:space="preserve">냉기 피해(또는 동상 피해): 저온으로 인한 피해로, 저온으로 인해 생물체 내부의 액체가 얼어붙거나, 세포 활성이 저하되는 것, 또는 단순히 저온으로 인한 파열 등의 물리적인 효과를 포함합니다.</w:t>
      </w:r>
    </w:p>
    <w:p w:rsidR="00000000" w:rsidDel="00000000" w:rsidP="00000000" w:rsidRDefault="00000000" w:rsidRPr="00000000" w14:paraId="00001765">
      <w:pPr>
        <w:rPr/>
      </w:pPr>
      <w:r w:rsidDel="00000000" w:rsidR="00000000" w:rsidRPr="00000000">
        <w:rPr>
          <w:rFonts w:ascii="Arial Unicode MS" w:cs="Arial Unicode MS" w:eastAsia="Arial Unicode MS" w:hAnsi="Arial Unicode MS"/>
          <w:rtl w:val="0"/>
        </w:rPr>
        <w:t xml:space="preserve">냉기 피해가 물체에 작용할 때, 먼저 경도에 의해 상쇄되며, 1점의 경도가 1점의 피해를 상쇄한 후, 잔여량의 1/2 피해를 발생시킵니다. 생물에 작용할 때, 먼저 경도에 의해 상쇄되며, 1점의 경도가 1점의 피해를 상쇄한 후, 잔여량 전체 피해를 발생시킵니다. (그리고 물 등의 액체를 얼릴 수 있으며, 구체적인 동결 효과와 강도는 ST가 판단합니다)</w:t>
      </w:r>
    </w:p>
    <w:p w:rsidR="00000000" w:rsidDel="00000000" w:rsidP="00000000" w:rsidRDefault="00000000" w:rsidRPr="00000000" w14:paraId="00001766">
      <w:pPr>
        <w:rPr/>
      </w:pPr>
      <w:r w:rsidDel="00000000" w:rsidR="00000000" w:rsidRPr="00000000">
        <w:rPr>
          <w:rFonts w:ascii="Arial Unicode MS" w:cs="Arial Unicode MS" w:eastAsia="Arial Unicode MS" w:hAnsi="Arial Unicode MS"/>
          <w:rtl w:val="0"/>
        </w:rPr>
        <w:t xml:space="preserve">전격 피해(또는 감전 피해): 강력한 전류나 방전 현상이 대상을 통과하면서 발생하는 피해로, 전기 저항으로 인한 온도 상승, 강한 전기 자극으로 인한 신체적 부작용, 심지어 전기 에너지의 작용으로 인한 분자 구조의 변화 등을 포함합니다.</w:t>
      </w:r>
    </w:p>
    <w:p w:rsidR="00000000" w:rsidDel="00000000" w:rsidP="00000000" w:rsidRDefault="00000000" w:rsidRPr="00000000" w14:paraId="00001767">
      <w:pPr>
        <w:rPr/>
      </w:pPr>
      <w:r w:rsidDel="00000000" w:rsidR="00000000" w:rsidRPr="00000000">
        <w:rPr>
          <w:rFonts w:ascii="Arial Unicode MS" w:cs="Arial Unicode MS" w:eastAsia="Arial Unicode MS" w:hAnsi="Arial Unicode MS"/>
          <w:rtl w:val="0"/>
        </w:rPr>
        <w:t xml:space="preserve">전격 피해가 물체에 작용할 때, 먼저 경도에 의해 상쇄되며, 1점의 경도가 1점의 피해를 상쇄한 후, 잔여량의 1/2 피해를 발생시킵니다. 생물에 작용할 때, 먼저 경도에 의해 상쇄되며, 1점의 경도가 1점의 피해를 상쇄한 후, 잔여량 전체 피해를 발생시킵니다. (전격 피해는 전도성 상황으로 인해 더 큰 규모의 피해나 더 강한 피해를 유발할 수 있는데, 예를 들어 자기 폭풍 력장, 물웅덩이, 금속 등이 있으며, 구체적인 전도 효과와 강도는 ST가 판단합니다)</w:t>
      </w:r>
    </w:p>
    <w:p w:rsidR="00000000" w:rsidDel="00000000" w:rsidP="00000000" w:rsidRDefault="00000000" w:rsidRPr="00000000" w14:paraId="00001768">
      <w:pPr>
        <w:rPr/>
      </w:pPr>
      <w:r w:rsidDel="00000000" w:rsidR="00000000" w:rsidRPr="00000000">
        <w:rPr>
          <w:rFonts w:ascii="Arial Unicode MS" w:cs="Arial Unicode MS" w:eastAsia="Arial Unicode MS" w:hAnsi="Arial Unicode MS"/>
          <w:rtl w:val="0"/>
        </w:rPr>
        <w:t xml:space="preserve">부식 피해(또는 강산 피해): 강산이나 기타 부식성 물질의 침식으로 인한 피해로, 특정 미생물의 고속 분해나 물질 분해로 인한 피해 또한 부식 피해입니다.</w:t>
      </w:r>
    </w:p>
    <w:p w:rsidR="00000000" w:rsidDel="00000000" w:rsidP="00000000" w:rsidRDefault="00000000" w:rsidRPr="00000000" w14:paraId="00001769">
      <w:pPr>
        <w:rPr/>
      </w:pPr>
      <w:r w:rsidDel="00000000" w:rsidR="00000000" w:rsidRPr="00000000">
        <w:rPr>
          <w:rFonts w:ascii="Arial Unicode MS" w:cs="Arial Unicode MS" w:eastAsia="Arial Unicode MS" w:hAnsi="Arial Unicode MS"/>
          <w:rtl w:val="0"/>
        </w:rPr>
        <w:t xml:space="preserve">부식 피해가 물체에 작용할 때, 먼저 경도에 의해 상쇄되며, 1점의 경도가 1점의 피해를 상쇄한 후, 잔여량의 1/2 피해를 발생시킵니다. 생물에 작용할 때, 먼저 경도에 의해 상쇄되며, 1점의 경도가 1점의 피해를 상쇄한 후, 잔여량 전체 피해를 발생시킵니다.</w:t>
      </w:r>
    </w:p>
    <w:p w:rsidR="00000000" w:rsidDel="00000000" w:rsidP="00000000" w:rsidRDefault="00000000" w:rsidRPr="00000000" w14:paraId="0000176A">
      <w:pPr>
        <w:rPr/>
      </w:pPr>
      <w:r w:rsidDel="00000000" w:rsidR="00000000" w:rsidRPr="00000000">
        <w:rPr>
          <w:rFonts w:ascii="Arial Unicode MS" w:cs="Arial Unicode MS" w:eastAsia="Arial Unicode MS" w:hAnsi="Arial Unicode MS"/>
          <w:rtl w:val="0"/>
        </w:rPr>
        <w:t xml:space="preserve">광명 피해(또는 신성 피해, 정에너지 피해): 이는 광명이나 질서와 관련된 초자연적 능력에서 비롯된 피해입니다.</w:t>
      </w:r>
    </w:p>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광명 피해가 물체에 작용할 때, 먼저 경도에 의해 상쇄되며, 1점의 경도가 1점의 피해를 상쇄한 후, 잔여량의 1/2 피해를 발생시킵니다. 생물에 작용할 때, 먼저 경도에 의해 상쇄되며, 1점의 경도가 1점의 피해를 상쇄한 후, 잔여량 전체 피해를 발생시킵니다. 만약 대상이 어둠 생물이라면, 그것이 발생시키는 최종 피해 중 절반은 1단계 상승합니다(충격 → 심각 → 악성).</w:t>
      </w:r>
    </w:p>
    <w:p w:rsidR="00000000" w:rsidDel="00000000" w:rsidP="00000000" w:rsidRDefault="00000000" w:rsidRPr="00000000" w14:paraId="0000176C">
      <w:pPr>
        <w:rPr/>
      </w:pPr>
      <w:r w:rsidDel="00000000" w:rsidR="00000000" w:rsidRPr="00000000">
        <w:rPr>
          <w:rFonts w:ascii="Arial Unicode MS" w:cs="Arial Unicode MS" w:eastAsia="Arial Unicode MS" w:hAnsi="Arial Unicode MS"/>
          <w:rtl w:val="0"/>
        </w:rPr>
        <w:t xml:space="preserve">어둠 피해(또는 모독 피해, 부에너지 피해): 이는 어둠이나 혼돈과 관련된 초자연적 능력에서 비롯된 피해입니다.  </w:t>
      </w:r>
    </w:p>
    <w:p w:rsidR="00000000" w:rsidDel="00000000" w:rsidP="00000000" w:rsidRDefault="00000000" w:rsidRPr="00000000" w14:paraId="0000176D">
      <w:pPr>
        <w:rPr/>
      </w:pPr>
      <w:r w:rsidDel="00000000" w:rsidR="00000000" w:rsidRPr="00000000">
        <w:rPr>
          <w:rFonts w:ascii="Arial Unicode MS" w:cs="Arial Unicode MS" w:eastAsia="Arial Unicode MS" w:hAnsi="Arial Unicode MS"/>
          <w:rtl w:val="0"/>
        </w:rPr>
        <w:t xml:space="preserve">어둠 피해가 물체에 작용할 때, 먼저 경도에 의해 상쇄되며, 1점의 경도가 1점의 피해를 상쇄한 후, 잔여량의 1/2 피해를 발생시킵니다. 생물에 작용할 때, 먼저 경도에 의해 상쇄되며, 1점의 경도가 1점의 피해를 상쇄한 후, 잔여량 전체 피해를 발생시킵니다. 만약 대상이 광명 생물이라면, 그것이 발생시키는 최종 피해 중 절반은 1단계 상승합니다(충격 → 심각 → 악성).</w:t>
      </w:r>
    </w:p>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음파 피해: 음파 진동으로 인해 물질 분자가 고속으로 공명하거나 충격을 받아 발생하는 피해를 음파 피해라고 합니다.</w:t>
      </w:r>
    </w:p>
    <w:p w:rsidR="00000000" w:rsidDel="00000000" w:rsidP="00000000" w:rsidRDefault="00000000" w:rsidRPr="00000000" w14:paraId="0000176F">
      <w:pPr>
        <w:rPr/>
      </w:pPr>
      <w:r w:rsidDel="00000000" w:rsidR="00000000" w:rsidRPr="00000000">
        <w:rPr>
          <w:rFonts w:ascii="Arial Unicode MS" w:cs="Arial Unicode MS" w:eastAsia="Arial Unicode MS" w:hAnsi="Arial Unicode MS"/>
          <w:rtl w:val="0"/>
        </w:rPr>
        <w:t xml:space="preserve">음파 피해가 물체와 생물에 작용할 때, 물체와 생물의 경도를 무시하고, 전체 피해를 발생시킵니다.</w:t>
      </w:r>
    </w:p>
    <w:p w:rsidR="00000000" w:rsidDel="00000000" w:rsidP="00000000" w:rsidRDefault="00000000" w:rsidRPr="00000000" w14:paraId="00001770">
      <w:pPr>
        <w:rPr/>
      </w:pPr>
      <w:r w:rsidDel="00000000" w:rsidR="00000000" w:rsidRPr="00000000">
        <w:rPr>
          <w:rFonts w:ascii="Arial Unicode MS" w:cs="Arial Unicode MS" w:eastAsia="Arial Unicode MS" w:hAnsi="Arial Unicode MS"/>
          <w:rtl w:val="0"/>
        </w:rPr>
        <w:t xml:space="preserve">광에너지 피해: 높은 광압과 높은 공진의 강한 빛으로 인해 발생하는 파괴력으로, 레이저, 광검, 광에너지 무기를 포함하며, 강렬한 광에너지를 발생시키는 일부 주문이나 특수 기술도 포함됩니다.</w:t>
      </w:r>
    </w:p>
    <w:p w:rsidR="00000000" w:rsidDel="00000000" w:rsidP="00000000" w:rsidRDefault="00000000" w:rsidRPr="00000000" w14:paraId="00001771">
      <w:pPr>
        <w:rPr/>
      </w:pPr>
      <w:r w:rsidDel="00000000" w:rsidR="00000000" w:rsidRPr="00000000">
        <w:rPr>
          <w:rFonts w:ascii="Arial Unicode MS" w:cs="Arial Unicode MS" w:eastAsia="Arial Unicode MS" w:hAnsi="Arial Unicode MS"/>
          <w:rtl w:val="0"/>
        </w:rPr>
        <w:t xml:space="preserve">광에너지 피해가 물체와 생물에 작용할 때, 물체와 생물의 경도를 무시하고, 전체 피해를 발생시킵니다.  </w:t>
      </w:r>
    </w:p>
    <w:p w:rsidR="00000000" w:rsidDel="00000000" w:rsidP="00000000" w:rsidRDefault="00000000" w:rsidRPr="00000000" w14:paraId="00001772">
      <w:pPr>
        <w:rPr/>
      </w:pPr>
      <w:r w:rsidDel="00000000" w:rsidR="00000000" w:rsidRPr="00000000">
        <w:rPr>
          <w:rtl w:val="0"/>
        </w:rPr>
        <w:t xml:space="preserve">=====================================================================</w:t>
      </w:r>
    </w:p>
    <w:p w:rsidR="00000000" w:rsidDel="00000000" w:rsidP="00000000" w:rsidRDefault="00000000" w:rsidRPr="00000000" w14:paraId="00001773">
      <w:pPr>
        <w:rPr/>
      </w:pPr>
      <w:r w:rsidDel="00000000" w:rsidR="00000000" w:rsidRPr="00000000">
        <w:rPr>
          <w:rtl w:val="0"/>
        </w:rPr>
        <w:t xml:space="preserve">======================================</w:t>
      </w:r>
    </w:p>
    <w:p w:rsidR="00000000" w:rsidDel="00000000" w:rsidP="00000000" w:rsidRDefault="00000000" w:rsidRPr="00000000" w14:paraId="00001774">
      <w:pPr>
        <w:rPr/>
      </w:pPr>
      <w:r w:rsidDel="00000000" w:rsidR="00000000" w:rsidRPr="00000000">
        <w:rPr>
          <w:rFonts w:ascii="Arial Unicode MS" w:cs="Arial Unicode MS" w:eastAsia="Arial Unicode MS" w:hAnsi="Arial Unicode MS"/>
          <w:rtl w:val="0"/>
        </w:rPr>
        <w:t xml:space="preserve">정신 피해(또는 심령 피해)</w:t>
      </w:r>
    </w:p>
    <w:p w:rsidR="00000000" w:rsidDel="00000000" w:rsidP="00000000" w:rsidRDefault="00000000" w:rsidRPr="00000000" w14:paraId="00001775">
      <w:pPr>
        <w:rPr/>
      </w:pPr>
      <w:r w:rsidDel="00000000" w:rsidR="00000000" w:rsidRPr="00000000">
        <w:rPr>
          <w:rFonts w:ascii="Arial Unicode MS" w:cs="Arial Unicode MS" w:eastAsia="Arial Unicode MS" w:hAnsi="Arial Unicode MS"/>
          <w:rtl w:val="0"/>
        </w:rPr>
        <w:t xml:space="preserve">정신 에너지로 직접 공격하는 방식은 매우 드물며, 정신 공격은 정신력을 응집시켜 상대방을 중상시키는 것을 의미합니다.</w:t>
      </w:r>
    </w:p>
    <w:p w:rsidR="00000000" w:rsidDel="00000000" w:rsidP="00000000" w:rsidRDefault="00000000" w:rsidRPr="00000000" w14:paraId="00001776">
      <w:pPr>
        <w:rPr/>
      </w:pPr>
      <w:r w:rsidDel="00000000" w:rsidR="00000000" w:rsidRPr="00000000">
        <w:rPr>
          <w:rFonts w:ascii="Arial Unicode MS" w:cs="Arial Unicode MS" w:eastAsia="Arial Unicode MS" w:hAnsi="Arial Unicode MS"/>
          <w:rtl w:val="0"/>
        </w:rPr>
        <w:t xml:space="preserve">정신 피해가 물체에 작용할 때는 피해를 발생시킬 수 없습니다. 생물에 작용할 때는 경도를 무시하고 전체 피해를 발생시킵니다.</w:t>
      </w:r>
    </w:p>
    <w:p w:rsidR="00000000" w:rsidDel="00000000" w:rsidP="00000000" w:rsidRDefault="00000000" w:rsidRPr="00000000" w14:paraId="00001777">
      <w:pPr>
        <w:rPr/>
      </w:pPr>
      <w:r w:rsidDel="00000000" w:rsidR="00000000" w:rsidRPr="00000000">
        <w:rPr>
          <w:rtl w:val="0"/>
        </w:rPr>
        <w:t xml:space="preserve">=====================================================================</w:t>
      </w:r>
    </w:p>
    <w:p w:rsidR="00000000" w:rsidDel="00000000" w:rsidP="00000000" w:rsidRDefault="00000000" w:rsidRPr="00000000" w14:paraId="00001778">
      <w:pPr>
        <w:rPr/>
      </w:pPr>
      <w:r w:rsidDel="00000000" w:rsidR="00000000" w:rsidRPr="00000000">
        <w:rPr>
          <w:rtl w:val="0"/>
        </w:rPr>
        <w:t xml:space="preserve">======================================</w:t>
      </w:r>
    </w:p>
    <w:p w:rsidR="00000000" w:rsidDel="00000000" w:rsidP="00000000" w:rsidRDefault="00000000" w:rsidRPr="00000000" w14:paraId="00001779">
      <w:pPr>
        <w:rPr/>
      </w:pPr>
      <w:r w:rsidDel="00000000" w:rsidR="00000000" w:rsidRPr="00000000">
        <w:rPr>
          <w:rFonts w:ascii="Arial Unicode MS" w:cs="Arial Unicode MS" w:eastAsia="Arial Unicode MS" w:hAnsi="Arial Unicode MS"/>
          <w:rtl w:val="0"/>
        </w:rPr>
        <w:t xml:space="preserve">역장 피해 </w:t>
      </w:r>
    </w:p>
    <w:p w:rsidR="00000000" w:rsidDel="00000000" w:rsidP="00000000" w:rsidRDefault="00000000" w:rsidRPr="00000000" w14:paraId="0000177A">
      <w:pPr>
        <w:rPr/>
      </w:pPr>
      <w:r w:rsidDel="00000000" w:rsidR="00000000" w:rsidRPr="00000000">
        <w:rPr>
          <w:rFonts w:ascii="Arial Unicode MS" w:cs="Arial Unicode MS" w:eastAsia="Arial Unicode MS" w:hAnsi="Arial Unicode MS"/>
          <w:rtl w:val="0"/>
        </w:rPr>
        <w:t xml:space="preserve">역장은 특수한 에너지 형태로 형성된 감지 가능한 공간 변이이지만, 이는 공간계 능력은 아닙니다. </w:t>
      </w:r>
    </w:p>
    <w:p w:rsidR="00000000" w:rsidDel="00000000" w:rsidP="00000000" w:rsidRDefault="00000000" w:rsidRPr="00000000" w14:paraId="0000177B">
      <w:pPr>
        <w:rPr/>
      </w:pPr>
      <w:r w:rsidDel="00000000" w:rsidR="00000000" w:rsidRPr="00000000">
        <w:rPr>
          <w:rFonts w:ascii="Arial Unicode MS" w:cs="Arial Unicode MS" w:eastAsia="Arial Unicode MS" w:hAnsi="Arial Unicode MS"/>
          <w:rtl w:val="0"/>
        </w:rPr>
        <w:t xml:space="preserve">역장은 물질도 에너지도 아니며, 단지 감지 가능하고 유효한 힘의 작용일 뿐입니다(따라서 하나의 역장벽은 깨뜨릴 수 없는 유리벽이 아니라, 단지 앞에 벽이 있는 것처럼 저항력을 느끼게 하는 무형의 힘입니다).</w:t>
      </w:r>
    </w:p>
    <w:p w:rsidR="00000000" w:rsidDel="00000000" w:rsidP="00000000" w:rsidRDefault="00000000" w:rsidRPr="00000000" w14:paraId="0000177C">
      <w:pPr>
        <w:rPr/>
      </w:pPr>
      <w:r w:rsidDel="00000000" w:rsidR="00000000" w:rsidRPr="00000000">
        <w:rPr>
          <w:rFonts w:ascii="Arial Unicode MS" w:cs="Arial Unicode MS" w:eastAsia="Arial Unicode MS" w:hAnsi="Arial Unicode MS"/>
          <w:rtl w:val="0"/>
        </w:rPr>
        <w:t xml:space="preserve">역장이 발생시키는 피해는 결과적으로 물리 피해와 유사하지만, 물리 피해는 아니며, 단지 "물질에 변화를 가하는" 결과를 발생시킬 뿐입니다.</w:t>
      </w:r>
    </w:p>
    <w:p w:rsidR="00000000" w:rsidDel="00000000" w:rsidP="00000000" w:rsidRDefault="00000000" w:rsidRPr="00000000" w14:paraId="0000177D">
      <w:pPr>
        <w:rPr/>
      </w:pPr>
      <w:r w:rsidDel="00000000" w:rsidR="00000000" w:rsidRPr="00000000">
        <w:rPr>
          <w:rFonts w:ascii="Arial Unicode MS" w:cs="Arial Unicode MS" w:eastAsia="Arial Unicode MS" w:hAnsi="Arial Unicode MS"/>
          <w:rtl w:val="0"/>
        </w:rPr>
        <w:t xml:space="preserve">역장 피해가 물체와 생물에 작용할 때, 물체와 생물의 경도를 무시하고 전체 피해를 발생시킵니다.</w:t>
      </w:r>
    </w:p>
    <w:p w:rsidR="00000000" w:rsidDel="00000000" w:rsidP="00000000" w:rsidRDefault="00000000" w:rsidRPr="00000000" w14:paraId="0000177E">
      <w:pPr>
        <w:rPr/>
      </w:pPr>
      <w:r w:rsidDel="00000000" w:rsidR="00000000" w:rsidRPr="00000000">
        <w:rPr>
          <w:rtl w:val="0"/>
        </w:rPr>
        <w:t xml:space="preserve">=====================================================================</w:t>
      </w:r>
    </w:p>
    <w:p w:rsidR="00000000" w:rsidDel="00000000" w:rsidP="00000000" w:rsidRDefault="00000000" w:rsidRPr="00000000" w14:paraId="0000177F">
      <w:pPr>
        <w:rPr/>
      </w:pPr>
      <w:r w:rsidDel="00000000" w:rsidR="00000000" w:rsidRPr="00000000">
        <w:rPr>
          <w:rtl w:val="0"/>
        </w:rPr>
        <w:t xml:space="preserve">======================================</w:t>
      </w:r>
    </w:p>
    <w:p w:rsidR="00000000" w:rsidDel="00000000" w:rsidP="00000000" w:rsidRDefault="00000000" w:rsidRPr="00000000" w14:paraId="00001780">
      <w:pPr>
        <w:rPr/>
      </w:pPr>
      <w:r w:rsidDel="00000000" w:rsidR="00000000" w:rsidRPr="00000000">
        <w:rPr>
          <w:rFonts w:ascii="Arial Unicode MS" w:cs="Arial Unicode MS" w:eastAsia="Arial Unicode MS" w:hAnsi="Arial Unicode MS"/>
          <w:rtl w:val="0"/>
        </w:rPr>
        <w:t xml:space="preserve">독소 피해</w:t>
      </w:r>
    </w:p>
    <w:p w:rsidR="00000000" w:rsidDel="00000000" w:rsidP="00000000" w:rsidRDefault="00000000" w:rsidRPr="00000000" w14:paraId="00001781">
      <w:pPr>
        <w:rPr/>
      </w:pPr>
      <w:r w:rsidDel="00000000" w:rsidR="00000000" w:rsidRPr="00000000">
        <w:rPr>
          <w:rFonts w:ascii="Arial Unicode MS" w:cs="Arial Unicode MS" w:eastAsia="Arial Unicode MS" w:hAnsi="Arial Unicode MS"/>
          <w:rtl w:val="0"/>
        </w:rPr>
        <w:t xml:space="preserve">독소 피해는 생물이 독소의 영향을 받아 입은 피해를 말하며, 이러한 독소는 일반적으로 어떤 방식, 예를 들어 피해를 입히거나 흡입하는 등의 방식으로 대상을 중독시키고, 중독된 대상은 독소 효과의 영향을 받습니다.</w:t>
      </w:r>
    </w:p>
    <w:p w:rsidR="00000000" w:rsidDel="00000000" w:rsidP="00000000" w:rsidRDefault="00000000" w:rsidRPr="00000000" w14:paraId="00001782">
      <w:pPr>
        <w:rPr/>
      </w:pPr>
      <w:r w:rsidDel="00000000" w:rsidR="00000000" w:rsidRPr="00000000">
        <w:rPr>
          <w:rFonts w:ascii="Arial Unicode MS" w:cs="Arial Unicode MS" w:eastAsia="Arial Unicode MS" w:hAnsi="Arial Unicode MS"/>
          <w:rtl w:val="0"/>
        </w:rPr>
        <w:t xml:space="preserve">독소 피해가 물체에 작용할 때는 피해를 발생시킬 수 없습니다. 생물에 작용할 때는 경도를 무시하고 전체 피해를 발생시킵니다.</w:t>
      </w:r>
    </w:p>
    <w:p w:rsidR="00000000" w:rsidDel="00000000" w:rsidP="00000000" w:rsidRDefault="00000000" w:rsidRPr="00000000" w14:paraId="00001783">
      <w:pPr>
        <w:rPr/>
      </w:pPr>
      <w:r w:rsidDel="00000000" w:rsidR="00000000" w:rsidRPr="00000000">
        <w:rPr>
          <w:rtl w:val="0"/>
        </w:rPr>
        <w:t xml:space="preserve">=====================================================================</w:t>
      </w:r>
    </w:p>
    <w:p w:rsidR="00000000" w:rsidDel="00000000" w:rsidP="00000000" w:rsidRDefault="00000000" w:rsidRPr="00000000" w14:paraId="00001784">
      <w:pPr>
        <w:rPr/>
      </w:pPr>
      <w:r w:rsidDel="00000000" w:rsidR="00000000" w:rsidRPr="00000000">
        <w:rPr>
          <w:rtl w:val="0"/>
        </w:rPr>
        <w:t xml:space="preserve">======================================</w:t>
      </w:r>
    </w:p>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피해 취약</w:t>
      </w:r>
    </w:p>
    <w:p w:rsidR="00000000" w:rsidDel="00000000" w:rsidP="00000000" w:rsidRDefault="00000000" w:rsidRPr="00000000" w14:paraId="00001786">
      <w:pPr>
        <w:rPr/>
      </w:pPr>
      <w:r w:rsidDel="00000000" w:rsidR="00000000" w:rsidRPr="00000000">
        <w:rPr>
          <w:rFonts w:ascii="Arial Unicode MS" w:cs="Arial Unicode MS" w:eastAsia="Arial Unicode MS" w:hAnsi="Arial Unicode MS"/>
          <w:rtl w:val="0"/>
        </w:rPr>
        <w:t xml:space="preserve">위의 모든 피해에는 "취약"이 있으며, 특별한 설명이 없다면, 대상이 해당 피해에 대한 "취약"을 가지고 있을 때, 대상이 받는 그 피해의 최종 피해는 두 배가 됩니다.</w:t>
      </w:r>
    </w:p>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만약 대상이 해당 피해에 대한 "취약X"를 가지고 있다면, 대상이 받는 해당 피해의 최종 피해는 X점 증가하며, 피해 등급은 피해를 발생시킨 것 중 낮은 부분과 동일합니다.</w:t>
      </w:r>
    </w:p>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대상이 혼합 피해를 받을 때, 대상의 해당 피해에 대한 "취약"이 그 혼합 피해 중 어느 하나라도 포함하고 있다면, "취약" 효과가 발생합니다.</w:t>
      </w:r>
    </w:p>
    <w:p w:rsidR="00000000" w:rsidDel="00000000" w:rsidP="00000000" w:rsidRDefault="00000000" w:rsidRPr="00000000" w14:paraId="00001789">
      <w:pPr>
        <w:rPr/>
      </w:pPr>
      <w:r w:rsidDel="00000000" w:rsidR="00000000" w:rsidRPr="00000000">
        <w:rPr>
          <w:rFonts w:ascii="Arial Unicode MS" w:cs="Arial Unicode MS" w:eastAsia="Arial Unicode MS" w:hAnsi="Arial Unicode MS"/>
          <w:rtl w:val="0"/>
        </w:rPr>
        <w:t xml:space="preserve">특별한 설명이 없다면, 기본적으로 취약은 중첩될 수 있습니다.</w:t>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(예: 대상이 화염 취약을 가지고 있을 때, 대상이 최종 피해로 2점의 화염 심각 피해, 2점의 화염 충격 피해를 받는다면, 추가로 2점의 화염 심각 피해, 2점의 화염 충격 피해를 받습니다.)</w:t>
      </w:r>
    </w:p>
    <w:p w:rsidR="00000000" w:rsidDel="00000000" w:rsidP="00000000" w:rsidRDefault="00000000" w:rsidRPr="00000000" w14:paraId="0000178B">
      <w:pPr>
        <w:rPr/>
      </w:pPr>
      <w:r w:rsidDel="00000000" w:rsidR="00000000" w:rsidRPr="00000000">
        <w:rPr>
          <w:rFonts w:ascii="Arial Unicode MS" w:cs="Arial Unicode MS" w:eastAsia="Arial Unicode MS" w:hAnsi="Arial Unicode MS"/>
          <w:rtl w:val="0"/>
        </w:rPr>
        <w:t xml:space="preserve">(예: 대상이 화염 취약2를 가지고 있을 때, 대상이 최종 피해로 1점의 화염 충격 피해, 1점의 화염 심각 피해를 받는다면, 대상은 추가로 2점의 화염 충격 피해를 받습니다.)</w:t>
      </w:r>
    </w:p>
    <w:p w:rsidR="00000000" w:rsidDel="00000000" w:rsidP="00000000" w:rsidRDefault="00000000" w:rsidRPr="00000000" w14:paraId="0000178C">
      <w:pPr>
        <w:rPr/>
      </w:pPr>
      <w:r w:rsidDel="00000000" w:rsidR="00000000" w:rsidRPr="00000000">
        <w:rPr>
          <w:rtl w:val="0"/>
        </w:rPr>
        <w:t xml:space="preserve">=====================================================================</w:t>
      </w:r>
    </w:p>
    <w:p w:rsidR="00000000" w:rsidDel="00000000" w:rsidP="00000000" w:rsidRDefault="00000000" w:rsidRPr="00000000" w14:paraId="0000178D">
      <w:pPr>
        <w:rPr/>
      </w:pPr>
      <w:r w:rsidDel="00000000" w:rsidR="00000000" w:rsidRPr="00000000">
        <w:rPr>
          <w:rtl w:val="0"/>
        </w:rPr>
        <w:t xml:space="preserve">======================================</w:t>
      </w:r>
    </w:p>
    <w:p w:rsidR="00000000" w:rsidDel="00000000" w:rsidP="00000000" w:rsidRDefault="00000000" w:rsidRPr="00000000" w14:paraId="0000178E">
      <w:pPr>
        <w:rPr/>
      </w:pPr>
      <w:r w:rsidDel="00000000" w:rsidR="00000000" w:rsidRPr="00000000">
        <w:rPr>
          <w:rFonts w:ascii="Arial Unicode MS" w:cs="Arial Unicode MS" w:eastAsia="Arial Unicode MS" w:hAnsi="Arial Unicode MS"/>
          <w:rtl w:val="0"/>
        </w:rPr>
        <w:t xml:space="preserve">추락 피해</w:t>
      </w:r>
    </w:p>
    <w:p w:rsidR="00000000" w:rsidDel="00000000" w:rsidP="00000000" w:rsidRDefault="00000000" w:rsidRPr="00000000" w14:paraId="0000178F">
      <w:pPr>
        <w:rPr/>
      </w:pPr>
      <w:r w:rsidDel="00000000" w:rsidR="00000000" w:rsidRPr="00000000">
        <w:rPr>
          <w:rFonts w:ascii="Arial Unicode MS" w:cs="Arial Unicode MS" w:eastAsia="Arial Unicode MS" w:hAnsi="Arial Unicode MS"/>
          <w:rtl w:val="0"/>
        </w:rPr>
        <w:t xml:space="preserve">높은 곳에서 떨어지거나, 외력에 의해 장애물과 충돌할 때, 추락 피해를 받습니다.</w:t>
      </w:r>
    </w:p>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추락 피해 시작 계산 거리는 3미터이며, 이를 초과할 때마다 2미터당 1점의 물리 충격 심각 피해를 받으며, 올림 처리합니다.</w:t>
      </w:r>
    </w:p>
    <w:p w:rsidR="00000000" w:rsidDel="00000000" w:rsidP="00000000" w:rsidRDefault="00000000" w:rsidRPr="00000000" w14:paraId="00001791">
      <w:pPr>
        <w:rPr/>
      </w:pPr>
      <w:r w:rsidDel="00000000" w:rsidR="00000000" w:rsidRPr="00000000">
        <w:rPr>
          <w:rFonts w:ascii="Arial Unicode MS" w:cs="Arial Unicode MS" w:eastAsia="Arial Unicode MS" w:hAnsi="Arial Unicode MS"/>
          <w:rtl w:val="0"/>
        </w:rPr>
        <w:t xml:space="preserve">캐릭터는 반사 판정을 통해 피해를 회피할 수 있으며, 1점의 성공당 2미터의 거리를 상쇄할 수 있습니다.</w:t>
      </w:r>
    </w:p>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추락 피해는 최대 100점의 물리 충격 심각 피해이며, 이 피해는 탈 것이나 물품의 경도와 임계치를 무시합니다.</w:t>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만약 캐릭터가 이로 인해 추락 피해를 받았다면, 캐릭터는 쓰러집니다.</w:t>
      </w:r>
    </w:p>
    <w:p w:rsidR="00000000" w:rsidDel="00000000" w:rsidP="00000000" w:rsidRDefault="00000000" w:rsidRPr="00000000" w14:paraId="00001794">
      <w:pPr>
        <w:rPr/>
      </w:pPr>
      <w:r w:rsidDel="00000000" w:rsidR="00000000" w:rsidRPr="00000000">
        <w:rPr>
          <w:rFonts w:ascii="Arial Unicode MS" w:cs="Arial Unicode MS" w:eastAsia="Arial Unicode MS" w:hAnsi="Arial Unicode MS"/>
          <w:rtl w:val="0"/>
        </w:rPr>
        <w:t xml:space="preserve">능동적으로 점프할 때, 추락은 점프 거리를 초과한 후부터 계산합니다.</w:t>
      </w:r>
    </w:p>
    <w:p w:rsidR="00000000" w:rsidDel="00000000" w:rsidP="00000000" w:rsidRDefault="00000000" w:rsidRPr="00000000" w14:paraId="00001795">
      <w:pPr>
        <w:rPr/>
      </w:pPr>
      <w:r w:rsidDel="00000000" w:rsidR="00000000" w:rsidRPr="00000000">
        <w:rPr>
          <w:rFonts w:ascii="Arial Unicode MS" w:cs="Arial Unicode MS" w:eastAsia="Arial Unicode MS" w:hAnsi="Arial Unicode MS"/>
          <w:rtl w:val="0"/>
        </w:rPr>
        <w:t xml:space="preserve">만약 추락 물체 아래에 비교적 부드러운 지형이 있다면, 1미터 높이당 10배의 거리를 상쇄할 수 있으므로, 3미터 두께의 에어 매트는 30미터 추락 거리를 상쇄할 수 있습니다.</w:t>
      </w:r>
    </w:p>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추락 대상은 추락 첫 번째 라운드에 180미터를 추락하고, 두 번째 라운드에는 360미터로 변하며, 세 번째 라운드에는 720미터, 네 번째 라운드부터는 매 라운드 1000미터로 추락 한계에 도달하며, 1000미터/라운드의 추락 속도는 지구상 자유 낙하 추락 피해의 상한선이기도 합니다. 중력 환경을 변경하면 이 속도 상한선을 변경할 수 있습니다(ST가 판단).</w:t>
      </w:r>
    </w:p>
    <w:p w:rsidR="00000000" w:rsidDel="00000000" w:rsidP="00000000" w:rsidRDefault="00000000" w:rsidRPr="00000000" w14:paraId="00001797">
      <w:pPr>
        <w:rPr/>
      </w:pPr>
      <w:r w:rsidDel="00000000" w:rsidR="00000000" w:rsidRPr="00000000">
        <w:rPr>
          <w:rFonts w:ascii="Arial Unicode MS" w:cs="Arial Unicode MS" w:eastAsia="Arial Unicode MS" w:hAnsi="Arial Unicode MS"/>
          <w:rtl w:val="0"/>
        </w:rPr>
        <w:t xml:space="preserve">추락 거리는 캐릭터의 행동이 끝날 때 발생하며, 캐릭터가 행동이 끝나지 않았을 때 추락 효과(예: 한 발 헛디딤)를 받으면, 공중에 뜬 상태가 됩니다.</w:t>
      </w:r>
    </w:p>
    <w:p w:rsidR="00000000" w:rsidDel="00000000" w:rsidP="00000000" w:rsidRDefault="00000000" w:rsidRPr="00000000" w14:paraId="00001798">
      <w:pPr>
        <w:rPr/>
      </w:pPr>
      <w:r w:rsidDel="00000000" w:rsidR="00000000" w:rsidRPr="00000000">
        <w:rPr>
          <w:rFonts w:ascii="Arial Unicode MS" w:cs="Arial Unicode MS" w:eastAsia="Arial Unicode MS" w:hAnsi="Arial Unicode MS"/>
          <w:rtl w:val="0"/>
        </w:rPr>
        <w:t xml:space="preserve">추락 중인 대상은 비행 능력이나 기타 특수한 효과가 없다면, 보통 착지할 때까지 계속 공중에 뜬 상태입니다.</w:t>
      </w:r>
    </w:p>
    <w:p w:rsidR="00000000" w:rsidDel="00000000" w:rsidP="00000000" w:rsidRDefault="00000000" w:rsidRPr="00000000" w14:paraId="00001799">
      <w:pPr>
        <w:rPr/>
      </w:pPr>
      <w:r w:rsidDel="00000000" w:rsidR="00000000" w:rsidRPr="00000000">
        <w:rPr>
          <w:rFonts w:ascii="Arial Unicode MS" w:cs="Arial Unicode MS" w:eastAsia="Arial Unicode MS" w:hAnsi="Arial Unicode MS"/>
          <w:rtl w:val="0"/>
        </w:rPr>
        <w:t xml:space="preserve">만약 대상이 비행 능력을 가지고 있다면, 이동(예: 한 발 헛디딤)으로 인해 추락하지 않지만, 여전히 다른 효과로 인해 추락할 수 있습니다. 하지만 그럼에도 불구하고, 비행 능력만 있다면, 추락할 때 공중에 뜬 상태가 되지 않지만, 여전히 정상적으로 추락 거리를 계산합니다. 그리고 그는 라운드 시작 시 아래쪽으로 이동하는 과정에 있으며, 그의 기동성에 따라, 그는 자신의 방향을 조정하기 위해 약간의 추가 조작이 필요할 수 있습니다.</w:t>
      </w:r>
    </w:p>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만약 추락 중인 대상이 비행 능력을 얻고, 아래쪽으로 이동하는 과정을 성공적으로 변경했다면, 추락 거리와 속도는 다시 계산되기 시작하며, 이전의 추락 속도를 상승시키는 것이 아닙니다(예를 들어 추락 중인 캐릭터가 사다리 구름 발걸음으로 완벽한 속도로 위쪽으로 단 1미터라도 이동했다면, 추락 거리는 리셋됩니다)</w:t>
      </w:r>
    </w:p>
    <w:p w:rsidR="00000000" w:rsidDel="00000000" w:rsidP="00000000" w:rsidRDefault="00000000" w:rsidRPr="00000000" w14:paraId="0000179B">
      <w:pPr>
        <w:rPr/>
      </w:pPr>
      <w:r w:rsidDel="00000000" w:rsidR="00000000" w:rsidRPr="00000000">
        <w:rPr>
          <w:rFonts w:ascii="Arial Unicode MS" w:cs="Arial Unicode MS" w:eastAsia="Arial Unicode MS" w:hAnsi="Arial Unicode MS"/>
          <w:rtl w:val="0"/>
        </w:rPr>
        <w:t xml:space="preserve">비행 능력이 있는 대상은 자신의 라운드에 어떠한 비행 이동도 하지 않고 비행 능력 사용을 중지한다고 선언하여 자신의 행동이 끝날 때 추락 거리 계산을 시작할 수 있습니다(그리고 그는 비행 능력이 있기 때문에 공중에 뜨지 않습니다).</w:t>
      </w:r>
    </w:p>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순간이동 효과는 추락 거리 계산을 리셋할 수 있습니다.</w:t>
      </w:r>
    </w:p>
    <w:p w:rsidR="00000000" w:rsidDel="00000000" w:rsidP="00000000" w:rsidRDefault="00000000" w:rsidRPr="00000000" w14:paraId="0000179D">
      <w:pPr>
        <w:rPr/>
      </w:pPr>
      <w:r w:rsidDel="00000000" w:rsidR="00000000" w:rsidRPr="00000000">
        <w:rPr>
          <w:rtl w:val="0"/>
        </w:rPr>
        <w:t xml:space="preserve">=====================================================================</w:t>
      </w:r>
    </w:p>
    <w:p w:rsidR="00000000" w:rsidDel="00000000" w:rsidP="00000000" w:rsidRDefault="00000000" w:rsidRPr="00000000" w14:paraId="0000179E">
      <w:pPr>
        <w:rPr/>
      </w:pPr>
      <w:r w:rsidDel="00000000" w:rsidR="00000000" w:rsidRPr="00000000">
        <w:rPr>
          <w:rtl w:val="0"/>
        </w:rPr>
        <w:t xml:space="preserve">======================================</w:t>
      </w:r>
    </w:p>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추락물 피해</w:t>
      </w:r>
    </w:p>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높은 곳에서 자연스럽게 떨어지는 추락 대상이 맞은 다른 대상에게 구성하는 피해. 어떤 효과(높은 곳에서 사격하거나, 공중에서 아래로 이동하는 것 등)를 사용하는 것은 포함하지 않습니다.</w:t>
      </w:r>
    </w:p>
    <w:p w:rsidR="00000000" w:rsidDel="00000000" w:rsidP="00000000" w:rsidRDefault="00000000" w:rsidRPr="00000000" w14:paraId="000017A1">
      <w:pPr>
        <w:rPr/>
      </w:pPr>
      <w:r w:rsidDel="00000000" w:rsidR="00000000" w:rsidRPr="00000000">
        <w:rPr>
          <w:rFonts w:ascii="Arial Unicode MS" w:cs="Arial Unicode MS" w:eastAsia="Arial Unicode MS" w:hAnsi="Arial Unicode MS"/>
          <w:rtl w:val="0"/>
        </w:rPr>
        <w:t xml:space="preserve">초기 계산 거리는 3미터이며, 1미터 높아질 때마다 1DP가 있으며, 대상에 명중한 후, 물체의 무게 가중치(즉, 물품의 무게/5)가 추가 성공으로 대상에게 물리 심각 피해를 발생시키며, 대상은 반사 회피를 통해 받는 피해를 감소시킬 수 있으며, 성공 수 1당 1점의 피해를 회피합니다.</w:t>
      </w:r>
    </w:p>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추락물 피해는 최대 20점입니다.</w:t>
      </w:r>
    </w:p>
    <w:p w:rsidR="00000000" w:rsidDel="00000000" w:rsidP="00000000" w:rsidRDefault="00000000" w:rsidRPr="00000000" w14:paraId="000017A3">
      <w:pPr>
        <w:rPr/>
      </w:pPr>
      <w:r w:rsidDel="00000000" w:rsidR="00000000" w:rsidRPr="00000000">
        <w:rPr>
          <w:rFonts w:ascii="Arial Unicode MS" w:cs="Arial Unicode MS" w:eastAsia="Arial Unicode MS" w:hAnsi="Arial Unicode MS"/>
          <w:rtl w:val="0"/>
        </w:rPr>
        <w:t xml:space="preserve">추락물 피해는 물리 피해의 한 종류이며, 피해 유형은 추락물 자체에 따라 결정됩니다.</w:t>
      </w:r>
    </w:p>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예: 물품의 무게 가중치가 5이고, 100미터 높이에서 떨어졌다면, 그 DP는 100DP+5 추가 성공이며, 최종 결과는 35점 피해입니다. 피해 상한이 20이므로, 대상은 반사 회피를 하고, 성공 수는 10점이며, 이때 발생하는 피해는 10점입니다.</w:t>
      </w:r>
    </w:p>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만약 추락물의 체형이 대상보다 2단계 크고(예: 대상이 소형 생물이고, 추락물이 대형 물체) 추락 후에도 파괴되지 않았다면, 대상을 아래에 깔아뭉갤 수 있으며, 대상은 잡힌 것과 같고, 잡힘에서 벗어나는 DC는 추락물의 체적값입니다.</w:t>
      </w:r>
    </w:p>
    <w:p w:rsidR="00000000" w:rsidDel="00000000" w:rsidP="00000000" w:rsidRDefault="00000000" w:rsidRPr="00000000" w14:paraId="000017A6">
      <w:pPr>
        <w:rPr/>
      </w:pPr>
      <w:r w:rsidDel="00000000" w:rsidR="00000000" w:rsidRPr="00000000">
        <w:rPr>
          <w:rFonts w:ascii="Arial Unicode MS" w:cs="Arial Unicode MS" w:eastAsia="Arial Unicode MS" w:hAnsi="Arial Unicode MS"/>
          <w:rtl w:val="0"/>
        </w:rPr>
        <w:t xml:space="preserve">만약 추락물의 체형이 대상보다 2단계 크지 않고 대상보다 2단계 작지도 않다면, 추락물은 대상의 인접 칸으로 떨어집니다.</w:t>
      </w:r>
    </w:p>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만약 추락물의 체형이 대상보다 2단계 작다면(예: 대상이 대형 생물이고, 추락물이 소형 물체), 추락물은 대상과 같은 칸으로 떨어질 수 있습니다.</w:t>
      </w:r>
    </w:p>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주의: 일부 추락물은 아무리 높아도 어떤 피해도 발생시키지 않습니다. 예를 들어 물, 스펀지 공 등.</w:t>
      </w:r>
    </w:p>
    <w:p w:rsidR="00000000" w:rsidDel="00000000" w:rsidP="00000000" w:rsidRDefault="00000000" w:rsidRPr="00000000" w14:paraId="000017A9">
      <w:pPr>
        <w:rPr/>
      </w:pPr>
      <w:r w:rsidDel="00000000" w:rsidR="00000000" w:rsidRPr="00000000">
        <w:rPr>
          <w:rFonts w:ascii="Arial Unicode MS" w:cs="Arial Unicode MS" w:eastAsia="Arial Unicode MS" w:hAnsi="Arial Unicode MS"/>
          <w:rtl w:val="0"/>
        </w:rPr>
        <w:t xml:space="preserve">주의: 힘의 작용과 반작용 효과로 인해, 한 물품은 추락 피해를 받아야만 정상적으로 추락물 피해를 발생시킬 수 있습니다. 만약 그것이 어떤 효과로 추락 피해에 면역된다면(영체화 등 포함), 그것은 추락물 피해를 발생시킬 수 없습니다.</w:t>
      </w:r>
    </w:p>
    <w:p w:rsidR="00000000" w:rsidDel="00000000" w:rsidP="00000000" w:rsidRDefault="00000000" w:rsidRPr="00000000" w14:paraId="000017AA">
      <w:pPr>
        <w:rPr/>
      </w:pPr>
      <w:r w:rsidDel="00000000" w:rsidR="00000000" w:rsidRPr="00000000">
        <w:rPr>
          <w:rFonts w:ascii="Arial Unicode MS" w:cs="Arial Unicode MS" w:eastAsia="Arial Unicode MS" w:hAnsi="Arial Unicode MS"/>
          <w:rtl w:val="0"/>
        </w:rPr>
        <w:t xml:space="preserve">만약 대상이 높은 곳에서 낮은 곳에 있는 대상에게 추락물 공격을 한다면, 원거리 투척 공격 판정을 해야 하며, 판정 결과에 따라 맞았는지 여부를 판단합니다. 만약 맞았다면, 추락물 피해를 추가 피해로 결산합니다.</w:t>
      </w:r>
    </w:p>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이는 대상이 극한 투척 사거리 밖에 있다면, 거의 맞출 수 없다는 것을 의미합니다.</w:t>
      </w:r>
    </w:p>
    <w:p w:rsidR="00000000" w:rsidDel="00000000" w:rsidP="00000000" w:rsidRDefault="00000000" w:rsidRPr="00000000" w14:paraId="000017AC">
      <w:pPr>
        <w:rPr/>
      </w:pPr>
      <w:r w:rsidDel="00000000" w:rsidR="00000000" w:rsidRPr="00000000">
        <w:rPr>
          <w:rtl w:val="0"/>
        </w:rPr>
        <w:t xml:space="preserve">=====================================================================</w:t>
      </w:r>
    </w:p>
    <w:p w:rsidR="00000000" w:rsidDel="00000000" w:rsidP="00000000" w:rsidRDefault="00000000" w:rsidRPr="00000000" w14:paraId="000017AD">
      <w:pPr>
        <w:rPr/>
      </w:pPr>
      <w:r w:rsidDel="00000000" w:rsidR="00000000" w:rsidRPr="00000000">
        <w:rPr>
          <w:rtl w:val="0"/>
        </w:rPr>
        <w:t xml:space="preserve">======================================</w:t>
      </w:r>
    </w:p>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혼합 피해</w:t>
      </w:r>
    </w:p>
    <w:p w:rsidR="00000000" w:rsidDel="00000000" w:rsidP="00000000" w:rsidRDefault="00000000" w:rsidRPr="00000000" w14:paraId="000017AF">
      <w:pPr>
        <w:rPr/>
      </w:pPr>
      <w:r w:rsidDel="00000000" w:rsidR="00000000" w:rsidRPr="00000000">
        <w:rPr>
          <w:rFonts w:ascii="Arial Unicode MS" w:cs="Arial Unicode MS" w:eastAsia="Arial Unicode MS" w:hAnsi="Arial Unicode MS"/>
          <w:rtl w:val="0"/>
        </w:rPr>
        <w:t xml:space="preserve">어떤 상황에서는 피해 유형이 혼합될 수 있습니다.</w:t>
      </w:r>
    </w:p>
    <w:p w:rsidR="00000000" w:rsidDel="00000000" w:rsidP="00000000" w:rsidRDefault="00000000" w:rsidRPr="00000000" w14:paraId="000017B0">
      <w:pPr>
        <w:rPr/>
      </w:pPr>
      <w:r w:rsidDel="00000000" w:rsidR="00000000" w:rsidRPr="00000000">
        <w:rPr>
          <w:rFonts w:ascii="Arial Unicode MS" w:cs="Arial Unicode MS" w:eastAsia="Arial Unicode MS" w:hAnsi="Arial Unicode MS"/>
          <w:rtl w:val="0"/>
        </w:rPr>
        <w:t xml:space="preserve">예: 이 피해는 화염 모독 피해입니다.</w:t>
      </w:r>
    </w:p>
    <w:p w:rsidR="00000000" w:rsidDel="00000000" w:rsidP="00000000" w:rsidRDefault="00000000" w:rsidRPr="00000000" w14:paraId="000017B1">
      <w:pPr>
        <w:rPr/>
      </w:pPr>
      <w:r w:rsidDel="00000000" w:rsidR="00000000" w:rsidRPr="00000000">
        <w:rPr>
          <w:rFonts w:ascii="Arial Unicode MS" w:cs="Arial Unicode MS" w:eastAsia="Arial Unicode MS" w:hAnsi="Arial Unicode MS"/>
          <w:rtl w:val="0"/>
        </w:rPr>
        <w:t xml:space="preserve">이때, 이 피해에 대해, 당신은 반드시 해당 피해 유형에 대응하는 모든 방어 능력(흡수, 상쇄, 감소, 무시, 반사 등)을 가지고 있어야만 그것에 대해 전부 효과가 발생합니다.</w:t>
      </w:r>
    </w:p>
    <w:p w:rsidR="00000000" w:rsidDel="00000000" w:rsidP="00000000" w:rsidRDefault="00000000" w:rsidRPr="00000000" w14:paraId="000017B2">
      <w:pPr>
        <w:rPr/>
      </w:pPr>
      <w:r w:rsidDel="00000000" w:rsidR="00000000" w:rsidRPr="00000000">
        <w:rPr>
          <w:rFonts w:ascii="Arial Unicode MS" w:cs="Arial Unicode MS" w:eastAsia="Arial Unicode MS" w:hAnsi="Arial Unicode MS"/>
          <w:rtl w:val="0"/>
        </w:rPr>
        <w:t xml:space="preserve">예: 당신이 5점의 화염 혼합 모독 피해를 받았는데, 이때 당신은 2점의 화염 저항력과 1점의 모독 저항력을 가지고 있다면, 당신은 최종적으로 4점의 피해를 받습니다.</w:t>
      </w:r>
    </w:p>
    <w:p w:rsidR="00000000" w:rsidDel="00000000" w:rsidP="00000000" w:rsidRDefault="00000000" w:rsidRPr="00000000" w14:paraId="000017B3">
      <w:pPr>
        <w:rPr/>
      </w:pPr>
      <w:r w:rsidDel="00000000" w:rsidR="00000000" w:rsidRPr="00000000">
        <w:rPr>
          <w:rFonts w:ascii="Arial Unicode MS" w:cs="Arial Unicode MS" w:eastAsia="Arial Unicode MS" w:hAnsi="Arial Unicode MS"/>
          <w:rtl w:val="0"/>
        </w:rPr>
        <w:t xml:space="preserve">예: 당신이 5점의 화염 혼합 모독 피해를 받았는데, 이때 당신은 3점의 전에너지 저항력을 가지고 있다면, 최종적으로 2점의 피해를 받습니다.</w:t>
      </w:r>
    </w:p>
    <w:p w:rsidR="00000000" w:rsidDel="00000000" w:rsidP="00000000" w:rsidRDefault="00000000" w:rsidRPr="00000000" w14:paraId="000017B4">
      <w:pPr>
        <w:rPr/>
      </w:pPr>
      <w:r w:rsidDel="00000000" w:rsidR="00000000" w:rsidRPr="00000000">
        <w:rPr>
          <w:rFonts w:ascii="Arial Unicode MS" w:cs="Arial Unicode MS" w:eastAsia="Arial Unicode MS" w:hAnsi="Arial Unicode MS"/>
          <w:rtl w:val="0"/>
        </w:rPr>
        <w:t xml:space="preserve">예: 당신이 5점의 화염 혼합 물리 피해를 받았는데, 이때 당신은 화염 피해에 면역이 되고, 3점의 물리 피해 감소를 가지고 있다면, 당신은 최종적으로 2점의 피해를 받습니다.</w:t>
      </w:r>
    </w:p>
    <w:p w:rsidR="00000000" w:rsidDel="00000000" w:rsidP="00000000" w:rsidRDefault="00000000" w:rsidRPr="00000000" w14:paraId="000017B5">
      <w:pPr>
        <w:rPr/>
      </w:pPr>
      <w:r w:rsidDel="00000000" w:rsidR="00000000" w:rsidRPr="00000000">
        <w:rPr>
          <w:rFonts w:ascii="Arial Unicode MS" w:cs="Arial Unicode MS" w:eastAsia="Arial Unicode MS" w:hAnsi="Arial Unicode MS"/>
          <w:rtl w:val="0"/>
        </w:rPr>
        <w:t xml:space="preserve">혼합 피해에서 피해 특성이 다른 경우, 예를 들어 광에너지 피해와 화염 피해가 혼합된 경우, 광에너지 피해는 경도를 무시하지만, 화염 피해는 경도의 영향을 받는다면, 이러한 상황에서는 피해를 발생시키는 쪽에서 유리한 것으로 판정하며, 충돌하지 않는 효과는 중첩 적용될 수 있습니다.  </w:t>
      </w:r>
    </w:p>
    <w:p w:rsidR="00000000" w:rsidDel="00000000" w:rsidP="00000000" w:rsidRDefault="00000000" w:rsidRPr="00000000" w14:paraId="000017B6">
      <w:pPr>
        <w:rPr/>
      </w:pPr>
      <w:r w:rsidDel="00000000" w:rsidR="00000000" w:rsidRPr="00000000">
        <w:rPr>
          <w:rtl w:val="0"/>
        </w:rPr>
        <w:t xml:space="preserve">=====================================================================</w:t>
      </w:r>
    </w:p>
    <w:p w:rsidR="00000000" w:rsidDel="00000000" w:rsidP="00000000" w:rsidRDefault="00000000" w:rsidRPr="00000000" w14:paraId="000017B7">
      <w:pPr>
        <w:rPr/>
      </w:pPr>
      <w:r w:rsidDel="00000000" w:rsidR="00000000" w:rsidRPr="00000000">
        <w:rPr>
          <w:rtl w:val="0"/>
        </w:rPr>
        <w:t xml:space="preserve">======================================</w:t>
      </w:r>
    </w:p>
    <w:p w:rsidR="00000000" w:rsidDel="00000000" w:rsidP="00000000" w:rsidRDefault="00000000" w:rsidRPr="00000000" w14:paraId="000017B8">
      <w:pPr>
        <w:rPr/>
      </w:pPr>
      <w:r w:rsidDel="00000000" w:rsidR="00000000" w:rsidRPr="00000000">
        <w:rPr>
          <w:rFonts w:ascii="Arial Unicode MS" w:cs="Arial Unicode MS" w:eastAsia="Arial Unicode MS" w:hAnsi="Arial Unicode MS"/>
          <w:rtl w:val="0"/>
        </w:rPr>
        <w:t xml:space="preserve">다중 피해 동시 발생</w:t>
      </w:r>
    </w:p>
    <w:p w:rsidR="00000000" w:rsidDel="00000000" w:rsidP="00000000" w:rsidRDefault="00000000" w:rsidRPr="00000000" w14:paraId="000017B9">
      <w:pPr>
        <w:rPr/>
      </w:pPr>
      <w:r w:rsidDel="00000000" w:rsidR="00000000" w:rsidRPr="00000000">
        <w:rPr>
          <w:rFonts w:ascii="Arial Unicode MS" w:cs="Arial Unicode MS" w:eastAsia="Arial Unicode MS" w:hAnsi="Arial Unicode MS"/>
          <w:rtl w:val="0"/>
        </w:rPr>
        <w:t xml:space="preserve">어떤 상황에서는 동일한 공격에 여러 번의 공격이 포함될 수 있습니다.</w:t>
      </w:r>
    </w:p>
    <w:p w:rsidR="00000000" w:rsidDel="00000000" w:rsidP="00000000" w:rsidRDefault="00000000" w:rsidRPr="00000000" w14:paraId="000017BA">
      <w:pPr>
        <w:rPr/>
      </w:pPr>
      <w:r w:rsidDel="00000000" w:rsidR="00000000" w:rsidRPr="00000000">
        <w:rPr>
          <w:rFonts w:ascii="Arial Unicode MS" w:cs="Arial Unicode MS" w:eastAsia="Arial Unicode MS" w:hAnsi="Arial Unicode MS"/>
          <w:rtl w:val="0"/>
        </w:rPr>
        <w:t xml:space="preserve">예: 무기가 참격 또는 관통 피해를 발생시킬 수 있다면, 이러한 상황에서 당신은 그 중 하나의 피해 유형을 선택해 적용합니다.</w:t>
      </w:r>
    </w:p>
    <w:p w:rsidR="00000000" w:rsidDel="00000000" w:rsidP="00000000" w:rsidRDefault="00000000" w:rsidRPr="00000000" w14:paraId="000017BB">
      <w:pPr>
        <w:rPr/>
      </w:pPr>
      <w:r w:rsidDel="00000000" w:rsidR="00000000" w:rsidRPr="00000000">
        <w:rPr>
          <w:rFonts w:ascii="Arial Unicode MS" w:cs="Arial Unicode MS" w:eastAsia="Arial Unicode MS" w:hAnsi="Arial Unicode MS"/>
          <w:rtl w:val="0"/>
        </w:rPr>
        <w:t xml:space="preserve">예: 무기가 참격 피해를 발생시킬 수 있고, 기술을 발동해 이번 공격이 전격 피해를 발생시킨다면, 이러한 상황에서 기술로 인한 피해 유형이 원래 무기가 발생시키는 피해를 덮어씁니다.</w:t>
      </w:r>
    </w:p>
    <w:p w:rsidR="00000000" w:rsidDel="00000000" w:rsidP="00000000" w:rsidRDefault="00000000" w:rsidRPr="00000000" w14:paraId="000017BC">
      <w:pPr>
        <w:rPr/>
      </w:pPr>
      <w:r w:rsidDel="00000000" w:rsidR="00000000" w:rsidRPr="00000000">
        <w:rPr>
          <w:rFonts w:ascii="Arial Unicode MS" w:cs="Arial Unicode MS" w:eastAsia="Arial Unicode MS" w:hAnsi="Arial Unicode MS"/>
          <w:rtl w:val="0"/>
        </w:rPr>
        <w:t xml:space="preserve">예: 무기가 참격 피해를 발생시킬 수 있고, 기술을 한 번 발동해 무기가 전격 피해를 발생시키도록 바꾼다면, 이러한 상황에서 무기가 발생시키는 피해는 바뀐 후의 피해입니다.</w:t>
      </w:r>
    </w:p>
    <w:p w:rsidR="00000000" w:rsidDel="00000000" w:rsidP="00000000" w:rsidRDefault="00000000" w:rsidRPr="00000000" w14:paraId="000017BD">
      <w:pPr>
        <w:rPr/>
      </w:pPr>
      <w:r w:rsidDel="00000000" w:rsidR="00000000" w:rsidRPr="00000000">
        <w:rPr>
          <w:rFonts w:ascii="Arial Unicode MS" w:cs="Arial Unicode MS" w:eastAsia="Arial Unicode MS" w:hAnsi="Arial Unicode MS"/>
          <w:rtl w:val="0"/>
        </w:rPr>
        <w:t xml:space="preserve">예: 무기가 참격 피해를 발생시킬 수 있고, 기술을 한 번 발동해 무기가 전격 피해를 발생시키도록 바꾼 후, 또 다시 기술을 발동해 이번 공격이 화염 피해를 발생시킨다면, 이러한 상황에서 기술로 인한 피해 유형이 원래 무기가 발생시키는 피해를 덮어씁니다.</w:t>
      </w:r>
    </w:p>
    <w:p w:rsidR="00000000" w:rsidDel="00000000" w:rsidP="00000000" w:rsidRDefault="00000000" w:rsidRPr="00000000" w14:paraId="000017BE">
      <w:pPr>
        <w:rPr/>
      </w:pPr>
      <w:r w:rsidDel="00000000" w:rsidR="00000000" w:rsidRPr="00000000">
        <w:rPr>
          <w:rFonts w:ascii="Arial Unicode MS" w:cs="Arial Unicode MS" w:eastAsia="Arial Unicode MS" w:hAnsi="Arial Unicode MS"/>
          <w:rtl w:val="0"/>
        </w:rPr>
        <w:t xml:space="preserve">예: 무기가 참격 피해를 발생시킬 수 있고, A 기술을 발동해 이번 공격이 전격 피해를 발생시키고, B 기술을 발동해 이번 공격이 화염 피해를 발생시킨다면, 이러한 상황에서 발동자가 피해 유형을 선택합니다.</w:t>
      </w:r>
    </w:p>
    <w:p w:rsidR="00000000" w:rsidDel="00000000" w:rsidP="00000000" w:rsidRDefault="00000000" w:rsidRPr="00000000" w14:paraId="000017BF">
      <w:pPr>
        <w:rPr/>
      </w:pPr>
      <w:r w:rsidDel="00000000" w:rsidR="00000000" w:rsidRPr="00000000">
        <w:rPr>
          <w:rFonts w:ascii="Arial Unicode MS" w:cs="Arial Unicode MS" w:eastAsia="Arial Unicode MS" w:hAnsi="Arial Unicode MS"/>
          <w:rtl w:val="0"/>
        </w:rPr>
        <w:t xml:space="preserve">예: 무기가 참격 피해를 발생시킬 수 있고, A 기술을 발동해 무기가 화염 피해를 발생시키도록 바꾸고, B 기술을 발동해 무기가 전격 피해를 발생시키도록 바꾼다면, 이러한 상황에서 발동자가 피해 유형을 선택합니다.</w:t>
      </w:r>
    </w:p>
    <w:p w:rsidR="00000000" w:rsidDel="00000000" w:rsidP="00000000" w:rsidRDefault="00000000" w:rsidRPr="00000000" w14:paraId="000017C0">
      <w:pPr>
        <w:rPr/>
      </w:pPr>
      <w:r w:rsidDel="00000000" w:rsidR="00000000" w:rsidRPr="00000000">
        <w:rPr>
          <w:rtl w:val="0"/>
        </w:rPr>
        <w:t xml:space="preserve">=====================================================================</w:t>
      </w:r>
    </w:p>
    <w:p w:rsidR="00000000" w:rsidDel="00000000" w:rsidP="00000000" w:rsidRDefault="00000000" w:rsidRPr="00000000" w14:paraId="000017C1">
      <w:pPr>
        <w:rPr/>
      </w:pPr>
      <w:r w:rsidDel="00000000" w:rsidR="00000000" w:rsidRPr="00000000">
        <w:rPr>
          <w:rtl w:val="0"/>
        </w:rPr>
        <w:t xml:space="preserve">======================================</w:t>
      </w:r>
    </w:p>
    <w:p w:rsidR="00000000" w:rsidDel="00000000" w:rsidP="00000000" w:rsidRDefault="00000000" w:rsidRPr="00000000" w14:paraId="000017C2">
      <w:pPr>
        <w:rPr/>
      </w:pPr>
      <w:r w:rsidDel="00000000" w:rsidR="00000000" w:rsidRPr="00000000">
        <w:rPr>
          <w:rFonts w:ascii="Arial Unicode MS" w:cs="Arial Unicode MS" w:eastAsia="Arial Unicode MS" w:hAnsi="Arial Unicode MS"/>
          <w:rtl w:val="0"/>
        </w:rPr>
        <w:t xml:space="preserve">방어 유형</w:t>
      </w:r>
    </w:p>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본 게임의 모든 피해 감소 능력은 다음과 같은 몇 가지 키워드로만 설명됩니다:</w:t>
      </w:r>
    </w:p>
    <w:p w:rsidR="00000000" w:rsidDel="00000000" w:rsidP="00000000" w:rsidRDefault="00000000" w:rsidRPr="00000000" w14:paraId="000017C4">
      <w:pPr>
        <w:rPr/>
      </w:pPr>
      <w:r w:rsidDel="00000000" w:rsidR="00000000" w:rsidRPr="00000000">
        <w:rPr>
          <w:rFonts w:ascii="Arial Unicode MS" w:cs="Arial Unicode MS" w:eastAsia="Arial Unicode MS" w:hAnsi="Arial Unicode MS"/>
          <w:rtl w:val="0"/>
        </w:rPr>
        <w:t xml:space="preserve">회피, 흡수, 상쇄, 전환, 감소, 무시. 키워드로 설명되지 않은 피해 감소는 존재하지 않습니다. 자원에 등장하는 모든 피해 감소류 능력은 그 키워드를 가지고 있습니다.</w:t>
      </w:r>
    </w:p>
    <w:p w:rsidR="00000000" w:rsidDel="00000000" w:rsidP="00000000" w:rsidRDefault="00000000" w:rsidRPr="00000000" w14:paraId="000017C5">
      <w:pPr>
        <w:rPr/>
      </w:pPr>
      <w:r w:rsidDel="00000000" w:rsidR="00000000" w:rsidRPr="00000000">
        <w:rPr>
          <w:rFonts w:ascii="Arial Unicode MS" w:cs="Arial Unicode MS" w:eastAsia="Arial Unicode MS" w:hAnsi="Arial Unicode MS"/>
          <w:rtl w:val="0"/>
        </w:rPr>
        <w:t xml:space="preserve">주의해야 할 점은, 어떤 방어 능력이라도 공격자에 의해 격파될 수 있다는 것입니다.</w:t>
      </w:r>
    </w:p>
    <w:p w:rsidR="00000000" w:rsidDel="00000000" w:rsidP="00000000" w:rsidRDefault="00000000" w:rsidRPr="00000000" w14:paraId="000017C6">
      <w:pPr>
        <w:rPr/>
      </w:pPr>
      <w:r w:rsidDel="00000000" w:rsidR="00000000" w:rsidRPr="00000000">
        <w:rPr>
          <w:rFonts w:ascii="Arial Unicode MS" w:cs="Arial Unicode MS" w:eastAsia="Arial Unicode MS" w:hAnsi="Arial Unicode MS"/>
          <w:rtl w:val="0"/>
        </w:rPr>
        <w:t xml:space="preserve">예: 대상의 X점 에너지 저항력을 무시합니다. 이때 공격자의 격파 능력에 대해, 방어자가 여러 개의 대응하는 방어 능력을 가지고 있다면, 공격자는 차례로 격파하며, 격파 순서는 방어자의 높은 것부터 낮은 것 순으로 격파합니다(만약 같다면, 공격자가 결정). 반드시 하나의 방어 능력을 전부 0으로 격파해야만, 남은 것이 있다면 다음 동일한 유형의 방어 능력을 격파할 수 있습니다.</w:t>
      </w:r>
    </w:p>
    <w:p w:rsidR="00000000" w:rsidDel="00000000" w:rsidP="00000000" w:rsidRDefault="00000000" w:rsidRPr="00000000" w14:paraId="000017C7">
      <w:pPr>
        <w:rPr/>
      </w:pPr>
      <w:r w:rsidDel="00000000" w:rsidR="00000000" w:rsidRPr="00000000">
        <w:rPr>
          <w:rFonts w:ascii="Arial Unicode MS" w:cs="Arial Unicode MS" w:eastAsia="Arial Unicode MS" w:hAnsi="Arial Unicode MS"/>
          <w:rtl w:val="0"/>
        </w:rPr>
        <w:t xml:space="preserve">하지만 대상의 어떤 피해 감소를 무시하는 능력과 같은 경우라면, 그 피해 감소의 모든 능력을 무시할 수 있습니다.</w:t>
      </w:r>
    </w:p>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예: 대상의 화염 에너지 저항력을 무시한다면, 이때 대상이 2점의 전에너지 저항력, 3점의 화염 저항력을 가지고 있다면, 공격자가 화염 피해를 발생시킬 때, 대상의 모든 에너지 저항력을 무시합니다.</w:t>
      </w:r>
    </w:p>
    <w:p w:rsidR="00000000" w:rsidDel="00000000" w:rsidP="00000000" w:rsidRDefault="00000000" w:rsidRPr="00000000" w14:paraId="000017C9">
      <w:pPr>
        <w:rPr/>
      </w:pPr>
      <w:r w:rsidDel="00000000" w:rsidR="00000000" w:rsidRPr="00000000">
        <w:rPr>
          <w:rtl w:val="0"/>
        </w:rPr>
        <w:t xml:space="preserve">=====================================================================</w:t>
      </w:r>
    </w:p>
    <w:p w:rsidR="00000000" w:rsidDel="00000000" w:rsidP="00000000" w:rsidRDefault="00000000" w:rsidRPr="00000000" w14:paraId="000017CA">
      <w:pPr>
        <w:rPr/>
      </w:pPr>
      <w:r w:rsidDel="00000000" w:rsidR="00000000" w:rsidRPr="00000000">
        <w:rPr>
          <w:rtl w:val="0"/>
        </w:rPr>
        <w:t xml:space="preserve">======================================</w:t>
      </w:r>
    </w:p>
    <w:p w:rsidR="00000000" w:rsidDel="00000000" w:rsidP="00000000" w:rsidRDefault="00000000" w:rsidRPr="00000000" w14:paraId="000017CB">
      <w:pPr>
        <w:rPr/>
      </w:pPr>
      <w:r w:rsidDel="00000000" w:rsidR="00000000" w:rsidRPr="00000000">
        <w:rPr>
          <w:rFonts w:ascii="Arial Unicode MS" w:cs="Arial Unicode MS" w:eastAsia="Arial Unicode MS" w:hAnsi="Arial Unicode MS"/>
          <w:rtl w:val="0"/>
        </w:rPr>
        <w:t xml:space="preserve">피해 회피</w:t>
      </w:r>
    </w:p>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피해 회피는 자신의 행동을 통해 피해를 무효화하는 능력의 일종입니다.</w:t>
      </w:r>
    </w:p>
    <w:p w:rsidR="00000000" w:rsidDel="00000000" w:rsidP="00000000" w:rsidRDefault="00000000" w:rsidRPr="00000000" w14:paraId="000017CD">
      <w:pPr>
        <w:rPr/>
      </w:pPr>
      <w:r w:rsidDel="00000000" w:rsidR="00000000" w:rsidRPr="00000000">
        <w:rPr>
          <w:rFonts w:ascii="Arial Unicode MS" w:cs="Arial Unicode MS" w:eastAsia="Arial Unicode MS" w:hAnsi="Arial Unicode MS"/>
          <w:rtl w:val="0"/>
        </w:rPr>
        <w:t xml:space="preserve">일반적으로 어떤 판정을 통해 피해를 감소시키는데, 예를 들어 의지 회피, 반사 회피, 강인 회피 등이 있습니다.</w:t>
      </w:r>
    </w:p>
    <w:p w:rsidR="00000000" w:rsidDel="00000000" w:rsidP="00000000" w:rsidRDefault="00000000" w:rsidRPr="00000000" w14:paraId="000017CE">
      <w:pPr>
        <w:rPr/>
      </w:pPr>
      <w:r w:rsidDel="00000000" w:rsidR="00000000" w:rsidRPr="00000000">
        <w:rPr>
          <w:rFonts w:ascii="Arial Unicode MS" w:cs="Arial Unicode MS" w:eastAsia="Arial Unicode MS" w:hAnsi="Arial Unicode MS"/>
          <w:rtl w:val="0"/>
        </w:rPr>
        <w:t xml:space="preserve">피해나 효과를 발생시키는 능력이 회피할 수 없다고 한다면, 특별히 회피할 수 없다고 설명하며, 그렇지 않다면 정상적으로 피해를 계산합니다.</w:t>
      </w:r>
    </w:p>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피해나 효과를 발생시키는 능력이 회피할 수 있다면, 그것은 일반적으로 필요한 회피 판정과 회피 판정의 이점을 설명하며, 불량 상태의 회피는 기본 규칙을 따릅니다.</w:t>
      </w:r>
    </w:p>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범위 피해에 대해, 회피할 수 없다거나 어떻게 회피하는지 설명하지 않았다면, 기본적으로 반사 회피로 합니다.</w:t>
      </w:r>
    </w:p>
    <w:p w:rsidR="00000000" w:rsidDel="00000000" w:rsidP="00000000" w:rsidRDefault="00000000" w:rsidRPr="00000000" w14:paraId="000017D1">
      <w:pPr>
        <w:rPr/>
      </w:pPr>
      <w:r w:rsidDel="00000000" w:rsidR="00000000" w:rsidRPr="00000000">
        <w:rPr>
          <w:rFonts w:ascii="Arial Unicode MS" w:cs="Arial Unicode MS" w:eastAsia="Arial Unicode MS" w:hAnsi="Arial Unicode MS"/>
          <w:rtl w:val="0"/>
        </w:rPr>
        <w:t xml:space="preserve">단일 대상 피해에 대해, 회피해야 한다거나 어떻게 회피하는지 설명하지 않았다면, 기본적으로 회피할 수 없습니다.</w:t>
      </w:r>
    </w:p>
    <w:p w:rsidR="00000000" w:rsidDel="00000000" w:rsidP="00000000" w:rsidRDefault="00000000" w:rsidRPr="00000000" w14:paraId="000017D2">
      <w:pPr>
        <w:rPr/>
      </w:pPr>
      <w:r w:rsidDel="00000000" w:rsidR="00000000" w:rsidRPr="00000000">
        <w:rPr>
          <w:rtl w:val="0"/>
        </w:rPr>
        <w:t xml:space="preserve">=====================================================================</w:t>
      </w:r>
    </w:p>
    <w:p w:rsidR="00000000" w:rsidDel="00000000" w:rsidP="00000000" w:rsidRDefault="00000000" w:rsidRPr="00000000" w14:paraId="000017D3">
      <w:pPr>
        <w:rPr/>
      </w:pPr>
      <w:r w:rsidDel="00000000" w:rsidR="00000000" w:rsidRPr="00000000">
        <w:rPr>
          <w:rtl w:val="0"/>
        </w:rPr>
        <w:t xml:space="preserve">======================================</w:t>
      </w:r>
    </w:p>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피해 흡수</w:t>
      </w:r>
    </w:p>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피해 흡수는 피해를 무효화하는 능력의 일종입니다. 피해 흡수X는 매번 받는 피해 중 X점이 흡수되어 무효화된다는 것을 의미합니다. 피해 흡수에는 세 가지 유형이 있습니다:</w:t>
      </w:r>
    </w:p>
    <w:p w:rsidR="00000000" w:rsidDel="00000000" w:rsidP="00000000" w:rsidRDefault="00000000" w:rsidRPr="00000000" w14:paraId="000017D6">
      <w:pPr>
        <w:rPr/>
      </w:pPr>
      <w:r w:rsidDel="00000000" w:rsidR="00000000" w:rsidRPr="00000000">
        <w:rPr>
          <w:rFonts w:ascii="Arial Unicode MS" w:cs="Arial Unicode MS" w:eastAsia="Arial Unicode MS" w:hAnsi="Arial Unicode MS"/>
          <w:rtl w:val="0"/>
        </w:rPr>
        <w:t xml:space="preserve">물리 피해 흡수: 물리 피해 흡수는 물리 피해만 흡수할 수 있으며, 여기에는 물리 피해, 참격 피해, 충격 피해, 관통 피해, 추락 피해와 추락물 피해가 포함됩니다.</w:t>
      </w:r>
    </w:p>
    <w:p w:rsidR="00000000" w:rsidDel="00000000" w:rsidP="00000000" w:rsidRDefault="00000000" w:rsidRPr="00000000" w14:paraId="000017D7">
      <w:pPr>
        <w:rPr/>
      </w:pPr>
      <w:r w:rsidDel="00000000" w:rsidR="00000000" w:rsidRPr="00000000">
        <w:rPr>
          <w:rFonts w:ascii="Arial Unicode MS" w:cs="Arial Unicode MS" w:eastAsia="Arial Unicode MS" w:hAnsi="Arial Unicode MS"/>
          <w:rtl w:val="0"/>
        </w:rPr>
        <w:t xml:space="preserve">에너지 피해 흡수: 에너지 피해 흡수는 에너지 피해만 흡수할 수 있으며, 여기에는 순수 에너지 피해, 화염 피해, 냉기 피해, 전격 피해, 부식 피해, 광명 피해, 어둠 피해, 음파 피해와 광에너지 피해가 포함됩니다.</w:t>
      </w:r>
    </w:p>
    <w:p w:rsidR="00000000" w:rsidDel="00000000" w:rsidP="00000000" w:rsidRDefault="00000000" w:rsidRPr="00000000" w14:paraId="000017D8">
      <w:pPr>
        <w:rPr/>
      </w:pPr>
      <w:r w:rsidDel="00000000" w:rsidR="00000000" w:rsidRPr="00000000">
        <w:rPr>
          <w:rFonts w:ascii="Arial Unicode MS" w:cs="Arial Unicode MS" w:eastAsia="Arial Unicode MS" w:hAnsi="Arial Unicode MS"/>
          <w:rtl w:val="0"/>
        </w:rPr>
        <w:t xml:space="preserve">전피해 흡수: 전피해 흡수는 위에서 언급한 모든 피해와 정신 피해, 역장 피해, 독소 피해를 흡수할 수 있습니다.</w:t>
      </w:r>
    </w:p>
    <w:p w:rsidR="00000000" w:rsidDel="00000000" w:rsidP="00000000" w:rsidRDefault="00000000" w:rsidRPr="00000000" w14:paraId="000017D9">
      <w:pPr>
        <w:rPr/>
      </w:pPr>
      <w:r w:rsidDel="00000000" w:rsidR="00000000" w:rsidRPr="00000000">
        <w:rPr>
          <w:rFonts w:ascii="Arial Unicode MS" w:cs="Arial Unicode MS" w:eastAsia="Arial Unicode MS" w:hAnsi="Arial Unicode MS"/>
          <w:rtl w:val="0"/>
        </w:rPr>
        <w:t xml:space="preserve">피해 흡수 능력은 중첩될 수 없습니다.</w:t>
      </w:r>
    </w:p>
    <w:p w:rsidR="00000000" w:rsidDel="00000000" w:rsidP="00000000" w:rsidRDefault="00000000" w:rsidRPr="00000000" w14:paraId="000017DA">
      <w:pPr>
        <w:rPr/>
      </w:pPr>
      <w:r w:rsidDel="00000000" w:rsidR="00000000" w:rsidRPr="00000000">
        <w:rPr>
          <w:rFonts w:ascii="Arial Unicode MS" w:cs="Arial Unicode MS" w:eastAsia="Arial Unicode MS" w:hAnsi="Arial Unicode MS"/>
          <w:rtl w:val="0"/>
        </w:rPr>
        <w:t xml:space="preserve">예1: 한 능력이 2점의 전피해 흡수를 제공하고, 한 능력이 3점의 전피해 흡수를 제공한다면, 적용될 때 높은 것이 적용되며, 중첩되지 않습니다. 즉, 3점만 적용될 수 있습니다.</w:t>
      </w:r>
    </w:p>
    <w:p w:rsidR="00000000" w:rsidDel="00000000" w:rsidP="00000000" w:rsidRDefault="00000000" w:rsidRPr="00000000" w14:paraId="000017DB">
      <w:pPr>
        <w:rPr/>
      </w:pPr>
      <w:r w:rsidDel="00000000" w:rsidR="00000000" w:rsidRPr="00000000">
        <w:rPr>
          <w:rFonts w:ascii="Arial Unicode MS" w:cs="Arial Unicode MS" w:eastAsia="Arial Unicode MS" w:hAnsi="Arial Unicode MS"/>
          <w:rtl w:val="0"/>
        </w:rPr>
        <w:t xml:space="preserve">예2: 만약 한 캐릭터가 5점의 물리 피해 흡수와 3점의 전피해 흡수를 모두 가지고 있다면, 물리 피해에 직면했을 때 높은 것이 적용되며, 즉 5점의 물리 피해 흡수가 적용됩니다.</w:t>
      </w:r>
    </w:p>
    <w:p w:rsidR="00000000" w:rsidDel="00000000" w:rsidP="00000000" w:rsidRDefault="00000000" w:rsidRPr="00000000" w14:paraId="000017DC">
      <w:pPr>
        <w:rPr/>
      </w:pPr>
      <w:r w:rsidDel="00000000" w:rsidR="00000000" w:rsidRPr="00000000">
        <w:rPr>
          <w:rFonts w:ascii="Arial Unicode MS" w:cs="Arial Unicode MS" w:eastAsia="Arial Unicode MS" w:hAnsi="Arial Unicode MS"/>
          <w:rtl w:val="0"/>
        </w:rPr>
        <w:t xml:space="preserve">부기: 피해 흡수는 피해 감소류 능력 중 하나입니다.</w:t>
      </w:r>
    </w:p>
    <w:p w:rsidR="00000000" w:rsidDel="00000000" w:rsidP="00000000" w:rsidRDefault="00000000" w:rsidRPr="00000000" w14:paraId="000017DD">
      <w:pPr>
        <w:rPr/>
      </w:pPr>
      <w:r w:rsidDel="00000000" w:rsidR="00000000" w:rsidRPr="00000000">
        <w:rPr>
          <w:rtl w:val="0"/>
        </w:rPr>
        <w:t xml:space="preserve">=====================================================================</w:t>
      </w:r>
    </w:p>
    <w:p w:rsidR="00000000" w:rsidDel="00000000" w:rsidP="00000000" w:rsidRDefault="00000000" w:rsidRPr="00000000" w14:paraId="000017DE">
      <w:pPr>
        <w:rPr/>
      </w:pPr>
      <w:r w:rsidDel="00000000" w:rsidR="00000000" w:rsidRPr="00000000">
        <w:rPr>
          <w:rtl w:val="0"/>
        </w:rPr>
        <w:t xml:space="preserve">======================================</w:t>
      </w:r>
    </w:p>
    <w:p w:rsidR="00000000" w:rsidDel="00000000" w:rsidP="00000000" w:rsidRDefault="00000000" w:rsidRPr="00000000" w14:paraId="000017DF">
      <w:pPr>
        <w:rPr/>
      </w:pPr>
      <w:r w:rsidDel="00000000" w:rsidR="00000000" w:rsidRPr="00000000">
        <w:rPr>
          <w:rFonts w:ascii="Arial Unicode MS" w:cs="Arial Unicode MS" w:eastAsia="Arial Unicode MS" w:hAnsi="Arial Unicode MS"/>
          <w:rtl w:val="0"/>
        </w:rPr>
        <w:t xml:space="preserve">피해 감소</w:t>
      </w:r>
    </w:p>
    <w:p w:rsidR="00000000" w:rsidDel="00000000" w:rsidP="00000000" w:rsidRDefault="00000000" w:rsidRPr="00000000" w14:paraId="000017E0">
      <w:pPr>
        <w:rPr/>
      </w:pPr>
      <w:r w:rsidDel="00000000" w:rsidR="00000000" w:rsidRPr="00000000">
        <w:rPr>
          <w:rFonts w:ascii="Arial Unicode MS" w:cs="Arial Unicode MS" w:eastAsia="Arial Unicode MS" w:hAnsi="Arial Unicode MS"/>
          <w:rtl w:val="0"/>
        </w:rPr>
        <w:t xml:space="preserve">물리 피해 감소(약칭 DR)</w:t>
      </w:r>
    </w:p>
    <w:p w:rsidR="00000000" w:rsidDel="00000000" w:rsidP="00000000" w:rsidRDefault="00000000" w:rsidRPr="00000000" w14:paraId="000017E1">
      <w:pPr>
        <w:rPr/>
      </w:pPr>
      <w:r w:rsidDel="00000000" w:rsidR="00000000" w:rsidRPr="00000000">
        <w:rPr>
          <w:rFonts w:ascii="Arial Unicode MS" w:cs="Arial Unicode MS" w:eastAsia="Arial Unicode MS" w:hAnsi="Arial Unicode MS"/>
          <w:rtl w:val="0"/>
        </w:rPr>
        <w:t xml:space="preserve">물리 피해 감소는 물리 피해를 무효화하는 능력의 일종입니다. 피해 감소X는 매번 받는 물리 피해 중 X점이 감소되어 무효화된다는 것을 의미합니다.</w:t>
      </w:r>
    </w:p>
    <w:p w:rsidR="00000000" w:rsidDel="00000000" w:rsidP="00000000" w:rsidRDefault="00000000" w:rsidRPr="00000000" w14:paraId="000017E2">
      <w:pPr>
        <w:rPr/>
      </w:pPr>
      <w:r w:rsidDel="00000000" w:rsidR="00000000" w:rsidRPr="00000000">
        <w:rPr>
          <w:rFonts w:ascii="Arial Unicode MS" w:cs="Arial Unicode MS" w:eastAsia="Arial Unicode MS" w:hAnsi="Arial Unicode MS"/>
          <w:rtl w:val="0"/>
        </w:rPr>
        <w:t xml:space="preserve">물리 피해 감소는 물리 피해에만 적용됩니다. 대부분의 피해 감소는 하나의 약점을 가지고 있는데, 특정한 어떤 근원에 대해서는 무효이며, 이는 DRX/어떤 근원으로 표기합니다.</w:t>
      </w:r>
    </w:p>
    <w:p w:rsidR="00000000" w:rsidDel="00000000" w:rsidP="00000000" w:rsidRDefault="00000000" w:rsidRPr="00000000" w14:paraId="000017E3">
      <w:pPr>
        <w:rPr/>
      </w:pPr>
      <w:r w:rsidDel="00000000" w:rsidR="00000000" w:rsidRPr="00000000">
        <w:rPr>
          <w:rFonts w:ascii="Arial Unicode MS" w:cs="Arial Unicode MS" w:eastAsia="Arial Unicode MS" w:hAnsi="Arial Unicode MS"/>
          <w:rtl w:val="0"/>
        </w:rPr>
        <w:t xml:space="preserve">DR/-: 이러한 피해 감소는 모든 물리 피해에 대해 전부 적용될 수 있는데, 이는 그 생물이나 물체가 매우 강력한 물리 저항 능력을 갖추고 있으며, 그 능력에 어떤 약점도 없다는 것을 의미합니다.</w:t>
      </w:r>
    </w:p>
    <w:p w:rsidR="00000000" w:rsidDel="00000000" w:rsidP="00000000" w:rsidRDefault="00000000" w:rsidRPr="00000000" w14:paraId="000017E4">
      <w:pPr>
        <w:rPr/>
      </w:pPr>
      <w:r w:rsidDel="00000000" w:rsidR="00000000" w:rsidRPr="00000000">
        <w:rPr>
          <w:rFonts w:ascii="Arial Unicode MS" w:cs="Arial Unicode MS" w:eastAsia="Arial Unicode MS" w:hAnsi="Arial Unicode MS"/>
          <w:rtl w:val="0"/>
        </w:rPr>
        <w:t xml:space="preserve">DR/마법: "【마법】" 특성을 가진 무기나 피해는 이러한 피해 감소를 관통할 수 있습니다.</w:t>
      </w:r>
    </w:p>
    <w:p w:rsidR="00000000" w:rsidDel="00000000" w:rsidP="00000000" w:rsidRDefault="00000000" w:rsidRPr="00000000" w14:paraId="000017E5">
      <w:pPr>
        <w:rPr/>
      </w:pPr>
      <w:r w:rsidDel="00000000" w:rsidR="00000000" w:rsidRPr="00000000">
        <w:rPr>
          <w:rFonts w:ascii="Arial Unicode MS" w:cs="Arial Unicode MS" w:eastAsia="Arial Unicode MS" w:hAnsi="Arial Unicode MS"/>
          <w:rtl w:val="0"/>
        </w:rPr>
        <w:t xml:space="preserve">DR/신병: "【신병】" 특성을 가진 무기나 피해는 이러한 피해 감소를 관통할 수 있습니다. 일부 생물은 강력한 의지력을 물질적 존재와 융합시켜, 매우 단단해집니다. 오직 동일하게 강력한 의지력을 가진 무기만이 그것을 상처 입힐 수 있습니다.</w:t>
      </w:r>
    </w:p>
    <w:p w:rsidR="00000000" w:rsidDel="00000000" w:rsidP="00000000" w:rsidRDefault="00000000" w:rsidRPr="00000000" w14:paraId="000017E6">
      <w:pPr>
        <w:rPr/>
      </w:pPr>
      <w:r w:rsidDel="00000000" w:rsidR="00000000" w:rsidRPr="00000000">
        <w:rPr>
          <w:rFonts w:ascii="Arial Unicode MS" w:cs="Arial Unicode MS" w:eastAsia="Arial Unicode MS" w:hAnsi="Arial Unicode MS"/>
          <w:rtl w:val="0"/>
        </w:rPr>
        <w:t xml:space="preserve">DR/피해 유형: 예를 들어 DR/관통, DR/충격, DR/참격. 해당 피해 유형을 가진 무기나 피해는 이러한 피해 감소를 관통할 수 있습니다. 이는 각각 일부 생물체의 표면 구조가 단단해서, 관통력이 부족한 공격을 막아낼 수 있으며, 오직 힘을 한 점에 집중하는 찌르는 형태의 무기만이 그것의 체내에 침투할 수 있다는 것을 의미합니다. 반면 어떤 생물은 내외부 구조가 단단하고 치밀해서 칼날로 인한 베임을 막아낼 수 있으며, 오직 충격 무기만이 묵직하고 두터운 힘으로 그것을 부술 수 있습니다. 또한 일부 생물체는 유연성이 비정상적이라서, 큰 힘의 내리치기나 작은 구멍을 뚫는 것이 그것의 신체 기능에 해를 끼치지 않으며, 오직 넓은 칼날로 그것에 길고 깊은 절단 상처를 내야만 그것을 파괴할 수 있습니다.</w:t>
      </w:r>
    </w:p>
    <w:p w:rsidR="00000000" w:rsidDel="00000000" w:rsidP="00000000" w:rsidRDefault="00000000" w:rsidRPr="00000000" w14:paraId="000017E7">
      <w:pPr>
        <w:rPr/>
      </w:pPr>
      <w:r w:rsidDel="00000000" w:rsidR="00000000" w:rsidRPr="00000000">
        <w:rPr>
          <w:rFonts w:ascii="Arial Unicode MS" w:cs="Arial Unicode MS" w:eastAsia="Arial Unicode MS" w:hAnsi="Arial Unicode MS"/>
          <w:rtl w:val="0"/>
        </w:rPr>
        <w:t xml:space="preserve">물리 피해 감소는 중첩될 수 없습니다.</w:t>
      </w:r>
    </w:p>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예1: 한 능력이 2점의 물리 피해 감소를 제공하고, 한 능력이 3점의 물리 피해 감소를 제공한다면, 적용될 때 높은 것이 적용되며, 중첩되지 않습니다. 즉, 3점만 적용될 수 있습니다.</w:t>
      </w:r>
    </w:p>
    <w:p w:rsidR="00000000" w:rsidDel="00000000" w:rsidP="00000000" w:rsidRDefault="00000000" w:rsidRPr="00000000" w14:paraId="000017E9">
      <w:pPr>
        <w:rPr/>
      </w:pPr>
      <w:r w:rsidDel="00000000" w:rsidR="00000000" w:rsidRPr="00000000">
        <w:rPr>
          <w:rFonts w:ascii="Arial Unicode MS" w:cs="Arial Unicode MS" w:eastAsia="Arial Unicode MS" w:hAnsi="Arial Unicode MS"/>
          <w:rtl w:val="0"/>
        </w:rPr>
        <w:t xml:space="preserve">예2: 만약 한 캐릭터가 5DR/마법과 3DR/신병을 모두 가지고 있다면, 일반 물리 피해에 직면했을 때 높은 것이 적용되며, 즉 5DR/마법이 적용됩니다.</w:t>
      </w:r>
    </w:p>
    <w:p w:rsidR="00000000" w:rsidDel="00000000" w:rsidP="00000000" w:rsidRDefault="00000000" w:rsidRPr="00000000" w14:paraId="000017EA">
      <w:pPr>
        <w:rPr/>
      </w:pPr>
      <w:r w:rsidDel="00000000" w:rsidR="00000000" w:rsidRPr="00000000">
        <w:rPr>
          <w:rFonts w:ascii="Arial Unicode MS" w:cs="Arial Unicode MS" w:eastAsia="Arial Unicode MS" w:hAnsi="Arial Unicode MS"/>
          <w:rtl w:val="0"/>
        </w:rPr>
        <w:t xml:space="preserve">에너지 저항력</w:t>
      </w:r>
    </w:p>
    <w:p w:rsidR="00000000" w:rsidDel="00000000" w:rsidP="00000000" w:rsidRDefault="00000000" w:rsidRPr="00000000" w14:paraId="000017EB">
      <w:pPr>
        <w:rPr/>
      </w:pPr>
      <w:r w:rsidDel="00000000" w:rsidR="00000000" w:rsidRPr="00000000">
        <w:rPr>
          <w:rFonts w:ascii="Arial Unicode MS" w:cs="Arial Unicode MS" w:eastAsia="Arial Unicode MS" w:hAnsi="Arial Unicode MS"/>
          <w:rtl w:val="0"/>
        </w:rPr>
        <w:t xml:space="preserve">에너지 저항력은 사람에게 에너지 피해를 감소시킬 수 있습니다. 에너지 저항력X는 매번 받는 에너지 피해 중 X점이 감소되어 무효화된다는 것을 의미합니다.</w:t>
      </w:r>
    </w:p>
    <w:p w:rsidR="00000000" w:rsidDel="00000000" w:rsidP="00000000" w:rsidRDefault="00000000" w:rsidRPr="00000000" w14:paraId="000017EC">
      <w:pPr>
        <w:rPr/>
      </w:pPr>
      <w:r w:rsidDel="00000000" w:rsidR="00000000" w:rsidRPr="00000000">
        <w:rPr>
          <w:rFonts w:ascii="Arial Unicode MS" w:cs="Arial Unicode MS" w:eastAsia="Arial Unicode MS" w:hAnsi="Arial Unicode MS"/>
          <w:rtl w:val="0"/>
        </w:rPr>
        <w:t xml:space="preserve">에너지 저항력: 에너지 피해에만 적용됩니다. 대부분의 에너지 저항력은 한 가지 에너지에만 적용됩니다. 예를 들어 전격 에너지 저항력, 화염 저항력 등이 있습니다.</w:t>
      </w:r>
    </w:p>
    <w:p w:rsidR="00000000" w:rsidDel="00000000" w:rsidP="00000000" w:rsidRDefault="00000000" w:rsidRPr="00000000" w14:paraId="000017ED">
      <w:pPr>
        <w:rPr/>
      </w:pPr>
      <w:r w:rsidDel="00000000" w:rsidR="00000000" w:rsidRPr="00000000">
        <w:rPr>
          <w:rFonts w:ascii="Arial Unicode MS" w:cs="Arial Unicode MS" w:eastAsia="Arial Unicode MS" w:hAnsi="Arial Unicode MS"/>
          <w:rtl w:val="0"/>
        </w:rPr>
        <w:t xml:space="preserve">전에너지 저항력: 전에너지 저항력은 모든 에너지 피해에 동시에 적용되며, 여기에는 순수 에너지 피해, 화염 피해, 냉기 피해, 전격 피해, 부식 피해, 광명 피해, 어둠 피해, 음파 피해와 광에너지 피해가 포함됩니다.</w:t>
      </w:r>
    </w:p>
    <w:p w:rsidR="00000000" w:rsidDel="00000000" w:rsidP="00000000" w:rsidRDefault="00000000" w:rsidRPr="00000000" w14:paraId="000017EE">
      <w:pPr>
        <w:rPr/>
      </w:pPr>
      <w:r w:rsidDel="00000000" w:rsidR="00000000" w:rsidRPr="00000000">
        <w:rPr>
          <w:rFonts w:ascii="Arial Unicode MS" w:cs="Arial Unicode MS" w:eastAsia="Arial Unicode MS" w:hAnsi="Arial Unicode MS"/>
          <w:rtl w:val="0"/>
        </w:rPr>
        <w:t xml:space="preserve">에너지 저항력은 중첩될 수 없습니다.</w:t>
      </w:r>
    </w:p>
    <w:p w:rsidR="00000000" w:rsidDel="00000000" w:rsidP="00000000" w:rsidRDefault="00000000" w:rsidRPr="00000000" w14:paraId="000017EF">
      <w:pPr>
        <w:rPr/>
      </w:pPr>
      <w:r w:rsidDel="00000000" w:rsidR="00000000" w:rsidRPr="00000000">
        <w:rPr>
          <w:rFonts w:ascii="Arial Unicode MS" w:cs="Arial Unicode MS" w:eastAsia="Arial Unicode MS" w:hAnsi="Arial Unicode MS"/>
          <w:rtl w:val="0"/>
        </w:rPr>
        <w:t xml:space="preserve">예1: 한 능력이 2점의 전에너지 저항력을 제공하고, 한 능력이 3점의 전에너지 저항력을 제공한다면, 적용될 때 높은 것이 적용되며, 중첩되지 않습니다. 즉, 3점만 적용될 수 있습니다.</w:t>
      </w:r>
    </w:p>
    <w:p w:rsidR="00000000" w:rsidDel="00000000" w:rsidP="00000000" w:rsidRDefault="00000000" w:rsidRPr="00000000" w14:paraId="000017F0">
      <w:pPr>
        <w:rPr/>
      </w:pPr>
      <w:r w:rsidDel="00000000" w:rsidR="00000000" w:rsidRPr="00000000">
        <w:rPr>
          <w:rFonts w:ascii="Arial Unicode MS" w:cs="Arial Unicode MS" w:eastAsia="Arial Unicode MS" w:hAnsi="Arial Unicode MS"/>
          <w:rtl w:val="0"/>
        </w:rPr>
        <w:t xml:space="preserve">예2: 만약 한 캐릭터가 5점의 화염 에너지 저항력과 3점의 전에너지 저항력을 모두 가지고 있다면, 화염 피해에 직면했을 때 높은 것이 적용되며, 즉 5점의 화염 에너지 저항력이 적용됩니다.</w:t>
      </w:r>
    </w:p>
    <w:p w:rsidR="00000000" w:rsidDel="00000000" w:rsidP="00000000" w:rsidRDefault="00000000" w:rsidRPr="00000000" w14:paraId="000017F1">
      <w:pPr>
        <w:rPr/>
      </w:pPr>
      <w:r w:rsidDel="00000000" w:rsidR="00000000" w:rsidRPr="00000000">
        <w:rPr>
          <w:rFonts w:ascii="Arial Unicode MS" w:cs="Arial Unicode MS" w:eastAsia="Arial Unicode MS" w:hAnsi="Arial Unicode MS"/>
          <w:rtl w:val="0"/>
        </w:rPr>
        <w:t xml:space="preserve">부기: 피해 감소는 피해 감소류 능력 중 하나입니다.</w:t>
      </w:r>
    </w:p>
    <w:p w:rsidR="00000000" w:rsidDel="00000000" w:rsidP="00000000" w:rsidRDefault="00000000" w:rsidRPr="00000000" w14:paraId="000017F2">
      <w:pPr>
        <w:rPr/>
      </w:pPr>
      <w:r w:rsidDel="00000000" w:rsidR="00000000" w:rsidRPr="00000000">
        <w:rPr>
          <w:rtl w:val="0"/>
        </w:rPr>
        <w:t xml:space="preserve">=====================================================================</w:t>
      </w:r>
    </w:p>
    <w:p w:rsidR="00000000" w:rsidDel="00000000" w:rsidP="00000000" w:rsidRDefault="00000000" w:rsidRPr="00000000" w14:paraId="000017F3">
      <w:pPr>
        <w:rPr/>
      </w:pPr>
      <w:r w:rsidDel="00000000" w:rsidR="00000000" w:rsidRPr="00000000">
        <w:rPr>
          <w:rtl w:val="0"/>
        </w:rPr>
        <w:t xml:space="preserve">======================================</w:t>
      </w:r>
    </w:p>
    <w:p w:rsidR="00000000" w:rsidDel="00000000" w:rsidP="00000000" w:rsidRDefault="00000000" w:rsidRPr="00000000" w14:paraId="000017F4">
      <w:pPr>
        <w:rPr/>
      </w:pPr>
      <w:r w:rsidDel="00000000" w:rsidR="00000000" w:rsidRPr="00000000">
        <w:rPr>
          <w:rFonts w:ascii="Arial Unicode MS" w:cs="Arial Unicode MS" w:eastAsia="Arial Unicode MS" w:hAnsi="Arial Unicode MS"/>
          <w:rtl w:val="0"/>
        </w:rPr>
        <w:t xml:space="preserve">피해 전이</w:t>
      </w:r>
    </w:p>
    <w:p w:rsidR="00000000" w:rsidDel="00000000" w:rsidP="00000000" w:rsidRDefault="00000000" w:rsidRPr="00000000" w14:paraId="000017F5">
      <w:pPr>
        <w:rPr/>
      </w:pPr>
      <w:r w:rsidDel="00000000" w:rsidR="00000000" w:rsidRPr="00000000">
        <w:rPr>
          <w:rFonts w:ascii="Arial Unicode MS" w:cs="Arial Unicode MS" w:eastAsia="Arial Unicode MS" w:hAnsi="Arial Unicode MS"/>
          <w:rtl w:val="0"/>
        </w:rPr>
        <w:t xml:space="preserve">피해 전이는 허용 범위 내의 피해를 어떤 방식으로 다른 단위에게 전이시켜 적용되게 하는 것입니다. 서술의 편의를 위해, 전이되는 자를 피전이자, 대신 피해를 받는 자를 전이자로 나눕니다. 전자는 원래 피해를 받는 대상을 나타내고, 후자는 대신 피해를 받는 대상을 나타냅니다.</w:t>
      </w:r>
    </w:p>
    <w:p w:rsidR="00000000" w:rsidDel="00000000" w:rsidP="00000000" w:rsidRDefault="00000000" w:rsidRPr="00000000" w14:paraId="000017F6">
      <w:pPr>
        <w:rPr/>
      </w:pPr>
      <w:r w:rsidDel="00000000" w:rsidR="00000000" w:rsidRPr="00000000">
        <w:rPr>
          <w:rFonts w:ascii="Arial Unicode MS" w:cs="Arial Unicode MS" w:eastAsia="Arial Unicode MS" w:hAnsi="Arial Unicode MS"/>
          <w:rtl w:val="0"/>
        </w:rPr>
        <w:t xml:space="preserve">이러한 방어 수단은 일반적으로 그것을 제공하는 능력에 특수한 설명이 있으며, 전이할 수 있는 피해 수치 등을 포함합니다.</w:t>
      </w:r>
    </w:p>
    <w:p w:rsidR="00000000" w:rsidDel="00000000" w:rsidP="00000000" w:rsidRDefault="00000000" w:rsidRPr="00000000" w14:paraId="000017F7">
      <w:pPr>
        <w:rPr/>
      </w:pPr>
      <w:r w:rsidDel="00000000" w:rsidR="00000000" w:rsidRPr="00000000">
        <w:rPr>
          <w:rFonts w:ascii="Arial Unicode MS" w:cs="Arial Unicode MS" w:eastAsia="Arial Unicode MS" w:hAnsi="Arial Unicode MS"/>
          <w:rtl w:val="0"/>
        </w:rPr>
        <w:t xml:space="preserve">나머지 모든 피해 감소 능력 계산이 끝난 후에 피해 전이를 계산하는데, 즉 피해 전이는 오직 피전이자가 받는 최종 피해에만 적용됩니다.</w:t>
      </w:r>
    </w:p>
    <w:p w:rsidR="00000000" w:rsidDel="00000000" w:rsidP="00000000" w:rsidRDefault="00000000" w:rsidRPr="00000000" w14:paraId="000017F8">
      <w:pPr>
        <w:rPr/>
      </w:pPr>
      <w:r w:rsidDel="00000000" w:rsidR="00000000" w:rsidRPr="00000000">
        <w:rPr>
          <w:rFonts w:ascii="Arial Unicode MS" w:cs="Arial Unicode MS" w:eastAsia="Arial Unicode MS" w:hAnsi="Arial Unicode MS"/>
          <w:rtl w:val="0"/>
        </w:rPr>
        <w:t xml:space="preserve">일반적으로 전이자는 피전이자가 받는 최종 피해를 알게 된 후에 피해를 전이할지 여부를 결정할 수 있습니다.</w:t>
      </w:r>
    </w:p>
    <w:p w:rsidR="00000000" w:rsidDel="00000000" w:rsidP="00000000" w:rsidRDefault="00000000" w:rsidRPr="00000000" w14:paraId="000017F9">
      <w:pPr>
        <w:rPr/>
      </w:pPr>
      <w:r w:rsidDel="00000000" w:rsidR="00000000" w:rsidRPr="00000000">
        <w:rPr>
          <w:rFonts w:ascii="Arial Unicode MS" w:cs="Arial Unicode MS" w:eastAsia="Arial Unicode MS" w:hAnsi="Arial Unicode MS"/>
          <w:rtl w:val="0"/>
        </w:rPr>
        <w:t xml:space="preserve">피해 전이는 어떤 경우에도 피할 수 없는 피해에는 적용될 수 없습니다.</w:t>
      </w:r>
    </w:p>
    <w:p w:rsidR="00000000" w:rsidDel="00000000" w:rsidP="00000000" w:rsidRDefault="00000000" w:rsidRPr="00000000" w14:paraId="000017FA">
      <w:pPr>
        <w:rPr/>
      </w:pPr>
      <w:r w:rsidDel="00000000" w:rsidR="00000000" w:rsidRPr="00000000">
        <w:rPr>
          <w:rFonts w:ascii="Arial Unicode MS" w:cs="Arial Unicode MS" w:eastAsia="Arial Unicode MS" w:hAnsi="Arial Unicode MS"/>
          <w:rtl w:val="0"/>
        </w:rPr>
        <w:t xml:space="preserve">전이된 피해를 최종적으로 받은 대상에게, 이 부분 피해는 피할 수 없으며, 이는 동일한 피해가 여러 번 전이될 수 없다는 것을 의미합니다.</w:t>
      </w:r>
    </w:p>
    <w:p w:rsidR="00000000" w:rsidDel="00000000" w:rsidP="00000000" w:rsidRDefault="00000000" w:rsidRPr="00000000" w14:paraId="000017FB">
      <w:pPr>
        <w:rPr/>
      </w:pPr>
      <w:r w:rsidDel="00000000" w:rsidR="00000000" w:rsidRPr="00000000">
        <w:rPr>
          <w:rFonts w:ascii="Arial Unicode MS" w:cs="Arial Unicode MS" w:eastAsia="Arial Unicode MS" w:hAnsi="Arial Unicode MS"/>
          <w:rtl w:val="0"/>
        </w:rPr>
        <w:t xml:space="preserve">만약 어떤 능력이 피해 근원을 판단해야 한다면, 처음에 이 부분 피해를 발생시킨 피해 근원으로 계산합니다. 전이자가 받은 피해가 자해 피해에 속하는지 여부 또한 이와 같이 계산합니다. 하지만 전이자는 공격을 받은 것으로 간주되지 않습니다.</w:t>
      </w:r>
    </w:p>
    <w:p w:rsidR="00000000" w:rsidDel="00000000" w:rsidP="00000000" w:rsidRDefault="00000000" w:rsidRPr="00000000" w14:paraId="000017FC">
      <w:pPr>
        <w:rPr/>
      </w:pPr>
      <w:r w:rsidDel="00000000" w:rsidR="00000000" w:rsidRPr="00000000">
        <w:rPr>
          <w:rFonts w:ascii="Arial Unicode MS" w:cs="Arial Unicode MS" w:eastAsia="Arial Unicode MS" w:hAnsi="Arial Unicode MS"/>
          <w:rtl w:val="0"/>
        </w:rPr>
        <w:t xml:space="preserve">당연히 반사 피해(예: 일방통행)는 전이 피해에 속하지 않습니다. 일반적으로 피해 전이는 모두 아군 대상 사이에서 발생합니다.</w:t>
      </w:r>
    </w:p>
    <w:p w:rsidR="00000000" w:rsidDel="00000000" w:rsidP="00000000" w:rsidRDefault="00000000" w:rsidRPr="00000000" w14:paraId="000017FD">
      <w:pPr>
        <w:rPr/>
      </w:pPr>
      <w:r w:rsidDel="00000000" w:rsidR="00000000" w:rsidRPr="00000000">
        <w:rPr>
          <w:rFonts w:ascii="Arial Unicode MS" w:cs="Arial Unicode MS" w:eastAsia="Arial Unicode MS" w:hAnsi="Arial Unicode MS"/>
          <w:rtl w:val="0"/>
        </w:rPr>
        <w:t xml:space="preserve">예시: 캐릭터 A가 적으로부터 화염구 술법의 200L 화염 심각 피해를 받았고, 다른 모든 피해 감소 계산 후에도 여전히 140L을 받아야 하는 상황에서, 이미 캐릭터 B와 캐릭터 A가 "대상이 에너지 피해를 받을 때, 당신은 절반(내림)을 분담할 수 있습니다" 효과 중에 있다면, 이때 캐릭터 B는 이로 인해 70L의 피할 수 없는 화염 심각 피해를 받게 되며, 캐릭터 B가 화염 피해 면역 효과를 가지고 있어도 반드시 이 부분 피해를 받아야 합니다.</w:t>
      </w:r>
    </w:p>
    <w:p w:rsidR="00000000" w:rsidDel="00000000" w:rsidP="00000000" w:rsidRDefault="00000000" w:rsidRPr="00000000" w14:paraId="000017FE">
      <w:pPr>
        <w:rPr/>
      </w:pPr>
      <w:r w:rsidDel="00000000" w:rsidR="00000000" w:rsidRPr="00000000">
        <w:rPr>
          <w:rFonts w:ascii="Arial Unicode MS" w:cs="Arial Unicode MS" w:eastAsia="Arial Unicode MS" w:hAnsi="Arial Unicode MS"/>
          <w:rtl w:val="0"/>
        </w:rPr>
        <w:t xml:space="preserve">이후, 만약 캐릭터 A가 이로 인해 본능 각성의 조건을 만족했다면, 본능 각성을 시도할 수 있습니다. 하지만 캐릭터 B는 어떤 경우에도 본능 각성의 조건을 만족할 수 없습니다.</w:t>
      </w:r>
    </w:p>
    <w:p w:rsidR="00000000" w:rsidDel="00000000" w:rsidP="00000000" w:rsidRDefault="00000000" w:rsidRPr="00000000" w14:paraId="000017FF">
      <w:pPr>
        <w:rPr/>
      </w:pPr>
      <w:r w:rsidDel="00000000" w:rsidR="00000000" w:rsidRPr="00000000">
        <w:rPr>
          <w:rFonts w:ascii="Arial Unicode MS" w:cs="Arial Unicode MS" w:eastAsia="Arial Unicode MS" w:hAnsi="Arial Unicode MS"/>
          <w:rtl w:val="0"/>
        </w:rPr>
        <w:t xml:space="preserve">이후, 만약 캐릭터 B가 이번 피해 근원의 대상을 공격하는 능력을 가지고 있다면, 그 능력의 적법한 대상은 적이지 캐릭터 A가 아닙니다. 하지만 만약 그 능력이 공격 근원의 대상을 반격하는 것이라면, 어떤 적법한 대상도 가지고 있지 않습니다. 왜냐하면 피해 전이는 공격 근원을 가지고 있지 않기 때문입니다.</w:t>
      </w:r>
    </w:p>
    <w:p w:rsidR="00000000" w:rsidDel="00000000" w:rsidP="00000000" w:rsidRDefault="00000000" w:rsidRPr="00000000" w14:paraId="00001800">
      <w:pPr>
        <w:rPr/>
      </w:pPr>
      <w:r w:rsidDel="00000000" w:rsidR="00000000" w:rsidRPr="00000000">
        <w:rPr>
          <w:rFonts w:ascii="Arial Unicode MS" w:cs="Arial Unicode MS" w:eastAsia="Arial Unicode MS" w:hAnsi="Arial Unicode MS"/>
          <w:rtl w:val="0"/>
        </w:rPr>
        <w:t xml:space="preserve">주의해야 할 점은: 피해 전이는 피해 감소류 능력이 아닙니다.</w:t>
      </w:r>
    </w:p>
    <w:p w:rsidR="00000000" w:rsidDel="00000000" w:rsidP="00000000" w:rsidRDefault="00000000" w:rsidRPr="00000000" w14:paraId="00001801">
      <w:pPr>
        <w:rPr/>
      </w:pPr>
      <w:r w:rsidDel="00000000" w:rsidR="00000000" w:rsidRPr="00000000">
        <w:rPr>
          <w:rtl w:val="0"/>
        </w:rPr>
        <w:t xml:space="preserve">=====================================================================</w:t>
      </w:r>
    </w:p>
    <w:p w:rsidR="00000000" w:rsidDel="00000000" w:rsidP="00000000" w:rsidRDefault="00000000" w:rsidRPr="00000000" w14:paraId="00001802">
      <w:pPr>
        <w:rPr/>
      </w:pPr>
      <w:r w:rsidDel="00000000" w:rsidR="00000000" w:rsidRPr="00000000">
        <w:rPr>
          <w:rtl w:val="0"/>
        </w:rPr>
        <w:t xml:space="preserve">======================================</w:t>
      </w:r>
    </w:p>
    <w:p w:rsidR="00000000" w:rsidDel="00000000" w:rsidP="00000000" w:rsidRDefault="00000000" w:rsidRPr="00000000" w14:paraId="00001803">
      <w:pPr>
        <w:rPr/>
      </w:pPr>
      <w:r w:rsidDel="00000000" w:rsidR="00000000" w:rsidRPr="00000000">
        <w:rPr>
          <w:rFonts w:ascii="Arial Unicode MS" w:cs="Arial Unicode MS" w:eastAsia="Arial Unicode MS" w:hAnsi="Arial Unicode MS"/>
          <w:rtl w:val="0"/>
        </w:rPr>
        <w:t xml:space="preserve">피해 전환</w:t>
      </w:r>
    </w:p>
    <w:p w:rsidR="00000000" w:rsidDel="00000000" w:rsidP="00000000" w:rsidRDefault="00000000" w:rsidRPr="00000000" w14:paraId="00001804">
      <w:pPr>
        <w:rPr/>
      </w:pPr>
      <w:r w:rsidDel="00000000" w:rsidR="00000000" w:rsidRPr="00000000">
        <w:rPr>
          <w:rFonts w:ascii="Arial Unicode MS" w:cs="Arial Unicode MS" w:eastAsia="Arial Unicode MS" w:hAnsi="Arial Unicode MS"/>
          <w:rtl w:val="0"/>
        </w:rPr>
        <w:t xml:space="preserve">피해 전환은 어떤 특정한 방호 방식으로 인해 어떤 피해의 등급을 낮추는 것입니다. 예를 들어 【방탄】은 원거리 실탄 무기에 대해 적용될 수 있습니다.</w:t>
      </w:r>
    </w:p>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이러한 방어 수단은 일반적으로 모두 특정 대응하는 피해 유형을 가지고 있습니다.</w:t>
      </w:r>
    </w:p>
    <w:p w:rsidR="00000000" w:rsidDel="00000000" w:rsidP="00000000" w:rsidRDefault="00000000" w:rsidRPr="00000000" w14:paraId="00001806">
      <w:pPr>
        <w:rPr/>
      </w:pPr>
      <w:r w:rsidDel="00000000" w:rsidR="00000000" w:rsidRPr="00000000">
        <w:rPr>
          <w:rFonts w:ascii="Arial Unicode MS" w:cs="Arial Unicode MS" w:eastAsia="Arial Unicode MS" w:hAnsi="Arial Unicode MS"/>
          <w:rtl w:val="0"/>
        </w:rPr>
        <w:t xml:space="preserve">동일한 피해 전환 능력은 근원이 달라도 2번 적용되지 않습니다.</w:t>
      </w:r>
    </w:p>
    <w:p w:rsidR="00000000" w:rsidDel="00000000" w:rsidP="00000000" w:rsidRDefault="00000000" w:rsidRPr="00000000" w14:paraId="00001807">
      <w:pPr>
        <w:rPr/>
      </w:pPr>
      <w:r w:rsidDel="00000000" w:rsidR="00000000" w:rsidRPr="00000000">
        <w:rPr>
          <w:rFonts w:ascii="Arial Unicode MS" w:cs="Arial Unicode MS" w:eastAsia="Arial Unicode MS" w:hAnsi="Arial Unicode MS"/>
          <w:rtl w:val="0"/>
        </w:rPr>
        <w:t xml:space="preserve">예: 캐릭터가 갑옷을 착용하고, 【방탄】 특성을 가지고 있으며, 인물 본인도 【방탄】 특성을 가지고 있다면, 【방탄】이 두 번 적용되지 않습니다.</w:t>
      </w:r>
    </w:p>
    <w:p w:rsidR="00000000" w:rsidDel="00000000" w:rsidP="00000000" w:rsidRDefault="00000000" w:rsidRPr="00000000" w14:paraId="00001808">
      <w:pPr>
        <w:rPr/>
      </w:pPr>
      <w:r w:rsidDel="00000000" w:rsidR="00000000" w:rsidRPr="00000000">
        <w:rPr>
          <w:rFonts w:ascii="Arial Unicode MS" w:cs="Arial Unicode MS" w:eastAsia="Arial Unicode MS" w:hAnsi="Arial Unicode MS"/>
          <w:rtl w:val="0"/>
        </w:rPr>
        <w:t xml:space="preserve">특별한 설명이 없다면, 피해 감소류 능력은 최저 충격 피해로 감소됩니다.</w:t>
      </w:r>
    </w:p>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서로 다른 피해 전환 능력은 사용 중인 본인의 의지에 따라 결산 순서를 정할 수 있으며, 피해 전환의 피해 또한 본인의 의지에 따라 어느 부분의 피해를 전환할지 선택할 수 있습니다.</w:t>
      </w:r>
    </w:p>
    <w:p w:rsidR="00000000" w:rsidDel="00000000" w:rsidP="00000000" w:rsidRDefault="00000000" w:rsidRPr="00000000" w14:paraId="0000180A">
      <w:pPr>
        <w:rPr/>
      </w:pPr>
      <w:r w:rsidDel="00000000" w:rsidR="00000000" w:rsidRPr="00000000">
        <w:rPr>
          <w:rtl w:val="0"/>
        </w:rPr>
        <w:t xml:space="preserve">=====================================================================</w:t>
      </w:r>
    </w:p>
    <w:p w:rsidR="00000000" w:rsidDel="00000000" w:rsidP="00000000" w:rsidRDefault="00000000" w:rsidRPr="00000000" w14:paraId="0000180B">
      <w:pPr>
        <w:rPr/>
      </w:pPr>
      <w:r w:rsidDel="00000000" w:rsidR="00000000" w:rsidRPr="00000000">
        <w:rPr>
          <w:rtl w:val="0"/>
        </w:rPr>
        <w:t xml:space="preserve">======================================</w:t>
      </w:r>
    </w:p>
    <w:p w:rsidR="00000000" w:rsidDel="00000000" w:rsidP="00000000" w:rsidRDefault="00000000" w:rsidRPr="00000000" w14:paraId="0000180C">
      <w:pPr>
        <w:rPr/>
      </w:pPr>
      <w:r w:rsidDel="00000000" w:rsidR="00000000" w:rsidRPr="00000000">
        <w:rPr>
          <w:rFonts w:ascii="Arial Unicode MS" w:cs="Arial Unicode MS" w:eastAsia="Arial Unicode MS" w:hAnsi="Arial Unicode MS"/>
          <w:rtl w:val="0"/>
        </w:rPr>
        <w:t xml:space="preserve">경도</w:t>
      </w:r>
    </w:p>
    <w:p w:rsidR="00000000" w:rsidDel="00000000" w:rsidP="00000000" w:rsidRDefault="00000000" w:rsidRPr="00000000" w14:paraId="0000180D">
      <w:pPr>
        <w:rPr/>
      </w:pPr>
      <w:r w:rsidDel="00000000" w:rsidR="00000000" w:rsidRPr="00000000">
        <w:rPr>
          <w:rFonts w:ascii="Arial Unicode MS" w:cs="Arial Unicode MS" w:eastAsia="Arial Unicode MS" w:hAnsi="Arial Unicode MS"/>
          <w:rtl w:val="0"/>
        </w:rPr>
        <w:t xml:space="preserve">경도는 인물이나 물체 자신이 일정한 물리적 강도를 가지고 있어서 가지는 방어 능력입니다.</w:t>
      </w:r>
    </w:p>
    <w:p w:rsidR="00000000" w:rsidDel="00000000" w:rsidP="00000000" w:rsidRDefault="00000000" w:rsidRPr="00000000" w14:paraId="0000180E">
      <w:pPr>
        <w:rPr/>
      </w:pPr>
      <w:r w:rsidDel="00000000" w:rsidR="00000000" w:rsidRPr="00000000">
        <w:rPr>
          <w:rFonts w:ascii="Arial Unicode MS" w:cs="Arial Unicode MS" w:eastAsia="Arial Unicode MS" w:hAnsi="Arial Unicode MS"/>
          <w:rtl w:val="0"/>
        </w:rPr>
        <w:t xml:space="preserve">물리 피해에 대해, 적용되는 경도 1점당, 이는 당신이 매번 피해를 받을 때, 1점이 상쇄되어 무효화된다는 것을 의미합니다.</w:t>
      </w:r>
    </w:p>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각종 피해에 대해, 경도의 작용 방식은 다른데, 자세한 내용은 "피해 유형" 부분을 참조하십시오.</w:t>
      </w:r>
    </w:p>
    <w:p w:rsidR="00000000" w:rsidDel="00000000" w:rsidP="00000000" w:rsidRDefault="00000000" w:rsidRPr="00000000" w14:paraId="00001810">
      <w:pPr>
        <w:rPr/>
      </w:pPr>
      <w:r w:rsidDel="00000000" w:rsidR="00000000" w:rsidRPr="00000000">
        <w:rPr>
          <w:rFonts w:ascii="Arial Unicode MS" w:cs="Arial Unicode MS" w:eastAsia="Arial Unicode MS" w:hAnsi="Arial Unicode MS"/>
          <w:rtl w:val="0"/>
        </w:rPr>
        <w:t xml:space="preserve">인물이 경도를 가지는 것은 일반적으로 어떤 특수한 능력을 통해 얻는 것인데, 얻을 때, 그 경도의 서술이 "얻는다"인지 "증가한다"인지에 따라 그것이 중첩될 수 있는지 여부가 결정됩니다.</w:t>
      </w:r>
    </w:p>
    <w:p w:rsidR="00000000" w:rsidDel="00000000" w:rsidP="00000000" w:rsidRDefault="00000000" w:rsidRPr="00000000" w14:paraId="00001811">
      <w:pPr>
        <w:rPr/>
      </w:pPr>
      <w:r w:rsidDel="00000000" w:rsidR="00000000" w:rsidRPr="00000000">
        <w:rPr>
          <w:rFonts w:ascii="Arial Unicode MS" w:cs="Arial Unicode MS" w:eastAsia="Arial Unicode MS" w:hAnsi="Arial Unicode MS"/>
          <w:rtl w:val="0"/>
        </w:rPr>
        <w:t xml:space="preserve">주의해야 할 점은, 경도로 인한 능력 또한 "피해 상쇄"이므로, 그것은 "피해 상쇄"의 능력과 중첩 적용될 수 없으며, 높은 것을 계산합니다.</w:t>
      </w:r>
    </w:p>
    <w:p w:rsidR="00000000" w:rsidDel="00000000" w:rsidP="00000000" w:rsidRDefault="00000000" w:rsidRPr="00000000" w14:paraId="00001812">
      <w:pPr>
        <w:rPr/>
      </w:pPr>
      <w:r w:rsidDel="00000000" w:rsidR="00000000" w:rsidRPr="00000000">
        <w:rPr>
          <w:rFonts w:ascii="Arial Unicode MS" w:cs="Arial Unicode MS" w:eastAsia="Arial Unicode MS" w:hAnsi="Arial Unicode MS"/>
          <w:rtl w:val="0"/>
        </w:rPr>
        <w:t xml:space="preserve">공격자가 【파갑】 속성을 가지고 있을 때, 만약 생물을 공격한다면, 1대1의 비율로 차례로 목표의 방패 방어, 갑옷 방어, 선천 방어를 격파하며, 계산 후에도 남은 것이 있다면, 그 생물의 경도를 격파하는데, 파갑 1점당 경도 1점을 격파할 수 있습니다.</w:t>
      </w:r>
    </w:p>
    <w:p w:rsidR="00000000" w:rsidDel="00000000" w:rsidP="00000000" w:rsidRDefault="00000000" w:rsidRPr="00000000" w14:paraId="00001813">
      <w:pPr>
        <w:rPr/>
      </w:pPr>
      <w:r w:rsidDel="00000000" w:rsidR="00000000" w:rsidRPr="00000000">
        <w:rPr>
          <w:rFonts w:ascii="Arial Unicode MS" w:cs="Arial Unicode MS" w:eastAsia="Arial Unicode MS" w:hAnsi="Arial Unicode MS"/>
          <w:rtl w:val="0"/>
        </w:rPr>
        <w:t xml:space="preserve">만약 물품을 공격한다면, 1대1의 비율로 목표의 장갑값을 격파하며, 계산 후에도 남은 것이 있다면, 그 물품의 경도를 격파하는데, 파갑 1점당 경도 1점을 격파할 수 있습니다.</w:t>
      </w:r>
    </w:p>
    <w:p w:rsidR="00000000" w:rsidDel="00000000" w:rsidP="00000000" w:rsidRDefault="00000000" w:rsidRPr="00000000" w14:paraId="00001814">
      <w:pPr>
        <w:rPr/>
      </w:pPr>
      <w:r w:rsidDel="00000000" w:rsidR="00000000" w:rsidRPr="00000000">
        <w:rPr>
          <w:rtl w:val="0"/>
        </w:rPr>
        <w:t xml:space="preserve">=====================================================================</w:t>
      </w:r>
    </w:p>
    <w:p w:rsidR="00000000" w:rsidDel="00000000" w:rsidP="00000000" w:rsidRDefault="00000000" w:rsidRPr="00000000" w14:paraId="00001815">
      <w:pPr>
        <w:rPr/>
      </w:pPr>
      <w:r w:rsidDel="00000000" w:rsidR="00000000" w:rsidRPr="00000000">
        <w:rPr>
          <w:rtl w:val="0"/>
        </w:rPr>
        <w:t xml:space="preserve">======================================</w:t>
      </w:r>
    </w:p>
    <w:p w:rsidR="00000000" w:rsidDel="00000000" w:rsidP="00000000" w:rsidRDefault="00000000" w:rsidRPr="00000000" w14:paraId="00001816">
      <w:pPr>
        <w:rPr/>
      </w:pPr>
      <w:r w:rsidDel="00000000" w:rsidR="00000000" w:rsidRPr="00000000">
        <w:rPr>
          <w:rFonts w:ascii="Arial Unicode MS" w:cs="Arial Unicode MS" w:eastAsia="Arial Unicode MS" w:hAnsi="Arial Unicode MS"/>
          <w:rtl w:val="0"/>
        </w:rPr>
        <w:t xml:space="preserve">피해 상쇄</w:t>
      </w:r>
    </w:p>
    <w:p w:rsidR="00000000" w:rsidDel="00000000" w:rsidP="00000000" w:rsidRDefault="00000000" w:rsidRPr="00000000" w14:paraId="00001817">
      <w:pPr>
        <w:rPr/>
      </w:pPr>
      <w:r w:rsidDel="00000000" w:rsidR="00000000" w:rsidRPr="00000000">
        <w:rPr>
          <w:rFonts w:ascii="Arial Unicode MS" w:cs="Arial Unicode MS" w:eastAsia="Arial Unicode MS" w:hAnsi="Arial Unicode MS"/>
          <w:rtl w:val="0"/>
        </w:rPr>
        <w:t xml:space="preserve">일부 능력은 피해 상쇄 능력을 제공합니다.</w:t>
      </w:r>
    </w:p>
    <w:p w:rsidR="00000000" w:rsidDel="00000000" w:rsidP="00000000" w:rsidRDefault="00000000" w:rsidRPr="00000000" w14:paraId="00001818">
      <w:pPr>
        <w:rPr/>
      </w:pPr>
      <w:r w:rsidDel="00000000" w:rsidR="00000000" w:rsidRPr="00000000">
        <w:rPr>
          <w:rFonts w:ascii="Arial Unicode MS" w:cs="Arial Unicode MS" w:eastAsia="Arial Unicode MS" w:hAnsi="Arial Unicode MS"/>
          <w:rtl w:val="0"/>
        </w:rPr>
        <w:t xml:space="preserve">일반적으로 피해 상쇄 능력은 모두 어떤 것(대부분은 에너지 풀)을 소모해 피해를 상쇄하는 것입니다. 구체적인 소모, 행동과 상쇄하는 피해 점수에 대응하는 능력은 모두 상세히 설명되어 있습니다.</w:t>
      </w:r>
    </w:p>
    <w:p w:rsidR="00000000" w:rsidDel="00000000" w:rsidP="00000000" w:rsidRDefault="00000000" w:rsidRPr="00000000" w14:paraId="00001819">
      <w:pPr>
        <w:rPr/>
      </w:pPr>
      <w:r w:rsidDel="00000000" w:rsidR="00000000" w:rsidRPr="00000000">
        <w:rPr>
          <w:rFonts w:ascii="Arial Unicode MS" w:cs="Arial Unicode MS" w:eastAsia="Arial Unicode MS" w:hAnsi="Arial Unicode MS"/>
          <w:rtl w:val="0"/>
        </w:rPr>
        <w:t xml:space="preserve">특별한 설명이 없다면, 피해 상쇄는 임의의 피해를 상쇄할 수 있습니다.</w:t>
      </w:r>
    </w:p>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피해 상쇄는 중첩될 수 없습니다.</w:t>
      </w:r>
    </w:p>
    <w:p w:rsidR="00000000" w:rsidDel="00000000" w:rsidP="00000000" w:rsidRDefault="00000000" w:rsidRPr="00000000" w14:paraId="0000181B">
      <w:pPr>
        <w:rPr/>
      </w:pPr>
      <w:r w:rsidDel="00000000" w:rsidR="00000000" w:rsidRPr="00000000">
        <w:rPr>
          <w:rFonts w:ascii="Arial Unicode MS" w:cs="Arial Unicode MS" w:eastAsia="Arial Unicode MS" w:hAnsi="Arial Unicode MS"/>
          <w:rtl w:val="0"/>
        </w:rPr>
        <w:t xml:space="preserve">주의해야 할 점은, 경도가 제공하는 것 또한 상쇄이므로, 피해 상쇄와 중첩될 수 없습니다.</w:t>
      </w:r>
    </w:p>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부기: 피해 상쇄는 피해 감소류 능력 중 하나입니다.</w:t>
      </w:r>
    </w:p>
    <w:p w:rsidR="00000000" w:rsidDel="00000000" w:rsidP="00000000" w:rsidRDefault="00000000" w:rsidRPr="00000000" w14:paraId="0000181D">
      <w:pPr>
        <w:rPr/>
      </w:pPr>
      <w:r w:rsidDel="00000000" w:rsidR="00000000" w:rsidRPr="00000000">
        <w:rPr>
          <w:rtl w:val="0"/>
        </w:rPr>
        <w:t xml:space="preserve">=====================================================================</w:t>
      </w:r>
    </w:p>
    <w:p w:rsidR="00000000" w:rsidDel="00000000" w:rsidP="00000000" w:rsidRDefault="00000000" w:rsidRPr="00000000" w14:paraId="0000181E">
      <w:pPr>
        <w:rPr/>
      </w:pPr>
      <w:r w:rsidDel="00000000" w:rsidR="00000000" w:rsidRPr="00000000">
        <w:rPr>
          <w:rtl w:val="0"/>
        </w:rPr>
        <w:t xml:space="preserve">======================================</w:t>
      </w:r>
    </w:p>
    <w:p w:rsidR="00000000" w:rsidDel="00000000" w:rsidP="00000000" w:rsidRDefault="00000000" w:rsidRPr="00000000" w14:paraId="0000181F">
      <w:pPr>
        <w:rPr/>
      </w:pPr>
      <w:r w:rsidDel="00000000" w:rsidR="00000000" w:rsidRPr="00000000">
        <w:rPr>
          <w:rFonts w:ascii="Arial Unicode MS" w:cs="Arial Unicode MS" w:eastAsia="Arial Unicode MS" w:hAnsi="Arial Unicode MS"/>
          <w:rtl w:val="0"/>
        </w:rPr>
        <w:t xml:space="preserve">피해 무시</w:t>
      </w:r>
    </w:p>
    <w:p w:rsidR="00000000" w:rsidDel="00000000" w:rsidP="00000000" w:rsidRDefault="00000000" w:rsidRPr="00000000" w14:paraId="00001820">
      <w:pPr>
        <w:rPr/>
      </w:pPr>
      <w:r w:rsidDel="00000000" w:rsidR="00000000" w:rsidRPr="00000000">
        <w:rPr>
          <w:rFonts w:ascii="Arial Unicode MS" w:cs="Arial Unicode MS" w:eastAsia="Arial Unicode MS" w:hAnsi="Arial Unicode MS"/>
          <w:rtl w:val="0"/>
        </w:rPr>
        <w:t xml:space="preserve">일부 능력은 피해 무시 능력을 제공합니다.</w:t>
      </w:r>
    </w:p>
    <w:p w:rsidR="00000000" w:rsidDel="00000000" w:rsidP="00000000" w:rsidRDefault="00000000" w:rsidRPr="00000000" w14:paraId="00001821">
      <w:pPr>
        <w:rPr/>
      </w:pPr>
      <w:r w:rsidDel="00000000" w:rsidR="00000000" w:rsidRPr="00000000">
        <w:rPr>
          <w:rFonts w:ascii="Arial Unicode MS" w:cs="Arial Unicode MS" w:eastAsia="Arial Unicode MS" w:hAnsi="Arial Unicode MS"/>
          <w:rtl w:val="0"/>
        </w:rPr>
        <w:t xml:space="preserve">피해 무시에는 일반적으로 두 가지가 있습니다:</w:t>
      </w:r>
    </w:p>
    <w:p w:rsidR="00000000" w:rsidDel="00000000" w:rsidP="00000000" w:rsidRDefault="00000000" w:rsidRPr="00000000" w14:paraId="00001822">
      <w:pPr>
        <w:rPr/>
      </w:pPr>
      <w:r w:rsidDel="00000000" w:rsidR="00000000" w:rsidRPr="00000000">
        <w:rPr>
          <w:rFonts w:ascii="Arial Unicode MS" w:cs="Arial Unicode MS" w:eastAsia="Arial Unicode MS" w:hAnsi="Arial Unicode MS"/>
          <w:rtl w:val="0"/>
        </w:rPr>
        <w:t xml:space="preserve">1. 어떤 조건하에서 발생하는 모든 피해를 무시합니다. 예를 들어 무기 피해 3점 이하의 피해를 무시하는데, 이러한 상황에서는 무기 피해가 3점 이하로 발생하는 피해는 전부 무시합니다.</w:t>
      </w:r>
    </w:p>
    <w:p w:rsidR="00000000" w:rsidDel="00000000" w:rsidP="00000000" w:rsidRDefault="00000000" w:rsidRPr="00000000" w14:paraId="00001823">
      <w:pPr>
        <w:rPr/>
      </w:pPr>
      <w:r w:rsidDel="00000000" w:rsidR="00000000" w:rsidRPr="00000000">
        <w:rPr>
          <w:rFonts w:ascii="Arial Unicode MS" w:cs="Arial Unicode MS" w:eastAsia="Arial Unicode MS" w:hAnsi="Arial Unicode MS"/>
          <w:rtl w:val="0"/>
        </w:rPr>
        <w:t xml:space="preserve">2. 피해 무시X, 이는 당신이 매번 피해를 받을 때, X점이 감소되어 무효화된다는 것을 의미합니다.</w:t>
      </w:r>
    </w:p>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구체적인 능력과 효과는 대응하는 능력에 상세히 설명되어 있습니다.</w:t>
      </w:r>
    </w:p>
    <w:p w:rsidR="00000000" w:rsidDel="00000000" w:rsidP="00000000" w:rsidRDefault="00000000" w:rsidRPr="00000000" w14:paraId="00001825">
      <w:pPr>
        <w:rPr/>
      </w:pPr>
      <w:r w:rsidDel="00000000" w:rsidR="00000000" w:rsidRPr="00000000">
        <w:rPr>
          <w:rFonts w:ascii="Arial Unicode MS" w:cs="Arial Unicode MS" w:eastAsia="Arial Unicode MS" w:hAnsi="Arial Unicode MS"/>
          <w:rtl w:val="0"/>
        </w:rPr>
        <w:t xml:space="preserve">피해 무시를 무시하는 능력은 위의 두 가지 상황을 동시에 무시합니다.</w:t>
      </w:r>
    </w:p>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특별한 설명이 없다면, 피해 무시는 임의의 피해를 무시할 수 있습니다.</w:t>
      </w:r>
    </w:p>
    <w:p w:rsidR="00000000" w:rsidDel="00000000" w:rsidP="00000000" w:rsidRDefault="00000000" w:rsidRPr="00000000" w14:paraId="00001827">
      <w:pPr>
        <w:rPr/>
      </w:pPr>
      <w:r w:rsidDel="00000000" w:rsidR="00000000" w:rsidRPr="00000000">
        <w:rPr>
          <w:rFonts w:ascii="Arial Unicode MS" w:cs="Arial Unicode MS" w:eastAsia="Arial Unicode MS" w:hAnsi="Arial Unicode MS"/>
          <w:rtl w:val="0"/>
        </w:rPr>
        <w:t xml:space="preserve">피해 무시는 중첩될 수 없습니다.</w:t>
      </w:r>
    </w:p>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부기: 피해 무시는 피해 감소류 능력 중 하나입니다.</w:t>
      </w:r>
    </w:p>
    <w:p w:rsidR="00000000" w:rsidDel="00000000" w:rsidP="00000000" w:rsidRDefault="00000000" w:rsidRPr="00000000" w14:paraId="00001829">
      <w:pPr>
        <w:rPr/>
      </w:pPr>
      <w:r w:rsidDel="00000000" w:rsidR="00000000" w:rsidRPr="00000000">
        <w:rPr>
          <w:rtl w:val="0"/>
        </w:rPr>
        <w:t xml:space="preserve">=====================================================================</w:t>
      </w:r>
    </w:p>
    <w:p w:rsidR="00000000" w:rsidDel="00000000" w:rsidP="00000000" w:rsidRDefault="00000000" w:rsidRPr="00000000" w14:paraId="0000182A">
      <w:pPr>
        <w:rPr/>
      </w:pPr>
      <w:r w:rsidDel="00000000" w:rsidR="00000000" w:rsidRPr="00000000">
        <w:rPr>
          <w:rtl w:val="0"/>
        </w:rPr>
        <w:t xml:space="preserve">======================================</w:t>
      </w:r>
    </w:p>
    <w:p w:rsidR="00000000" w:rsidDel="00000000" w:rsidP="00000000" w:rsidRDefault="00000000" w:rsidRPr="00000000" w14:paraId="0000182B">
      <w:pPr>
        <w:rPr/>
      </w:pPr>
      <w:r w:rsidDel="00000000" w:rsidR="00000000" w:rsidRPr="00000000">
        <w:rPr>
          <w:rFonts w:ascii="Arial Unicode MS" w:cs="Arial Unicode MS" w:eastAsia="Arial Unicode MS" w:hAnsi="Arial Unicode MS"/>
          <w:rtl w:val="0"/>
        </w:rPr>
        <w:t xml:space="preserve">피해 결산</w:t>
      </w:r>
    </w:p>
    <w:p w:rsidR="00000000" w:rsidDel="00000000" w:rsidP="00000000" w:rsidRDefault="00000000" w:rsidRPr="00000000" w14:paraId="0000182C">
      <w:pPr>
        <w:rPr/>
      </w:pPr>
      <w:r w:rsidDel="00000000" w:rsidR="00000000" w:rsidRPr="00000000">
        <w:rPr>
          <w:rFonts w:ascii="Arial Unicode MS" w:cs="Arial Unicode MS" w:eastAsia="Arial Unicode MS" w:hAnsi="Arial Unicode MS"/>
          <w:rtl w:val="0"/>
        </w:rPr>
        <w:t xml:space="preserve">캐릭터의 방어 수단은 공격자가 발생시킨 피해 중 낮은 부분(충격-심각-악성)을 우선적으로 적용합니다.</w:t>
      </w:r>
    </w:p>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1) 방어 추가 성공이 상대방 공격의 성공 주사위를 깎습니다. 만약 명중했다면, 방어자가 그 효과에 면역인지 판단하는데, 공격자는 적용되기 전에 방어자가 면역인지 알 수 없습니다. 만약 면역이 아니라면, 그 다음 공격자가 이번 공격자의 피해 결과를 계산하는데, 예를 들어 명중으로 인한 추가 피해 등이 있습니다. 피해 상한은 이때 적용되기 시작하며, 명중 후 발생하는 추가 피해는 피해 상한에 포함되지 않습니다.</w:t>
      </w:r>
    </w:p>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2) 공격자의 피해 전환을 계산합니다. (예: 【에너지 무기】 등)</w:t>
      </w:r>
    </w:p>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3) 공격자의 격파 능력을 기록합니다.</w:t>
      </w:r>
    </w:p>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4) 피해 면역이 적용됩니다.</w:t>
      </w:r>
    </w:p>
    <w:p w:rsidR="00000000" w:rsidDel="00000000" w:rsidP="00000000" w:rsidRDefault="00000000" w:rsidRPr="00000000" w14:paraId="00001831">
      <w:pPr>
        <w:rPr/>
      </w:pPr>
      <w:r w:rsidDel="00000000" w:rsidR="00000000" w:rsidRPr="00000000">
        <w:rPr>
          <w:rFonts w:ascii="Arial Unicode MS" w:cs="Arial Unicode MS" w:eastAsia="Arial Unicode MS" w:hAnsi="Arial Unicode MS"/>
          <w:rtl w:val="0"/>
        </w:rPr>
        <w:t xml:space="preserve">5) 피해 무시가 적용됩니다.</w:t>
      </w:r>
    </w:p>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6) 경도와 피해 상쇄가 적용됩니다.</w:t>
      </w:r>
    </w:p>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7) 에너지 저항력이나 피해 감소가 적용됩니다.</w:t>
      </w:r>
    </w:p>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8) 피해 흡수가 적용됩니다.</w:t>
      </w:r>
    </w:p>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9) 방어자의 피해 전환을 계산합니다(예: 【방에너지 무기】 등). 방어자는 방패-갑옷-캐릭터 본인의 선후 순서로 적용합니다.</w:t>
      </w:r>
    </w:p>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10) 최종 피해를 확정한 후, 그 다음 취약, 동시에 최종 피해 상황에 따라 결산하는 능력이나 관련 능력(예: 치명타)을 발동시킵니다.</w:t>
      </w:r>
    </w:p>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특수: 만약 한 캐릭터가 충격 피해에 면역이지만, 그 피해 계산 결과 후 피해가 심각 피해였다가, 이후 캐릭터의 전환 능력으로 인해 그 피해가 충격 피해로 전환되었다면, 순서가 이미 면역 판단 단계를 지났기 때문에 그 충격 피해는 정상적으로 적용됩니다.</w:t>
      </w:r>
    </w:p>
    <w:p w:rsidR="00000000" w:rsidDel="00000000" w:rsidP="00000000" w:rsidRDefault="00000000" w:rsidRPr="00000000" w14:paraId="00001838">
      <w:pPr>
        <w:rPr/>
      </w:pPr>
      <w:r w:rsidDel="00000000" w:rsidR="00000000" w:rsidRPr="00000000">
        <w:rPr>
          <w:rFonts w:ascii="Arial Unicode MS" w:cs="Arial Unicode MS" w:eastAsia="Arial Unicode MS" w:hAnsi="Arial Unicode MS"/>
          <w:rtl w:val="0"/>
        </w:rPr>
        <w:t xml:space="preserve">주의: 치명타, 취약 등 유사한 능력은 모두 최종 피해 확정 후에 확정되기 때문에, 그것들이 확정되는 방식은 모두 현재의 최종 피해를 기준으로 하는데, 예를 들어 치명타 배수와 취약과 치명타 1.5배가 동시에 발동되고, 최종 피해가 10이라면, 각각 추가로 10(배수), 추가로 10(취약), 추가로 5(1.5배)가 발동되어, 대상이 받는 피해는 35가 됩니다.</w:t>
      </w:r>
    </w:p>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감소 또한 마찬가지입니다.</w:t>
      </w:r>
    </w:p>
    <w:p w:rsidR="00000000" w:rsidDel="00000000" w:rsidP="00000000" w:rsidRDefault="00000000" w:rsidRPr="00000000" w14:paraId="0000183A">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A가 B에게 공격을 했는데, 이번 공격의 공격 판정 DP는 100개, 공격 추가 성공은 10개, 발생시키는 피해는 화염 심각 피해, 피해 상한은 30이며, 동시에 만약 성공적으로 명중한다면, 절반의 피해가 1단계 상승하고, 추가로 5점의 전격 심각 피해를 발생시킵니다.</w:t>
      </w:r>
    </w:p>
    <w:p w:rsidR="00000000" w:rsidDel="00000000" w:rsidP="00000000" w:rsidRDefault="00000000" w:rsidRPr="00000000" w14:paraId="0000183C">
      <w:pPr>
        <w:rPr/>
      </w:pPr>
      <w:r w:rsidDel="00000000" w:rsidR="00000000" w:rsidRPr="00000000">
        <w:rPr>
          <w:rFonts w:ascii="Arial Unicode MS" w:cs="Arial Unicode MS" w:eastAsia="Arial Unicode MS" w:hAnsi="Arial Unicode MS"/>
          <w:rtl w:val="0"/>
        </w:rPr>
        <w:t xml:space="preserve">B는 10점의 방어 추가 성공이 있습니다.</w:t>
      </w:r>
    </w:p>
    <w:p w:rsidR="00000000" w:rsidDel="00000000" w:rsidP="00000000" w:rsidRDefault="00000000" w:rsidRPr="00000000" w14:paraId="0000183D">
      <w:pPr>
        <w:rPr/>
      </w:pPr>
      <w:r w:rsidDel="00000000" w:rsidR="00000000" w:rsidRPr="00000000">
        <w:rPr>
          <w:rFonts w:ascii="Arial Unicode MS" w:cs="Arial Unicode MS" w:eastAsia="Arial Unicode MS" w:hAnsi="Arial Unicode MS"/>
          <w:rtl w:val="0"/>
        </w:rPr>
        <w:t xml:space="preserve">(피해 계산) 판정을 거쳐, A의 성공 수는 35개, B의 10개 방어 추가 성공을 뺀 후, 남은 25개, 이때 공격이 명중되어, 10개의 공격 추가 성공을 얻습니다. 이때 발생시키는 총 피해는 35점이지만, A의 피해 상한이 30이므로, 이때 총 30점의 화염 심각 피해를 발생시킵니다.</w:t>
      </w:r>
    </w:p>
    <w:p w:rsidR="00000000" w:rsidDel="00000000" w:rsidP="00000000" w:rsidRDefault="00000000" w:rsidRPr="00000000" w14:paraId="0000183E">
      <w:pPr>
        <w:rPr/>
      </w:pPr>
      <w:r w:rsidDel="00000000" w:rsidR="00000000" w:rsidRPr="00000000">
        <w:rPr>
          <w:rFonts w:ascii="Arial Unicode MS" w:cs="Arial Unicode MS" w:eastAsia="Arial Unicode MS" w:hAnsi="Arial Unicode MS"/>
          <w:rtl w:val="0"/>
        </w:rPr>
        <w:t xml:space="preserve">(공격자의 피해 전환 계산) 이때 A의 피해 전환을 계산하면, A가 발생시키는 최종 피해는 15점의 화염 심각 피해와 15점의 화염 악성 피해 및 5점의 추가 전격 피해입니다.</w:t>
      </w:r>
    </w:p>
    <w:p w:rsidR="00000000" w:rsidDel="00000000" w:rsidP="00000000" w:rsidRDefault="00000000" w:rsidRPr="00000000" w14:paraId="0000183F">
      <w:pPr>
        <w:rPr/>
      </w:pPr>
      <w:r w:rsidDel="00000000" w:rsidR="00000000" w:rsidRPr="00000000">
        <w:rPr>
          <w:rFonts w:ascii="Arial Unicode MS" w:cs="Arial Unicode MS" w:eastAsia="Arial Unicode MS" w:hAnsi="Arial Unicode MS"/>
          <w:rtl w:val="0"/>
        </w:rPr>
        <w:t xml:space="preserve">공격자는 3점의 에너지 저항력을 무시하는 능력을 가지고 있습니다.</w:t>
      </w:r>
    </w:p>
    <w:p w:rsidR="00000000" w:rsidDel="00000000" w:rsidP="00000000" w:rsidRDefault="00000000" w:rsidRPr="00000000" w14:paraId="00001840">
      <w:pPr>
        <w:rPr/>
      </w:pPr>
      <w:r w:rsidDel="00000000" w:rsidR="00000000" w:rsidRPr="00000000">
        <w:rPr>
          <w:rFonts w:ascii="Arial Unicode MS" w:cs="Arial Unicode MS" w:eastAsia="Arial Unicode MS" w:hAnsi="Arial Unicode MS"/>
          <w:rtl w:val="0"/>
        </w:rPr>
        <w:t xml:space="preserve">이때 B의 방어 능력을 확정합니다.</w:t>
      </w:r>
    </w:p>
    <w:p w:rsidR="00000000" w:rsidDel="00000000" w:rsidP="00000000" w:rsidRDefault="00000000" w:rsidRPr="00000000" w14:paraId="00001841">
      <w:pPr>
        <w:rPr/>
      </w:pPr>
      <w:r w:rsidDel="00000000" w:rsidR="00000000" w:rsidRPr="00000000">
        <w:rPr>
          <w:rFonts w:ascii="Arial Unicode MS" w:cs="Arial Unicode MS" w:eastAsia="Arial Unicode MS" w:hAnsi="Arial Unicode MS"/>
          <w:rtl w:val="0"/>
        </w:rPr>
        <w:t xml:space="preserve">(면역 계산) B는 전격 피해 면역 능력을 가지고 있으므로, A의 이때 피해는 15점의 화염 심각 피해와 15점의 화염 악성 피해입니다.</w:t>
      </w:r>
    </w:p>
    <w:p w:rsidR="00000000" w:rsidDel="00000000" w:rsidP="00000000" w:rsidRDefault="00000000" w:rsidRPr="00000000" w14:paraId="00001842">
      <w:pPr>
        <w:rPr/>
      </w:pPr>
      <w:r w:rsidDel="00000000" w:rsidR="00000000" w:rsidRPr="00000000">
        <w:rPr>
          <w:rFonts w:ascii="Arial Unicode MS" w:cs="Arial Unicode MS" w:eastAsia="Arial Unicode MS" w:hAnsi="Arial Unicode MS"/>
          <w:rtl w:val="0"/>
        </w:rPr>
        <w:t xml:space="preserve">(피해 무시 계산) B는 2점의 화염 피해 무시를 가지고 있으므로, A의 이때 피해는 13점의 화염 심각 피해와 15점의 화염 악성 피해입니다.</w:t>
      </w:r>
    </w:p>
    <w:p w:rsidR="00000000" w:rsidDel="00000000" w:rsidP="00000000" w:rsidRDefault="00000000" w:rsidRPr="00000000" w14:paraId="00001843">
      <w:pPr>
        <w:rPr/>
      </w:pPr>
      <w:r w:rsidDel="00000000" w:rsidR="00000000" w:rsidRPr="00000000">
        <w:rPr>
          <w:rFonts w:ascii="Arial Unicode MS" w:cs="Arial Unicode MS" w:eastAsia="Arial Unicode MS" w:hAnsi="Arial Unicode MS"/>
          <w:rtl w:val="0"/>
        </w:rPr>
        <w:t xml:space="preserve">(경도와 피해 상쇄 계산) B는 2점의 경도와 1점의 피해 상쇄를 가지고 있지만, 중첩될 수 없으므로, A의 이때 피해는 11점의 화염 심각 피해와 15점의 화염 악성 피해입니다.</w:t>
      </w:r>
    </w:p>
    <w:p w:rsidR="00000000" w:rsidDel="00000000" w:rsidP="00000000" w:rsidRDefault="00000000" w:rsidRPr="00000000" w14:paraId="00001844">
      <w:pPr>
        <w:rPr/>
      </w:pPr>
      <w:r w:rsidDel="00000000" w:rsidR="00000000" w:rsidRPr="00000000">
        <w:rPr>
          <w:rFonts w:ascii="Arial Unicode MS" w:cs="Arial Unicode MS" w:eastAsia="Arial Unicode MS" w:hAnsi="Arial Unicode MS"/>
          <w:rtl w:val="0"/>
        </w:rPr>
        <w:t xml:space="preserve">(에너지 저항력 계산) B는 5점의 전에너지 저항력과 3점의 화염 저항력을 가지고 있지만, 공격자는 3점의 에너지 저항력 무시 능력을 가지고 있으므로, B는 최종적으로 2점의 전에너지 저항력과 3점의 화염 저항력을 가지고 있으며, 이때 3점의 화염 저항력이 적용되어, A의 피해는 8점의 화염 심각 피해와 15점의 화염 악성 피해로 변합니다.</w:t>
      </w:r>
    </w:p>
    <w:p w:rsidR="00000000" w:rsidDel="00000000" w:rsidP="00000000" w:rsidRDefault="00000000" w:rsidRPr="00000000" w14:paraId="00001845">
      <w:pPr>
        <w:rPr/>
      </w:pPr>
      <w:r w:rsidDel="00000000" w:rsidR="00000000" w:rsidRPr="00000000">
        <w:rPr>
          <w:rFonts w:ascii="Arial Unicode MS" w:cs="Arial Unicode MS" w:eastAsia="Arial Unicode MS" w:hAnsi="Arial Unicode MS"/>
          <w:rtl w:val="0"/>
        </w:rPr>
        <w:t xml:space="preserve">(피해 흡수 계산) B는 3점의 전피해 흡수를 가지고 있으므로, A의 피해는 5점의 화염 심각 피해와 15점의 화염 악성 피해로 변합니다.</w:t>
      </w:r>
    </w:p>
    <w:p w:rsidR="00000000" w:rsidDel="00000000" w:rsidP="00000000" w:rsidRDefault="00000000" w:rsidRPr="00000000" w14:paraId="00001846">
      <w:pPr>
        <w:rPr/>
      </w:pPr>
      <w:r w:rsidDel="00000000" w:rsidR="00000000" w:rsidRPr="00000000">
        <w:rPr>
          <w:rFonts w:ascii="Arial Unicode MS" w:cs="Arial Unicode MS" w:eastAsia="Arial Unicode MS" w:hAnsi="Arial Unicode MS"/>
          <w:rtl w:val="0"/>
        </w:rPr>
        <w:t xml:space="preserve">(피해 전환 계산) B는 5점의 피해를 1단계 낮추는 능력을 가지고 있는데, 피해 전환은 B 자신이 어느 부분 피해를 전환할지 선택할 수 있으므로, B는 악성 피해를 전환하기로 결정했으므로, 이때 A의 피해는 10점의 화염 심각 피해와 10점의 화염 악성 피해로 변합니다.</w:t>
      </w:r>
    </w:p>
    <w:p w:rsidR="00000000" w:rsidDel="00000000" w:rsidP="00000000" w:rsidRDefault="00000000" w:rsidRPr="00000000" w14:paraId="00001847">
      <w:pPr>
        <w:rPr/>
      </w:pPr>
      <w:r w:rsidDel="00000000" w:rsidR="00000000" w:rsidRPr="00000000">
        <w:rPr>
          <w:rFonts w:ascii="Arial Unicode MS" w:cs="Arial Unicode MS" w:eastAsia="Arial Unicode MS" w:hAnsi="Arial Unicode MS"/>
          <w:rtl w:val="0"/>
        </w:rPr>
        <w:t xml:space="preserve">계산을 거쳐, A가 최종적으로 발생시키는 피해는 10점의 화염 심각 피해와 10점의 화염 악성 피해입니다.</w:t>
      </w:r>
    </w:p>
    <w:p w:rsidR="00000000" w:rsidDel="00000000" w:rsidP="00000000" w:rsidRDefault="00000000" w:rsidRPr="00000000" w14:paraId="00001848">
      <w:pPr>
        <w:rPr/>
      </w:pPr>
      <w:r w:rsidDel="00000000" w:rsidR="00000000" w:rsidRPr="00000000">
        <w:rPr>
          <w:rFonts w:ascii="Arial Unicode MS" w:cs="Arial Unicode MS" w:eastAsia="Arial Unicode MS" w:hAnsi="Arial Unicode MS"/>
          <w:rtl w:val="0"/>
        </w:rPr>
        <w:t xml:space="preserve">만약 B가 이때 【화염 취약】을 가지고 있다면, A가 최종적으로 발생시키는 피해는 20점의 화염 심각 피해와 20점의 화염 악성 피해입니다.</w:t>
      </w:r>
    </w:p>
    <w:p w:rsidR="00000000" w:rsidDel="00000000" w:rsidP="00000000" w:rsidRDefault="00000000" w:rsidRPr="00000000" w14:paraId="00001849">
      <w:pPr>
        <w:rPr/>
      </w:pPr>
      <w:r w:rsidDel="00000000" w:rsidR="00000000" w:rsidRPr="00000000">
        <w:rPr>
          <w:rFonts w:ascii="Arial Unicode MS" w:cs="Arial Unicode MS" w:eastAsia="Arial Unicode MS" w:hAnsi="Arial Unicode MS"/>
          <w:rtl w:val="0"/>
        </w:rPr>
        <w:t xml:space="preserve">만약 B가 이때 추가로 【화염 취약3】을 가지고 있다면, A가 최종적으로 발생시키는 피해는 23점의 화염 심각 피해와 20점의 화염 악성 피해입니다.</w:t>
      </w:r>
    </w:p>
    <w:p w:rsidR="00000000" w:rsidDel="00000000" w:rsidP="00000000" w:rsidRDefault="00000000" w:rsidRPr="00000000" w14:paraId="0000184A">
      <w:pPr>
        <w:rPr/>
      </w:pPr>
      <w:r w:rsidDel="00000000" w:rsidR="00000000" w:rsidRPr="00000000">
        <w:rPr>
          <w:rtl w:val="0"/>
        </w:rPr>
        <w:t xml:space="preserve">=====================================================================</w:t>
      </w:r>
    </w:p>
    <w:p w:rsidR="00000000" w:rsidDel="00000000" w:rsidP="00000000" w:rsidRDefault="00000000" w:rsidRPr="00000000" w14:paraId="0000184B">
      <w:pPr>
        <w:rPr/>
      </w:pPr>
      <w:r w:rsidDel="00000000" w:rsidR="00000000" w:rsidRPr="00000000">
        <w:rPr>
          <w:rtl w:val="0"/>
        </w:rPr>
        <w:t xml:space="preserve">======================================</w:t>
      </w:r>
    </w:p>
    <w:p w:rsidR="00000000" w:rsidDel="00000000" w:rsidP="00000000" w:rsidRDefault="00000000" w:rsidRPr="00000000" w14:paraId="0000184C">
      <w:pPr>
        <w:rPr/>
      </w:pPr>
      <w:r w:rsidDel="00000000" w:rsidR="00000000" w:rsidRPr="00000000">
        <w:rPr>
          <w:rFonts w:ascii="Arial Unicode MS" w:cs="Arial Unicode MS" w:eastAsia="Arial Unicode MS" w:hAnsi="Arial Unicode MS"/>
          <w:rtl w:val="0"/>
        </w:rPr>
        <w:t xml:space="preserve">공격 결산</w:t>
      </w:r>
    </w:p>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피해 결산의 결과를 보면, 공격 발동에 성공하는 것, 명중에 성공하는 것과 피해 발생에 성공하는 것은 차이가 있습니다.</w:t>
      </w:r>
    </w:p>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1. 공격 발동에 성공한다는 것은 공격을 하기만 하면 얻을 수 있는 능력으로, 명중 여부는 고려하지 않습니다.</w:t>
      </w:r>
    </w:p>
    <w:p w:rsidR="00000000" w:rsidDel="00000000" w:rsidP="00000000" w:rsidRDefault="00000000" w:rsidRPr="00000000" w14:paraId="0000184F">
      <w:pPr>
        <w:rPr/>
      </w:pPr>
      <w:r w:rsidDel="00000000" w:rsidR="00000000" w:rsidRPr="00000000">
        <w:rPr>
          <w:rFonts w:ascii="Arial Unicode MS" w:cs="Arial Unicode MS" w:eastAsia="Arial Unicode MS" w:hAnsi="Arial Unicode MS"/>
          <w:rtl w:val="0"/>
        </w:rPr>
        <w:t xml:space="preserve">2. 명중에 성공한다는 것은 당신이 공격 판정을 한 후, 만약 당신의 자연 판정 성공 수가 대상의 방어 추가 성공 수보다 크다면, 즉 명중한 것이며, 이는 피해 결산의 첫 번째 단계에서 명중 여부가 결정된다는 것입니다.</w:t>
      </w:r>
    </w:p>
    <w:p w:rsidR="00000000" w:rsidDel="00000000" w:rsidP="00000000" w:rsidRDefault="00000000" w:rsidRPr="00000000" w14:paraId="00001850">
      <w:pPr>
        <w:rPr/>
      </w:pPr>
      <w:r w:rsidDel="00000000" w:rsidR="00000000" w:rsidRPr="00000000">
        <w:rPr>
          <w:rFonts w:ascii="Arial Unicode MS" w:cs="Arial Unicode MS" w:eastAsia="Arial Unicode MS" w:hAnsi="Arial Unicode MS"/>
          <w:rtl w:val="0"/>
        </w:rPr>
        <w:t xml:space="preserve">만약 명중했다면, 대상의 대응하는 감소 능력이 효과를 발휘하기 시작하는데, 이는 당신이 발생시킨 피해가 심지어 대상의 피해 감소 등의 능력에 의해 전부 상쇄되어, 최종적으로 피해를 발생시키지 못할 수도 있지만, 여전히 명중한 것입니다.</w:t>
      </w:r>
    </w:p>
    <w:p w:rsidR="00000000" w:rsidDel="00000000" w:rsidP="00000000" w:rsidRDefault="00000000" w:rsidRPr="00000000" w14:paraId="00001851">
      <w:pPr>
        <w:rPr/>
      </w:pPr>
      <w:r w:rsidDel="00000000" w:rsidR="00000000" w:rsidRPr="00000000">
        <w:rPr>
          <w:rFonts w:ascii="Arial Unicode MS" w:cs="Arial Unicode MS" w:eastAsia="Arial Unicode MS" w:hAnsi="Arial Unicode MS"/>
          <w:rtl w:val="0"/>
        </w:rPr>
        <w:t xml:space="preserve">3. 피해 발생에 성공한다는 것은 피해가 전부 결산된 후, 당신이 대상에게 성공적으로 피해를 발생시켰는지를 판단하는 것입니다.</w:t>
      </w:r>
    </w:p>
    <w:p w:rsidR="00000000" w:rsidDel="00000000" w:rsidP="00000000" w:rsidRDefault="00000000" w:rsidRPr="00000000" w14:paraId="00001852">
      <w:pPr>
        <w:rPr/>
      </w:pPr>
      <w:r w:rsidDel="00000000" w:rsidR="00000000" w:rsidRPr="00000000">
        <w:rPr>
          <w:rFonts w:ascii="Arial Unicode MS" w:cs="Arial Unicode MS" w:eastAsia="Arial Unicode MS" w:hAnsi="Arial Unicode MS"/>
          <w:rtl w:val="0"/>
        </w:rPr>
        <w:t xml:space="preserve">주: 자원에서 말하는 성공적인 공격을 한 번 하는 것은 명중에 성공하는 것을 의미합니다.</w:t>
      </w:r>
    </w:p>
    <w:p w:rsidR="00000000" w:rsidDel="00000000" w:rsidP="00000000" w:rsidRDefault="00000000" w:rsidRPr="00000000" w14:paraId="00001853">
      <w:pPr>
        <w:rPr/>
      </w:pPr>
      <w:r w:rsidDel="00000000" w:rsidR="00000000" w:rsidRPr="00000000">
        <w:rPr>
          <w:rFonts w:ascii="Arial Unicode MS" w:cs="Arial Unicode MS" w:eastAsia="Arial Unicode MS" w:hAnsi="Arial Unicode MS"/>
          <w:rtl w:val="0"/>
        </w:rPr>
        <w:t xml:space="preserve">주: 방어에 성공했다는 의미는 공격자가 명중하지 않았다는 것입니다. 막기에 성공했다는 의미는 방어자가 "막기" 상태일 때, 공격자가 명중하지 않았다는 것입니다.</w:t>
      </w:r>
    </w:p>
    <w:p w:rsidR="00000000" w:rsidDel="00000000" w:rsidP="00000000" w:rsidRDefault="00000000" w:rsidRPr="00000000" w14:paraId="00001854">
      <w:pPr>
        <w:rPr/>
      </w:pPr>
      <w:r w:rsidDel="00000000" w:rsidR="00000000" w:rsidRPr="00000000">
        <w:rPr>
          <w:rFonts w:ascii="Arial Unicode MS" w:cs="Arial Unicode MS" w:eastAsia="Arial Unicode MS" w:hAnsi="Arial Unicode MS"/>
          <w:rtl w:val="0"/>
        </w:rPr>
        <w:t xml:space="preserve">주: 만약 일부 자원의 서술이: 당신은 대상에게 공격 판정을 하는데, 이번 공격은 피해를 발생시키지 않고, XX 효과를 대상에게 발생시키는 것으로 바꿉니다. 라고 한다면, 비록 이번 공격이 명중했을 때/피해 발생에 성공했을 때라는 전제를 쓰지 않았지만, 해당 기술은 여전히 명중 후 공격 특수 효과에 속하며, 당신은 여전히 공격이 명중해야만 대응하는 효과로 바꿀 수 있습니다.</w:t>
      </w:r>
    </w:p>
    <w:p w:rsidR="00000000" w:rsidDel="00000000" w:rsidP="00000000" w:rsidRDefault="00000000" w:rsidRPr="00000000" w14:paraId="00001855">
      <w:pPr>
        <w:rPr/>
      </w:pPr>
      <w:r w:rsidDel="00000000" w:rsidR="00000000" w:rsidRPr="00000000">
        <w:rPr>
          <w:rtl w:val="0"/>
        </w:rPr>
        <w:t xml:space="preserve">=====================================================================</w:t>
      </w:r>
    </w:p>
    <w:p w:rsidR="00000000" w:rsidDel="00000000" w:rsidP="00000000" w:rsidRDefault="00000000" w:rsidRPr="00000000" w14:paraId="00001856">
      <w:pPr>
        <w:rPr/>
      </w:pPr>
      <w:r w:rsidDel="00000000" w:rsidR="00000000" w:rsidRPr="00000000">
        <w:rPr>
          <w:rtl w:val="0"/>
        </w:rPr>
        <w:t xml:space="preserve">======================================</w:t>
      </w:r>
    </w:p>
    <w:p w:rsidR="00000000" w:rsidDel="00000000" w:rsidP="00000000" w:rsidRDefault="00000000" w:rsidRPr="00000000" w14:paraId="00001857">
      <w:pPr>
        <w:pStyle w:val="Heading1"/>
        <w:rPr/>
      </w:pPr>
      <w:bookmarkStart w:colFirst="0" w:colLast="0" w:name="_6j5rku2h3v0j" w:id="41"/>
      <w:bookmarkEnd w:id="41"/>
      <w:r w:rsidDel="00000000" w:rsidR="00000000" w:rsidRPr="00000000">
        <w:rPr>
          <w:rFonts w:ascii="Arial Unicode MS" w:cs="Arial Unicode MS" w:eastAsia="Arial Unicode MS" w:hAnsi="Arial Unicode MS"/>
          <w:rtl w:val="0"/>
        </w:rPr>
        <w:t xml:space="preserve">1.4.9 불량 상태와 점수</w:t>
      </w:r>
    </w:p>
    <w:p w:rsidR="00000000" w:rsidDel="00000000" w:rsidP="00000000" w:rsidRDefault="00000000" w:rsidRPr="00000000" w14:paraId="00001858">
      <w:pPr>
        <w:rPr/>
      </w:pPr>
      <w:r w:rsidDel="00000000" w:rsidR="00000000" w:rsidRPr="00000000">
        <w:rPr>
          <w:rFonts w:ascii="Arial Unicode MS" w:cs="Arial Unicode MS" w:eastAsia="Arial Unicode MS" w:hAnsi="Arial Unicode MS"/>
          <w:rtl w:val="0"/>
        </w:rPr>
        <w:t xml:space="preserve">불량 상태와 점수:</w:t>
      </w:r>
    </w:p>
    <w:p w:rsidR="00000000" w:rsidDel="00000000" w:rsidP="00000000" w:rsidRDefault="00000000" w:rsidRPr="00000000" w14:paraId="00001859">
      <w:pPr>
        <w:rPr/>
      </w:pPr>
      <w:r w:rsidDel="00000000" w:rsidR="00000000" w:rsidRPr="00000000">
        <w:rPr>
          <w:rtl w:val="0"/>
        </w:rPr>
        <w:t xml:space="preserve">=====================================================================</w:t>
      </w:r>
    </w:p>
    <w:p w:rsidR="00000000" w:rsidDel="00000000" w:rsidP="00000000" w:rsidRDefault="00000000" w:rsidRPr="00000000" w14:paraId="0000185A">
      <w:pPr>
        <w:rPr/>
      </w:pPr>
      <w:r w:rsidDel="00000000" w:rsidR="00000000" w:rsidRPr="00000000">
        <w:rPr>
          <w:rtl w:val="0"/>
        </w:rPr>
        <w:t xml:space="preserve">======================================</w:t>
      </w:r>
    </w:p>
    <w:p w:rsidR="00000000" w:rsidDel="00000000" w:rsidP="00000000" w:rsidRDefault="00000000" w:rsidRPr="00000000" w14:paraId="0000185B">
      <w:pPr>
        <w:rPr/>
      </w:pPr>
      <w:r w:rsidDel="00000000" w:rsidR="00000000" w:rsidRPr="00000000">
        <w:rPr>
          <w:rFonts w:ascii="Arial Unicode MS" w:cs="Arial Unicode MS" w:eastAsia="Arial Unicode MS" w:hAnsi="Arial Unicode MS"/>
          <w:rtl w:val="0"/>
        </w:rPr>
        <w:t xml:space="preserve">불량 상태:</w:t>
      </w:r>
    </w:p>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불량 상태란 캐릭터가 현재 어떤 부정적인 효과를 받고 있는 상태를 말하며, 이런 효과들은 일반적으로 특정 상황에서 감소를 가져오는데, 이를 불량 상태라고 합니다.</w:t>
      </w:r>
    </w:p>
    <w:p w:rsidR="00000000" w:rsidDel="00000000" w:rsidP="00000000" w:rsidRDefault="00000000" w:rsidRPr="00000000" w14:paraId="0000185D">
      <w:pPr>
        <w:rPr/>
      </w:pPr>
      <w:r w:rsidDel="00000000" w:rsidR="00000000" w:rsidRPr="00000000">
        <w:rPr>
          <w:rFonts w:ascii="Arial Unicode MS" w:cs="Arial Unicode MS" w:eastAsia="Arial Unicode MS" w:hAnsi="Arial Unicode MS"/>
          <w:rtl w:val="0"/>
        </w:rPr>
        <w:t xml:space="preserve">불량 상태는 일종의 상태입니다. 캐릭터가 해당 상태에 있을 때, 특정한 고유 효과를 얻게 됩니다.</w:t>
      </w:r>
    </w:p>
    <w:p w:rsidR="00000000" w:rsidDel="00000000" w:rsidP="00000000" w:rsidRDefault="00000000" w:rsidRPr="00000000" w14:paraId="0000185E">
      <w:pPr>
        <w:rPr/>
      </w:pPr>
      <w:r w:rsidDel="00000000" w:rsidR="00000000" w:rsidRPr="00000000">
        <w:rPr>
          <w:rFonts w:ascii="Arial Unicode MS" w:cs="Arial Unicode MS" w:eastAsia="Arial Unicode MS" w:hAnsi="Arial Unicode MS"/>
          <w:rtl w:val="0"/>
        </w:rPr>
        <w:t xml:space="preserve">일부 고유 불량 상태는 계산할 필요가 없으며, 일단 얻게 되면 캐릭터는 즉시 해당 고정 효과의 영향을 받습니다. 예를 들어 정신, 진압, 부공 등이 있습니다.</w:t>
      </w:r>
    </w:p>
    <w:p w:rsidR="00000000" w:rsidDel="00000000" w:rsidP="00000000" w:rsidRDefault="00000000" w:rsidRPr="00000000" w14:paraId="0000185F">
      <w:pPr>
        <w:rPr/>
      </w:pPr>
      <w:r w:rsidDel="00000000" w:rsidR="00000000" w:rsidRPr="00000000">
        <w:rPr>
          <w:rFonts w:ascii="Arial Unicode MS" w:cs="Arial Unicode MS" w:eastAsia="Arial Unicode MS" w:hAnsi="Arial Unicode MS"/>
          <w:rtl w:val="0"/>
        </w:rPr>
        <w:t xml:space="preserve">불량 상태 점수:</w:t>
      </w:r>
    </w:p>
    <w:p w:rsidR="00000000" w:rsidDel="00000000" w:rsidP="00000000" w:rsidRDefault="00000000" w:rsidRPr="00000000" w14:paraId="00001860">
      <w:pPr>
        <w:rPr/>
      </w:pPr>
      <w:r w:rsidDel="00000000" w:rsidR="00000000" w:rsidRPr="00000000">
        <w:rPr>
          <w:rFonts w:ascii="Arial Unicode MS" w:cs="Arial Unicode MS" w:eastAsia="Arial Unicode MS" w:hAnsi="Arial Unicode MS"/>
          <w:rtl w:val="0"/>
        </w:rPr>
        <w:t xml:space="preserve">캐릭터에게는 불량 상태 점수에 따라 계산되는 불량 상태도 있습니다. 이때 캐릭터는 자신의 불량 상태 점수에 따라 특정 효과의 영향을 받게 됩니다. </w:t>
      </w:r>
    </w:p>
    <w:p w:rsidR="00000000" w:rsidDel="00000000" w:rsidP="00000000" w:rsidRDefault="00000000" w:rsidRPr="00000000" w14:paraId="00001861">
      <w:pPr>
        <w:rPr/>
      </w:pPr>
      <w:r w:rsidDel="00000000" w:rsidR="00000000" w:rsidRPr="00000000">
        <w:rPr>
          <w:rFonts w:ascii="Arial Unicode MS" w:cs="Arial Unicode MS" w:eastAsia="Arial Unicode MS" w:hAnsi="Arial Unicode MS"/>
          <w:rtl w:val="0"/>
        </w:rPr>
        <w:t xml:space="preserve">불량 상태 점수에는 일반적으로 하나의 수치 또는 한두 개의 속성이 핵심 저항 속성으로 작용합니다. 불량 상태 점수와 핵심 저항 속성의 관계에 따라 불량 상태 점수를 세 가지 등급으로 나눕니다:</w:t>
      </w:r>
    </w:p>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경도 불량 상태: 불량 상태 점수만 있으면 경도 불량 상태라고 합니다. 이때 불량 상태 점수는 단지 캐릭터의 특정 행동을 방해하여 캐릭터에게 감소를 주어 제대로 하지 못하게 합니다. 예를 들어 물건이 잘 보이지 않거나 검을 잡기 힘든 경우 등입니다.  </w:t>
      </w:r>
    </w:p>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중도 불량 상태: 불량 상태 점수가 핵심 저항 속성 중 높은 것의 두 배 이상일 때 중도 불량 상태에 진입합니다. 이때 불량 상태는 추가로 특정한 불량 상태를 가져올 수 있어 캐릭터가 어떤 면에서 능력을 완전히 상실하게 하여 특정 일을 하지 못하게 합니다. 예를 들어 물건을 보지 못하거나 손으로 물건을 잡지 못하게 하는 등입니다. 중도 불량 상태에 진입한 후에는 특별한 설명이 없는 한 캐릭터는 여전히 경도 불량 상태에서 설명한 감소를 받아야 합니다.</w:t>
      </w:r>
    </w:p>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파멸적 결과: 불량 상태 점수가 모든 핵심 저항 속성의 합의 두 배를 초과할 때 파멸적인 결과를 가져옵니다. 이때 캐릭터는 영원히 특정 능력을 상실하거나 극단적인 이상 상태에 빠지게 되는데, 예를 들어 눈을 잃거나 귀를 잃는 등입니다. 이 상태는 자연 회복이나 일반적인 치료로는 치유할 수 없으며, 오직 일부 고급 특수 능력이나 윤회지경의 도움, 특수 능력으로만 회복할 수 있습니다.</w:t>
      </w:r>
    </w:p>
    <w:p w:rsidR="00000000" w:rsidDel="00000000" w:rsidP="00000000" w:rsidRDefault="00000000" w:rsidRPr="00000000" w14:paraId="00001865">
      <w:pPr>
        <w:rPr/>
      </w:pPr>
      <w:r w:rsidDel="00000000" w:rsidR="00000000" w:rsidRPr="00000000">
        <w:rPr>
          <w:rFonts w:ascii="Arial Unicode MS" w:cs="Arial Unicode MS" w:eastAsia="Arial Unicode MS" w:hAnsi="Arial Unicode MS"/>
          <w:rtl w:val="0"/>
        </w:rPr>
        <w:t xml:space="preserve">주의: 불량 상태 점수가 핵심 저항 속성 아래로 회복되면 중도 불량 상태는 경도 불량 상태로 회복됩니다.  </w:t>
      </w:r>
    </w:p>
    <w:p w:rsidR="00000000" w:rsidDel="00000000" w:rsidP="00000000" w:rsidRDefault="00000000" w:rsidRPr="00000000" w14:paraId="00001866">
      <w:pPr>
        <w:rPr/>
      </w:pPr>
      <w:r w:rsidDel="00000000" w:rsidR="00000000" w:rsidRPr="00000000">
        <w:rPr>
          <w:rtl w:val="0"/>
        </w:rPr>
        <w:t xml:space="preserve">=====================================================================</w:t>
      </w:r>
    </w:p>
    <w:p w:rsidR="00000000" w:rsidDel="00000000" w:rsidP="00000000" w:rsidRDefault="00000000" w:rsidRPr="00000000" w14:paraId="00001867">
      <w:pPr>
        <w:rPr/>
      </w:pPr>
      <w:r w:rsidDel="00000000" w:rsidR="00000000" w:rsidRPr="00000000">
        <w:rPr>
          <w:rtl w:val="0"/>
        </w:rPr>
        <w:t xml:space="preserve">======================================</w:t>
      </w:r>
    </w:p>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복수 불량 상태:</w:t>
      </w:r>
    </w:p>
    <w:p w:rsidR="00000000" w:rsidDel="00000000" w:rsidP="00000000" w:rsidRDefault="00000000" w:rsidRPr="00000000" w14:paraId="00001869">
      <w:pPr>
        <w:rPr/>
      </w:pPr>
      <w:r w:rsidDel="00000000" w:rsidR="00000000" w:rsidRPr="00000000">
        <w:rPr>
          <w:rFonts w:ascii="Arial Unicode MS" w:cs="Arial Unicode MS" w:eastAsia="Arial Unicode MS" w:hAnsi="Arial Unicode MS"/>
          <w:rtl w:val="0"/>
        </w:rPr>
        <w:t xml:space="preserve">특별한 설명이 없는 한 캐릭터는 여러 가지 다른 불량 상태를 받을 수 있으며, 모든 불량 상태가 초래하는 효과가 누적됩니다.</w:t>
      </w:r>
    </w:p>
    <w:p w:rsidR="00000000" w:rsidDel="00000000" w:rsidP="00000000" w:rsidRDefault="00000000" w:rsidRPr="00000000" w14:paraId="0000186A">
      <w:pPr>
        <w:rPr/>
      </w:pPr>
      <w:r w:rsidDel="00000000" w:rsidR="00000000" w:rsidRPr="00000000">
        <w:rPr>
          <w:rFonts w:ascii="Arial Unicode MS" w:cs="Arial Unicode MS" w:eastAsia="Arial Unicode MS" w:hAnsi="Arial Unicode MS"/>
          <w:rtl w:val="0"/>
        </w:rPr>
        <w:t xml:space="preserve">동일한 불량 상태에 대해서는 캐릭터에게 누적되지 않으며, 동시에 최상의 것(예: 지속 시간이 가장 긴 것)을 취합니다.</w:t>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복수 불량 점수:</w:t>
      </w:r>
    </w:p>
    <w:p w:rsidR="00000000" w:rsidDel="00000000" w:rsidP="00000000" w:rsidRDefault="00000000" w:rsidRPr="00000000" w14:paraId="0000186C">
      <w:pPr>
        <w:rPr/>
      </w:pPr>
      <w:r w:rsidDel="00000000" w:rsidR="00000000" w:rsidRPr="00000000">
        <w:rPr>
          <w:rFonts w:ascii="Arial Unicode MS" w:cs="Arial Unicode MS" w:eastAsia="Arial Unicode MS" w:hAnsi="Arial Unicode MS"/>
          <w:rtl w:val="0"/>
        </w:rPr>
        <w:t xml:space="preserve">특별한 설명이 없는 한 캐릭터는 여러 가지 다른 불량 상태 점수를 받을 수 있으며, 모든 불량 상태 점수가 초래하는 효과가 누적됩니다.</w:t>
      </w:r>
    </w:p>
    <w:p w:rsidR="00000000" w:rsidDel="00000000" w:rsidP="00000000" w:rsidRDefault="00000000" w:rsidRPr="00000000" w14:paraId="0000186D">
      <w:pPr>
        <w:rPr/>
      </w:pPr>
      <w:r w:rsidDel="00000000" w:rsidR="00000000" w:rsidRPr="00000000">
        <w:rPr>
          <w:rFonts w:ascii="Arial Unicode MS" w:cs="Arial Unicode MS" w:eastAsia="Arial Unicode MS" w:hAnsi="Arial Unicode MS"/>
          <w:rtl w:val="0"/>
        </w:rPr>
        <w:t xml:space="preserve">그리고 동일한 불량 상태 점수는 누적 가능한 불량 상태 점수와 누적 불가능한 불량 상태 점수로 나뉩니다.</w:t>
      </w:r>
    </w:p>
    <w:p w:rsidR="00000000" w:rsidDel="00000000" w:rsidP="00000000" w:rsidRDefault="00000000" w:rsidRPr="00000000" w14:paraId="0000186E">
      <w:pPr>
        <w:rPr/>
      </w:pPr>
      <w:r w:rsidDel="00000000" w:rsidR="00000000" w:rsidRPr="00000000">
        <w:rPr>
          <w:rFonts w:ascii="Arial Unicode MS" w:cs="Arial Unicode MS" w:eastAsia="Arial Unicode MS" w:hAnsi="Arial Unicode MS"/>
          <w:rtl w:val="0"/>
        </w:rPr>
        <w:t xml:space="preserve">누적 가능한 불량 상태 점수: 해당 불량 상태 점수는 출처가 동일한지 여부에 관계없이 서로 누적될 수 있습니다.</w:t>
      </w:r>
    </w:p>
    <w:p w:rsidR="00000000" w:rsidDel="00000000" w:rsidP="00000000" w:rsidRDefault="00000000" w:rsidRPr="00000000" w14:paraId="0000186F">
      <w:pPr>
        <w:rPr/>
      </w:pPr>
      <w:r w:rsidDel="00000000" w:rsidR="00000000" w:rsidRPr="00000000">
        <w:rPr>
          <w:rFonts w:ascii="Arial Unicode MS" w:cs="Arial Unicode MS" w:eastAsia="Arial Unicode MS" w:hAnsi="Arial Unicode MS"/>
          <w:rtl w:val="0"/>
        </w:rPr>
        <w:t xml:space="preserve">누적 불가능한 불량 상태 점수: 해당 불량 상태 점수는 서로 누적될 수 없으며, 출처가 동일하다면 우수한 것을 취해 계산하고(예: 지속 시간, 불량 상태 점수 수량 등), 출처가 다르다면 각각 계산합니다. 하지만 그 불량 상태 효과를 계산할 때는 그 중 수치가 가장 높은 것만 계산합니다.  </w:t>
      </w:r>
    </w:p>
    <w:p w:rsidR="00000000" w:rsidDel="00000000" w:rsidP="00000000" w:rsidRDefault="00000000" w:rsidRPr="00000000" w14:paraId="00001870">
      <w:pPr>
        <w:rPr/>
      </w:pPr>
      <w:r w:rsidDel="00000000" w:rsidR="00000000" w:rsidRPr="00000000">
        <w:rPr>
          <w:rtl w:val="0"/>
        </w:rPr>
        <w:t xml:space="preserve">=====================================================================</w:t>
      </w:r>
    </w:p>
    <w:p w:rsidR="00000000" w:rsidDel="00000000" w:rsidP="00000000" w:rsidRDefault="00000000" w:rsidRPr="00000000" w14:paraId="00001871">
      <w:pPr>
        <w:rPr/>
      </w:pPr>
      <w:r w:rsidDel="00000000" w:rsidR="00000000" w:rsidRPr="00000000">
        <w:rPr>
          <w:rtl w:val="0"/>
        </w:rPr>
        <w:t xml:space="preserve">======================================</w:t>
      </w:r>
    </w:p>
    <w:p w:rsidR="00000000" w:rsidDel="00000000" w:rsidP="00000000" w:rsidRDefault="00000000" w:rsidRPr="00000000" w14:paraId="00001872">
      <w:pPr>
        <w:rPr/>
      </w:pPr>
      <w:r w:rsidDel="00000000" w:rsidR="00000000" w:rsidRPr="00000000">
        <w:rPr>
          <w:rFonts w:ascii="Arial Unicode MS" w:cs="Arial Unicode MS" w:eastAsia="Arial Unicode MS" w:hAnsi="Arial Unicode MS"/>
          <w:rtl w:val="0"/>
        </w:rPr>
        <w:t xml:space="preserve">불량 상태와 불량 상태 점수에 대항하여 회복하기:</w:t>
      </w:r>
    </w:p>
    <w:p w:rsidR="00000000" w:rsidDel="00000000" w:rsidP="00000000" w:rsidRDefault="00000000" w:rsidRPr="00000000" w14:paraId="00001873">
      <w:pPr>
        <w:rPr/>
      </w:pPr>
      <w:r w:rsidDel="00000000" w:rsidR="00000000" w:rsidRPr="00000000">
        <w:rPr>
          <w:rFonts w:ascii="Arial Unicode MS" w:cs="Arial Unicode MS" w:eastAsia="Arial Unicode MS" w:hAnsi="Arial Unicode MS"/>
          <w:rtl w:val="0"/>
        </w:rPr>
        <w:t xml:space="preserve">1. 캐릭터가 불량 상태 점수를 가지고 있을 때, 특별한 설명이 없다면 일반적으로 단기 휴식이나 장기 휴식을 통해 면제할 수 있습니다. </w:t>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이 면제 판정은 해당 불량 상태 점수의 핵심 속성을 사용하여 면제하며, 1점의 성공 수마다 1점의 불량 상태 점수를 낮출 수 있습니다.</w:t>
      </w:r>
    </w:p>
    <w:p w:rsidR="00000000" w:rsidDel="00000000" w:rsidP="00000000" w:rsidRDefault="00000000" w:rsidRPr="00000000" w14:paraId="00001875">
      <w:pPr>
        <w:rPr/>
      </w:pPr>
      <w:r w:rsidDel="00000000" w:rsidR="00000000" w:rsidRPr="00000000">
        <w:rPr>
          <w:rFonts w:ascii="Arial Unicode MS" w:cs="Arial Unicode MS" w:eastAsia="Arial Unicode MS" w:hAnsi="Arial Unicode MS"/>
          <w:rtl w:val="0"/>
        </w:rPr>
        <w:t xml:space="preserve">만약 캐릭터가 불량 상태 점수로 인해 중도 불량 상태에 진입했다면, 불량 점수가 요구치 아래로 내려가자마자 해당 중도 불량 상태는 즉시 경도 불량 상태로 변합니다.</w:t>
      </w:r>
    </w:p>
    <w:p w:rsidR="00000000" w:rsidDel="00000000" w:rsidP="00000000" w:rsidRDefault="00000000" w:rsidRPr="00000000" w14:paraId="00001876">
      <w:pPr>
        <w:rPr/>
      </w:pPr>
      <w:r w:rsidDel="00000000" w:rsidR="00000000" w:rsidRPr="00000000">
        <w:rPr>
          <w:rFonts w:ascii="Arial Unicode MS" w:cs="Arial Unicode MS" w:eastAsia="Arial Unicode MS" w:hAnsi="Arial Unicode MS"/>
          <w:rtl w:val="0"/>
        </w:rPr>
        <w:t xml:space="preserve">2. 캐릭터가 가진 불량 상태나 불량 상태 점수가 한 가지 불량 상태로 인해 초래된 또 다른 불량 상태인 경우, 예를 들어 한 캐릭터가 익사 저주를 받았는데 이는 저주이지만 초래하는 효과는 캐릭터를 질식 불량 상태에 빠지게 하는 것입니다. 이런 상황에서는 단기 휴식이나 장기 휴식으로 면제할 수 없고, 오직 저주가 끝날 때 질식 효과도 함께 끝납니다.</w:t>
      </w:r>
    </w:p>
    <w:p w:rsidR="00000000" w:rsidDel="00000000" w:rsidP="00000000" w:rsidRDefault="00000000" w:rsidRPr="00000000" w14:paraId="00001877">
      <w:pPr>
        <w:rPr/>
      </w:pPr>
      <w:r w:rsidDel="00000000" w:rsidR="00000000" w:rsidRPr="00000000">
        <w:rPr>
          <w:rFonts w:ascii="Arial Unicode MS" w:cs="Arial Unicode MS" w:eastAsia="Arial Unicode MS" w:hAnsi="Arial Unicode MS"/>
          <w:rtl w:val="0"/>
        </w:rPr>
        <w:t xml:space="preserve">3. 어떤 효과의 출처가 동시에 여러 가지 불량 상태나 불량 상태 점수를 초래할 수 있는데, 특별한 설명이 없다면 각 불량 상태나 불량 상태 점수에 대해 각각 면제해야 합니다. 만약 해당 효과의 영향을 받는 캐릭터가 그 효과 중 어떤 한 가지 불량 상태나 불량 상태 점수에 대해 저항 보너스를 가지고 있다면, 해당하는 불량 상태에만 효력이 발생합니다.</w:t>
      </w:r>
    </w:p>
    <w:p w:rsidR="00000000" w:rsidDel="00000000" w:rsidP="00000000" w:rsidRDefault="00000000" w:rsidRPr="00000000" w14:paraId="00001878">
      <w:pPr>
        <w:rPr/>
      </w:pPr>
      <w:r w:rsidDel="00000000" w:rsidR="00000000" w:rsidRPr="00000000">
        <w:rPr>
          <w:rFonts w:ascii="Arial Unicode MS" w:cs="Arial Unicode MS" w:eastAsia="Arial Unicode MS" w:hAnsi="Arial Unicode MS"/>
          <w:rtl w:val="0"/>
        </w:rPr>
        <w:t xml:space="preserve">4. 어떤 효과가 복수의 출처를 가질 수 있기 때문에, 이런 상황에서 캐릭터가 해당 효과 중 한 가지 출처에만 보너스를 가지고 있다면 보너스도 효력이 발생하고, 모든 출처에 보너스가 있다면 이런 보너스는 누적되지 않고 높은 것만 취합니다. 동시에 캐릭터가 해당 효과에 속하는 어떤 출처에라도 면역이 있다면 해당 효과를 면역할 수 있습니다.  </w:t>
      </w:r>
    </w:p>
    <w:p w:rsidR="00000000" w:rsidDel="00000000" w:rsidP="00000000" w:rsidRDefault="00000000" w:rsidRPr="00000000" w14:paraId="00001879">
      <w:pPr>
        <w:rPr/>
      </w:pPr>
      <w:r w:rsidDel="00000000" w:rsidR="00000000" w:rsidRPr="00000000">
        <w:rPr>
          <w:rFonts w:ascii="Arial Unicode MS" w:cs="Arial Unicode MS" w:eastAsia="Arial Unicode MS" w:hAnsi="Arial Unicode MS"/>
          <w:rtl w:val="0"/>
        </w:rPr>
        <w:t xml:space="preserve">예: 마법 독소는 마법이면서 동시에 독소입니다. 캐릭터가 독소 저항과 주문 저항력을 가지고 있다면 높은 것이 효력을 발휘합니다. 캐릭터가 독소 면역이나 주문 면역 능력을 가지고 있다면 직접 이 효과를 면역할 수 있습니다.</w:t>
      </w:r>
    </w:p>
    <w:p w:rsidR="00000000" w:rsidDel="00000000" w:rsidP="00000000" w:rsidRDefault="00000000" w:rsidRPr="00000000" w14:paraId="0000187A">
      <w:pPr>
        <w:rPr/>
      </w:pPr>
      <w:r w:rsidDel="00000000" w:rsidR="00000000" w:rsidRPr="00000000">
        <w:rPr>
          <w:rtl w:val="0"/>
        </w:rPr>
        <w:t xml:space="preserve">=====================================================================</w:t>
      </w:r>
    </w:p>
    <w:p w:rsidR="00000000" w:rsidDel="00000000" w:rsidP="00000000" w:rsidRDefault="00000000" w:rsidRPr="00000000" w14:paraId="0000187B">
      <w:pPr>
        <w:rPr/>
      </w:pPr>
      <w:r w:rsidDel="00000000" w:rsidR="00000000" w:rsidRPr="00000000">
        <w:rPr>
          <w:rtl w:val="0"/>
        </w:rPr>
        <w:t xml:space="preserve">======================================</w:t>
      </w:r>
    </w:p>
    <w:p w:rsidR="00000000" w:rsidDel="00000000" w:rsidP="00000000" w:rsidRDefault="00000000" w:rsidRPr="00000000" w14:paraId="0000187C">
      <w:pPr>
        <w:rPr/>
      </w:pPr>
      <w:r w:rsidDel="00000000" w:rsidR="00000000" w:rsidRPr="00000000">
        <w:rPr>
          <w:rFonts w:ascii="Arial Unicode MS" w:cs="Arial Unicode MS" w:eastAsia="Arial Unicode MS" w:hAnsi="Arial Unicode MS"/>
          <w:rtl w:val="0"/>
        </w:rPr>
        <w:t xml:space="preserve">불량 상태 점수의 계산:</w:t>
      </w:r>
    </w:p>
    <w:p w:rsidR="00000000" w:rsidDel="00000000" w:rsidP="00000000" w:rsidRDefault="00000000" w:rsidRPr="00000000" w14:paraId="0000187D">
      <w:pPr>
        <w:rPr/>
      </w:pPr>
      <w:r w:rsidDel="00000000" w:rsidR="00000000" w:rsidRPr="00000000">
        <w:rPr>
          <w:rFonts w:ascii="Arial Unicode MS" w:cs="Arial Unicode MS" w:eastAsia="Arial Unicode MS" w:hAnsi="Arial Unicode MS"/>
          <w:rtl w:val="0"/>
        </w:rPr>
        <w:t xml:space="preserve">불량 상태는 일반적으로 누적 가능과 누적 불가능 2가지로 나뉩니다.</w:t>
      </w:r>
    </w:p>
    <w:p w:rsidR="00000000" w:rsidDel="00000000" w:rsidP="00000000" w:rsidRDefault="00000000" w:rsidRPr="00000000" w14:paraId="0000187E">
      <w:pPr>
        <w:rPr/>
      </w:pPr>
      <w:r w:rsidDel="00000000" w:rsidR="00000000" w:rsidRPr="00000000">
        <w:rPr>
          <w:rFonts w:ascii="Arial Unicode MS" w:cs="Arial Unicode MS" w:eastAsia="Arial Unicode MS" w:hAnsi="Arial Unicode MS"/>
          <w:rtl w:val="0"/>
        </w:rPr>
        <w:t xml:space="preserve">누적 가능한 불량 상태와 누적 불가능한 불량 상태는 따로 계산해야 합니다. 예를 들어 플레이어 A가 먼저 10점의 누적 불가능한 메스꺼움 점수를 받고, 다시 8점의 누적 가능한 메스꺼움 점수를 받은 후, 마지막으로 누적 불가능한 5점의 메스꺼움 점수를 받았다면, 그의 계량 게이지는 다음과 같은 형식으로 써야 합니다:</w:t>
      </w:r>
    </w:p>
    <w:p w:rsidR="00000000" w:rsidDel="00000000" w:rsidP="00000000" w:rsidRDefault="00000000" w:rsidRPr="00000000" w14:paraId="0000187F">
      <w:pPr>
        <w:rPr/>
      </w:pPr>
      <w:r w:rsidDel="00000000" w:rsidR="00000000" w:rsidRPr="00000000">
        <w:rPr>
          <w:rFonts w:ascii="Arial Unicode MS" w:cs="Arial Unicode MS" w:eastAsia="Arial Unicode MS" w:hAnsi="Arial Unicode MS"/>
          <w:rtl w:val="0"/>
        </w:rPr>
        <w:t xml:space="preserve">메스꺼움 점수(누적 불가능): 10</w:t>
      </w:r>
    </w:p>
    <w:p w:rsidR="00000000" w:rsidDel="00000000" w:rsidP="00000000" w:rsidRDefault="00000000" w:rsidRPr="00000000" w14:paraId="00001880">
      <w:pPr>
        <w:rPr/>
      </w:pPr>
      <w:r w:rsidDel="00000000" w:rsidR="00000000" w:rsidRPr="00000000">
        <w:rPr>
          <w:rFonts w:ascii="Arial Unicode MS" w:cs="Arial Unicode MS" w:eastAsia="Arial Unicode MS" w:hAnsi="Arial Unicode MS"/>
          <w:rtl w:val="0"/>
        </w:rPr>
        <w:t xml:space="preserve">메스꺼움 점수(누적 불가능): 5 </w:t>
      </w:r>
    </w:p>
    <w:p w:rsidR="00000000" w:rsidDel="00000000" w:rsidP="00000000" w:rsidRDefault="00000000" w:rsidRPr="00000000" w14:paraId="00001881">
      <w:pPr>
        <w:rPr/>
      </w:pPr>
      <w:r w:rsidDel="00000000" w:rsidR="00000000" w:rsidRPr="00000000">
        <w:rPr>
          <w:rFonts w:ascii="Arial Unicode MS" w:cs="Arial Unicode MS" w:eastAsia="Arial Unicode MS" w:hAnsi="Arial Unicode MS"/>
          <w:rtl w:val="0"/>
        </w:rPr>
        <w:t xml:space="preserve">메스꺼움 점수(누적 가능): 8</w:t>
      </w:r>
    </w:p>
    <w:p w:rsidR="00000000" w:rsidDel="00000000" w:rsidP="00000000" w:rsidRDefault="00000000" w:rsidRPr="00000000" w14:paraId="00001882">
      <w:pPr>
        <w:rPr/>
      </w:pPr>
      <w:r w:rsidDel="00000000" w:rsidR="00000000" w:rsidRPr="00000000">
        <w:rPr>
          <w:rFonts w:ascii="Arial Unicode MS" w:cs="Arial Unicode MS" w:eastAsia="Arial Unicode MS" w:hAnsi="Arial Unicode MS"/>
          <w:rtl w:val="0"/>
        </w:rPr>
        <w:t xml:space="preserve">이때 효력을 발휘하는 메스꺼움 점수는 10점입니다. 이 수치에 따라 감소를 판단합니다.</w:t>
      </w:r>
    </w:p>
    <w:p w:rsidR="00000000" w:rsidDel="00000000" w:rsidP="00000000" w:rsidRDefault="00000000" w:rsidRPr="00000000" w14:paraId="00001883">
      <w:pPr>
        <w:rPr/>
      </w:pPr>
      <w:r w:rsidDel="00000000" w:rsidR="00000000" w:rsidRPr="00000000">
        <w:rPr>
          <w:rFonts w:ascii="Arial Unicode MS" w:cs="Arial Unicode MS" w:eastAsia="Arial Unicode MS" w:hAnsi="Arial Unicode MS"/>
          <w:rtl w:val="0"/>
        </w:rPr>
        <w:t xml:space="preserve">그가 단기 휴식을 하고 한 번의 면제를 했을 때, 자신의 의지에 따라 불량 상태를 깎을 수 있는데, 그가 5점의 누적 불가능한 메스꺼움 점수를 깎기로 선택한 후 그의 수치는 다음과 같습니다:</w:t>
      </w:r>
    </w:p>
    <w:p w:rsidR="00000000" w:rsidDel="00000000" w:rsidP="00000000" w:rsidRDefault="00000000" w:rsidRPr="00000000" w14:paraId="00001884">
      <w:pPr>
        <w:rPr/>
      </w:pPr>
      <w:r w:rsidDel="00000000" w:rsidR="00000000" w:rsidRPr="00000000">
        <w:rPr>
          <w:rFonts w:ascii="Arial Unicode MS" w:cs="Arial Unicode MS" w:eastAsia="Arial Unicode MS" w:hAnsi="Arial Unicode MS"/>
          <w:rtl w:val="0"/>
        </w:rPr>
        <w:t xml:space="preserve">메스꺼움 점수(누적 불가능): 5</w:t>
      </w:r>
    </w:p>
    <w:p w:rsidR="00000000" w:rsidDel="00000000" w:rsidP="00000000" w:rsidRDefault="00000000" w:rsidRPr="00000000" w14:paraId="00001885">
      <w:pPr>
        <w:rPr/>
      </w:pPr>
      <w:r w:rsidDel="00000000" w:rsidR="00000000" w:rsidRPr="00000000">
        <w:rPr>
          <w:rFonts w:ascii="Arial Unicode MS" w:cs="Arial Unicode MS" w:eastAsia="Arial Unicode MS" w:hAnsi="Arial Unicode MS"/>
          <w:rtl w:val="0"/>
        </w:rPr>
        <w:t xml:space="preserve">메스꺼움 점수(누적 불가능): 5</w:t>
      </w:r>
    </w:p>
    <w:p w:rsidR="00000000" w:rsidDel="00000000" w:rsidP="00000000" w:rsidRDefault="00000000" w:rsidRPr="00000000" w14:paraId="00001886">
      <w:pPr>
        <w:rPr/>
      </w:pPr>
      <w:r w:rsidDel="00000000" w:rsidR="00000000" w:rsidRPr="00000000">
        <w:rPr>
          <w:rFonts w:ascii="Arial Unicode MS" w:cs="Arial Unicode MS" w:eastAsia="Arial Unicode MS" w:hAnsi="Arial Unicode MS"/>
          <w:rtl w:val="0"/>
        </w:rPr>
        <w:t xml:space="preserve">메스꺼움 점수(누적 가능): 8</w:t>
      </w:r>
    </w:p>
    <w:p w:rsidR="00000000" w:rsidDel="00000000" w:rsidP="00000000" w:rsidRDefault="00000000" w:rsidRPr="00000000" w14:paraId="00001887">
      <w:pPr>
        <w:rPr/>
      </w:pPr>
      <w:r w:rsidDel="00000000" w:rsidR="00000000" w:rsidRPr="00000000">
        <w:rPr>
          <w:rFonts w:ascii="Arial Unicode MS" w:cs="Arial Unicode MS" w:eastAsia="Arial Unicode MS" w:hAnsi="Arial Unicode MS"/>
          <w:rtl w:val="0"/>
        </w:rPr>
        <w:t xml:space="preserve">이때 효력을 발휘하는 메스꺼움 점수는 8점입니다. 이 수치에 따라 감소를 판단합니다.</w:t>
      </w:r>
    </w:p>
    <w:p w:rsidR="00000000" w:rsidDel="00000000" w:rsidP="00000000" w:rsidRDefault="00000000" w:rsidRPr="00000000" w14:paraId="00001888">
      <w:pPr>
        <w:rPr/>
      </w:pPr>
      <w:r w:rsidDel="00000000" w:rsidR="00000000" w:rsidRPr="00000000">
        <w:rPr>
          <w:rFonts w:ascii="Arial Unicode MS" w:cs="Arial Unicode MS" w:eastAsia="Arial Unicode MS" w:hAnsi="Arial Unicode MS"/>
          <w:rtl w:val="0"/>
        </w:rPr>
        <w:t xml:space="preserve">다음으로 그가 3점의 누적 가능한 메스꺼움 점수를 받는다면 수치는 다음과 같이 변합니다:</w:t>
      </w:r>
    </w:p>
    <w:p w:rsidR="00000000" w:rsidDel="00000000" w:rsidP="00000000" w:rsidRDefault="00000000" w:rsidRPr="00000000" w14:paraId="00001889">
      <w:pPr>
        <w:rPr/>
      </w:pPr>
      <w:r w:rsidDel="00000000" w:rsidR="00000000" w:rsidRPr="00000000">
        <w:rPr>
          <w:rFonts w:ascii="Arial Unicode MS" w:cs="Arial Unicode MS" w:eastAsia="Arial Unicode MS" w:hAnsi="Arial Unicode MS"/>
          <w:rtl w:val="0"/>
        </w:rPr>
        <w:t xml:space="preserve">메스꺼움 점수(누적 불가능): 5</w:t>
      </w:r>
    </w:p>
    <w:p w:rsidR="00000000" w:rsidDel="00000000" w:rsidP="00000000" w:rsidRDefault="00000000" w:rsidRPr="00000000" w14:paraId="0000188A">
      <w:pPr>
        <w:rPr/>
      </w:pPr>
      <w:r w:rsidDel="00000000" w:rsidR="00000000" w:rsidRPr="00000000">
        <w:rPr>
          <w:rFonts w:ascii="Arial Unicode MS" w:cs="Arial Unicode MS" w:eastAsia="Arial Unicode MS" w:hAnsi="Arial Unicode MS"/>
          <w:rtl w:val="0"/>
        </w:rPr>
        <w:t xml:space="preserve">메스꺼움 점수(누적 불가능): 5</w:t>
      </w:r>
    </w:p>
    <w:p w:rsidR="00000000" w:rsidDel="00000000" w:rsidP="00000000" w:rsidRDefault="00000000" w:rsidRPr="00000000" w14:paraId="0000188B">
      <w:pPr>
        <w:rPr/>
      </w:pPr>
      <w:r w:rsidDel="00000000" w:rsidR="00000000" w:rsidRPr="00000000">
        <w:rPr>
          <w:rFonts w:ascii="Arial Unicode MS" w:cs="Arial Unicode MS" w:eastAsia="Arial Unicode MS" w:hAnsi="Arial Unicode MS"/>
          <w:rtl w:val="0"/>
        </w:rPr>
        <w:t xml:space="preserve">메스꺼움 점수(누적 가능): 11</w:t>
      </w:r>
    </w:p>
    <w:p w:rsidR="00000000" w:rsidDel="00000000" w:rsidP="00000000" w:rsidRDefault="00000000" w:rsidRPr="00000000" w14:paraId="0000188C">
      <w:pPr>
        <w:rPr/>
      </w:pPr>
      <w:r w:rsidDel="00000000" w:rsidR="00000000" w:rsidRPr="00000000">
        <w:rPr>
          <w:rFonts w:ascii="Arial Unicode MS" w:cs="Arial Unicode MS" w:eastAsia="Arial Unicode MS" w:hAnsi="Arial Unicode MS"/>
          <w:rtl w:val="0"/>
        </w:rPr>
        <w:t xml:space="preserve">이제 효력을 발휘하는 메스꺼움 점수는 11점입니다.</w:t>
      </w:r>
    </w:p>
    <w:p w:rsidR="00000000" w:rsidDel="00000000" w:rsidP="00000000" w:rsidRDefault="00000000" w:rsidRPr="00000000" w14:paraId="0000188D">
      <w:pPr>
        <w:rPr/>
      </w:pPr>
      <w:r w:rsidDel="00000000" w:rsidR="00000000" w:rsidRPr="00000000">
        <w:rPr>
          <w:rFonts w:ascii="Arial Unicode MS" w:cs="Arial Unicode MS" w:eastAsia="Arial Unicode MS" w:hAnsi="Arial Unicode MS"/>
          <w:rtl w:val="0"/>
        </w:rPr>
        <w:t xml:space="preserve">특별한 것은, 어떤 능력이 목표의 불량 상태 점수를 직접 증가시킬 수 있다면, 증가하는 범위는 목표의 모든 요건에 부합하는 불량 상태 점수입니다.</w:t>
      </w:r>
    </w:p>
    <w:p w:rsidR="00000000" w:rsidDel="00000000" w:rsidP="00000000" w:rsidRDefault="00000000" w:rsidRPr="00000000" w14:paraId="0000188E">
      <w:pPr>
        <w:rPr/>
      </w:pPr>
      <w:r w:rsidDel="00000000" w:rsidR="00000000" w:rsidRPr="00000000">
        <w:rPr>
          <w:rFonts w:ascii="Arial Unicode MS" w:cs="Arial Unicode MS" w:eastAsia="Arial Unicode MS" w:hAnsi="Arial Unicode MS"/>
          <w:rtl w:val="0"/>
        </w:rPr>
        <w:t xml:space="preserve">예: 서리: 이 무기로 목표에게 성공적으로 피해를 입힌 후, 목표에게 동결 점수가 있다면 그 동결 점수를 2점 증가시킬 수 있습니다.</w:t>
      </w:r>
    </w:p>
    <w:p w:rsidR="00000000" w:rsidDel="00000000" w:rsidP="00000000" w:rsidRDefault="00000000" w:rsidRPr="00000000" w14:paraId="0000188F">
      <w:pPr>
        <w:rPr/>
      </w:pPr>
      <w:r w:rsidDel="00000000" w:rsidR="00000000" w:rsidRPr="00000000">
        <w:rPr>
          <w:rFonts w:ascii="Arial Unicode MS" w:cs="Arial Unicode MS" w:eastAsia="Arial Unicode MS" w:hAnsi="Arial Unicode MS"/>
          <w:rtl w:val="0"/>
        </w:rPr>
        <w:t xml:space="preserve">이런 상황에서 목표의 모든 누적 가능 여부에 관계없이 불량 상태 점수가 모두 2점씩 증가합니다.</w:t>
      </w:r>
    </w:p>
    <w:p w:rsidR="00000000" w:rsidDel="00000000" w:rsidP="00000000" w:rsidRDefault="00000000" w:rsidRPr="00000000" w14:paraId="00001890">
      <w:pPr>
        <w:rPr/>
      </w:pPr>
      <w:r w:rsidDel="00000000" w:rsidR="00000000" w:rsidRPr="00000000">
        <w:rPr>
          <w:rtl w:val="0"/>
        </w:rPr>
        <w:t xml:space="preserve">=====================================================================</w:t>
      </w:r>
    </w:p>
    <w:p w:rsidR="00000000" w:rsidDel="00000000" w:rsidP="00000000" w:rsidRDefault="00000000" w:rsidRPr="00000000" w14:paraId="00001891">
      <w:pPr>
        <w:rPr/>
      </w:pPr>
      <w:r w:rsidDel="00000000" w:rsidR="00000000" w:rsidRPr="00000000">
        <w:rPr>
          <w:rtl w:val="0"/>
        </w:rPr>
        <w:t xml:space="preserve">======================================</w:t>
      </w:r>
    </w:p>
    <w:p w:rsidR="00000000" w:rsidDel="00000000" w:rsidP="00000000" w:rsidRDefault="00000000" w:rsidRPr="00000000" w14:paraId="00001892">
      <w:pPr>
        <w:rPr/>
      </w:pPr>
      <w:r w:rsidDel="00000000" w:rsidR="00000000" w:rsidRPr="00000000">
        <w:rPr>
          <w:rFonts w:ascii="Arial Unicode MS" w:cs="Arial Unicode MS" w:eastAsia="Arial Unicode MS" w:hAnsi="Arial Unicode MS"/>
          <w:rtl w:val="0"/>
        </w:rPr>
        <w:t xml:space="preserve">불량 상태에 저항하기:</w:t>
      </w:r>
    </w:p>
    <w:p w:rsidR="00000000" w:rsidDel="00000000" w:rsidP="00000000" w:rsidRDefault="00000000" w:rsidRPr="00000000" w14:paraId="00001893">
      <w:pPr>
        <w:rPr/>
      </w:pPr>
      <w:r w:rsidDel="00000000" w:rsidR="00000000" w:rsidRPr="00000000">
        <w:rPr>
          <w:rFonts w:ascii="Arial Unicode MS" w:cs="Arial Unicode MS" w:eastAsia="Arial Unicode MS" w:hAnsi="Arial Unicode MS"/>
          <w:rtl w:val="0"/>
        </w:rPr>
        <w:t xml:space="preserve">일반적인 상황에서 불량 상태는 저항할 수 있습니다:</w:t>
      </w:r>
    </w:p>
    <w:p w:rsidR="00000000" w:rsidDel="00000000" w:rsidP="00000000" w:rsidRDefault="00000000" w:rsidRPr="00000000" w14:paraId="00001894">
      <w:pPr>
        <w:rPr/>
      </w:pPr>
      <w:r w:rsidDel="00000000" w:rsidR="00000000" w:rsidRPr="00000000">
        <w:rPr>
          <w:rFonts w:ascii="Arial Unicode MS" w:cs="Arial Unicode MS" w:eastAsia="Arial Unicode MS" w:hAnsi="Arial Unicode MS"/>
          <w:rtl w:val="0"/>
        </w:rPr>
        <w:t xml:space="preserve">불량 상태가 발생할 때, 직접 고유 불량 상태를 발생시키든 불량 상태 점수를 발생시키든, 설명이 없다면 일반적으로 대항이 허용됩니다. 이때 캐릭터는 행동이 필요 없이 한 번의 대항 판정을 할 수 있으며, 대항에 성공하면 영향을 받지 않습니다. 불량 상태를 초래할 수 있는 각 능력마다 구체적인 대항 설명이 있을 것입니다.</w:t>
      </w:r>
    </w:p>
    <w:p w:rsidR="00000000" w:rsidDel="00000000" w:rsidP="00000000" w:rsidRDefault="00000000" w:rsidRPr="00000000" w14:paraId="00001895">
      <w:pPr>
        <w:rPr/>
      </w:pPr>
      <w:r w:rsidDel="00000000" w:rsidR="00000000" w:rsidRPr="00000000">
        <w:rPr>
          <w:rtl w:val="0"/>
        </w:rPr>
        <w:t xml:space="preserve">=====================================================================</w:t>
      </w:r>
    </w:p>
    <w:p w:rsidR="00000000" w:rsidDel="00000000" w:rsidP="00000000" w:rsidRDefault="00000000" w:rsidRPr="00000000" w14:paraId="00001896">
      <w:pPr>
        <w:rPr/>
      </w:pPr>
      <w:r w:rsidDel="00000000" w:rsidR="00000000" w:rsidRPr="00000000">
        <w:rPr>
          <w:rtl w:val="0"/>
        </w:rPr>
        <w:t xml:space="preserve">======================================</w:t>
      </w:r>
    </w:p>
    <w:p w:rsidR="00000000" w:rsidDel="00000000" w:rsidP="00000000" w:rsidRDefault="00000000" w:rsidRPr="00000000" w14:paraId="00001897">
      <w:pPr>
        <w:rPr/>
      </w:pPr>
      <w:r w:rsidDel="00000000" w:rsidR="00000000" w:rsidRPr="00000000">
        <w:rPr>
          <w:rFonts w:ascii="Arial Unicode MS" w:cs="Arial Unicode MS" w:eastAsia="Arial Unicode MS" w:hAnsi="Arial Unicode MS"/>
          <w:rtl w:val="0"/>
        </w:rPr>
        <w:t xml:space="preserve">고유 불량 상태의 유형:</w:t>
      </w:r>
    </w:p>
    <w:p w:rsidR="00000000" w:rsidDel="00000000" w:rsidP="00000000" w:rsidRDefault="00000000" w:rsidRPr="00000000" w14:paraId="00001898">
      <w:pPr>
        <w:rPr/>
      </w:pPr>
      <w:r w:rsidDel="00000000" w:rsidR="00000000" w:rsidRPr="00000000">
        <w:rPr>
          <w:rFonts w:ascii="Arial Unicode MS" w:cs="Arial Unicode MS" w:eastAsia="Arial Unicode MS" w:hAnsi="Arial Unicode MS"/>
          <w:rtl w:val="0"/>
        </w:rPr>
        <w:t xml:space="preserve">각 불량 상태는 하나 이상의 원인으로 인해 발생할 수 있으며, 서로 다른 원인은 서로 다른 범주에 속합니다. 모든 고유 불량 상태는 중도 불량 상태로 간주됩니다.</w:t>
      </w:r>
    </w:p>
    <w:p w:rsidR="00000000" w:rsidDel="00000000" w:rsidP="00000000" w:rsidRDefault="00000000" w:rsidRPr="00000000" w14:paraId="00001899">
      <w:pPr>
        <w:rPr/>
      </w:pPr>
      <w:r w:rsidDel="00000000" w:rsidR="00000000" w:rsidRPr="00000000">
        <w:rPr>
          <w:rtl w:val="0"/>
        </w:rPr>
        <w:t xml:space="preserve">=====================================================================</w:t>
      </w:r>
    </w:p>
    <w:p w:rsidR="00000000" w:rsidDel="00000000" w:rsidP="00000000" w:rsidRDefault="00000000" w:rsidRPr="00000000" w14:paraId="0000189A">
      <w:pPr>
        <w:rPr/>
      </w:pPr>
      <w:r w:rsidDel="00000000" w:rsidR="00000000" w:rsidRPr="00000000">
        <w:rPr>
          <w:rtl w:val="0"/>
        </w:rPr>
        <w:t xml:space="preserve">======================================</w:t>
      </w:r>
    </w:p>
    <w:p w:rsidR="00000000" w:rsidDel="00000000" w:rsidP="00000000" w:rsidRDefault="00000000" w:rsidRPr="00000000" w14:paraId="0000189B">
      <w:pPr>
        <w:rPr/>
      </w:pPr>
      <w:r w:rsidDel="00000000" w:rsidR="00000000" w:rsidRPr="00000000">
        <w:rPr>
          <w:rFonts w:ascii="Arial Unicode MS" w:cs="Arial Unicode MS" w:eastAsia="Arial Unicode MS" w:hAnsi="Arial Unicode MS"/>
          <w:rtl w:val="0"/>
        </w:rPr>
        <w:t xml:space="preserve">변형</w:t>
      </w:r>
    </w:p>
    <w:p w:rsidR="00000000" w:rsidDel="00000000" w:rsidP="00000000" w:rsidRDefault="00000000" w:rsidRPr="00000000" w14:paraId="0000189C">
      <w:pPr>
        <w:rPr/>
      </w:pPr>
      <w:r w:rsidDel="00000000" w:rsidR="00000000" w:rsidRPr="00000000">
        <w:rPr>
          <w:rFonts w:ascii="Arial Unicode MS" w:cs="Arial Unicode MS" w:eastAsia="Arial Unicode MS" w:hAnsi="Arial Unicode MS"/>
          <w:rtl w:val="0"/>
        </w:rPr>
        <w:t xml:space="preserve">변형은 생물이나 물체의 자체 형태나 구조를 바꾸거나 그들의 신체를 구성하는 물질을 다른 것으로 변화시켜 생물이나 물체의 활동이나 정상 상태를 방해하는 효과입니다. </w:t>
      </w:r>
    </w:p>
    <w:p w:rsidR="00000000" w:rsidDel="00000000" w:rsidP="00000000" w:rsidRDefault="00000000" w:rsidRPr="00000000" w14:paraId="0000189D">
      <w:pPr>
        <w:rPr/>
      </w:pPr>
      <w:r w:rsidDel="00000000" w:rsidR="00000000" w:rsidRPr="00000000">
        <w:rPr>
          <w:rFonts w:ascii="Arial Unicode MS" w:cs="Arial Unicode MS" w:eastAsia="Arial Unicode MS" w:hAnsi="Arial Unicode MS"/>
          <w:rtl w:val="0"/>
        </w:rPr>
        <w:t xml:space="preserve">변형 능력은 자신의 능력 변경과 타인의 능력 변경으로 나뉩니다.</w:t>
      </w:r>
    </w:p>
    <w:p w:rsidR="00000000" w:rsidDel="00000000" w:rsidP="00000000" w:rsidRDefault="00000000" w:rsidRPr="00000000" w14:paraId="0000189E">
      <w:pPr>
        <w:rPr/>
      </w:pPr>
      <w:r w:rsidDel="00000000" w:rsidR="00000000" w:rsidRPr="00000000">
        <w:rPr>
          <w:rFonts w:ascii="Arial Unicode MS" w:cs="Arial Unicode MS" w:eastAsia="Arial Unicode MS" w:hAnsi="Arial Unicode MS"/>
          <w:rtl w:val="0"/>
        </w:rPr>
        <w:t xml:space="preserve">자신의 능력 변경: 늑대인간 변신, 광전사 변신 등이 있습니다. 이런 경우에는 일반적으로 불량 상태로 간주되지 않습니다.</w:t>
      </w:r>
    </w:p>
    <w:p w:rsidR="00000000" w:rsidDel="00000000" w:rsidP="00000000" w:rsidRDefault="00000000" w:rsidRPr="00000000" w14:paraId="0000189F">
      <w:pPr>
        <w:rPr/>
      </w:pPr>
      <w:r w:rsidDel="00000000" w:rsidR="00000000" w:rsidRPr="00000000">
        <w:rPr>
          <w:rFonts w:ascii="Arial Unicode MS" w:cs="Arial Unicode MS" w:eastAsia="Arial Unicode MS" w:hAnsi="Arial Unicode MS"/>
          <w:rtl w:val="0"/>
        </w:rPr>
        <w:t xml:space="preserve">타인의 능력 변경: 마법-변형술 등이 있으며, 이는 불량 상태로 간주됩니다.</w:t>
      </w:r>
    </w:p>
    <w:p w:rsidR="00000000" w:rsidDel="00000000" w:rsidP="00000000" w:rsidRDefault="00000000" w:rsidRPr="00000000" w14:paraId="000018A0">
      <w:pPr>
        <w:rPr/>
      </w:pPr>
      <w:r w:rsidDel="00000000" w:rsidR="00000000" w:rsidRPr="00000000">
        <w:rPr>
          <w:rFonts w:ascii="Arial Unicode MS" w:cs="Arial Unicode MS" w:eastAsia="Arial Unicode MS" w:hAnsi="Arial Unicode MS"/>
          <w:rtl w:val="0"/>
        </w:rPr>
        <w:t xml:space="preserve">만약 동일한 목표가 변형 상태에서 다시 변형되면 변형 상태는 누적될 수 없고 후에 오는 효과가 앞의 효과를 덮어씁니다.</w:t>
      </w:r>
    </w:p>
    <w:p w:rsidR="00000000" w:rsidDel="00000000" w:rsidP="00000000" w:rsidRDefault="00000000" w:rsidRPr="00000000" w14:paraId="000018A1">
      <w:pPr>
        <w:rPr/>
      </w:pPr>
      <w:r w:rsidDel="00000000" w:rsidR="00000000" w:rsidRPr="00000000">
        <w:rPr>
          <w:rFonts w:ascii="Arial Unicode MS" w:cs="Arial Unicode MS" w:eastAsia="Arial Unicode MS" w:hAnsi="Arial Unicode MS"/>
          <w:rtl w:val="0"/>
        </w:rPr>
        <w:t xml:space="preserve">이런 상황에서는 오직 타인의 능력 변경 변형 능력만 서로 덮어쓸 수 있습니다. 자신의 능력 변형 능력은 타인의 능력 변경 변형 능력을 덮어쓸 수 없습니다.</w:t>
      </w:r>
    </w:p>
    <w:p w:rsidR="00000000" w:rsidDel="00000000" w:rsidP="00000000" w:rsidRDefault="00000000" w:rsidRPr="00000000" w14:paraId="000018A2">
      <w:pPr>
        <w:rPr/>
      </w:pPr>
      <w:r w:rsidDel="00000000" w:rsidR="00000000" w:rsidRPr="00000000">
        <w:rPr>
          <w:rFonts w:ascii="Arial Unicode MS" w:cs="Arial Unicode MS" w:eastAsia="Arial Unicode MS" w:hAnsi="Arial Unicode MS"/>
          <w:rtl w:val="0"/>
        </w:rPr>
        <w:t xml:space="preserve">예: 자신의 능력 A로 변신한 후 자신의 능력 B로 변신하면 이때 A는 강제로 해제되고 B로 바뀝니다. 이때 타인의 능력 변형 C를 받으면 C로 바뀌고 B는 강제로 해제되며 A와 B를 다시 시전할 수 없습니다. 이때 타인의 능력 변형 D를 받으면 D가 C를 덮어쓰고 C는 강제로 해제되며 최종적으로 D가 효력을 발휘합니다.</w:t>
      </w:r>
    </w:p>
    <w:p w:rsidR="00000000" w:rsidDel="00000000" w:rsidP="00000000" w:rsidRDefault="00000000" w:rsidRPr="00000000" w14:paraId="000018A3">
      <w:pPr>
        <w:rPr/>
      </w:pPr>
      <w:r w:rsidDel="00000000" w:rsidR="00000000" w:rsidRPr="00000000">
        <w:rPr>
          <w:rFonts w:ascii="Arial Unicode MS" w:cs="Arial Unicode MS" w:eastAsia="Arial Unicode MS" w:hAnsi="Arial Unicode MS"/>
          <w:rtl w:val="0"/>
        </w:rPr>
        <w:t xml:space="preserve">변형 면역 능력은 모든 타인의 능력 변경 변형을 면역하지만, 자신의 능력 변형 능력은 자신의 변형 면역 능력의 영향을 받지 않습니다.</w:t>
      </w:r>
    </w:p>
    <w:p w:rsidR="00000000" w:rsidDel="00000000" w:rsidP="00000000" w:rsidRDefault="00000000" w:rsidRPr="00000000" w14:paraId="000018A4">
      <w:pPr>
        <w:rPr/>
      </w:pPr>
      <w:r w:rsidDel="00000000" w:rsidR="00000000" w:rsidRPr="00000000">
        <w:rPr>
          <w:rFonts w:ascii="Arial Unicode MS" w:cs="Arial Unicode MS" w:eastAsia="Arial Unicode MS" w:hAnsi="Arial Unicode MS"/>
          <w:rtl w:val="0"/>
        </w:rPr>
        <w:t xml:space="preserve">모든 변형 능력에는 【형태 변경】【변형】 키워드가 있습니다.</w:t>
      </w:r>
    </w:p>
    <w:p w:rsidR="00000000" w:rsidDel="00000000" w:rsidP="00000000" w:rsidRDefault="00000000" w:rsidRPr="00000000" w14:paraId="000018A5">
      <w:pPr>
        <w:rPr/>
      </w:pPr>
      <w:r w:rsidDel="00000000" w:rsidR="00000000" w:rsidRPr="00000000">
        <w:rPr>
          <w:rtl w:val="0"/>
        </w:rPr>
        <w:t xml:space="preserve">=====================================================================</w:t>
      </w:r>
    </w:p>
    <w:p w:rsidR="00000000" w:rsidDel="00000000" w:rsidP="00000000" w:rsidRDefault="00000000" w:rsidRPr="00000000" w14:paraId="000018A6">
      <w:pPr>
        <w:rPr/>
      </w:pPr>
      <w:r w:rsidDel="00000000" w:rsidR="00000000" w:rsidRPr="00000000">
        <w:rPr>
          <w:rtl w:val="0"/>
        </w:rPr>
        <w:t xml:space="preserve">======================================</w:t>
      </w:r>
    </w:p>
    <w:p w:rsidR="00000000" w:rsidDel="00000000" w:rsidP="00000000" w:rsidRDefault="00000000" w:rsidRPr="00000000" w14:paraId="000018A7">
      <w:pPr>
        <w:rPr/>
      </w:pPr>
      <w:r w:rsidDel="00000000" w:rsidR="00000000" w:rsidRPr="00000000">
        <w:rPr>
          <w:rFonts w:ascii="Arial Unicode MS" w:cs="Arial Unicode MS" w:eastAsia="Arial Unicode MS" w:hAnsi="Arial Unicode MS"/>
          <w:rtl w:val="0"/>
        </w:rPr>
        <w:t xml:space="preserve">독소</w:t>
      </w:r>
    </w:p>
    <w:p w:rsidR="00000000" w:rsidDel="00000000" w:rsidP="00000000" w:rsidRDefault="00000000" w:rsidRPr="00000000" w14:paraId="000018A8">
      <w:pPr>
        <w:rPr/>
      </w:pPr>
      <w:r w:rsidDel="00000000" w:rsidR="00000000" w:rsidRPr="00000000">
        <w:rPr>
          <w:rFonts w:ascii="Arial Unicode MS" w:cs="Arial Unicode MS" w:eastAsia="Arial Unicode MS" w:hAnsi="Arial Unicode MS"/>
          <w:rtl w:val="0"/>
        </w:rPr>
        <w:t xml:space="preserve">독소는 특수한 작용을 하는 물질이 인체에 들어가 발생하는 효과나 초자연적 힘, 마법 등이 이런 형태로 효력을 발휘하는 것을 말합니다. 일반적인 의미에서 이 범주에는 뱀독, 비소, 대마, 술, 심지어 담배도 포함될 수 있습니다. 무해한 약물이나 보통의 흥분제라도 그 부정적인 영향은 이 부류에 포함될 수 있습니다.</w:t>
      </w:r>
    </w:p>
    <w:p w:rsidR="00000000" w:rsidDel="00000000" w:rsidP="00000000" w:rsidRDefault="00000000" w:rsidRPr="00000000" w14:paraId="000018A9">
      <w:pPr>
        <w:rPr/>
      </w:pPr>
      <w:r w:rsidDel="00000000" w:rsidR="00000000" w:rsidRPr="00000000">
        <w:rPr>
          <w:rFonts w:ascii="Arial Unicode MS" w:cs="Arial Unicode MS" w:eastAsia="Arial Unicode MS" w:hAnsi="Arial Unicode MS"/>
          <w:rtl w:val="0"/>
        </w:rPr>
        <w:t xml:space="preserve">대부분의 독소는 네 가지 섭취 방식이 있는데 호흡, 식용, 접촉, 상처입니다.</w:t>
      </w:r>
    </w:p>
    <w:p w:rsidR="00000000" w:rsidDel="00000000" w:rsidP="00000000" w:rsidRDefault="00000000" w:rsidRPr="00000000" w14:paraId="000018AA">
      <w:pPr>
        <w:rPr/>
      </w:pPr>
      <w:r w:rsidDel="00000000" w:rsidR="00000000" w:rsidRPr="00000000">
        <w:rPr>
          <w:rFonts w:ascii="Arial Unicode MS" w:cs="Arial Unicode MS" w:eastAsia="Arial Unicode MS" w:hAnsi="Arial Unicode MS"/>
          <w:rtl w:val="0"/>
        </w:rPr>
        <w:t xml:space="preserve">호흡: 공기 중에 흡입하면 효과가 발생하며 호흡계가 없는 생물은 이 섭취 방식에 면역입니다. 질식 상태에 있는 캐릭터는 호흡 독소에 대항할 때 10DP 완벽 보너스를 얻습니다.</w:t>
      </w:r>
    </w:p>
    <w:p w:rsidR="00000000" w:rsidDel="00000000" w:rsidP="00000000" w:rsidRDefault="00000000" w:rsidRPr="00000000" w14:paraId="000018AB">
      <w:pPr>
        <w:rPr/>
      </w:pPr>
      <w:r w:rsidDel="00000000" w:rsidR="00000000" w:rsidRPr="00000000">
        <w:rPr>
          <w:rFonts w:ascii="Arial Unicode MS" w:cs="Arial Unicode MS" w:eastAsia="Arial Unicode MS" w:hAnsi="Arial Unicode MS"/>
          <w:rtl w:val="0"/>
        </w:rPr>
        <w:t xml:space="preserve">식용: 반드시 피해자가 먹어야 효과가 발생하며 소화계가 없는 생물은 이 섭취 방식에 면역입니다.</w:t>
      </w:r>
    </w:p>
    <w:p w:rsidR="00000000" w:rsidDel="00000000" w:rsidP="00000000" w:rsidRDefault="00000000" w:rsidRPr="00000000" w14:paraId="000018AC">
      <w:pPr>
        <w:rPr/>
      </w:pPr>
      <w:r w:rsidDel="00000000" w:rsidR="00000000" w:rsidRPr="00000000">
        <w:rPr>
          <w:rFonts w:ascii="Arial Unicode MS" w:cs="Arial Unicode MS" w:eastAsia="Arial Unicode MS" w:hAnsi="Arial Unicode MS"/>
          <w:rtl w:val="0"/>
        </w:rPr>
        <w:t xml:space="preserve">접촉: 접촉하면 효과가 발생하며 식용이나 상처를 통해서도 생물에게 영향을 줄 수 있습니다. 독소가 있는 공격에 대해 공격자가 명중하지 않았다면 방어자는 접촉 독소의 영향을 받지 않습니다.</w:t>
      </w:r>
    </w:p>
    <w:p w:rsidR="00000000" w:rsidDel="00000000" w:rsidP="00000000" w:rsidRDefault="00000000" w:rsidRPr="00000000" w14:paraId="000018AD">
      <w:pPr>
        <w:rPr/>
      </w:pPr>
      <w:r w:rsidDel="00000000" w:rsidR="00000000" w:rsidRPr="00000000">
        <w:rPr>
          <w:rFonts w:ascii="Arial Unicode MS" w:cs="Arial Unicode MS" w:eastAsia="Arial Unicode MS" w:hAnsi="Arial Unicode MS"/>
          <w:rtl w:val="0"/>
        </w:rPr>
        <w:t xml:space="preserve">상처: 피해자는 반드시 외표피가 드러난 상처가 독소와 접촉해야 효과가 발생합니다. 독소가 있는 공격에 대해 캐릭터가 어떤 피해도 받지 않았다면 캐릭터는 상처 독소의 영향을 받지 않습니다.</w:t>
      </w:r>
    </w:p>
    <w:p w:rsidR="00000000" w:rsidDel="00000000" w:rsidP="00000000" w:rsidRDefault="00000000" w:rsidRPr="00000000" w14:paraId="000018AE">
      <w:pPr>
        <w:rPr/>
      </w:pPr>
      <w:r w:rsidDel="00000000" w:rsidR="00000000" w:rsidRPr="00000000">
        <w:rPr>
          <w:rFonts w:ascii="Arial Unicode MS" w:cs="Arial Unicode MS" w:eastAsia="Arial Unicode MS" w:hAnsi="Arial Unicode MS"/>
          <w:rtl w:val="0"/>
        </w:rPr>
        <w:t xml:space="preserve">물론 우리는 일부 정신 나간 초자연적 독소가 비정상적인 섭취 방법을 가질 수 있다는 것을 배제하지 않습니다. 이런 상황에서 해당 독소는 스스로 설명할 것입니다.</w:t>
      </w:r>
    </w:p>
    <w:p w:rsidR="00000000" w:rsidDel="00000000" w:rsidP="00000000" w:rsidRDefault="00000000" w:rsidRPr="00000000" w14:paraId="000018AF">
      <w:pPr>
        <w:rPr/>
      </w:pPr>
      <w:r w:rsidDel="00000000" w:rsidR="00000000" w:rsidRPr="00000000">
        <w:rPr>
          <w:rFonts w:ascii="Arial Unicode MS" w:cs="Arial Unicode MS" w:eastAsia="Arial Unicode MS" w:hAnsi="Arial Unicode MS"/>
          <w:rtl w:val="0"/>
        </w:rPr>
        <w:t xml:space="preserve">일반적으로 독소 자체에 자신의 소멸 방법이 설명되어 있습니다.</w:t>
      </w:r>
    </w:p>
    <w:p w:rsidR="00000000" w:rsidDel="00000000" w:rsidP="00000000" w:rsidRDefault="00000000" w:rsidRPr="00000000" w14:paraId="000018B0">
      <w:pPr>
        <w:rPr/>
      </w:pPr>
      <w:r w:rsidDel="00000000" w:rsidR="00000000" w:rsidRPr="00000000">
        <w:rPr>
          <w:rFonts w:ascii="Arial Unicode MS" w:cs="Arial Unicode MS" w:eastAsia="Arial Unicode MS" w:hAnsi="Arial Unicode MS"/>
          <w:rtl w:val="0"/>
        </w:rPr>
        <w:t xml:space="preserve">모든 독소 능력에는 【독소】 키워드가 있습니다.</w:t>
      </w:r>
    </w:p>
    <w:p w:rsidR="00000000" w:rsidDel="00000000" w:rsidP="00000000" w:rsidRDefault="00000000" w:rsidRPr="00000000" w14:paraId="000018B1">
      <w:pPr>
        <w:rPr/>
      </w:pPr>
      <w:r w:rsidDel="00000000" w:rsidR="00000000" w:rsidRPr="00000000">
        <w:rPr>
          <w:rtl w:val="0"/>
        </w:rPr>
        <w:t xml:space="preserve">=====================================================================</w:t>
      </w:r>
    </w:p>
    <w:p w:rsidR="00000000" w:rsidDel="00000000" w:rsidP="00000000" w:rsidRDefault="00000000" w:rsidRPr="00000000" w14:paraId="000018B2">
      <w:pPr>
        <w:rPr/>
      </w:pPr>
      <w:r w:rsidDel="00000000" w:rsidR="00000000" w:rsidRPr="00000000">
        <w:rPr>
          <w:rtl w:val="0"/>
        </w:rPr>
        <w:t xml:space="preserve">======================================</w:t>
      </w:r>
    </w:p>
    <w:p w:rsidR="00000000" w:rsidDel="00000000" w:rsidP="00000000" w:rsidRDefault="00000000" w:rsidRPr="00000000" w14:paraId="000018B3">
      <w:pPr>
        <w:rPr/>
      </w:pPr>
      <w:r w:rsidDel="00000000" w:rsidR="00000000" w:rsidRPr="00000000">
        <w:rPr>
          <w:rFonts w:ascii="Arial Unicode MS" w:cs="Arial Unicode MS" w:eastAsia="Arial Unicode MS" w:hAnsi="Arial Unicode MS"/>
          <w:rtl w:val="0"/>
        </w:rPr>
        <w:t xml:space="preserve">질병</w:t>
      </w:r>
    </w:p>
    <w:p w:rsidR="00000000" w:rsidDel="00000000" w:rsidP="00000000" w:rsidRDefault="00000000" w:rsidRPr="00000000" w14:paraId="000018B4">
      <w:pPr>
        <w:rPr/>
      </w:pPr>
      <w:r w:rsidDel="00000000" w:rsidR="00000000" w:rsidRPr="00000000">
        <w:rPr>
          <w:rFonts w:ascii="Arial Unicode MS" w:cs="Arial Unicode MS" w:eastAsia="Arial Unicode MS" w:hAnsi="Arial Unicode MS"/>
          <w:rtl w:val="0"/>
        </w:rPr>
        <w:t xml:space="preserve">질병 효과에는 현실 세계의 질병 및 그 환상과 공포 버전, 그리고 일부 오직 환상 세계에만 존재하는 효과가 포함되며, 기생충, 이형 유체, ZONAPHA 증후군 등의 이물 기생 효과도 포함됩니다.</w:t>
      </w:r>
    </w:p>
    <w:p w:rsidR="00000000" w:rsidDel="00000000" w:rsidP="00000000" w:rsidRDefault="00000000" w:rsidRPr="00000000" w14:paraId="000018B5">
      <w:pPr>
        <w:rPr/>
      </w:pPr>
      <w:r w:rsidDel="00000000" w:rsidR="00000000" w:rsidRPr="00000000">
        <w:rPr>
          <w:rFonts w:ascii="Arial Unicode MS" w:cs="Arial Unicode MS" w:eastAsia="Arial Unicode MS" w:hAnsi="Arial Unicode MS"/>
          <w:rtl w:val="0"/>
        </w:rPr>
        <w:t xml:space="preserve">물론 일부 질병은 특정 종류의 대상에만 영향을 미치며 다른 종류는 이런 질병에 면역입니다. 불행하게도 특별한 설명이 없다면 모든 질병은 인간이나 인간을 원형으로 하는 생물에게 영향을 미칩니다.</w:t>
      </w:r>
    </w:p>
    <w:p w:rsidR="00000000" w:rsidDel="00000000" w:rsidP="00000000" w:rsidRDefault="00000000" w:rsidRPr="00000000" w14:paraId="000018B6">
      <w:pPr>
        <w:rPr/>
      </w:pPr>
      <w:r w:rsidDel="00000000" w:rsidR="00000000" w:rsidRPr="00000000">
        <w:rPr>
          <w:rFonts w:ascii="Arial Unicode MS" w:cs="Arial Unicode MS" w:eastAsia="Arial Unicode MS" w:hAnsi="Arial Unicode MS"/>
          <w:rtl w:val="0"/>
        </w:rPr>
        <w:t xml:space="preserve">대부분의 질병은 세 가지 방식으로 전염될 수 있는데 호흡, 체액, 접촉입니다.</w:t>
      </w:r>
    </w:p>
    <w:p w:rsidR="00000000" w:rsidDel="00000000" w:rsidP="00000000" w:rsidRDefault="00000000" w:rsidRPr="00000000" w14:paraId="000018B7">
      <w:pPr>
        <w:rPr/>
      </w:pPr>
      <w:r w:rsidDel="00000000" w:rsidR="00000000" w:rsidRPr="00000000">
        <w:rPr>
          <w:rFonts w:ascii="Arial Unicode MS" w:cs="Arial Unicode MS" w:eastAsia="Arial Unicode MS" w:hAnsi="Arial Unicode MS"/>
          <w:rtl w:val="0"/>
        </w:rPr>
        <w:t xml:space="preserve">호흡: 호흡 전염은 건강한 사람이 해당 질병 바이러스가 전파되는 공기 중에 있다는 것을 의미하며, 호흡계가 없는 생물은 이 전염 방식에 면역입니다.</w:t>
      </w:r>
    </w:p>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체액: 체액 전염은 건강한 사람의 체액이 해당 바이러스가 있는 체액과 접촉했다는 것을 의미합니다.</w:t>
      </w:r>
    </w:p>
    <w:p w:rsidR="00000000" w:rsidDel="00000000" w:rsidP="00000000" w:rsidRDefault="00000000" w:rsidRPr="00000000" w14:paraId="000018B9">
      <w:pPr>
        <w:rPr/>
      </w:pPr>
      <w:r w:rsidDel="00000000" w:rsidR="00000000" w:rsidRPr="00000000">
        <w:rPr>
          <w:rFonts w:ascii="Arial Unicode MS" w:cs="Arial Unicode MS" w:eastAsia="Arial Unicode MS" w:hAnsi="Arial Unicode MS"/>
          <w:rtl w:val="0"/>
        </w:rPr>
        <w:t xml:space="preserve">접촉: 접촉 전염은 건강한 사람이 감염자와 접촉했다는 것을 의미합니다.</w:t>
      </w:r>
    </w:p>
    <w:p w:rsidR="00000000" w:rsidDel="00000000" w:rsidP="00000000" w:rsidRDefault="00000000" w:rsidRPr="00000000" w14:paraId="000018BA">
      <w:pPr>
        <w:rPr/>
      </w:pPr>
      <w:r w:rsidDel="00000000" w:rsidR="00000000" w:rsidRPr="00000000">
        <w:rPr>
          <w:rFonts w:ascii="Arial Unicode MS" w:cs="Arial Unicode MS" w:eastAsia="Arial Unicode MS" w:hAnsi="Arial Unicode MS"/>
          <w:rtl w:val="0"/>
        </w:rPr>
        <w:t xml:space="preserve">물론 우리는 일부 정신 나간 초자연적 질병이 비정상적인 전염 방법을 가질 수 있다는 것을 배제하지 않습니다. 이런 상황에서 해당 질병은 스스로 설명할 것입니다.</w:t>
      </w:r>
    </w:p>
    <w:p w:rsidR="00000000" w:rsidDel="00000000" w:rsidP="00000000" w:rsidRDefault="00000000" w:rsidRPr="00000000" w14:paraId="000018BB">
      <w:pPr>
        <w:rPr/>
      </w:pPr>
      <w:r w:rsidDel="00000000" w:rsidR="00000000" w:rsidRPr="00000000">
        <w:rPr>
          <w:rFonts w:ascii="Arial Unicode MS" w:cs="Arial Unicode MS" w:eastAsia="Arial Unicode MS" w:hAnsi="Arial Unicode MS"/>
          <w:rtl w:val="0"/>
        </w:rPr>
        <w:t xml:space="preserve">일반적으로 질병 자체에 자신의 소멸 방법이 설명되어 있습니다.</w:t>
      </w:r>
    </w:p>
    <w:p w:rsidR="00000000" w:rsidDel="00000000" w:rsidP="00000000" w:rsidRDefault="00000000" w:rsidRPr="00000000" w14:paraId="000018BC">
      <w:pPr>
        <w:rPr/>
      </w:pPr>
      <w:r w:rsidDel="00000000" w:rsidR="00000000" w:rsidRPr="00000000">
        <w:rPr>
          <w:rFonts w:ascii="Arial Unicode MS" w:cs="Arial Unicode MS" w:eastAsia="Arial Unicode MS" w:hAnsi="Arial Unicode MS"/>
          <w:rtl w:val="0"/>
        </w:rPr>
        <w:t xml:space="preserve">모든 독소 능력에는 【질병】 키워드가 있습니다.</w:t>
      </w:r>
    </w:p>
    <w:p w:rsidR="00000000" w:rsidDel="00000000" w:rsidP="00000000" w:rsidRDefault="00000000" w:rsidRPr="00000000" w14:paraId="000018BD">
      <w:pPr>
        <w:rPr/>
      </w:pPr>
      <w:r w:rsidDel="00000000" w:rsidR="00000000" w:rsidRPr="00000000">
        <w:rPr>
          <w:rtl w:val="0"/>
        </w:rPr>
        <w:t xml:space="preserve">=====================================================================</w:t>
      </w:r>
    </w:p>
    <w:p w:rsidR="00000000" w:rsidDel="00000000" w:rsidP="00000000" w:rsidRDefault="00000000" w:rsidRPr="00000000" w14:paraId="000018BE">
      <w:pPr>
        <w:rPr/>
      </w:pPr>
      <w:r w:rsidDel="00000000" w:rsidR="00000000" w:rsidRPr="00000000">
        <w:rPr>
          <w:rtl w:val="0"/>
        </w:rPr>
        <w:t xml:space="preserve">======================================</w:t>
      </w:r>
    </w:p>
    <w:p w:rsidR="00000000" w:rsidDel="00000000" w:rsidP="00000000" w:rsidRDefault="00000000" w:rsidRPr="00000000" w14:paraId="000018BF">
      <w:pPr>
        <w:rPr/>
      </w:pPr>
      <w:r w:rsidDel="00000000" w:rsidR="00000000" w:rsidRPr="00000000">
        <w:rPr>
          <w:rFonts w:ascii="Arial Unicode MS" w:cs="Arial Unicode MS" w:eastAsia="Arial Unicode MS" w:hAnsi="Arial Unicode MS"/>
          <w:rtl w:val="0"/>
        </w:rPr>
        <w:t xml:space="preserve">빙의</w:t>
      </w:r>
    </w:p>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빙의 효과는 영체, 허체, 요괴나 유사한 능력의 생물이 인체나 물체 내부에 기생하여 파괴를 초래하는 효과를 말합니다.</w:t>
      </w:r>
    </w:p>
    <w:p w:rsidR="00000000" w:rsidDel="00000000" w:rsidP="00000000" w:rsidRDefault="00000000" w:rsidRPr="00000000" w14:paraId="000018C1">
      <w:pPr>
        <w:rPr/>
      </w:pPr>
      <w:r w:rsidDel="00000000" w:rsidR="00000000" w:rsidRPr="00000000">
        <w:rPr>
          <w:rFonts w:ascii="Arial Unicode MS" w:cs="Arial Unicode MS" w:eastAsia="Arial Unicode MS" w:hAnsi="Arial Unicode MS"/>
          <w:rtl w:val="0"/>
        </w:rPr>
        <w:t xml:space="preserve">특별한 설명이 없다면 빙의자와 숙주는 하나로 간주되며 빙의자를 공격하는 모든 효과는 숙주를 공격하는 것으로 간주되지만, 숙주를 공격한다고 해서 빙의자를 효과적으로 공격할 수 있는 것은 아닙니다.</w:t>
      </w:r>
    </w:p>
    <w:p w:rsidR="00000000" w:rsidDel="00000000" w:rsidP="00000000" w:rsidRDefault="00000000" w:rsidRPr="00000000" w14:paraId="000018C2">
      <w:pPr>
        <w:rPr/>
      </w:pPr>
      <w:r w:rsidDel="00000000" w:rsidR="00000000" w:rsidRPr="00000000">
        <w:rPr>
          <w:rFonts w:ascii="Arial Unicode MS" w:cs="Arial Unicode MS" w:eastAsia="Arial Unicode MS" w:hAnsi="Arial Unicode MS"/>
          <w:rtl w:val="0"/>
        </w:rPr>
        <w:t xml:space="preserve">일부 빙의자는 특정 숙주에만 기생할 수 있으며 대부분의 빙의자는 한 가지나 몇 가지 특정 효과만 발생시킬 수 있습니다.</w:t>
      </w:r>
    </w:p>
    <w:p w:rsidR="00000000" w:rsidDel="00000000" w:rsidP="00000000" w:rsidRDefault="00000000" w:rsidRPr="00000000" w14:paraId="000018C3">
      <w:pPr>
        <w:rPr/>
      </w:pPr>
      <w:r w:rsidDel="00000000" w:rsidR="00000000" w:rsidRPr="00000000">
        <w:rPr>
          <w:rFonts w:ascii="Arial Unicode MS" w:cs="Arial Unicode MS" w:eastAsia="Arial Unicode MS" w:hAnsi="Arial Unicode MS"/>
          <w:rtl w:val="0"/>
        </w:rPr>
        <w:t xml:space="preserve">모든 빙의는 일부 특정 효과를 가지고 있으며, 빙의를 가져오는 각 능력마다 해당하는 설명이 있을 것입니다.</w:t>
      </w:r>
    </w:p>
    <w:p w:rsidR="00000000" w:rsidDel="00000000" w:rsidP="00000000" w:rsidRDefault="00000000" w:rsidRPr="00000000" w14:paraId="000018C4">
      <w:pPr>
        <w:rPr/>
      </w:pPr>
      <w:r w:rsidDel="00000000" w:rsidR="00000000" w:rsidRPr="00000000">
        <w:rPr>
          <w:rFonts w:ascii="Arial Unicode MS" w:cs="Arial Unicode MS" w:eastAsia="Arial Unicode MS" w:hAnsi="Arial Unicode MS"/>
          <w:rtl w:val="0"/>
        </w:rPr>
        <w:t xml:space="preserve">일반적으로 각 빙의 능력은 어떻게 소멸하는지 설명할 것입니다.</w:t>
      </w:r>
    </w:p>
    <w:p w:rsidR="00000000" w:rsidDel="00000000" w:rsidP="00000000" w:rsidRDefault="00000000" w:rsidRPr="00000000" w14:paraId="000018C5">
      <w:pPr>
        <w:rPr/>
      </w:pPr>
      <w:r w:rsidDel="00000000" w:rsidR="00000000" w:rsidRPr="00000000">
        <w:rPr>
          <w:rFonts w:ascii="Arial Unicode MS" w:cs="Arial Unicode MS" w:eastAsia="Arial Unicode MS" w:hAnsi="Arial Unicode MS"/>
          <w:rtl w:val="0"/>
        </w:rPr>
        <w:t xml:space="preserve">모든 빙의 능력에는 【빙의】 키워드가 있습니다.</w:t>
      </w:r>
    </w:p>
    <w:p w:rsidR="00000000" w:rsidDel="00000000" w:rsidP="00000000" w:rsidRDefault="00000000" w:rsidRPr="00000000" w14:paraId="000018C6">
      <w:pPr>
        <w:rPr/>
      </w:pPr>
      <w:r w:rsidDel="00000000" w:rsidR="00000000" w:rsidRPr="00000000">
        <w:rPr>
          <w:rtl w:val="0"/>
        </w:rPr>
        <w:t xml:space="preserve">=====================================================================</w:t>
      </w:r>
    </w:p>
    <w:p w:rsidR="00000000" w:rsidDel="00000000" w:rsidP="00000000" w:rsidRDefault="00000000" w:rsidRPr="00000000" w14:paraId="000018C7">
      <w:pPr>
        <w:rPr/>
      </w:pPr>
      <w:r w:rsidDel="00000000" w:rsidR="00000000" w:rsidRPr="00000000">
        <w:rPr>
          <w:rtl w:val="0"/>
        </w:rPr>
        <w:t xml:space="preserve">======================================</w:t>
      </w:r>
    </w:p>
    <w:p w:rsidR="00000000" w:rsidDel="00000000" w:rsidP="00000000" w:rsidRDefault="00000000" w:rsidRPr="00000000" w14:paraId="000018C8">
      <w:pPr>
        <w:rPr/>
      </w:pPr>
      <w:r w:rsidDel="00000000" w:rsidR="00000000" w:rsidRPr="00000000">
        <w:rPr>
          <w:rFonts w:ascii="Arial Unicode MS" w:cs="Arial Unicode MS" w:eastAsia="Arial Unicode MS" w:hAnsi="Arial Unicode MS"/>
          <w:rtl w:val="0"/>
        </w:rPr>
        <w:t xml:space="preserve">환상, 환각</w:t>
      </w:r>
    </w:p>
    <w:p w:rsidR="00000000" w:rsidDel="00000000" w:rsidP="00000000" w:rsidRDefault="00000000" w:rsidRPr="00000000" w14:paraId="000018C9">
      <w:pPr>
        <w:rPr/>
      </w:pPr>
      <w:r w:rsidDel="00000000" w:rsidR="00000000" w:rsidRPr="00000000">
        <w:rPr>
          <w:rFonts w:ascii="Arial Unicode MS" w:cs="Arial Unicode MS" w:eastAsia="Arial Unicode MS" w:hAnsi="Arial Unicode MS"/>
          <w:rtl w:val="0"/>
        </w:rPr>
        <w:t xml:space="preserve">환상은 실제로 존재하지 않는 사물이나 어떤 가짜 형태, 감각이 캐릭터에게 미치는 영향을 말하며, 캐릭터도 자신이나 어떤 능력으로 인해 환각을 일으킬 수 있는데 이것도 일종의 환상입니다.</w:t>
      </w:r>
    </w:p>
    <w:p w:rsidR="00000000" w:rsidDel="00000000" w:rsidP="00000000" w:rsidRDefault="00000000" w:rsidRPr="00000000" w14:paraId="000018CA">
      <w:pPr>
        <w:rPr/>
      </w:pPr>
      <w:r w:rsidDel="00000000" w:rsidR="00000000" w:rsidRPr="00000000">
        <w:rPr>
          <w:rFonts w:ascii="Arial Unicode MS" w:cs="Arial Unicode MS" w:eastAsia="Arial Unicode MS" w:hAnsi="Arial Unicode MS"/>
          <w:rtl w:val="0"/>
        </w:rPr>
        <w:t xml:space="preserve">어떤 환상은 관찰자의 존재 여부와 관계없이 항상 객관적으로 존재하지만, 어떤 것은 특정 캐릭터에게만 환각을 일으킵니다. 하지만 환상(환각)은 정신에 영향을 미치는 효과가 아닙니다.</w:t>
      </w:r>
    </w:p>
    <w:p w:rsidR="00000000" w:rsidDel="00000000" w:rsidP="00000000" w:rsidRDefault="00000000" w:rsidRPr="00000000" w14:paraId="000018CB">
      <w:pPr>
        <w:rPr/>
      </w:pPr>
      <w:r w:rsidDel="00000000" w:rsidR="00000000" w:rsidRPr="00000000">
        <w:rPr>
          <w:rFonts w:ascii="Arial Unicode MS" w:cs="Arial Unicode MS" w:eastAsia="Arial Unicode MS" w:hAnsi="Arial Unicode MS"/>
          <w:rtl w:val="0"/>
        </w:rPr>
        <w:t xml:space="preserve">환상이 가져오는 효과는 다양하며 일반적으로 환상은 모두 지속 시간을 가지고 있고 각 환상마다 해당하는 설명이 있습니다.</w:t>
      </w:r>
    </w:p>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환상을 소멸시키는 방법은 두 가지뿐인데 하나는 간파이고 다른 하나는 해제입니다.</w:t>
      </w:r>
    </w:p>
    <w:p w:rsidR="00000000" w:rsidDel="00000000" w:rsidP="00000000" w:rsidRDefault="00000000" w:rsidRPr="00000000" w14:paraId="000018CD">
      <w:pPr>
        <w:rPr/>
      </w:pPr>
      <w:r w:rsidDel="00000000" w:rsidR="00000000" w:rsidRPr="00000000">
        <w:rPr>
          <w:rFonts w:ascii="Arial Unicode MS" w:cs="Arial Unicode MS" w:eastAsia="Arial Unicode MS" w:hAnsi="Arial Unicode MS"/>
          <w:rtl w:val="0"/>
        </w:rPr>
        <w:t xml:space="preserve">환상을 간파하는 방법은 일반적으로 해당 환상에 모두 설명되어 있으며, 이 외에도 환상 면역과 진실 시야는 모두 환상을 간파하는 능력을 가지고 있어 오직 환상을 간파한 단위만이 환상의 영향을 받지 않으며, 간파된 목표에 대해 환상이 지속되는 효과는 즉시 종료됩니다.</w:t>
      </w:r>
    </w:p>
    <w:p w:rsidR="00000000" w:rsidDel="00000000" w:rsidP="00000000" w:rsidRDefault="00000000" w:rsidRPr="00000000" w14:paraId="000018CE">
      <w:pPr>
        <w:rPr/>
      </w:pPr>
      <w:r w:rsidDel="00000000" w:rsidR="00000000" w:rsidRPr="00000000">
        <w:rPr>
          <w:rFonts w:ascii="Arial Unicode MS" w:cs="Arial Unicode MS" w:eastAsia="Arial Unicode MS" w:hAnsi="Arial Unicode MS"/>
          <w:rtl w:val="0"/>
        </w:rPr>
        <w:t xml:space="preserve">일부 특수 능력은 해당 환상 효과를 초래한 능력 출처에 따라 해당 환상을 해제할 수 있습니다.</w:t>
      </w:r>
    </w:p>
    <w:p w:rsidR="00000000" w:rsidDel="00000000" w:rsidP="00000000" w:rsidRDefault="00000000" w:rsidRPr="00000000" w14:paraId="000018CF">
      <w:pPr>
        <w:rPr/>
      </w:pPr>
      <w:r w:rsidDel="00000000" w:rsidR="00000000" w:rsidRPr="00000000">
        <w:rPr>
          <w:rFonts w:ascii="Arial Unicode MS" w:cs="Arial Unicode MS" w:eastAsia="Arial Unicode MS" w:hAnsi="Arial Unicode MS"/>
          <w:rtl w:val="0"/>
        </w:rPr>
        <w:t xml:space="preserve">모든 환상 능력에는 【환상(환각)】 키워드가 있습니다.</w:t>
      </w:r>
    </w:p>
    <w:p w:rsidR="00000000" w:rsidDel="00000000" w:rsidP="00000000" w:rsidRDefault="00000000" w:rsidRPr="00000000" w14:paraId="000018D0">
      <w:pPr>
        <w:rPr/>
      </w:pPr>
      <w:r w:rsidDel="00000000" w:rsidR="00000000" w:rsidRPr="00000000">
        <w:rPr>
          <w:rtl w:val="0"/>
        </w:rPr>
        <w:t xml:space="preserve">=====================================================================</w:t>
      </w:r>
    </w:p>
    <w:p w:rsidR="00000000" w:rsidDel="00000000" w:rsidP="00000000" w:rsidRDefault="00000000" w:rsidRPr="00000000" w14:paraId="000018D1">
      <w:pPr>
        <w:rPr/>
      </w:pPr>
      <w:r w:rsidDel="00000000" w:rsidR="00000000" w:rsidRPr="00000000">
        <w:rPr>
          <w:rtl w:val="0"/>
        </w:rPr>
        <w:t xml:space="preserve">======================================</w:t>
      </w:r>
    </w:p>
    <w:p w:rsidR="00000000" w:rsidDel="00000000" w:rsidP="00000000" w:rsidRDefault="00000000" w:rsidRPr="00000000" w14:paraId="000018D2">
      <w:pPr>
        <w:rPr/>
      </w:pPr>
      <w:r w:rsidDel="00000000" w:rsidR="00000000" w:rsidRPr="00000000">
        <w:rPr>
          <w:rFonts w:ascii="Arial Unicode MS" w:cs="Arial Unicode MS" w:eastAsia="Arial Unicode MS" w:hAnsi="Arial Unicode MS"/>
          <w:rtl w:val="0"/>
        </w:rPr>
        <w:t xml:space="preserve">저주</w:t>
      </w:r>
    </w:p>
    <w:p w:rsidR="00000000" w:rsidDel="00000000" w:rsidP="00000000" w:rsidRDefault="00000000" w:rsidRPr="00000000" w14:paraId="000018D3">
      <w:pPr>
        <w:rPr/>
      </w:pPr>
      <w:r w:rsidDel="00000000" w:rsidR="00000000" w:rsidRPr="00000000">
        <w:rPr>
          <w:rFonts w:ascii="Arial Unicode MS" w:cs="Arial Unicode MS" w:eastAsia="Arial Unicode MS" w:hAnsi="Arial Unicode MS"/>
          <w:rtl w:val="0"/>
        </w:rPr>
        <w:t xml:space="preserve">저주는 강력하고 흉포한 초자연적 힘으로 때로는 강력한 초자연적 존재에게서 비롯됩니다.</w:t>
      </w:r>
    </w:p>
    <w:p w:rsidR="00000000" w:rsidDel="00000000" w:rsidP="00000000" w:rsidRDefault="00000000" w:rsidRPr="00000000" w14:paraId="000018D4">
      <w:pPr>
        <w:rPr/>
      </w:pPr>
      <w:r w:rsidDel="00000000" w:rsidR="00000000" w:rsidRPr="00000000">
        <w:rPr>
          <w:rFonts w:ascii="Arial Unicode MS" w:cs="Arial Unicode MS" w:eastAsia="Arial Unicode MS" w:hAnsi="Arial Unicode MS"/>
          <w:rtl w:val="0"/>
        </w:rPr>
        <w:t xml:space="preserve">저주가 가져오는 효과는 다양하며 일반적으로 이런 효과는 모두 지속 시간을 가지고 있고 각 저주마다 자체 설명이 있습니다.</w:t>
      </w:r>
    </w:p>
    <w:p w:rsidR="00000000" w:rsidDel="00000000" w:rsidP="00000000" w:rsidRDefault="00000000" w:rsidRPr="00000000" w14:paraId="000018D5">
      <w:pPr>
        <w:rPr/>
      </w:pPr>
      <w:r w:rsidDel="00000000" w:rsidR="00000000" w:rsidRPr="00000000">
        <w:rPr>
          <w:rFonts w:ascii="Arial Unicode MS" w:cs="Arial Unicode MS" w:eastAsia="Arial Unicode MS" w:hAnsi="Arial Unicode MS"/>
          <w:rtl w:val="0"/>
        </w:rPr>
        <w:t xml:space="preserve">특별한 설명이 없다면 저주는 자연스럽게 소멸되지 않으며 대부분은 지속 시간이 끝나면 즉시 종료됩니다. 그리고 일부 특수한 저주는 자체 소멸 방법이 있습니다(예: 개구리 왕자).</w:t>
      </w:r>
    </w:p>
    <w:p w:rsidR="00000000" w:rsidDel="00000000" w:rsidP="00000000" w:rsidRDefault="00000000" w:rsidRPr="00000000" w14:paraId="000018D6">
      <w:pPr>
        <w:rPr/>
      </w:pPr>
      <w:r w:rsidDel="00000000" w:rsidR="00000000" w:rsidRPr="00000000">
        <w:rPr>
          <w:rFonts w:ascii="Arial Unicode MS" w:cs="Arial Unicode MS" w:eastAsia="Arial Unicode MS" w:hAnsi="Arial Unicode MS"/>
          <w:rtl w:val="0"/>
        </w:rPr>
        <w:t xml:space="preserve">이런 방법 외에도 해당 저주 효과를 초래한 능력 출처에 따라 일부 특수 능력이 저주 효과를 소멸시킬 수 있습니다.</w:t>
      </w:r>
    </w:p>
    <w:p w:rsidR="00000000" w:rsidDel="00000000" w:rsidP="00000000" w:rsidRDefault="00000000" w:rsidRPr="00000000" w14:paraId="000018D7">
      <w:pPr>
        <w:rPr/>
      </w:pPr>
      <w:r w:rsidDel="00000000" w:rsidR="00000000" w:rsidRPr="00000000">
        <w:rPr>
          <w:rFonts w:ascii="Arial Unicode MS" w:cs="Arial Unicode MS" w:eastAsia="Arial Unicode MS" w:hAnsi="Arial Unicode MS"/>
          <w:rtl w:val="0"/>
        </w:rPr>
        <w:t xml:space="preserve">주의해야 할 점은 주문과 관련하여 모든 전문 분야에 "저주"가 있는 주문은 모두 저주라는 것입니다.</w:t>
      </w:r>
    </w:p>
    <w:p w:rsidR="00000000" w:rsidDel="00000000" w:rsidP="00000000" w:rsidRDefault="00000000" w:rsidRPr="00000000" w14:paraId="000018D8">
      <w:pPr>
        <w:rPr/>
      </w:pPr>
      <w:r w:rsidDel="00000000" w:rsidR="00000000" w:rsidRPr="00000000">
        <w:rPr>
          <w:rFonts w:ascii="Arial Unicode MS" w:cs="Arial Unicode MS" w:eastAsia="Arial Unicode MS" w:hAnsi="Arial Unicode MS"/>
          <w:rtl w:val="0"/>
        </w:rPr>
        <w:t xml:space="preserve">모든 저주 능력에는 【저주】 키워드가 있습니다.</w:t>
      </w:r>
    </w:p>
    <w:p w:rsidR="00000000" w:rsidDel="00000000" w:rsidP="00000000" w:rsidRDefault="00000000" w:rsidRPr="00000000" w14:paraId="000018D9">
      <w:pPr>
        <w:rPr/>
      </w:pPr>
      <w:r w:rsidDel="00000000" w:rsidR="00000000" w:rsidRPr="00000000">
        <w:rPr>
          <w:rtl w:val="0"/>
        </w:rPr>
        <w:t xml:space="preserve">=====================================================================</w:t>
      </w:r>
    </w:p>
    <w:p w:rsidR="00000000" w:rsidDel="00000000" w:rsidP="00000000" w:rsidRDefault="00000000" w:rsidRPr="00000000" w14:paraId="000018DA">
      <w:pPr>
        <w:rPr/>
      </w:pPr>
      <w:r w:rsidDel="00000000" w:rsidR="00000000" w:rsidRPr="00000000">
        <w:rPr>
          <w:rtl w:val="0"/>
        </w:rPr>
        <w:t xml:space="preserve">======================================</w:t>
      </w:r>
    </w:p>
    <w:p w:rsidR="00000000" w:rsidDel="00000000" w:rsidP="00000000" w:rsidRDefault="00000000" w:rsidRPr="00000000" w14:paraId="000018DB">
      <w:pPr>
        <w:rPr/>
      </w:pPr>
      <w:r w:rsidDel="00000000" w:rsidR="00000000" w:rsidRPr="00000000">
        <w:rPr>
          <w:rFonts w:ascii="Arial Unicode MS" w:cs="Arial Unicode MS" w:eastAsia="Arial Unicode MS" w:hAnsi="Arial Unicode MS"/>
          <w:rtl w:val="0"/>
        </w:rPr>
        <w:t xml:space="preserve">정신 영향</w:t>
      </w:r>
    </w:p>
    <w:p w:rsidR="00000000" w:rsidDel="00000000" w:rsidP="00000000" w:rsidRDefault="00000000" w:rsidRPr="00000000" w14:paraId="000018DC">
      <w:pPr>
        <w:rPr/>
      </w:pPr>
      <w:r w:rsidDel="00000000" w:rsidR="00000000" w:rsidRPr="00000000">
        <w:rPr>
          <w:rFonts w:ascii="Arial Unicode MS" w:cs="Arial Unicode MS" w:eastAsia="Arial Unicode MS" w:hAnsi="Arial Unicode MS"/>
          <w:rtl w:val="0"/>
        </w:rPr>
        <w:t xml:space="preserve">정신 영향은 정신에 직접 작용하는 어떤 능력을 말하는데 예를 들어 강력한 암시, 정신 제어 등이 있습니다.</w:t>
      </w:r>
    </w:p>
    <w:p w:rsidR="00000000" w:rsidDel="00000000" w:rsidP="00000000" w:rsidRDefault="00000000" w:rsidRPr="00000000" w14:paraId="000018DD">
      <w:pPr>
        <w:rPr/>
      </w:pPr>
      <w:r w:rsidDel="00000000" w:rsidR="00000000" w:rsidRPr="00000000">
        <w:rPr>
          <w:rFonts w:ascii="Arial Unicode MS" w:cs="Arial Unicode MS" w:eastAsia="Arial Unicode MS" w:hAnsi="Arial Unicode MS"/>
          <w:rtl w:val="0"/>
        </w:rPr>
        <w:t xml:space="preserve">정신 영향 능력은 기본적으로 다음과 같은 면을 포함합니다:</w:t>
      </w:r>
    </w:p>
    <w:p w:rsidR="00000000" w:rsidDel="00000000" w:rsidP="00000000" w:rsidRDefault="00000000" w:rsidRPr="00000000" w14:paraId="000018DE">
      <w:pPr>
        <w:rPr/>
      </w:pPr>
      <w:r w:rsidDel="00000000" w:rsidR="00000000" w:rsidRPr="00000000">
        <w:rPr>
          <w:rFonts w:ascii="Arial Unicode MS" w:cs="Arial Unicode MS" w:eastAsia="Arial Unicode MS" w:hAnsi="Arial Unicode MS"/>
          <w:rtl w:val="0"/>
        </w:rPr>
        <w:t xml:space="preserve">암시: 심리적 암시를 받아 어떤 일에 대한 결론을 내리거나 어떤 목표를 무시하거나 어떤 일을 이루는 것입니다. 예를 들어 암시술이 있습니다.</w:t>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협박: 정신이 강력한 영향을 받아 어떤 일에 대한 결론을 바꾸거나 행동 습관과 행동 궤적을 강제로 바꾸는 것입니다. 예를 들어 조롱이 있습니다.</w:t>
      </w:r>
    </w:p>
    <w:p w:rsidR="00000000" w:rsidDel="00000000" w:rsidP="00000000" w:rsidRDefault="00000000" w:rsidRPr="00000000" w14:paraId="000018E0">
      <w:pPr>
        <w:rPr/>
      </w:pPr>
      <w:r w:rsidDel="00000000" w:rsidR="00000000" w:rsidRPr="00000000">
        <w:rPr>
          <w:rFonts w:ascii="Arial Unicode MS" w:cs="Arial Unicode MS" w:eastAsia="Arial Unicode MS" w:hAnsi="Arial Unicode MS"/>
          <w:rtl w:val="0"/>
        </w:rPr>
        <w:t xml:space="preserve">제어: 정신이 완전히 제어되어 어떤 명령을 실행하거나 자신의 방식을 바꾸는 것입니다. 예를 들어 노예술이 있습니다.</w:t>
      </w:r>
    </w:p>
    <w:p w:rsidR="00000000" w:rsidDel="00000000" w:rsidP="00000000" w:rsidRDefault="00000000" w:rsidRPr="00000000" w14:paraId="000018E1">
      <w:pPr>
        <w:rPr/>
      </w:pPr>
      <w:r w:rsidDel="00000000" w:rsidR="00000000" w:rsidRPr="00000000">
        <w:rPr>
          <w:rFonts w:ascii="Arial Unicode MS" w:cs="Arial Unicode MS" w:eastAsia="Arial Unicode MS" w:hAnsi="Arial Unicode MS"/>
          <w:rtl w:val="0"/>
        </w:rPr>
        <w:t xml:space="preserve">특별한 설명이 없다면 정신 효과는 자연스럽게 소멸되지 않으며 대부분은 지속 시간이 끝나면 즉시 종료됩니다. 그리고 일부 특수한 정신 효과는 자체 소멸 방법이 있습니다(예: 교황 환마권).</w:t>
      </w:r>
    </w:p>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이런 방법 외에도 해당 정신 효과를 초래한 능력 출처에 따라 일부 특수 능력이 정신 능력을 소멸시킬 수 있습니다.</w:t>
      </w:r>
    </w:p>
    <w:p w:rsidR="00000000" w:rsidDel="00000000" w:rsidP="00000000" w:rsidRDefault="00000000" w:rsidRPr="00000000" w14:paraId="000018E3">
      <w:pPr>
        <w:rPr/>
      </w:pPr>
      <w:r w:rsidDel="00000000" w:rsidR="00000000" w:rsidRPr="00000000">
        <w:rPr>
          <w:rtl w:val="0"/>
        </w:rPr>
        <w:t xml:space="preserve">=====================================================================</w:t>
      </w:r>
    </w:p>
    <w:p w:rsidR="00000000" w:rsidDel="00000000" w:rsidP="00000000" w:rsidRDefault="00000000" w:rsidRPr="00000000" w14:paraId="000018E4">
      <w:pPr>
        <w:rPr/>
      </w:pPr>
      <w:r w:rsidDel="00000000" w:rsidR="00000000" w:rsidRPr="00000000">
        <w:rPr>
          <w:rtl w:val="0"/>
        </w:rPr>
        <w:t xml:space="preserve">======================================</w:t>
      </w:r>
    </w:p>
    <w:p w:rsidR="00000000" w:rsidDel="00000000" w:rsidP="00000000" w:rsidRDefault="00000000" w:rsidRPr="00000000" w14:paraId="000018E5">
      <w:pPr>
        <w:rPr/>
      </w:pPr>
      <w:r w:rsidDel="00000000" w:rsidR="00000000" w:rsidRPr="00000000">
        <w:rPr>
          <w:rFonts w:ascii="Arial Unicode MS" w:cs="Arial Unicode MS" w:eastAsia="Arial Unicode MS" w:hAnsi="Arial Unicode MS"/>
          <w:rtl w:val="0"/>
        </w:rPr>
        <w:t xml:space="preserve">조치 불가능</w:t>
      </w:r>
    </w:p>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조치 불가능 상태의 캐릭터는 모든 행동을 포기하고 무방비 상태가 됩니다.</w:t>
      </w:r>
    </w:p>
    <w:p w:rsidR="00000000" w:rsidDel="00000000" w:rsidP="00000000" w:rsidRDefault="00000000" w:rsidRPr="00000000" w14:paraId="000018E7">
      <w:pPr>
        <w:rPr/>
      </w:pPr>
      <w:r w:rsidDel="00000000" w:rsidR="00000000" w:rsidRPr="00000000">
        <w:rPr>
          <w:rFonts w:ascii="Arial Unicode MS" w:cs="Arial Unicode MS" w:eastAsia="Arial Unicode MS" w:hAnsi="Arial Unicode MS"/>
          <w:rtl w:val="0"/>
        </w:rPr>
        <w:t xml:space="preserve">조치 불가능 상태의 캐릭터는 모든 동작과 유지하고 있던 동작(예: 방어)을 잃습니다. 양손으로 쥐고 있던 물건은 바로 떨어뜨립니다.</w:t>
      </w:r>
    </w:p>
    <w:p w:rsidR="00000000" w:rsidDel="00000000" w:rsidP="00000000" w:rsidRDefault="00000000" w:rsidRPr="00000000" w14:paraId="000018E8">
      <w:pPr>
        <w:rPr/>
      </w:pPr>
      <w:r w:rsidDel="00000000" w:rsidR="00000000" w:rsidRPr="00000000">
        <w:rPr>
          <w:rtl w:val="0"/>
        </w:rPr>
        <w:t xml:space="preserve">=====================================================================</w:t>
      </w:r>
    </w:p>
    <w:p w:rsidR="00000000" w:rsidDel="00000000" w:rsidP="00000000" w:rsidRDefault="00000000" w:rsidRPr="00000000" w14:paraId="000018E9">
      <w:pPr>
        <w:rPr/>
      </w:pPr>
      <w:r w:rsidDel="00000000" w:rsidR="00000000" w:rsidRPr="00000000">
        <w:rPr>
          <w:rtl w:val="0"/>
        </w:rPr>
        <w:t xml:space="preserve">======================================</w:t>
      </w:r>
    </w:p>
    <w:p w:rsidR="00000000" w:rsidDel="00000000" w:rsidP="00000000" w:rsidRDefault="00000000" w:rsidRPr="00000000" w14:paraId="000018EA">
      <w:pPr>
        <w:rPr/>
      </w:pPr>
      <w:r w:rsidDel="00000000" w:rsidR="00000000" w:rsidRPr="00000000">
        <w:rPr>
          <w:rFonts w:ascii="Arial Unicode MS" w:cs="Arial Unicode MS" w:eastAsia="Arial Unicode MS" w:hAnsi="Arial Unicode MS"/>
          <w:rtl w:val="0"/>
        </w:rPr>
        <w:t xml:space="preserve">진압</w:t>
      </w:r>
    </w:p>
    <w:p w:rsidR="00000000" w:rsidDel="00000000" w:rsidP="00000000" w:rsidRDefault="00000000" w:rsidRPr="00000000" w14:paraId="000018EB">
      <w:pPr>
        <w:rPr/>
      </w:pPr>
      <w:r w:rsidDel="00000000" w:rsidR="00000000" w:rsidRPr="00000000">
        <w:rPr>
          <w:rFonts w:ascii="Arial Unicode MS" w:cs="Arial Unicode MS" w:eastAsia="Arial Unicode MS" w:hAnsi="Arial Unicode MS"/>
          <w:rtl w:val="0"/>
        </w:rPr>
        <w:t xml:space="preserve">진압은 머리가 하얘지는 상태입니다.</w:t>
      </w:r>
    </w:p>
    <w:p w:rsidR="00000000" w:rsidDel="00000000" w:rsidP="00000000" w:rsidRDefault="00000000" w:rsidRPr="00000000" w14:paraId="000018EC">
      <w:pPr>
        <w:rPr/>
      </w:pPr>
      <w:r w:rsidDel="00000000" w:rsidR="00000000" w:rsidRPr="00000000">
        <w:rPr>
          <w:rFonts w:ascii="Arial Unicode MS" w:cs="Arial Unicode MS" w:eastAsia="Arial Unicode MS" w:hAnsi="Arial Unicode MS"/>
          <w:rtl w:val="0"/>
        </w:rPr>
        <w:t xml:space="preserve">진압 상태에서 캐릭터는 모든 동작을 잃습니다.</w:t>
      </w:r>
    </w:p>
    <w:p w:rsidR="00000000" w:rsidDel="00000000" w:rsidP="00000000" w:rsidRDefault="00000000" w:rsidRPr="00000000" w14:paraId="000018ED">
      <w:pPr>
        <w:rPr/>
      </w:pPr>
      <w:r w:rsidDel="00000000" w:rsidR="00000000" w:rsidRPr="00000000">
        <w:rPr>
          <w:rFonts w:ascii="Arial Unicode MS" w:cs="Arial Unicode MS" w:eastAsia="Arial Unicode MS" w:hAnsi="Arial Unicode MS"/>
          <w:rtl w:val="0"/>
        </w:rPr>
        <w:t xml:space="preserve">하지만 진압 중인 캐릭터는 자기보호 본능을 유지하므로 조치 불가능이나 무방비 상태로 간주되지 않습니다.</w:t>
      </w:r>
    </w:p>
    <w:p w:rsidR="00000000" w:rsidDel="00000000" w:rsidP="00000000" w:rsidRDefault="00000000" w:rsidRPr="00000000" w14:paraId="000018EE">
      <w:pPr>
        <w:rPr/>
      </w:pPr>
      <w:r w:rsidDel="00000000" w:rsidR="00000000" w:rsidRPr="00000000">
        <w:rPr>
          <w:rFonts w:ascii="Arial Unicode MS" w:cs="Arial Unicode MS" w:eastAsia="Arial Unicode MS" w:hAnsi="Arial Unicode MS"/>
          <w:rtl w:val="0"/>
        </w:rPr>
        <w:t xml:space="preserve">일반적으로 진압 상태를 초래하는 각 능력은 모두 진압 상태의 지속 시간을 설명하고 있으며, 설명이 없다면 진압 상태는 목표의 회합이 끝날 때까지 지속됩니다.</w:t>
      </w:r>
    </w:p>
    <w:p w:rsidR="00000000" w:rsidDel="00000000" w:rsidP="00000000" w:rsidRDefault="00000000" w:rsidRPr="00000000" w14:paraId="000018EF">
      <w:pPr>
        <w:rPr/>
      </w:pPr>
      <w:r w:rsidDel="00000000" w:rsidR="00000000" w:rsidRPr="00000000">
        <w:rPr>
          <w:rtl w:val="0"/>
        </w:rPr>
        <w:t xml:space="preserve">=====================================================================</w:t>
      </w:r>
    </w:p>
    <w:p w:rsidR="00000000" w:rsidDel="00000000" w:rsidP="00000000" w:rsidRDefault="00000000" w:rsidRPr="00000000" w14:paraId="000018F0">
      <w:pPr>
        <w:rPr/>
      </w:pPr>
      <w:r w:rsidDel="00000000" w:rsidR="00000000" w:rsidRPr="00000000">
        <w:rPr>
          <w:rtl w:val="0"/>
        </w:rPr>
        <w:t xml:space="preserve">======================================</w:t>
      </w:r>
    </w:p>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빙봉</w:t>
      </w:r>
    </w:p>
    <w:p w:rsidR="00000000" w:rsidDel="00000000" w:rsidP="00000000" w:rsidRDefault="00000000" w:rsidRPr="00000000" w14:paraId="000018F2">
      <w:pPr>
        <w:rPr/>
      </w:pPr>
      <w:r w:rsidDel="00000000" w:rsidR="00000000" w:rsidRPr="00000000">
        <w:rPr>
          <w:rFonts w:ascii="Arial Unicode MS" w:cs="Arial Unicode MS" w:eastAsia="Arial Unicode MS" w:hAnsi="Arial Unicode MS"/>
          <w:rtl w:val="0"/>
        </w:rPr>
        <w:t xml:space="preserve">빙봉은 캐릭터의 신체 기능이 너무 낮은 온도로 인해 영향을 받는 상태를 말합니다.</w:t>
      </w:r>
    </w:p>
    <w:p w:rsidR="00000000" w:rsidDel="00000000" w:rsidP="00000000" w:rsidRDefault="00000000" w:rsidRPr="00000000" w14:paraId="000018F3">
      <w:pPr>
        <w:rPr/>
      </w:pPr>
      <w:r w:rsidDel="00000000" w:rsidR="00000000" w:rsidRPr="00000000">
        <w:rPr>
          <w:rFonts w:ascii="Arial Unicode MS" w:cs="Arial Unicode MS" w:eastAsia="Arial Unicode MS" w:hAnsi="Arial Unicode MS"/>
          <w:rtl w:val="0"/>
        </w:rPr>
        <w:t xml:space="preserve">빙봉 상태의 캐릭터는 이동할 수 없고 기본 이동 속도가 0으로 떨어지며, 기본 방어, 회피 방어, 방패 방어를 잃고, 모든 "자세" "동작" 요소가 필요한 능력은 자동으로 실패하며 공격할 수 없고 신체 계열 판정에 자동으로 실패합니다.</w:t>
      </w:r>
    </w:p>
    <w:p w:rsidR="00000000" w:rsidDel="00000000" w:rsidP="00000000" w:rsidRDefault="00000000" w:rsidRPr="00000000" w14:paraId="000018F4">
      <w:pPr>
        <w:rPr/>
      </w:pPr>
      <w:r w:rsidDel="00000000" w:rsidR="00000000" w:rsidRPr="00000000">
        <w:rPr>
          <w:rFonts w:ascii="Arial Unicode MS" w:cs="Arial Unicode MS" w:eastAsia="Arial Unicode MS" w:hAnsi="Arial Unicode MS"/>
          <w:rtl w:val="0"/>
        </w:rPr>
        <w:t xml:space="preserve">빙봉 상태는 일반적으로 자연 환경이나 어떤 초자연적 능력에 의해 직접 초래됩니다.</w:t>
      </w:r>
    </w:p>
    <w:p w:rsidR="00000000" w:rsidDel="00000000" w:rsidP="00000000" w:rsidRDefault="00000000" w:rsidRPr="00000000" w14:paraId="000018F5">
      <w:pPr>
        <w:rPr/>
      </w:pPr>
      <w:r w:rsidDel="00000000" w:rsidR="00000000" w:rsidRPr="00000000">
        <w:rPr>
          <w:rFonts w:ascii="Arial Unicode MS" w:cs="Arial Unicode MS" w:eastAsia="Arial Unicode MS" w:hAnsi="Arial Unicode MS"/>
          <w:rtl w:val="0"/>
        </w:rPr>
        <w:t xml:space="preserve">자연 환경으로 인한 빙봉에 대해서는 일반적으로 동결 점수를 누적하여 얻게 되는데, 이때 빙봉된 목표가 정상 온도 환경에 들어가면 "동결 점수" 규칙에 따라 점차 회복되기 시작합니다.</w:t>
      </w:r>
    </w:p>
    <w:p w:rsidR="00000000" w:rsidDel="00000000" w:rsidP="00000000" w:rsidRDefault="00000000" w:rsidRPr="00000000" w14:paraId="000018F6">
      <w:pPr>
        <w:rPr/>
      </w:pPr>
      <w:r w:rsidDel="00000000" w:rsidR="00000000" w:rsidRPr="00000000">
        <w:rPr>
          <w:rFonts w:ascii="Arial Unicode MS" w:cs="Arial Unicode MS" w:eastAsia="Arial Unicode MS" w:hAnsi="Arial Unicode MS"/>
          <w:rtl w:val="0"/>
        </w:rPr>
        <w:t xml:space="preserve">만약 어떤 초자연적 능력으로 인한 것이라면 그 지속 시간이나 해제 방법은 해당 초자연적 능력에서 설명할 것입니다.</w:t>
      </w:r>
    </w:p>
    <w:p w:rsidR="00000000" w:rsidDel="00000000" w:rsidP="00000000" w:rsidRDefault="00000000" w:rsidRPr="00000000" w14:paraId="000018F7">
      <w:pPr>
        <w:rPr/>
      </w:pPr>
      <w:r w:rsidDel="00000000" w:rsidR="00000000" w:rsidRPr="00000000">
        <w:rPr>
          <w:rtl w:val="0"/>
        </w:rPr>
        <w:t xml:space="preserve">=====================================================================</w:t>
      </w:r>
    </w:p>
    <w:p w:rsidR="00000000" w:rsidDel="00000000" w:rsidP="00000000" w:rsidRDefault="00000000" w:rsidRPr="00000000" w14:paraId="000018F8">
      <w:pPr>
        <w:rPr/>
      </w:pPr>
      <w:r w:rsidDel="00000000" w:rsidR="00000000" w:rsidRPr="00000000">
        <w:rPr>
          <w:rtl w:val="0"/>
        </w:rPr>
        <w:t xml:space="preserve">======================================</w:t>
      </w:r>
    </w:p>
    <w:p w:rsidR="00000000" w:rsidDel="00000000" w:rsidP="00000000" w:rsidRDefault="00000000" w:rsidRPr="00000000" w14:paraId="000018F9">
      <w:pPr>
        <w:rPr/>
      </w:pPr>
      <w:r w:rsidDel="00000000" w:rsidR="00000000" w:rsidRPr="00000000">
        <w:rPr>
          <w:rFonts w:ascii="Arial Unicode MS" w:cs="Arial Unicode MS" w:eastAsia="Arial Unicode MS" w:hAnsi="Arial Unicode MS"/>
          <w:rtl w:val="0"/>
        </w:rPr>
        <w:t xml:space="preserve">난청</w:t>
      </w:r>
    </w:p>
    <w:p w:rsidR="00000000" w:rsidDel="00000000" w:rsidP="00000000" w:rsidRDefault="00000000" w:rsidRPr="00000000" w14:paraId="000018FA">
      <w:pPr>
        <w:rPr/>
      </w:pPr>
      <w:r w:rsidDel="00000000" w:rsidR="00000000" w:rsidRPr="00000000">
        <w:rPr>
          <w:rFonts w:ascii="Arial Unicode MS" w:cs="Arial Unicode MS" w:eastAsia="Arial Unicode MS" w:hAnsi="Arial Unicode MS"/>
          <w:rtl w:val="0"/>
        </w:rPr>
        <w:t xml:space="preserve">난청 상태의 캐릭터는 모든 비수사(독순) 수사 관련 판정에서 성공 수의 절반을 잃고, 수사(청취) 판정에 자동으로 실패하며, 청각 기반 능력을 사용할 수 없습니다.</w:t>
      </w:r>
    </w:p>
    <w:p w:rsidR="00000000" w:rsidDel="00000000" w:rsidP="00000000" w:rsidRDefault="00000000" w:rsidRPr="00000000" w14:paraId="000018FB">
      <w:pPr>
        <w:rPr/>
      </w:pPr>
      <w:r w:rsidDel="00000000" w:rsidR="00000000" w:rsidRPr="00000000">
        <w:rPr>
          <w:rFonts w:ascii="Arial Unicode MS" w:cs="Arial Unicode MS" w:eastAsia="Arial Unicode MS" w:hAnsi="Arial Unicode MS"/>
          <w:rtl w:val="0"/>
        </w:rPr>
        <w:t xml:space="preserve">원래 청각 시스템이 없는 생물은 난청 효과의 영향을 받지 않습니다.</w:t>
      </w:r>
    </w:p>
    <w:p w:rsidR="00000000" w:rsidDel="00000000" w:rsidP="00000000" w:rsidRDefault="00000000" w:rsidRPr="00000000" w14:paraId="000018FC">
      <w:pPr>
        <w:rPr/>
      </w:pPr>
      <w:r w:rsidDel="00000000" w:rsidR="00000000" w:rsidRPr="00000000">
        <w:rPr>
          <w:rFonts w:ascii="Arial Unicode MS" w:cs="Arial Unicode MS" w:eastAsia="Arial Unicode MS" w:hAnsi="Arial Unicode MS"/>
          <w:rtl w:val="0"/>
        </w:rPr>
        <w:t xml:space="preserve">청각 기반 능력을 사용할 수 없고 수사(청취) 판정에 자동으로 실패하는 것 외에는 난청의 나머지 효과 영향을 받지 않습니다.</w:t>
      </w:r>
    </w:p>
    <w:p w:rsidR="00000000" w:rsidDel="00000000" w:rsidP="00000000" w:rsidRDefault="00000000" w:rsidRPr="00000000" w14:paraId="000018FD">
      <w:pPr>
        <w:rPr/>
      </w:pPr>
      <w:r w:rsidDel="00000000" w:rsidR="00000000" w:rsidRPr="00000000">
        <w:rPr>
          <w:rFonts w:ascii="Arial Unicode MS" w:cs="Arial Unicode MS" w:eastAsia="Arial Unicode MS" w:hAnsi="Arial Unicode MS"/>
          <w:rtl w:val="0"/>
        </w:rPr>
        <w:t xml:space="preserve">특별한 것은 난청이 긍정적인 영향을 가져올 수 있다는 점입니다. 난청인 사람은 더 이상 이명 점수로 인해 감소를 받지 않으며 동시에 청각을 대상으로 하는 능력에 면역입니다.</w:t>
      </w:r>
    </w:p>
    <w:p w:rsidR="00000000" w:rsidDel="00000000" w:rsidP="00000000" w:rsidRDefault="00000000" w:rsidRPr="00000000" w14:paraId="000018FE">
      <w:pPr>
        <w:rPr/>
      </w:pPr>
      <w:r w:rsidDel="00000000" w:rsidR="00000000" w:rsidRPr="00000000">
        <w:rPr>
          <w:rtl w:val="0"/>
        </w:rPr>
        <w:t xml:space="preserve">=====================================================================</w:t>
      </w:r>
    </w:p>
    <w:p w:rsidR="00000000" w:rsidDel="00000000" w:rsidP="00000000" w:rsidRDefault="00000000" w:rsidRPr="00000000" w14:paraId="000018FF">
      <w:pPr>
        <w:rPr/>
      </w:pPr>
      <w:r w:rsidDel="00000000" w:rsidR="00000000" w:rsidRPr="00000000">
        <w:rPr>
          <w:rtl w:val="0"/>
        </w:rPr>
        <w:t xml:space="preserve">======================================</w:t>
      </w:r>
    </w:p>
    <w:p w:rsidR="00000000" w:rsidDel="00000000" w:rsidP="00000000" w:rsidRDefault="00000000" w:rsidRPr="00000000" w14:paraId="00001900">
      <w:pPr>
        <w:rPr/>
      </w:pPr>
      <w:r w:rsidDel="00000000" w:rsidR="00000000" w:rsidRPr="00000000">
        <w:rPr>
          <w:rFonts w:ascii="Arial Unicode MS" w:cs="Arial Unicode MS" w:eastAsia="Arial Unicode MS" w:hAnsi="Arial Unicode MS"/>
          <w:rtl w:val="0"/>
        </w:rPr>
        <w:t xml:space="preserve">맹목</w:t>
      </w:r>
    </w:p>
    <w:p w:rsidR="00000000" w:rsidDel="00000000" w:rsidP="00000000" w:rsidRDefault="00000000" w:rsidRPr="00000000" w14:paraId="00001901">
      <w:pPr>
        <w:rPr/>
      </w:pPr>
      <w:r w:rsidDel="00000000" w:rsidR="00000000" w:rsidRPr="00000000">
        <w:rPr>
          <w:rFonts w:ascii="Arial Unicode MS" w:cs="Arial Unicode MS" w:eastAsia="Arial Unicode MS" w:hAnsi="Arial Unicode MS"/>
          <w:rtl w:val="0"/>
        </w:rPr>
        <w:t xml:space="preserve">맹목 상태의 사람은 시각을 잃고 시야를 잃으며, 시각이 필요한 모든 행동을 할 수 없고, 비수사(청취) 수사 관련 판정에서 성공 수의 절반을 잃으며, 수사(독순) 판정에 자동으로 실패합니다.</w:t>
      </w:r>
    </w:p>
    <w:p w:rsidR="00000000" w:rsidDel="00000000" w:rsidP="00000000" w:rsidRDefault="00000000" w:rsidRPr="00000000" w14:paraId="00001902">
      <w:pPr>
        <w:rPr/>
      </w:pPr>
      <w:r w:rsidDel="00000000" w:rsidR="00000000" w:rsidRPr="00000000">
        <w:rPr>
          <w:rFonts w:ascii="Arial Unicode MS" w:cs="Arial Unicode MS" w:eastAsia="Arial Unicode MS" w:hAnsi="Arial Unicode MS"/>
          <w:rtl w:val="0"/>
        </w:rPr>
        <w:t xml:space="preserve">동시에 보호 없이 1미터 이동할 때마다 2미터의 이동력이 필요합니다.</w:t>
      </w:r>
    </w:p>
    <w:p w:rsidR="00000000" w:rsidDel="00000000" w:rsidP="00000000" w:rsidRDefault="00000000" w:rsidRPr="00000000" w14:paraId="00001903">
      <w:pPr>
        <w:rPr/>
      </w:pPr>
      <w:r w:rsidDel="00000000" w:rsidR="00000000" w:rsidRPr="00000000">
        <w:rPr>
          <w:rFonts w:ascii="Arial Unicode MS" w:cs="Arial Unicode MS" w:eastAsia="Arial Unicode MS" w:hAnsi="Arial Unicode MS"/>
          <w:rtl w:val="0"/>
        </w:rPr>
        <w:t xml:space="preserve">주변 환경을 정위할 수 없기 때문에 모든 단위는 그에게 투명 상태가 되며, 투명 규칙에 따릅니다(특수 능력이 없는 한).</w:t>
      </w:r>
    </w:p>
    <w:p w:rsidR="00000000" w:rsidDel="00000000" w:rsidP="00000000" w:rsidRDefault="00000000" w:rsidRPr="00000000" w14:paraId="00001904">
      <w:pPr>
        <w:rPr/>
      </w:pPr>
      <w:r w:rsidDel="00000000" w:rsidR="00000000" w:rsidRPr="00000000">
        <w:rPr>
          <w:rFonts w:ascii="Arial Unicode MS" w:cs="Arial Unicode MS" w:eastAsia="Arial Unicode MS" w:hAnsi="Arial Unicode MS"/>
          <w:rtl w:val="0"/>
        </w:rPr>
        <w:t xml:space="preserve">맹시 능력이 있는 캐릭터는 범위 내에서 주변 환경을 정위할 수 있으므로 비수사(청취) 수사 관련 판정을 정상적으로 할 수 있고 이동할 때 추가로 이동력을 소모할 필요가 없지만, 수사(독순) 판정은 여전히 자동으로 실패합니다.</w:t>
      </w:r>
    </w:p>
    <w:p w:rsidR="00000000" w:rsidDel="00000000" w:rsidP="00000000" w:rsidRDefault="00000000" w:rsidRPr="00000000" w14:paraId="00001905">
      <w:pPr>
        <w:rPr/>
      </w:pPr>
      <w:r w:rsidDel="00000000" w:rsidR="00000000" w:rsidRPr="00000000">
        <w:rPr>
          <w:rFonts w:ascii="Arial Unicode MS" w:cs="Arial Unicode MS" w:eastAsia="Arial Unicode MS" w:hAnsi="Arial Unicode MS"/>
          <w:rtl w:val="0"/>
        </w:rPr>
        <w:t xml:space="preserve">특별한 것은 맹목이 긍정적인 영향을 가져올 수 있다는 점입니다. 맹목인 사람은 더 이상 현기증으로 인해 감소를 받지 않으며 동시에 응시 효과와 기타 시각을 대상으로 하는 효과에 면역입니다.</w:t>
      </w:r>
    </w:p>
    <w:p w:rsidR="00000000" w:rsidDel="00000000" w:rsidP="00000000" w:rsidRDefault="00000000" w:rsidRPr="00000000" w14:paraId="00001906">
      <w:pPr>
        <w:rPr/>
      </w:pPr>
      <w:r w:rsidDel="00000000" w:rsidR="00000000" w:rsidRPr="00000000">
        <w:rPr>
          <w:rFonts w:ascii="Arial Unicode MS" w:cs="Arial Unicode MS" w:eastAsia="Arial Unicode MS" w:hAnsi="Arial Unicode MS"/>
          <w:rtl w:val="0"/>
        </w:rPr>
        <w:t xml:space="preserve">눈꺼풀이나 유사한 구조를 가진 개체는 눈을 감아 능동적으로 맹목 상태에 들어갈 수 있는데, 이는 자유 동작입니다.</w:t>
      </w:r>
    </w:p>
    <w:p w:rsidR="00000000" w:rsidDel="00000000" w:rsidP="00000000" w:rsidRDefault="00000000" w:rsidRPr="00000000" w14:paraId="00001907">
      <w:pPr>
        <w:rPr/>
      </w:pPr>
      <w:r w:rsidDel="00000000" w:rsidR="00000000" w:rsidRPr="00000000">
        <w:rPr>
          <w:rtl w:val="0"/>
        </w:rPr>
        <w:t xml:space="preserve">=====================================================================</w:t>
      </w:r>
    </w:p>
    <w:p w:rsidR="00000000" w:rsidDel="00000000" w:rsidP="00000000" w:rsidRDefault="00000000" w:rsidRPr="00000000" w14:paraId="00001908">
      <w:pPr>
        <w:rPr/>
      </w:pPr>
      <w:r w:rsidDel="00000000" w:rsidR="00000000" w:rsidRPr="00000000">
        <w:rPr>
          <w:rtl w:val="0"/>
        </w:rPr>
        <w:t xml:space="preserve">======================================</w:t>
      </w:r>
    </w:p>
    <w:p w:rsidR="00000000" w:rsidDel="00000000" w:rsidP="00000000" w:rsidRDefault="00000000" w:rsidRPr="00000000" w14:paraId="00001909">
      <w:pPr>
        <w:rPr/>
      </w:pPr>
      <w:r w:rsidDel="00000000" w:rsidR="00000000" w:rsidRPr="00000000">
        <w:rPr>
          <w:rFonts w:ascii="Arial Unicode MS" w:cs="Arial Unicode MS" w:eastAsia="Arial Unicode MS" w:hAnsi="Arial Unicode MS"/>
          <w:rtl w:val="0"/>
        </w:rPr>
        <w:t xml:space="preserve">구토</w:t>
      </w:r>
    </w:p>
    <w:p w:rsidR="00000000" w:rsidDel="00000000" w:rsidP="00000000" w:rsidRDefault="00000000" w:rsidRPr="00000000" w14:paraId="0000190A">
      <w:pPr>
        <w:rPr/>
      </w:pPr>
      <w:r w:rsidDel="00000000" w:rsidR="00000000" w:rsidRPr="00000000">
        <w:rPr>
          <w:rFonts w:ascii="Arial Unicode MS" w:cs="Arial Unicode MS" w:eastAsia="Arial Unicode MS" w:hAnsi="Arial Unicode MS"/>
          <w:rtl w:val="0"/>
        </w:rPr>
        <w:t xml:space="preserve">구토는 소화계의 고통으로, 일반적으로 질병, 독소, 복부에 대한 공격이나 어떤 초자연적 능력으로 인해 발생합니다.</w:t>
      </w:r>
    </w:p>
    <w:p w:rsidR="00000000" w:rsidDel="00000000" w:rsidP="00000000" w:rsidRDefault="00000000" w:rsidRPr="00000000" w14:paraId="0000190B">
      <w:pPr>
        <w:rPr/>
      </w:pPr>
      <w:r w:rsidDel="00000000" w:rsidR="00000000" w:rsidRPr="00000000">
        <w:rPr>
          <w:rFonts w:ascii="Arial Unicode MS" w:cs="Arial Unicode MS" w:eastAsia="Arial Unicode MS" w:hAnsi="Arial Unicode MS"/>
          <w:rtl w:val="0"/>
        </w:rPr>
        <w:t xml:space="preserve">구토 상태에서 캐릭터는 매 라운드마다 이동 동작을 하나 잃습니다.</w:t>
      </w:r>
    </w:p>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주의해야 할 점은 소화계가 없는 생물은 구토 상태에 면역이라는 것입니다.</w:t>
      </w:r>
    </w:p>
    <w:p w:rsidR="00000000" w:rsidDel="00000000" w:rsidP="00000000" w:rsidRDefault="00000000" w:rsidRPr="00000000" w14:paraId="0000190D">
      <w:pPr>
        <w:rPr/>
      </w:pPr>
      <w:r w:rsidDel="00000000" w:rsidR="00000000" w:rsidRPr="00000000">
        <w:rPr>
          <w:rtl w:val="0"/>
        </w:rPr>
        <w:t xml:space="preserve">=====================================================================</w:t>
      </w:r>
    </w:p>
    <w:p w:rsidR="00000000" w:rsidDel="00000000" w:rsidP="00000000" w:rsidRDefault="00000000" w:rsidRPr="00000000" w14:paraId="0000190E">
      <w:pPr>
        <w:rPr/>
      </w:pPr>
      <w:r w:rsidDel="00000000" w:rsidR="00000000" w:rsidRPr="00000000">
        <w:rPr>
          <w:rtl w:val="0"/>
        </w:rPr>
        <w:t xml:space="preserve">======================================</w:t>
      </w:r>
    </w:p>
    <w:p w:rsidR="00000000" w:rsidDel="00000000" w:rsidP="00000000" w:rsidRDefault="00000000" w:rsidRPr="00000000" w14:paraId="0000190F">
      <w:pPr>
        <w:rPr/>
      </w:pPr>
      <w:r w:rsidDel="00000000" w:rsidR="00000000" w:rsidRPr="00000000">
        <w:rPr>
          <w:rFonts w:ascii="Arial Unicode MS" w:cs="Arial Unicode MS" w:eastAsia="Arial Unicode MS" w:hAnsi="Arial Unicode MS"/>
          <w:rtl w:val="0"/>
        </w:rPr>
        <w:t xml:space="preserve">기력 고갈</w:t>
      </w:r>
    </w:p>
    <w:p w:rsidR="00000000" w:rsidDel="00000000" w:rsidP="00000000" w:rsidRDefault="00000000" w:rsidRPr="00000000" w14:paraId="00001910">
      <w:pPr>
        <w:rPr/>
      </w:pPr>
      <w:r w:rsidDel="00000000" w:rsidR="00000000" w:rsidRPr="00000000">
        <w:rPr>
          <w:rFonts w:ascii="Arial Unicode MS" w:cs="Arial Unicode MS" w:eastAsia="Arial Unicode MS" w:hAnsi="Arial Unicode MS"/>
          <w:rtl w:val="0"/>
        </w:rPr>
        <w:t xml:space="preserve">기력 고갈은 캐릭터의 신체가 과도하게 피로하거나 수면 부족 또는 기아 등과 유사한 효과로 인해 발생합니다.</w:t>
      </w:r>
    </w:p>
    <w:p w:rsidR="00000000" w:rsidDel="00000000" w:rsidP="00000000" w:rsidRDefault="00000000" w:rsidRPr="00000000" w14:paraId="00001911">
      <w:pPr>
        <w:rPr/>
      </w:pPr>
      <w:r w:rsidDel="00000000" w:rsidR="00000000" w:rsidRPr="00000000">
        <w:rPr>
          <w:rFonts w:ascii="Arial Unicode MS" w:cs="Arial Unicode MS" w:eastAsia="Arial Unicode MS" w:hAnsi="Arial Unicode MS"/>
          <w:rtl w:val="0"/>
        </w:rPr>
        <w:t xml:space="preserve">기력 고갈 상태에서 캐릭터는 매 라운드마다 표준 동작 하나만 가지며 기본 이동 속도가 절반으로 줄어들고 돌진과 전력 공격을 할 수 없습니다.</w:t>
      </w:r>
    </w:p>
    <w:p w:rsidR="00000000" w:rsidDel="00000000" w:rsidP="00000000" w:rsidRDefault="00000000" w:rsidRPr="00000000" w14:paraId="00001912">
      <w:pPr>
        <w:rPr/>
      </w:pPr>
      <w:r w:rsidDel="00000000" w:rsidR="00000000" w:rsidRPr="00000000">
        <w:rPr>
          <w:rtl w:val="0"/>
        </w:rPr>
        <w:t xml:space="preserve">=====================================================================</w:t>
      </w:r>
    </w:p>
    <w:p w:rsidR="00000000" w:rsidDel="00000000" w:rsidP="00000000" w:rsidRDefault="00000000" w:rsidRPr="00000000" w14:paraId="00001913">
      <w:pPr>
        <w:rPr/>
      </w:pPr>
      <w:r w:rsidDel="00000000" w:rsidR="00000000" w:rsidRPr="00000000">
        <w:rPr>
          <w:rtl w:val="0"/>
        </w:rPr>
        <w:t xml:space="preserve">======================================</w:t>
      </w:r>
    </w:p>
    <w:p w:rsidR="00000000" w:rsidDel="00000000" w:rsidP="00000000" w:rsidRDefault="00000000" w:rsidRPr="00000000" w14:paraId="00001914">
      <w:pPr>
        <w:rPr/>
      </w:pPr>
      <w:r w:rsidDel="00000000" w:rsidR="00000000" w:rsidRPr="00000000">
        <w:rPr>
          <w:rFonts w:ascii="Arial Unicode MS" w:cs="Arial Unicode MS" w:eastAsia="Arial Unicode MS" w:hAnsi="Arial Unicode MS"/>
          <w:rtl w:val="0"/>
        </w:rPr>
        <w:t xml:space="preserve">석화</w:t>
      </w:r>
    </w:p>
    <w:p w:rsidR="00000000" w:rsidDel="00000000" w:rsidP="00000000" w:rsidRDefault="00000000" w:rsidRPr="00000000" w14:paraId="00001915">
      <w:pPr>
        <w:rPr/>
      </w:pPr>
      <w:r w:rsidDel="00000000" w:rsidR="00000000" w:rsidRPr="00000000">
        <w:rPr>
          <w:rFonts w:ascii="Arial Unicode MS" w:cs="Arial Unicode MS" w:eastAsia="Arial Unicode MS" w:hAnsi="Arial Unicode MS"/>
          <w:rtl w:val="0"/>
        </w:rPr>
        <w:t xml:space="preserve">석화는 물질이 돌로 변하는 것을 말합니다.</w:t>
      </w:r>
    </w:p>
    <w:p w:rsidR="00000000" w:rsidDel="00000000" w:rsidP="00000000" w:rsidRDefault="00000000" w:rsidRPr="00000000" w14:paraId="00001916">
      <w:pPr>
        <w:rPr/>
      </w:pPr>
      <w:r w:rsidDel="00000000" w:rsidR="00000000" w:rsidRPr="00000000">
        <w:rPr>
          <w:rFonts w:ascii="Arial Unicode MS" w:cs="Arial Unicode MS" w:eastAsia="Arial Unicode MS" w:hAnsi="Arial Unicode MS"/>
          <w:rtl w:val="0"/>
        </w:rPr>
        <w:t xml:space="preserve">석화 상태의 캐릭터는 모든 동작과 유지하고 있던 동작(예: 방어)을 잃고, 기본 방어, 회피 방어, 통찰 방어를 잃으며, 반사 내성 굴림을 할 수 없고, 동시에 동작이 필요 없이 발동할 수 있는 능력도 시작할 수 없습니다.</w:t>
      </w:r>
    </w:p>
    <w:p w:rsidR="00000000" w:rsidDel="00000000" w:rsidP="00000000" w:rsidRDefault="00000000" w:rsidRPr="00000000" w14:paraId="00001917">
      <w:pPr>
        <w:rPr/>
      </w:pPr>
      <w:r w:rsidDel="00000000" w:rsidR="00000000" w:rsidRPr="00000000">
        <w:rPr>
          <w:rFonts w:ascii="Arial Unicode MS" w:cs="Arial Unicode MS" w:eastAsia="Arial Unicode MS" w:hAnsi="Arial Unicode MS"/>
          <w:rtl w:val="0"/>
        </w:rPr>
        <w:t xml:space="preserve">캐릭터의 체중은 5배가 되며 건강의 장갑 수치와 신체 계열 전설 특성치의 합만큼의 경도(최소 3)를 얻습니다.</w:t>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석화된 자는 죽은 것도 아니고 살아 있는 것도 아닙니다.</w:t>
      </w:r>
    </w:p>
    <w:p w:rsidR="00000000" w:rsidDel="00000000" w:rsidP="00000000" w:rsidRDefault="00000000" w:rsidRPr="00000000" w14:paraId="00001919">
      <w:pPr>
        <w:rPr/>
      </w:pPr>
      <w:r w:rsidDel="00000000" w:rsidR="00000000" w:rsidRPr="00000000">
        <w:rPr>
          <w:rFonts w:ascii="Arial Unicode MS" w:cs="Arial Unicode MS" w:eastAsia="Arial Unicode MS" w:hAnsi="Arial Unicode MS"/>
          <w:rtl w:val="0"/>
        </w:rPr>
        <w:t xml:space="preserve">그는 생물이 아닌 석제 물품으로 간주됩니다.</w:t>
      </w:r>
    </w:p>
    <w:p w:rsidR="00000000" w:rsidDel="00000000" w:rsidP="00000000" w:rsidRDefault="00000000" w:rsidRPr="00000000" w14:paraId="0000191A">
      <w:pPr>
        <w:rPr/>
      </w:pPr>
      <w:r w:rsidDel="00000000" w:rsidR="00000000" w:rsidRPr="00000000">
        <w:rPr>
          <w:rFonts w:ascii="Arial Unicode MS" w:cs="Arial Unicode MS" w:eastAsia="Arial Unicode MS" w:hAnsi="Arial Unicode MS"/>
          <w:rtl w:val="0"/>
        </w:rPr>
        <w:t xml:space="preserve">만약 석화된 자가 파괴되어 완전히 접합된 후 복원되면 불량한 후유증이 없지만, 그렇지 않으면 복원된 후 신체가 동등한 정도로 파괴된 것으로 간주됩니다.</w:t>
      </w:r>
    </w:p>
    <w:p w:rsidR="00000000" w:rsidDel="00000000" w:rsidP="00000000" w:rsidRDefault="00000000" w:rsidRPr="00000000" w14:paraId="0000191B">
      <w:pPr>
        <w:rPr/>
      </w:pPr>
      <w:r w:rsidDel="00000000" w:rsidR="00000000" w:rsidRPr="00000000">
        <w:rPr>
          <w:rtl w:val="0"/>
        </w:rPr>
        <w:t xml:space="preserve">=====================================================================</w:t>
      </w:r>
    </w:p>
    <w:p w:rsidR="00000000" w:rsidDel="00000000" w:rsidP="00000000" w:rsidRDefault="00000000" w:rsidRPr="00000000" w14:paraId="0000191C">
      <w:pPr>
        <w:rPr/>
      </w:pPr>
      <w:r w:rsidDel="00000000" w:rsidR="00000000" w:rsidRPr="00000000">
        <w:rPr>
          <w:rtl w:val="0"/>
        </w:rPr>
        <w:t xml:space="preserve">======================================</w:t>
      </w:r>
    </w:p>
    <w:p w:rsidR="00000000" w:rsidDel="00000000" w:rsidP="00000000" w:rsidRDefault="00000000" w:rsidRPr="00000000" w14:paraId="0000191D">
      <w:pPr>
        <w:rPr/>
      </w:pPr>
      <w:r w:rsidDel="00000000" w:rsidR="00000000" w:rsidRPr="00000000">
        <w:rPr>
          <w:rFonts w:ascii="Arial Unicode MS" w:cs="Arial Unicode MS" w:eastAsia="Arial Unicode MS" w:hAnsi="Arial Unicode MS"/>
          <w:rtl w:val="0"/>
        </w:rPr>
        <w:t xml:space="preserve">정신</w:t>
      </w:r>
    </w:p>
    <w:p w:rsidR="00000000" w:rsidDel="00000000" w:rsidP="00000000" w:rsidRDefault="00000000" w:rsidRPr="00000000" w14:paraId="0000191E">
      <w:pPr>
        <w:rPr/>
      </w:pPr>
      <w:r w:rsidDel="00000000" w:rsidR="00000000" w:rsidRPr="00000000">
        <w:rPr>
          <w:rFonts w:ascii="Arial Unicode MS" w:cs="Arial Unicode MS" w:eastAsia="Arial Unicode MS" w:hAnsi="Arial Unicode MS"/>
          <w:rtl w:val="0"/>
        </w:rPr>
        <w:t xml:space="preserve">정신은 신체가 뻣뻣해져 움직일 수 없는 상태를 말합니다.</w:t>
      </w:r>
    </w:p>
    <w:p w:rsidR="00000000" w:rsidDel="00000000" w:rsidP="00000000" w:rsidRDefault="00000000" w:rsidRPr="00000000" w14:paraId="0000191F">
      <w:pPr>
        <w:rPr/>
      </w:pPr>
      <w:r w:rsidDel="00000000" w:rsidR="00000000" w:rsidRPr="00000000">
        <w:rPr>
          <w:rFonts w:ascii="Arial Unicode MS" w:cs="Arial Unicode MS" w:eastAsia="Arial Unicode MS" w:hAnsi="Arial Unicode MS"/>
          <w:rtl w:val="0"/>
        </w:rPr>
        <w:t xml:space="preserve">정신 상태에서 캐릭터의 기본 속도는 0이 되어 이동할 수 없지만, 이는 캐릭터가 이동 동작을 잃는다는 것을 의미하지는 않습니다.</w:t>
      </w:r>
    </w:p>
    <w:p w:rsidR="00000000" w:rsidDel="00000000" w:rsidP="00000000" w:rsidRDefault="00000000" w:rsidRPr="00000000" w14:paraId="00001920">
      <w:pPr>
        <w:rPr/>
      </w:pPr>
      <w:r w:rsidDel="00000000" w:rsidR="00000000" w:rsidRPr="00000000">
        <w:rPr>
          <w:rFonts w:ascii="Arial Unicode MS" w:cs="Arial Unicode MS" w:eastAsia="Arial Unicode MS" w:hAnsi="Arial Unicode MS"/>
          <w:rtl w:val="0"/>
        </w:rPr>
        <w:t xml:space="preserve">정신 상태의 캐릭터는 공격에 직면했을 때 모든 방어 추가 성공을 사용할 수 없습니다.</w:t>
      </w:r>
    </w:p>
    <w:p w:rsidR="00000000" w:rsidDel="00000000" w:rsidP="00000000" w:rsidRDefault="00000000" w:rsidRPr="00000000" w14:paraId="00001921">
      <w:pPr>
        <w:rPr/>
      </w:pPr>
      <w:r w:rsidDel="00000000" w:rsidR="00000000" w:rsidRPr="00000000">
        <w:rPr>
          <w:rFonts w:ascii="Arial Unicode MS" w:cs="Arial Unicode MS" w:eastAsia="Arial Unicode MS" w:hAnsi="Arial Unicode MS"/>
          <w:rtl w:val="0"/>
        </w:rPr>
        <w:t xml:space="preserve">정신 상태의 캐릭터는 신체 계열 관련 판정(신체 계열 기능을 사용한 공격 포함)을 할 때 추가 성공을 사용할 수 없습니다.</w:t>
      </w:r>
    </w:p>
    <w:p w:rsidR="00000000" w:rsidDel="00000000" w:rsidP="00000000" w:rsidRDefault="00000000" w:rsidRPr="00000000" w14:paraId="00001922">
      <w:pPr>
        <w:rPr/>
      </w:pPr>
      <w:r w:rsidDel="00000000" w:rsidR="00000000" w:rsidRPr="00000000">
        <w:rPr>
          <w:rtl w:val="0"/>
        </w:rPr>
        <w:t xml:space="preserve">=====================================================================</w:t>
      </w:r>
    </w:p>
    <w:p w:rsidR="00000000" w:rsidDel="00000000" w:rsidP="00000000" w:rsidRDefault="00000000" w:rsidRPr="00000000" w14:paraId="00001923">
      <w:pPr>
        <w:rPr/>
      </w:pPr>
      <w:r w:rsidDel="00000000" w:rsidR="00000000" w:rsidRPr="00000000">
        <w:rPr>
          <w:rtl w:val="0"/>
        </w:rPr>
        <w:t xml:space="preserve">======================================</w:t>
      </w:r>
    </w:p>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혼수</w:t>
      </w:r>
    </w:p>
    <w:p w:rsidR="00000000" w:rsidDel="00000000" w:rsidP="00000000" w:rsidRDefault="00000000" w:rsidRPr="00000000" w14:paraId="00001925">
      <w:pPr>
        <w:rPr/>
      </w:pPr>
      <w:r w:rsidDel="00000000" w:rsidR="00000000" w:rsidRPr="00000000">
        <w:rPr>
          <w:rFonts w:ascii="Arial Unicode MS" w:cs="Arial Unicode MS" w:eastAsia="Arial Unicode MS" w:hAnsi="Arial Unicode MS"/>
          <w:rtl w:val="0"/>
        </w:rPr>
        <w:t xml:space="preserve">혼수는 캐릭터가 의식을 잃고 외부 세계에 대해 완전히 무관심해지는 상태를 말합니다.</w:t>
      </w:r>
    </w:p>
    <w:p w:rsidR="00000000" w:rsidDel="00000000" w:rsidP="00000000" w:rsidRDefault="00000000" w:rsidRPr="00000000" w14:paraId="00001926">
      <w:pPr>
        <w:rPr/>
      </w:pPr>
      <w:r w:rsidDel="00000000" w:rsidR="00000000" w:rsidRPr="00000000">
        <w:rPr>
          <w:rFonts w:ascii="Arial Unicode MS" w:cs="Arial Unicode MS" w:eastAsia="Arial Unicode MS" w:hAnsi="Arial Unicode MS"/>
          <w:rtl w:val="0"/>
        </w:rPr>
        <w:t xml:space="preserve">혼수 상태의 캐릭터는 모든 동작과 유지하고 있던 동작(예: 방어)을 잃고, 기본 방어, 회피 방어, 통찰 방어를 잃으며, 반사 내성 굴림을 할 수 없고, 동시에 동작이 필요 없이 발동할 수 있는 능력도 시작할 수 없습니다.</w:t>
      </w:r>
    </w:p>
    <w:p w:rsidR="00000000" w:rsidDel="00000000" w:rsidP="00000000" w:rsidRDefault="00000000" w:rsidRPr="00000000" w14:paraId="00001927">
      <w:pPr>
        <w:rPr/>
      </w:pPr>
      <w:r w:rsidDel="00000000" w:rsidR="00000000" w:rsidRPr="00000000">
        <w:rPr>
          <w:rFonts w:ascii="Arial Unicode MS" w:cs="Arial Unicode MS" w:eastAsia="Arial Unicode MS" w:hAnsi="Arial Unicode MS"/>
          <w:rtl w:val="0"/>
        </w:rPr>
        <w:t xml:space="preserve">양손으로 쥐고 있던 물건은 바로 떨어뜨립니다.</w:t>
      </w:r>
    </w:p>
    <w:p w:rsidR="00000000" w:rsidDel="00000000" w:rsidP="00000000" w:rsidRDefault="00000000" w:rsidRPr="00000000" w14:paraId="00001928">
      <w:pPr>
        <w:rPr/>
      </w:pPr>
      <w:r w:rsidDel="00000000" w:rsidR="00000000" w:rsidRPr="00000000">
        <w:rPr>
          <w:rFonts w:ascii="Arial Unicode MS" w:cs="Arial Unicode MS" w:eastAsia="Arial Unicode MS" w:hAnsi="Arial Unicode MS"/>
          <w:rtl w:val="0"/>
        </w:rPr>
        <w:t xml:space="preserve">캐릭터는 혼수 상태의 목표에 대해 치명적 공격을 할 수 있습니다.</w:t>
      </w:r>
    </w:p>
    <w:p w:rsidR="00000000" w:rsidDel="00000000" w:rsidP="00000000" w:rsidRDefault="00000000" w:rsidRPr="00000000" w14:paraId="00001929">
      <w:pPr>
        <w:rPr/>
      </w:pPr>
      <w:r w:rsidDel="00000000" w:rsidR="00000000" w:rsidRPr="00000000">
        <w:rPr>
          <w:rtl w:val="0"/>
        </w:rPr>
        <w:t xml:space="preserve">=====================================================================</w:t>
      </w:r>
    </w:p>
    <w:p w:rsidR="00000000" w:rsidDel="00000000" w:rsidP="00000000" w:rsidRDefault="00000000" w:rsidRPr="00000000" w14:paraId="0000192A">
      <w:pPr>
        <w:rPr/>
      </w:pPr>
      <w:r w:rsidDel="00000000" w:rsidR="00000000" w:rsidRPr="00000000">
        <w:rPr>
          <w:rtl w:val="0"/>
        </w:rPr>
        <w:t xml:space="preserve">======================================</w:t>
      </w:r>
    </w:p>
    <w:p w:rsidR="00000000" w:rsidDel="00000000" w:rsidP="00000000" w:rsidRDefault="00000000" w:rsidRPr="00000000" w14:paraId="0000192B">
      <w:pPr>
        <w:rPr/>
      </w:pPr>
      <w:r w:rsidDel="00000000" w:rsidR="00000000" w:rsidRPr="00000000">
        <w:rPr>
          <w:rFonts w:ascii="Arial Unicode MS" w:cs="Arial Unicode MS" w:eastAsia="Arial Unicode MS" w:hAnsi="Arial Unicode MS"/>
          <w:rtl w:val="0"/>
        </w:rPr>
        <w:t xml:space="preserve">사랑에 빠짐</w:t>
      </w:r>
    </w:p>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사랑에 빠진 상태는 캐릭터가 특정 목표에 빠져 그의 명령에 복종하는 것을 말합니다.</w:t>
      </w:r>
    </w:p>
    <w:p w:rsidR="00000000" w:rsidDel="00000000" w:rsidP="00000000" w:rsidRDefault="00000000" w:rsidRPr="00000000" w14:paraId="0000192D">
      <w:pPr>
        <w:rPr/>
      </w:pPr>
      <w:r w:rsidDel="00000000" w:rsidR="00000000" w:rsidRPr="00000000">
        <w:rPr>
          <w:rFonts w:ascii="Arial Unicode MS" w:cs="Arial Unicode MS" w:eastAsia="Arial Unicode MS" w:hAnsi="Arial Unicode MS"/>
          <w:rtl w:val="0"/>
        </w:rPr>
        <w:t xml:space="preserve">사랑에 빠진 상태의 캐릭터에게는 그를 빠지게 만든 목표가 있습니다.</w:t>
      </w:r>
    </w:p>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캐릭터는 자신이 빠진 목표에 복종하기를 원하며, 죽음을 초래하거나 자신에게 피해를 주거나 자신의 이익을 위협하거나 자신의 도덕관에 완전히 위배되는 명령을 제외하고는 사랑에 빠진 상태의 캐릭터는 일부 간단한 명령을 받아들일 것입니다.</w:t>
      </w:r>
    </w:p>
    <w:p w:rsidR="00000000" w:rsidDel="00000000" w:rsidP="00000000" w:rsidRDefault="00000000" w:rsidRPr="00000000" w14:paraId="0000192F">
      <w:pPr>
        <w:rPr/>
      </w:pPr>
      <w:r w:rsidDel="00000000" w:rsidR="00000000" w:rsidRPr="00000000">
        <w:rPr>
          <w:rFonts w:ascii="Arial Unicode MS" w:cs="Arial Unicode MS" w:eastAsia="Arial Unicode MS" w:hAnsi="Arial Unicode MS"/>
          <w:rtl w:val="0"/>
        </w:rPr>
        <w:t xml:space="preserve">명령을 실행한 후 그는 자신의 의지에 따라 정상적으로 행동할 것이며, 어쨌든 사랑에 빠진 생물은 자신이 빠진 목표를 능동적으로 공격하지 않을 것이고, 범위 피해도 자신이 빠진 목표를 피할 것입니다.</w:t>
      </w:r>
    </w:p>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다음은 일부 간단한 명령입니다:</w:t>
      </w:r>
    </w:p>
    <w:p w:rsidR="00000000" w:rsidDel="00000000" w:rsidP="00000000" w:rsidRDefault="00000000" w:rsidRPr="00000000" w14:paraId="00001931">
      <w:pPr>
        <w:rPr/>
      </w:pPr>
      <w:r w:rsidDel="00000000" w:rsidR="00000000" w:rsidRPr="00000000">
        <w:rPr>
          <w:rFonts w:ascii="Arial Unicode MS" w:cs="Arial Unicode MS" w:eastAsia="Arial Unicode MS" w:hAnsi="Arial Unicode MS"/>
          <w:rtl w:val="0"/>
        </w:rPr>
        <w:t xml:space="preserve">오너라: 목표는 자신의 라운드에 반드시 이동 동작으로 이동해야 하며, 가장 짧고 직접적인 경로로 당신에게 다가옵니다.</w:t>
      </w:r>
    </w:p>
    <w:p w:rsidR="00000000" w:rsidDel="00000000" w:rsidP="00000000" w:rsidRDefault="00000000" w:rsidRPr="00000000" w14:paraId="00001932">
      <w:pPr>
        <w:rPr/>
      </w:pPr>
      <w:r w:rsidDel="00000000" w:rsidR="00000000" w:rsidRPr="00000000">
        <w:rPr>
          <w:rFonts w:ascii="Arial Unicode MS" w:cs="Arial Unicode MS" w:eastAsia="Arial Unicode MS" w:hAnsi="Arial Unicode MS"/>
          <w:rtl w:val="0"/>
        </w:rPr>
        <w:t xml:space="preserve">내려놓아라: 목표는 자신의 라운드 시작 시 즉시 손에 쥐고 있던 물건을 내려놓고 다시 주워 들지 않습니다.</w:t>
      </w:r>
    </w:p>
    <w:p w:rsidR="00000000" w:rsidDel="00000000" w:rsidP="00000000" w:rsidRDefault="00000000" w:rsidRPr="00000000" w14:paraId="00001933">
      <w:pPr>
        <w:rPr/>
      </w:pPr>
      <w:r w:rsidDel="00000000" w:rsidR="00000000" w:rsidRPr="00000000">
        <w:rPr>
          <w:rFonts w:ascii="Arial Unicode MS" w:cs="Arial Unicode MS" w:eastAsia="Arial Unicode MS" w:hAnsi="Arial Unicode MS"/>
          <w:rtl w:val="0"/>
        </w:rPr>
        <w:t xml:space="preserve">가라: 목표는 자신의 라운드에 반드시 이동 동작으로 이동해야 하며, 가장 빠르고 효과적인 방식으로 당신에게서 멀어집니다.</w:t>
      </w:r>
    </w:p>
    <w:p w:rsidR="00000000" w:rsidDel="00000000" w:rsidP="00000000" w:rsidRDefault="00000000" w:rsidRPr="00000000" w14:paraId="00001934">
      <w:pPr>
        <w:rPr/>
      </w:pPr>
      <w:r w:rsidDel="00000000" w:rsidR="00000000" w:rsidRPr="00000000">
        <w:rPr>
          <w:rFonts w:ascii="Arial Unicode MS" w:cs="Arial Unicode MS" w:eastAsia="Arial Unicode MS" w:hAnsi="Arial Unicode MS"/>
          <w:rtl w:val="0"/>
        </w:rPr>
        <w:t xml:space="preserve">엎드려라: 목표는 자신의 라운드 시작 시 반드시 쓰러져 자신의 회합을 끝냅니다.</w:t>
      </w:r>
    </w:p>
    <w:p w:rsidR="00000000" w:rsidDel="00000000" w:rsidP="00000000" w:rsidRDefault="00000000" w:rsidRPr="00000000" w14:paraId="00001935">
      <w:pPr>
        <w:rPr/>
      </w:pPr>
      <w:r w:rsidDel="00000000" w:rsidR="00000000" w:rsidRPr="00000000">
        <w:rPr>
          <w:rFonts w:ascii="Arial Unicode MS" w:cs="Arial Unicode MS" w:eastAsia="Arial Unicode MS" w:hAnsi="Arial Unicode MS"/>
          <w:rtl w:val="0"/>
        </w:rPr>
        <w:t xml:space="preserve">제자리에 서라: 목표는 이번 라운드에 어떤 이동도 하지 않습니다.</w:t>
      </w:r>
    </w:p>
    <w:p w:rsidR="00000000" w:rsidDel="00000000" w:rsidP="00000000" w:rsidRDefault="00000000" w:rsidRPr="00000000" w14:paraId="00001936">
      <w:pPr>
        <w:rPr/>
      </w:pPr>
      <w:r w:rsidDel="00000000" w:rsidR="00000000" w:rsidRPr="00000000">
        <w:rPr>
          <w:rFonts w:ascii="Arial Unicode MS" w:cs="Arial Unicode MS" w:eastAsia="Arial Unicode MS" w:hAnsi="Arial Unicode MS"/>
          <w:rtl w:val="0"/>
        </w:rPr>
        <w:t xml:space="preserve">이는 목표의 다른 동작에 영향을 주지 않습니다.</w:t>
      </w:r>
    </w:p>
    <w:p w:rsidR="00000000" w:rsidDel="00000000" w:rsidP="00000000" w:rsidRDefault="00000000" w:rsidRPr="00000000" w14:paraId="00001937">
      <w:pPr>
        <w:rPr/>
      </w:pPr>
      <w:r w:rsidDel="00000000" w:rsidR="00000000" w:rsidRPr="00000000">
        <w:rPr>
          <w:rtl w:val="0"/>
        </w:rPr>
        <w:t xml:space="preserve">=====================================================================</w:t>
      </w:r>
    </w:p>
    <w:p w:rsidR="00000000" w:rsidDel="00000000" w:rsidP="00000000" w:rsidRDefault="00000000" w:rsidRPr="00000000" w14:paraId="00001938">
      <w:pPr>
        <w:rPr/>
      </w:pPr>
      <w:r w:rsidDel="00000000" w:rsidR="00000000" w:rsidRPr="00000000">
        <w:rPr>
          <w:rtl w:val="0"/>
        </w:rPr>
        <w:t xml:space="preserve">======================================</w:t>
      </w:r>
    </w:p>
    <w:p w:rsidR="00000000" w:rsidDel="00000000" w:rsidP="00000000" w:rsidRDefault="00000000" w:rsidRPr="00000000" w14:paraId="00001939">
      <w:pPr>
        <w:rPr/>
      </w:pPr>
      <w:r w:rsidDel="00000000" w:rsidR="00000000" w:rsidRPr="00000000">
        <w:rPr>
          <w:rFonts w:ascii="Arial Unicode MS" w:cs="Arial Unicode MS" w:eastAsia="Arial Unicode MS" w:hAnsi="Arial Unicode MS"/>
          <w:rtl w:val="0"/>
        </w:rPr>
        <w:t xml:space="preserve">염세</w:t>
      </w:r>
    </w:p>
    <w:p w:rsidR="00000000" w:rsidDel="00000000" w:rsidP="00000000" w:rsidRDefault="00000000" w:rsidRPr="00000000" w14:paraId="0000193A">
      <w:pPr>
        <w:rPr/>
      </w:pPr>
      <w:r w:rsidDel="00000000" w:rsidR="00000000" w:rsidRPr="00000000">
        <w:rPr>
          <w:rFonts w:ascii="Arial Unicode MS" w:cs="Arial Unicode MS" w:eastAsia="Arial Unicode MS" w:hAnsi="Arial Unicode MS"/>
          <w:rtl w:val="0"/>
        </w:rPr>
        <w:t xml:space="preserve">염세적인 캐릭터는 자신의 존재와 세계의 의미에 대해 의문을 품고 의욕을 낼 수 없습니다.</w:t>
      </w:r>
    </w:p>
    <w:p w:rsidR="00000000" w:rsidDel="00000000" w:rsidP="00000000" w:rsidRDefault="00000000" w:rsidRPr="00000000" w14:paraId="0000193B">
      <w:pPr>
        <w:rPr/>
      </w:pPr>
      <w:r w:rsidDel="00000000" w:rsidR="00000000" w:rsidRPr="00000000">
        <w:rPr>
          <w:rFonts w:ascii="Arial Unicode MS" w:cs="Arial Unicode MS" w:eastAsia="Arial Unicode MS" w:hAnsi="Arial Unicode MS"/>
          <w:rtl w:val="0"/>
        </w:rPr>
        <w:t xml:space="preserve">염세자는 상황을 좋아지게 하거나 나빠지게 하는 어떤 일도 하고 싶어 하지 않습니다.</w:t>
      </w:r>
    </w:p>
    <w:p w:rsidR="00000000" w:rsidDel="00000000" w:rsidP="00000000" w:rsidRDefault="00000000" w:rsidRPr="00000000" w14:paraId="0000193C">
      <w:pPr>
        <w:rPr/>
      </w:pPr>
      <w:r w:rsidDel="00000000" w:rsidR="00000000" w:rsidRPr="00000000">
        <w:rPr>
          <w:rFonts w:ascii="Arial Unicode MS" w:cs="Arial Unicode MS" w:eastAsia="Arial Unicode MS" w:hAnsi="Arial Unicode MS"/>
          <w:rtl w:val="0"/>
        </w:rPr>
        <w:t xml:space="preserve">염세자가 능동적으로 하는 모든 판정은 추가 성공을 사용할 수 없습니다.</w:t>
      </w:r>
    </w:p>
    <w:p w:rsidR="00000000" w:rsidDel="00000000" w:rsidP="00000000" w:rsidRDefault="00000000" w:rsidRPr="00000000" w14:paraId="0000193D">
      <w:pPr>
        <w:rPr/>
      </w:pPr>
      <w:r w:rsidDel="00000000" w:rsidR="00000000" w:rsidRPr="00000000">
        <w:rPr>
          <w:rFonts w:ascii="Arial Unicode MS" w:cs="Arial Unicode MS" w:eastAsia="Arial Unicode MS" w:hAnsi="Arial Unicode MS"/>
          <w:rtl w:val="0"/>
        </w:rPr>
        <w:t xml:space="preserve">대항 판정, 방어 등 수동적인 행위는 여전히 추가 성공을 사용할 수 있습니다.</w:t>
      </w:r>
    </w:p>
    <w:p w:rsidR="00000000" w:rsidDel="00000000" w:rsidP="00000000" w:rsidRDefault="00000000" w:rsidRPr="00000000" w14:paraId="0000193E">
      <w:pPr>
        <w:rPr/>
      </w:pPr>
      <w:r w:rsidDel="00000000" w:rsidR="00000000" w:rsidRPr="00000000">
        <w:rPr>
          <w:rtl w:val="0"/>
        </w:rPr>
        <w:t xml:space="preserve">=====================================================================</w:t>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Fonts w:ascii="Arial Unicode MS" w:cs="Arial Unicode MS" w:eastAsia="Arial Unicode MS" w:hAnsi="Arial Unicode MS"/>
          <w:rtl w:val="0"/>
        </w:rPr>
        <w:t xml:space="preserve">흥분</w:t>
      </w:r>
    </w:p>
    <w:p w:rsidR="00000000" w:rsidDel="00000000" w:rsidP="00000000" w:rsidRDefault="00000000" w:rsidRPr="00000000" w14:paraId="00001941">
      <w:pPr>
        <w:rPr/>
      </w:pPr>
      <w:r w:rsidDel="00000000" w:rsidR="00000000" w:rsidRPr="00000000">
        <w:rPr>
          <w:rFonts w:ascii="Arial Unicode MS" w:cs="Arial Unicode MS" w:eastAsia="Arial Unicode MS" w:hAnsi="Arial Unicode MS"/>
          <w:rtl w:val="0"/>
        </w:rPr>
        <w:t xml:space="preserve">흥분한 캐릭터는 자제할 수 없는 들뜬 상태와 충동에 빠집니다.</w:t>
      </w:r>
    </w:p>
    <w:p w:rsidR="00000000" w:rsidDel="00000000" w:rsidP="00000000" w:rsidRDefault="00000000" w:rsidRPr="00000000" w14:paraId="00001942">
      <w:pPr>
        <w:rPr/>
      </w:pPr>
      <w:r w:rsidDel="00000000" w:rsidR="00000000" w:rsidRPr="00000000">
        <w:rPr>
          <w:rFonts w:ascii="Arial Unicode MS" w:cs="Arial Unicode MS" w:eastAsia="Arial Unicode MS" w:hAnsi="Arial Unicode MS"/>
          <w:rtl w:val="0"/>
        </w:rPr>
        <w:t xml:space="preserve">흥분자는 가만히 있을 수 없습니다. 그는 어떤 장소에 머물러 마음을 가라앉히는 데 필요한 어떤 동작도 할 수 없습니다.</w:t>
      </w:r>
    </w:p>
    <w:p w:rsidR="00000000" w:rsidDel="00000000" w:rsidP="00000000" w:rsidRDefault="00000000" w:rsidRPr="00000000" w14:paraId="00001943">
      <w:pPr>
        <w:rPr/>
      </w:pPr>
      <w:r w:rsidDel="00000000" w:rsidR="00000000" w:rsidRPr="00000000">
        <w:rPr>
          <w:rFonts w:ascii="Arial Unicode MS" w:cs="Arial Unicode MS" w:eastAsia="Arial Unicode MS" w:hAnsi="Arial Unicode MS"/>
          <w:rtl w:val="0"/>
        </w:rPr>
        <w:t xml:space="preserve">흥분자는 장기 휴식이나 단기 휴식을 할 때 의지력을 회복할 수 없으며, 주기적 행위를 할 수 없습니다.</w:t>
      </w:r>
    </w:p>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흥분자는 방어에서 추가 성공을 사용할 수 없습니다.</w:t>
      </w:r>
    </w:p>
    <w:p w:rsidR="00000000" w:rsidDel="00000000" w:rsidP="00000000" w:rsidRDefault="00000000" w:rsidRPr="00000000" w14:paraId="00001945">
      <w:pPr>
        <w:rPr/>
      </w:pPr>
      <w:r w:rsidDel="00000000" w:rsidR="00000000" w:rsidRPr="00000000">
        <w:rPr>
          <w:rtl w:val="0"/>
        </w:rPr>
        <w:t xml:space="preserve">=====================================================================</w:t>
      </w:r>
    </w:p>
    <w:p w:rsidR="00000000" w:rsidDel="00000000" w:rsidP="00000000" w:rsidRDefault="00000000" w:rsidRPr="00000000" w14:paraId="00001946">
      <w:pPr>
        <w:rPr/>
      </w:pPr>
      <w:r w:rsidDel="00000000" w:rsidR="00000000" w:rsidRPr="00000000">
        <w:rPr>
          <w:rtl w:val="0"/>
        </w:rPr>
        <w:t xml:space="preserve">======================================</w:t>
      </w:r>
    </w:p>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공포</w:t>
      </w:r>
    </w:p>
    <w:p w:rsidR="00000000" w:rsidDel="00000000" w:rsidP="00000000" w:rsidRDefault="00000000" w:rsidRPr="00000000" w14:paraId="00001948">
      <w:pPr>
        <w:rPr/>
      </w:pPr>
      <w:r w:rsidDel="00000000" w:rsidR="00000000" w:rsidRPr="00000000">
        <w:rPr>
          <w:rFonts w:ascii="Arial Unicode MS" w:cs="Arial Unicode MS" w:eastAsia="Arial Unicode MS" w:hAnsi="Arial Unicode MS"/>
          <w:rtl w:val="0"/>
        </w:rPr>
        <w:t xml:space="preserve">공포에 빠진 캐릭터는 그에게 공포심을 일으키는 단위를 최대한 회피할 것입니다.</w:t>
      </w:r>
    </w:p>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공포에 빠진 캐릭터는 자신에게 공포심을 일으키는 대상으로부터 최대한 도망칠 것이며, 그 대상을 더 이상 느끼지 못할 때까지 최선을 다해 가장 효과적인 이동 수단을 동원할 것입니다.</w:t>
      </w:r>
    </w:p>
    <w:p w:rsidR="00000000" w:rsidDel="00000000" w:rsidP="00000000" w:rsidRDefault="00000000" w:rsidRPr="00000000" w14:paraId="0000194A">
      <w:pPr>
        <w:rPr/>
      </w:pPr>
      <w:r w:rsidDel="00000000" w:rsidR="00000000" w:rsidRPr="00000000">
        <w:rPr>
          <w:rFonts w:ascii="Arial Unicode MS" w:cs="Arial Unicode MS" w:eastAsia="Arial Unicode MS" w:hAnsi="Arial Unicode MS"/>
          <w:rtl w:val="0"/>
        </w:rPr>
        <w:t xml:space="preserve">중도 불량 상태: 공포 상태에 빠집니다.</w:t>
      </w:r>
    </w:p>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파멸적 결과: 영구적 정신병을 얻습니다. "정신 이상" 규칙을 참조하세요.</w:t>
      </w:r>
    </w:p>
    <w:p w:rsidR="00000000" w:rsidDel="00000000" w:rsidP="00000000" w:rsidRDefault="00000000" w:rsidRPr="00000000" w14:paraId="0000194C">
      <w:pPr>
        <w:rPr/>
      </w:pPr>
      <w:r w:rsidDel="00000000" w:rsidR="00000000" w:rsidRPr="00000000">
        <w:rPr>
          <w:rtl w:val="0"/>
        </w:rPr>
        <w:t xml:space="preserve">=====================================================================</w:t>
      </w:r>
    </w:p>
    <w:p w:rsidR="00000000" w:rsidDel="00000000" w:rsidP="00000000" w:rsidRDefault="00000000" w:rsidRPr="00000000" w14:paraId="0000194D">
      <w:pPr>
        <w:rPr/>
      </w:pPr>
      <w:r w:rsidDel="00000000" w:rsidR="00000000" w:rsidRPr="00000000">
        <w:rPr>
          <w:rtl w:val="0"/>
        </w:rPr>
        <w:t xml:space="preserve">======================================</w:t>
      </w:r>
    </w:p>
    <w:p w:rsidR="00000000" w:rsidDel="00000000" w:rsidP="00000000" w:rsidRDefault="00000000" w:rsidRPr="00000000" w14:paraId="0000194E">
      <w:pPr>
        <w:rPr/>
      </w:pPr>
      <w:r w:rsidDel="00000000" w:rsidR="00000000" w:rsidRPr="00000000">
        <w:rPr>
          <w:rFonts w:ascii="Arial Unicode MS" w:cs="Arial Unicode MS" w:eastAsia="Arial Unicode MS" w:hAnsi="Arial Unicode MS"/>
          <w:rtl w:val="0"/>
        </w:rPr>
        <w:t xml:space="preserve">졸음 점수</w:t>
      </w:r>
    </w:p>
    <w:p w:rsidR="00000000" w:rsidDel="00000000" w:rsidP="00000000" w:rsidRDefault="00000000" w:rsidRPr="00000000" w14:paraId="0000194F">
      <w:pPr>
        <w:rPr/>
      </w:pPr>
      <w:r w:rsidDel="00000000" w:rsidR="00000000" w:rsidRPr="00000000">
        <w:rPr>
          <w:rFonts w:ascii="Arial Unicode MS" w:cs="Arial Unicode MS" w:eastAsia="Arial Unicode MS" w:hAnsi="Arial Unicode MS"/>
          <w:rtl w:val="0"/>
        </w:rPr>
        <w:t xml:space="preserve">핵심 저항 속성: 결심, 침착</w:t>
      </w:r>
    </w:p>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졸음 상태는 캐릭터를 졸리게 만듭니다. </w:t>
      </w:r>
    </w:p>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특별한 설명이 없다면 졸음 점수는 의지로 면제합니다.</w:t>
      </w:r>
    </w:p>
    <w:p w:rsidR="00000000" w:rsidDel="00000000" w:rsidP="00000000" w:rsidRDefault="00000000" w:rsidRPr="00000000" w14:paraId="00001952">
      <w:pPr>
        <w:rPr/>
      </w:pPr>
      <w:r w:rsidDel="00000000" w:rsidR="00000000" w:rsidRPr="00000000">
        <w:rPr>
          <w:rFonts w:ascii="Arial Unicode MS" w:cs="Arial Unicode MS" w:eastAsia="Arial Unicode MS" w:hAnsi="Arial Unicode MS"/>
          <w:rtl w:val="0"/>
        </w:rPr>
        <w:t xml:space="preserve">경도 불량 상태: 각 졸음 점수마다 생물의 공격 판정, 시전 판정, 정신 판정에 2DP 무명 감소를 받습니다.</w:t>
      </w:r>
    </w:p>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중도 불량 상태: 캐릭터는 수면 상태에 빠집니다.</w:t>
      </w:r>
    </w:p>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rtl w:val="0"/>
        </w:rPr>
        <w:t xml:space="preserve">파멸적 결과: 없습니다.</w:t>
      </w:r>
    </w:p>
    <w:p w:rsidR="00000000" w:rsidDel="00000000" w:rsidP="00000000" w:rsidRDefault="00000000" w:rsidRPr="00000000" w14:paraId="00001955">
      <w:pPr>
        <w:rPr/>
      </w:pPr>
      <w:r w:rsidDel="00000000" w:rsidR="00000000" w:rsidRPr="00000000">
        <w:rPr>
          <w:rtl w:val="0"/>
        </w:rPr>
        <w:t xml:space="preserve">=====================================================================</w:t>
      </w:r>
    </w:p>
    <w:p w:rsidR="00000000" w:rsidDel="00000000" w:rsidP="00000000" w:rsidRDefault="00000000" w:rsidRPr="00000000" w14:paraId="00001956">
      <w:pPr>
        <w:rPr/>
      </w:pPr>
      <w:r w:rsidDel="00000000" w:rsidR="00000000" w:rsidRPr="00000000">
        <w:rPr>
          <w:rtl w:val="0"/>
        </w:rPr>
        <w:t xml:space="preserve">======================================</w:t>
      </w:r>
    </w:p>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사지 방해 점수</w:t>
      </w:r>
    </w:p>
    <w:p w:rsidR="00000000" w:rsidDel="00000000" w:rsidP="00000000" w:rsidRDefault="00000000" w:rsidRPr="00000000" w14:paraId="00001958">
      <w:pPr>
        <w:rPr/>
      </w:pPr>
      <w:r w:rsidDel="00000000" w:rsidR="00000000" w:rsidRPr="00000000">
        <w:rPr>
          <w:rFonts w:ascii="Arial Unicode MS" w:cs="Arial Unicode MS" w:eastAsia="Arial Unicode MS" w:hAnsi="Arial Unicode MS"/>
          <w:rtl w:val="0"/>
        </w:rPr>
        <w:t xml:space="preserve">핵심 저항 속성: 근력, 민첩, 건강</w:t>
      </w:r>
    </w:p>
    <w:p w:rsidR="00000000" w:rsidDel="00000000" w:rsidP="00000000" w:rsidRDefault="00000000" w:rsidRPr="00000000" w14:paraId="00001959">
      <w:pPr>
        <w:rPr/>
      </w:pPr>
      <w:r w:rsidDel="00000000" w:rsidR="00000000" w:rsidRPr="00000000">
        <w:rPr>
          <w:rFonts w:ascii="Arial Unicode MS" w:cs="Arial Unicode MS" w:eastAsia="Arial Unicode MS" w:hAnsi="Arial Unicode MS"/>
          <w:rtl w:val="0"/>
        </w:rPr>
        <w:t xml:space="preserve">사지 방해는 어떤 사지가 부정적 작용을 받아 사용하기 어려운 효과로, 힘줄이 끊어졌거나 중독되었거나 전류의 영향을 받아 신경이 손상된 경우일 수 있습니다.</w:t>
      </w:r>
    </w:p>
    <w:p w:rsidR="00000000" w:rsidDel="00000000" w:rsidP="00000000" w:rsidRDefault="00000000" w:rsidRPr="00000000" w14:paraId="0000195A">
      <w:pPr>
        <w:rPr/>
      </w:pPr>
      <w:r w:rsidDel="00000000" w:rsidR="00000000" w:rsidRPr="00000000">
        <w:rPr>
          <w:rFonts w:ascii="Arial Unicode MS" w:cs="Arial Unicode MS" w:eastAsia="Arial Unicode MS" w:hAnsi="Arial Unicode MS"/>
          <w:rtl w:val="0"/>
        </w:rPr>
        <w:t xml:space="preserve">특별한 설명이 없다면 사지 방해 점수는 강인으로 면제합니다.</w:t>
      </w:r>
    </w:p>
    <w:p w:rsidR="00000000" w:rsidDel="00000000" w:rsidP="00000000" w:rsidRDefault="00000000" w:rsidRPr="00000000" w14:paraId="0000195B">
      <w:pPr>
        <w:rPr/>
      </w:pPr>
      <w:r w:rsidDel="00000000" w:rsidR="00000000" w:rsidRPr="00000000">
        <w:rPr>
          <w:rFonts w:ascii="Arial Unicode MS" w:cs="Arial Unicode MS" w:eastAsia="Arial Unicode MS" w:hAnsi="Arial Unicode MS"/>
          <w:rtl w:val="0"/>
        </w:rPr>
        <w:t xml:space="preserve">사지 방해의 핵심 저항 속성은 3개이므로 중도 불량 상태의 등급을 계산할 때 원래 두 개 중 높은 것을 취하는 것이 세 개 중 높은 것을 취하는 것으로 바뀝니다. 파멸적 결과를 계산할 때는 세 개를 더한 것의 두 배가 됩니다.</w:t>
      </w:r>
    </w:p>
    <w:p w:rsidR="00000000" w:rsidDel="00000000" w:rsidP="00000000" w:rsidRDefault="00000000" w:rsidRPr="00000000" w14:paraId="0000195C">
      <w:pPr>
        <w:rPr/>
      </w:pPr>
      <w:r w:rsidDel="00000000" w:rsidR="00000000" w:rsidRPr="00000000">
        <w:rPr>
          <w:rFonts w:ascii="Arial Unicode MS" w:cs="Arial Unicode MS" w:eastAsia="Arial Unicode MS" w:hAnsi="Arial Unicode MS"/>
          <w:rtl w:val="0"/>
        </w:rPr>
        <w:t xml:space="preserve">일반적으로 사지 방해 점수는 해당 사지에 영향을 미칩니다.</w:t>
      </w:r>
    </w:p>
    <w:p w:rsidR="00000000" w:rsidDel="00000000" w:rsidP="00000000" w:rsidRDefault="00000000" w:rsidRPr="00000000" w14:paraId="0000195D">
      <w:pPr>
        <w:rPr/>
      </w:pPr>
      <w:r w:rsidDel="00000000" w:rsidR="00000000" w:rsidRPr="00000000">
        <w:rPr>
          <w:rFonts w:ascii="Arial Unicode MS" w:cs="Arial Unicode MS" w:eastAsia="Arial Unicode MS" w:hAnsi="Arial Unicode MS"/>
          <w:rtl w:val="0"/>
        </w:rPr>
        <w:t xml:space="preserve">경도 불량 상태: 각 사지 방해마다 해당 사지를 주로 사용하는 근력 관련 판정, 민첩 관련 판정, 수공예 관련 판정, "자세"가 필요한 관련 능력 시전 판정(예: 시전)에 1DP 무명 감소를 받습니다.</w:t>
      </w:r>
    </w:p>
    <w:p w:rsidR="00000000" w:rsidDel="00000000" w:rsidP="00000000" w:rsidRDefault="00000000" w:rsidRPr="00000000" w14:paraId="0000195E">
      <w:pPr>
        <w:rPr/>
      </w:pPr>
      <w:r w:rsidDel="00000000" w:rsidR="00000000" w:rsidRPr="00000000">
        <w:rPr>
          <w:rFonts w:ascii="Arial Unicode MS" w:cs="Arial Unicode MS" w:eastAsia="Arial Unicode MS" w:hAnsi="Arial Unicode MS"/>
          <w:rtl w:val="0"/>
        </w:rPr>
        <w:t xml:space="preserve">ST는 어떤 생물의 사지 방해나 사지 장애가 이동에 영향을 주지 않는다고 판단할 수 있습니다. 예를 들어 지네가 다리 하나를 잃어도 속도에 영향을 주지 않습니다. 게임 참여자 사이에 영향을 받는 생물이 이동에 사용하는 사지 수에 대해 이견이 있다면(예: 문어) ST의 판단을 따릅니다.</w:t>
      </w:r>
    </w:p>
    <w:p w:rsidR="00000000" w:rsidDel="00000000" w:rsidP="00000000" w:rsidRDefault="00000000" w:rsidRPr="00000000" w14:paraId="0000195F">
      <w:pPr>
        <w:rPr/>
      </w:pPr>
      <w:r w:rsidDel="00000000" w:rsidR="00000000" w:rsidRPr="00000000">
        <w:rPr>
          <w:rFonts w:ascii="Arial Unicode MS" w:cs="Arial Unicode MS" w:eastAsia="Arial Unicode MS" w:hAnsi="Arial Unicode MS"/>
          <w:rtl w:val="0"/>
        </w:rPr>
        <w:t xml:space="preserve">중도 불량 상태: 사지 장애 상태에 빠지며 해당 사지를 일시적으로 사용할 수 없습니다.</w:t>
      </w:r>
    </w:p>
    <w:p w:rsidR="00000000" w:rsidDel="00000000" w:rsidP="00000000" w:rsidRDefault="00000000" w:rsidRPr="00000000" w14:paraId="00001960">
      <w:pPr>
        <w:rPr/>
      </w:pPr>
      <w:r w:rsidDel="00000000" w:rsidR="00000000" w:rsidRPr="00000000">
        <w:rPr>
          <w:rFonts w:ascii="Arial Unicode MS" w:cs="Arial Unicode MS" w:eastAsia="Arial Unicode MS" w:hAnsi="Arial Unicode MS"/>
          <w:rtl w:val="0"/>
        </w:rPr>
        <w:t xml:space="preserve">파멸적 결과: 캐릭터는 해당 사지를 영원히 잃거나 해당 사지를 사용하는 능력을 영원히 잃으며, 영구적으로 사지 장애 상태에 빠집니다.</w:t>
      </w:r>
    </w:p>
    <w:p w:rsidR="00000000" w:rsidDel="00000000" w:rsidP="00000000" w:rsidRDefault="00000000" w:rsidRPr="00000000" w14:paraId="00001961">
      <w:pPr>
        <w:rPr/>
      </w:pPr>
      <w:r w:rsidDel="00000000" w:rsidR="00000000" w:rsidRPr="00000000">
        <w:rPr>
          <w:rtl w:val="0"/>
        </w:rPr>
        <w:t xml:space="preserve">=====================================================================</w:t>
      </w:r>
    </w:p>
    <w:p w:rsidR="00000000" w:rsidDel="00000000" w:rsidP="00000000" w:rsidRDefault="00000000" w:rsidRPr="00000000" w14:paraId="00001962">
      <w:pPr>
        <w:rPr/>
      </w:pPr>
      <w:r w:rsidDel="00000000" w:rsidR="00000000" w:rsidRPr="00000000">
        <w:rPr>
          <w:rtl w:val="0"/>
        </w:rPr>
        <w:t xml:space="preserve">======================================</w:t>
      </w:r>
    </w:p>
    <w:p w:rsidR="00000000" w:rsidDel="00000000" w:rsidP="00000000" w:rsidRDefault="00000000" w:rsidRPr="00000000" w14:paraId="00001963">
      <w:pPr>
        <w:rPr/>
      </w:pPr>
      <w:r w:rsidDel="00000000" w:rsidR="00000000" w:rsidRPr="00000000">
        <w:rPr>
          <w:rFonts w:ascii="Arial Unicode MS" w:cs="Arial Unicode MS" w:eastAsia="Arial Unicode MS" w:hAnsi="Arial Unicode MS"/>
          <w:rtl w:val="0"/>
        </w:rPr>
        <w:t xml:space="preserve">감속 점수</w:t>
      </w:r>
    </w:p>
    <w:p w:rsidR="00000000" w:rsidDel="00000000" w:rsidP="00000000" w:rsidRDefault="00000000" w:rsidRPr="00000000" w14:paraId="00001964">
      <w:pPr>
        <w:rPr/>
      </w:pPr>
      <w:r w:rsidDel="00000000" w:rsidR="00000000" w:rsidRPr="00000000">
        <w:rPr>
          <w:rFonts w:ascii="Arial Unicode MS" w:cs="Arial Unicode MS" w:eastAsia="Arial Unicode MS" w:hAnsi="Arial Unicode MS"/>
          <w:rtl w:val="0"/>
        </w:rPr>
        <w:t xml:space="preserve">핵심 저항 속성: 근력, 민첩</w:t>
      </w:r>
    </w:p>
    <w:p w:rsidR="00000000" w:rsidDel="00000000" w:rsidP="00000000" w:rsidRDefault="00000000" w:rsidRPr="00000000" w14:paraId="00001965">
      <w:pPr>
        <w:rPr/>
      </w:pPr>
      <w:r w:rsidDel="00000000" w:rsidR="00000000" w:rsidRPr="00000000">
        <w:rPr>
          <w:rFonts w:ascii="Arial Unicode MS" w:cs="Arial Unicode MS" w:eastAsia="Arial Unicode MS" w:hAnsi="Arial Unicode MS"/>
          <w:rtl w:val="0"/>
        </w:rPr>
        <w:t xml:space="preserve">감속은 생물의 기본 속도가 어떤 이유로 감소를 받는 상황을 말합니다.</w:t>
      </w:r>
    </w:p>
    <w:p w:rsidR="00000000" w:rsidDel="00000000" w:rsidP="00000000" w:rsidRDefault="00000000" w:rsidRPr="00000000" w14:paraId="00001966">
      <w:pPr>
        <w:rPr/>
      </w:pPr>
      <w:r w:rsidDel="00000000" w:rsidR="00000000" w:rsidRPr="00000000">
        <w:rPr>
          <w:rFonts w:ascii="Arial Unicode MS" w:cs="Arial Unicode MS" w:eastAsia="Arial Unicode MS" w:hAnsi="Arial Unicode MS"/>
          <w:rtl w:val="0"/>
        </w:rPr>
        <w:t xml:space="preserve">특별한 설명이 없다면 감속 점수는 강인이나 반사로 면제합니다.</w:t>
      </w:r>
    </w:p>
    <w:p w:rsidR="00000000" w:rsidDel="00000000" w:rsidP="00000000" w:rsidRDefault="00000000" w:rsidRPr="00000000" w14:paraId="00001967">
      <w:pPr>
        <w:rPr/>
      </w:pPr>
      <w:r w:rsidDel="00000000" w:rsidR="00000000" w:rsidRPr="00000000">
        <w:rPr>
          <w:rFonts w:ascii="Arial Unicode MS" w:cs="Arial Unicode MS" w:eastAsia="Arial Unicode MS" w:hAnsi="Arial Unicode MS"/>
          <w:rtl w:val="0"/>
        </w:rPr>
        <w:t xml:space="preserve">경도 불량 상태: 각 감속 점수마다 생물의 기본 이동 속도가 3미터 감소합니다. 만약 생물의 기본 이동이 0으로 떨어지면 캐릭터는 이동할 수 없으며, 동시에 비행 상태라면 추락하기 시작하고 착지할 때까지 부양 상태가 됩니다.</w:t>
      </w:r>
    </w:p>
    <w:p w:rsidR="00000000" w:rsidDel="00000000" w:rsidP="00000000" w:rsidRDefault="00000000" w:rsidRPr="00000000" w14:paraId="00001968">
      <w:pPr>
        <w:rPr/>
      </w:pPr>
      <w:r w:rsidDel="00000000" w:rsidR="00000000" w:rsidRPr="00000000">
        <w:rPr>
          <w:rFonts w:ascii="Arial Unicode MS" w:cs="Arial Unicode MS" w:eastAsia="Arial Unicode MS" w:hAnsi="Arial Unicode MS"/>
          <w:rtl w:val="0"/>
        </w:rPr>
        <w:t xml:space="preserve">중도 불량 상태: 없습니다.</w:t>
      </w:r>
    </w:p>
    <w:p w:rsidR="00000000" w:rsidDel="00000000" w:rsidP="00000000" w:rsidRDefault="00000000" w:rsidRPr="00000000" w14:paraId="00001969">
      <w:pPr>
        <w:rPr/>
      </w:pPr>
      <w:r w:rsidDel="00000000" w:rsidR="00000000" w:rsidRPr="00000000">
        <w:rPr>
          <w:rFonts w:ascii="Arial Unicode MS" w:cs="Arial Unicode MS" w:eastAsia="Arial Unicode MS" w:hAnsi="Arial Unicode MS"/>
          <w:rtl w:val="0"/>
        </w:rPr>
        <w:t xml:space="preserve">파멸적 결과: 없습니다.</w:t>
      </w:r>
    </w:p>
    <w:p w:rsidR="00000000" w:rsidDel="00000000" w:rsidP="00000000" w:rsidRDefault="00000000" w:rsidRPr="00000000" w14:paraId="0000196A">
      <w:pPr>
        <w:rPr/>
      </w:pPr>
      <w:r w:rsidDel="00000000" w:rsidR="00000000" w:rsidRPr="00000000">
        <w:rPr>
          <w:rtl w:val="0"/>
        </w:rPr>
        <w:t xml:space="preserve">=====================================================================</w:t>
      </w:r>
    </w:p>
    <w:p w:rsidR="00000000" w:rsidDel="00000000" w:rsidP="00000000" w:rsidRDefault="00000000" w:rsidRPr="00000000" w14:paraId="0000196B">
      <w:pPr>
        <w:rPr/>
      </w:pPr>
      <w:r w:rsidDel="00000000" w:rsidR="00000000" w:rsidRPr="00000000">
        <w:rPr>
          <w:rtl w:val="0"/>
        </w:rPr>
        <w:t xml:space="preserve">======================================</w:t>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출혈 점수</w:t>
      </w:r>
    </w:p>
    <w:p w:rsidR="00000000" w:rsidDel="00000000" w:rsidP="00000000" w:rsidRDefault="00000000" w:rsidRPr="00000000" w14:paraId="0000196D">
      <w:pPr>
        <w:rPr/>
      </w:pPr>
      <w:r w:rsidDel="00000000" w:rsidR="00000000" w:rsidRPr="00000000">
        <w:rPr>
          <w:rFonts w:ascii="Arial Unicode MS" w:cs="Arial Unicode MS" w:eastAsia="Arial Unicode MS" w:hAnsi="Arial Unicode MS"/>
          <w:rtl w:val="0"/>
        </w:rPr>
        <w:t xml:space="preserve">핵심 저항 속성: 건강</w:t>
      </w:r>
    </w:p>
    <w:p w:rsidR="00000000" w:rsidDel="00000000" w:rsidP="00000000" w:rsidRDefault="00000000" w:rsidRPr="00000000" w14:paraId="0000196E">
      <w:pPr>
        <w:rPr/>
      </w:pPr>
      <w:r w:rsidDel="00000000" w:rsidR="00000000" w:rsidRPr="00000000">
        <w:rPr>
          <w:rFonts w:ascii="Arial Unicode MS" w:cs="Arial Unicode MS" w:eastAsia="Arial Unicode MS" w:hAnsi="Arial Unicode MS"/>
          <w:rtl w:val="0"/>
        </w:rPr>
        <w:t xml:space="preserve">출혈은 신체가 상처를 입어 생명력을 계속 잃는 상태입니다.</w:t>
      </w:r>
    </w:p>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특별한 설명이 없다면 출혈 점수는 강인으로 면제합니다.</w:t>
      </w:r>
    </w:p>
    <w:p w:rsidR="00000000" w:rsidDel="00000000" w:rsidP="00000000" w:rsidRDefault="00000000" w:rsidRPr="00000000" w14:paraId="00001970">
      <w:pPr>
        <w:rPr/>
      </w:pPr>
      <w:r w:rsidDel="00000000" w:rsidR="00000000" w:rsidRPr="00000000">
        <w:rPr>
          <w:rFonts w:ascii="Arial Unicode MS" w:cs="Arial Unicode MS" w:eastAsia="Arial Unicode MS" w:hAnsi="Arial Unicode MS"/>
          <w:rtl w:val="0"/>
        </w:rPr>
        <w:t xml:space="preserve">경도 불량 상태: 캐릭터는 매 회합이 끝날 때마다 출혈 점수와 동일한 심각한 참격 피해를 받으며, 치유될 때까지 지속됩니다.</w:t>
      </w:r>
    </w:p>
    <w:p w:rsidR="00000000" w:rsidDel="00000000" w:rsidP="00000000" w:rsidRDefault="00000000" w:rsidRPr="00000000" w14:paraId="00001971">
      <w:pPr>
        <w:rPr/>
      </w:pPr>
      <w:r w:rsidDel="00000000" w:rsidR="00000000" w:rsidRPr="00000000">
        <w:rPr>
          <w:rFonts w:ascii="Arial Unicode MS" w:cs="Arial Unicode MS" w:eastAsia="Arial Unicode MS" w:hAnsi="Arial Unicode MS"/>
          <w:rtl w:val="0"/>
        </w:rPr>
        <w:t xml:space="preserve">중도 불량 상태: 없습니다.</w:t>
      </w:r>
    </w:p>
    <w:p w:rsidR="00000000" w:rsidDel="00000000" w:rsidP="00000000" w:rsidRDefault="00000000" w:rsidRPr="00000000" w14:paraId="00001972">
      <w:pPr>
        <w:rPr/>
      </w:pPr>
      <w:r w:rsidDel="00000000" w:rsidR="00000000" w:rsidRPr="00000000">
        <w:rPr>
          <w:rFonts w:ascii="Arial Unicode MS" w:cs="Arial Unicode MS" w:eastAsia="Arial Unicode MS" w:hAnsi="Arial Unicode MS"/>
          <w:rtl w:val="0"/>
        </w:rPr>
        <w:t xml:space="preserve">파멸적 결과: 없습니다.</w:t>
      </w:r>
    </w:p>
    <w:p w:rsidR="00000000" w:rsidDel="00000000" w:rsidP="00000000" w:rsidRDefault="00000000" w:rsidRPr="00000000" w14:paraId="00001973">
      <w:pPr>
        <w:rPr/>
      </w:pPr>
      <w:r w:rsidDel="00000000" w:rsidR="00000000" w:rsidRPr="00000000">
        <w:rPr>
          <w:rFonts w:ascii="Arial Unicode MS" w:cs="Arial Unicode MS" w:eastAsia="Arial Unicode MS" w:hAnsi="Arial Unicode MS"/>
          <w:rtl w:val="0"/>
        </w:rPr>
        <w:t xml:space="preserve">캐릭터는 자신이나 접촉 범위 내의 다른 목표에 대해 표준 동작으로 민첩+의학(응급처치) 판정을 할 수 있으며, 성공 수 1점마다 출혈 점수를 1점 해제할 수 있습니다.</w:t>
      </w:r>
    </w:p>
    <w:p w:rsidR="00000000" w:rsidDel="00000000" w:rsidP="00000000" w:rsidRDefault="00000000" w:rsidRPr="00000000" w14:paraId="00001974">
      <w:pPr>
        <w:rPr/>
      </w:pPr>
      <w:r w:rsidDel="00000000" w:rsidR="00000000" w:rsidRPr="00000000">
        <w:rPr>
          <w:rtl w:val="0"/>
        </w:rPr>
        <w:t xml:space="preserve">=====================================================================</w:t>
      </w:r>
    </w:p>
    <w:p w:rsidR="00000000" w:rsidDel="00000000" w:rsidP="00000000" w:rsidRDefault="00000000" w:rsidRPr="00000000" w14:paraId="00001975">
      <w:pPr>
        <w:rPr/>
      </w:pPr>
      <w:r w:rsidDel="00000000" w:rsidR="00000000" w:rsidRPr="00000000">
        <w:rPr>
          <w:rtl w:val="0"/>
        </w:rPr>
        <w:t xml:space="preserve">======================================</w:t>
      </w:r>
    </w:p>
    <w:p w:rsidR="00000000" w:rsidDel="00000000" w:rsidP="00000000" w:rsidRDefault="00000000" w:rsidRPr="00000000" w14:paraId="00001976">
      <w:pPr>
        <w:rPr/>
      </w:pPr>
      <w:r w:rsidDel="00000000" w:rsidR="00000000" w:rsidRPr="00000000">
        <w:rPr>
          <w:rFonts w:ascii="Arial Unicode MS" w:cs="Arial Unicode MS" w:eastAsia="Arial Unicode MS" w:hAnsi="Arial Unicode MS"/>
          <w:rtl w:val="0"/>
        </w:rPr>
        <w:t xml:space="preserve">기타 불량 상태의 유형:</w:t>
      </w:r>
    </w:p>
    <w:p w:rsidR="00000000" w:rsidDel="00000000" w:rsidP="00000000" w:rsidRDefault="00000000" w:rsidRPr="00000000" w14:paraId="00001977">
      <w:pPr>
        <w:rPr/>
      </w:pPr>
      <w:r w:rsidDel="00000000" w:rsidR="00000000" w:rsidRPr="00000000">
        <w:rPr>
          <w:rFonts w:ascii="Arial Unicode MS" w:cs="Arial Unicode MS" w:eastAsia="Arial Unicode MS" w:hAnsi="Arial Unicode MS"/>
          <w:rtl w:val="0"/>
        </w:rPr>
        <w:t xml:space="preserve">고유한 몇 가지 불량 상태 유형 외에도 자원에는 많은 불량 상태가 포함되어 있습니다.</w:t>
      </w:r>
    </w:p>
    <w:p w:rsidR="00000000" w:rsidDel="00000000" w:rsidP="00000000" w:rsidRDefault="00000000" w:rsidRPr="00000000" w14:paraId="00001978">
      <w:pPr>
        <w:rPr/>
      </w:pPr>
      <w:r w:rsidDel="00000000" w:rsidR="00000000" w:rsidRPr="00000000">
        <w:rPr>
          <w:rFonts w:ascii="Arial Unicode MS" w:cs="Arial Unicode MS" w:eastAsia="Arial Unicode MS" w:hAnsi="Arial Unicode MS"/>
          <w:rtl w:val="0"/>
        </w:rPr>
        <w:t xml:space="preserve">여기에는 판정 감소를 가져오는 것, 특정 행위를 허용하지 않는 것(공격 불가, 이동 불가, 시전 불가 등), 선제를 낮추는 것, 시야를 낮추는 것, 속도를 낮추는 것, 지속적으로 혈량을 잃는 것, 지속적으로 에너지 풀을 잃는 것 등이 포함됩니다.</w:t>
      </w:r>
    </w:p>
    <w:p w:rsidR="00000000" w:rsidDel="00000000" w:rsidP="00000000" w:rsidRDefault="00000000" w:rsidRPr="00000000" w14:paraId="00001979">
      <w:pPr>
        <w:rPr/>
      </w:pPr>
      <w:r w:rsidDel="00000000" w:rsidR="00000000" w:rsidRPr="00000000">
        <w:rPr>
          <w:rFonts w:ascii="Arial Unicode MS" w:cs="Arial Unicode MS" w:eastAsia="Arial Unicode MS" w:hAnsi="Arial Unicode MS"/>
          <w:rtl w:val="0"/>
        </w:rPr>
        <w:t xml:space="preserve">이들은 위에 열거한 고유 불량 상태처럼 이 목록에 나열되어 있지는 않지만 불량 상태에 속하므로 불량 상태를 대상으로 하는 능력은 여전히 그 효과에 효과적으로 작용할 수 있으며, 만약 해당 불량 상태가 점수의 형태로 나타난다면 불량 상태 점수를 대상으로 하는 능력도 그 효과에 효과적으로 작용할 수 있습니다.</w:t>
      </w:r>
    </w:p>
    <w:p w:rsidR="00000000" w:rsidDel="00000000" w:rsidP="00000000" w:rsidRDefault="00000000" w:rsidRPr="00000000" w14:paraId="0000197A">
      <w:pPr>
        <w:rPr/>
      </w:pPr>
      <w:r w:rsidDel="00000000" w:rsidR="00000000" w:rsidRPr="00000000">
        <w:rPr>
          <w:rFonts w:ascii="Arial Unicode MS" w:cs="Arial Unicode MS" w:eastAsia="Arial Unicode MS" w:hAnsi="Arial Unicode MS"/>
          <w:rtl w:val="0"/>
        </w:rPr>
        <w:t xml:space="preserve">이런 특유의 불량 상태 점수와 불량 상태는 여기서 일일이 열거하지 않겠습니다.</w:t>
      </w:r>
    </w:p>
    <w:p w:rsidR="00000000" w:rsidDel="00000000" w:rsidP="00000000" w:rsidRDefault="00000000" w:rsidRPr="00000000" w14:paraId="0000197B">
      <w:pPr>
        <w:rPr/>
      </w:pPr>
      <w:r w:rsidDel="00000000" w:rsidR="00000000" w:rsidRPr="00000000">
        <w:rPr>
          <w:rtl w:val="0"/>
        </w:rPr>
        <w:t xml:space="preserve">=====================================================================</w:t>
      </w:r>
    </w:p>
    <w:p w:rsidR="00000000" w:rsidDel="00000000" w:rsidP="00000000" w:rsidRDefault="00000000" w:rsidRPr="00000000" w14:paraId="0000197C">
      <w:pPr>
        <w:rPr/>
      </w:pPr>
      <w:r w:rsidDel="00000000" w:rsidR="00000000" w:rsidRPr="00000000">
        <w:rPr>
          <w:rtl w:val="0"/>
        </w:rPr>
        <w:t xml:space="preserve">======================================</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pStyle w:val="Heading1"/>
        <w:rPr/>
      </w:pPr>
      <w:bookmarkStart w:colFirst="0" w:colLast="0" w:name="_lih9673gdcwb" w:id="42"/>
      <w:bookmarkEnd w:id="42"/>
      <w:r w:rsidDel="00000000" w:rsidR="00000000" w:rsidRPr="00000000">
        <w:rPr>
          <w:rFonts w:ascii="Arial Unicode MS" w:cs="Arial Unicode MS" w:eastAsia="Arial Unicode MS" w:hAnsi="Arial Unicode MS"/>
          <w:rtl w:val="0"/>
        </w:rPr>
        <w:t xml:space="preserve">1.4.10 능력 등급과 대항</w:t>
      </w:r>
    </w:p>
    <w:p w:rsidR="00000000" w:rsidDel="00000000" w:rsidP="00000000" w:rsidRDefault="00000000" w:rsidRPr="00000000" w14:paraId="0000197F">
      <w:pPr>
        <w:rPr/>
      </w:pPr>
      <w:r w:rsidDel="00000000" w:rsidR="00000000" w:rsidRPr="00000000">
        <w:rPr>
          <w:rFonts w:ascii="Arial Unicode MS" w:cs="Arial Unicode MS" w:eastAsia="Arial Unicode MS" w:hAnsi="Arial Unicode MS"/>
          <w:rtl w:val="0"/>
        </w:rPr>
        <w:t xml:space="preserve">능력 등급과 대항:</w:t>
      </w:r>
    </w:p>
    <w:p w:rsidR="00000000" w:rsidDel="00000000" w:rsidP="00000000" w:rsidRDefault="00000000" w:rsidRPr="00000000" w14:paraId="00001980">
      <w:pPr>
        <w:rPr/>
      </w:pPr>
      <w:r w:rsidDel="00000000" w:rsidR="00000000" w:rsidRPr="00000000">
        <w:rPr>
          <w:rtl w:val="0"/>
        </w:rPr>
        <w:t xml:space="preserve">=====================================================================</w:t>
      </w:r>
    </w:p>
    <w:p w:rsidR="00000000" w:rsidDel="00000000" w:rsidP="00000000" w:rsidRDefault="00000000" w:rsidRPr="00000000" w14:paraId="00001981">
      <w:pPr>
        <w:rPr/>
      </w:pPr>
      <w:r w:rsidDel="00000000" w:rsidR="00000000" w:rsidRPr="00000000">
        <w:rPr>
          <w:rtl w:val="0"/>
        </w:rPr>
        <w:t xml:space="preserve">======================================</w:t>
      </w:r>
    </w:p>
    <w:p w:rsidR="00000000" w:rsidDel="00000000" w:rsidP="00000000" w:rsidRDefault="00000000" w:rsidRPr="00000000" w14:paraId="00001982">
      <w:pPr>
        <w:rPr/>
      </w:pPr>
      <w:r w:rsidDel="00000000" w:rsidR="00000000" w:rsidRPr="00000000">
        <w:rPr>
          <w:rFonts w:ascii="Arial Unicode MS" w:cs="Arial Unicode MS" w:eastAsia="Arial Unicode MS" w:hAnsi="Arial Unicode MS"/>
          <w:rtl w:val="0"/>
        </w:rPr>
        <w:t xml:space="preserve">능력 등급: </w:t>
      </w:r>
    </w:p>
    <w:p w:rsidR="00000000" w:rsidDel="00000000" w:rsidP="00000000" w:rsidRDefault="00000000" w:rsidRPr="00000000" w14:paraId="00001983">
      <w:pPr>
        <w:rPr/>
      </w:pPr>
      <w:r w:rsidDel="00000000" w:rsidR="00000000" w:rsidRPr="00000000">
        <w:rPr>
          <w:rFonts w:ascii="Arial Unicode MS" w:cs="Arial Unicode MS" w:eastAsia="Arial Unicode MS" w:hAnsi="Arial Unicode MS"/>
          <w:rtl w:val="0"/>
        </w:rPr>
        <w:t xml:space="preserve">자원 섹션에는 능력 등급을 비교하는 효과가 많이 있으므로, 능력의 등급을 명확히 합니다:</w:t>
      </w:r>
    </w:p>
    <w:p w:rsidR="00000000" w:rsidDel="00000000" w:rsidP="00000000" w:rsidRDefault="00000000" w:rsidRPr="00000000" w14:paraId="00001984">
      <w:pPr>
        <w:rPr/>
      </w:pPr>
      <w:r w:rsidDel="00000000" w:rsidR="00000000" w:rsidRPr="00000000">
        <w:rPr>
          <w:rFonts w:ascii="Arial Unicode MS" w:cs="Arial Unicode MS" w:eastAsia="Arial Unicode MS" w:hAnsi="Arial Unicode MS"/>
          <w:rtl w:val="0"/>
        </w:rPr>
        <w:t xml:space="preserve">능력은 6개의 지선 등급을 가지고 있습니다: 무지선, D, C, B, A, S. 이중 지선은 단일 지선 등급과 동일합니다. S급 이상의 능력은 모두 S급으로 간주되며, 이중 S나 그 이상의 S 등급 능력은 없습니다. </w:t>
      </w:r>
    </w:p>
    <w:p w:rsidR="00000000" w:rsidDel="00000000" w:rsidP="00000000" w:rsidRDefault="00000000" w:rsidRPr="00000000" w14:paraId="00001985">
      <w:pPr>
        <w:rPr/>
      </w:pPr>
      <w:r w:rsidDel="00000000" w:rsidR="00000000" w:rsidRPr="00000000">
        <w:rPr>
          <w:rFonts w:ascii="Arial Unicode MS" w:cs="Arial Unicode MS" w:eastAsia="Arial Unicode MS" w:hAnsi="Arial Unicode MS"/>
          <w:rtl w:val="0"/>
        </w:rPr>
        <w:t xml:space="preserve">능력 내부에서 어떻게 불리든, 서로 다른 능력이나 효과 사이의 등급 비교를 할 때는 해당 능력의 지선 등급을 기준으로 합니다. 특별한 설명이 없다면 구매 가격의 등급으로 간주합니다.</w:t>
      </w:r>
    </w:p>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혈통, 개조, 칭호로 인한 능력은 구매 시점에 이미 능력 등급이 결정되어 있으며, 특별한 설명이 없는 한 자동으로 승급되거나 강등되지 않습니다.</w:t>
      </w:r>
    </w:p>
    <w:p w:rsidR="00000000" w:rsidDel="00000000" w:rsidP="00000000" w:rsidRDefault="00000000" w:rsidRPr="00000000" w14:paraId="00001987">
      <w:pPr>
        <w:rPr/>
      </w:pPr>
      <w:r w:rsidDel="00000000" w:rsidR="00000000" w:rsidRPr="00000000">
        <w:rPr>
          <w:rFonts w:ascii="Arial Unicode MS" w:cs="Arial Unicode MS" w:eastAsia="Arial Unicode MS" w:hAnsi="Arial Unicode MS"/>
          <w:rtl w:val="0"/>
        </w:rPr>
        <w:t xml:space="preserve">능력 등급으로 인한 면역 능력 예시:</w:t>
      </w:r>
    </w:p>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예1: D급 속성 피해 면역.</w:t>
      </w:r>
    </w:p>
    <w:p w:rsidR="00000000" w:rsidDel="00000000" w:rsidP="00000000" w:rsidRDefault="00000000" w:rsidRPr="00000000" w14:paraId="00001989">
      <w:pPr>
        <w:rPr/>
      </w:pPr>
      <w:r w:rsidDel="00000000" w:rsidR="00000000" w:rsidRPr="00000000">
        <w:rPr>
          <w:rFonts w:ascii="Arial Unicode MS" w:cs="Arial Unicode MS" w:eastAsia="Arial Unicode MS" w:hAnsi="Arial Unicode MS"/>
          <w:rtl w:val="0"/>
        </w:rPr>
        <w:t xml:space="preserve">이때 캐릭터는 D급 독소에 노출되었고, 독소의 효과는 매 라운드마다 1점의 독소 피해와 1점의 속성 피해입니다. 속성 피해에 면역이므로, 독소에는 면역이 아니지만 독소 피해만 받고 속성 피해는 받지 않습니다.  </w:t>
      </w:r>
    </w:p>
    <w:p w:rsidR="00000000" w:rsidDel="00000000" w:rsidP="00000000" w:rsidRDefault="00000000" w:rsidRPr="00000000" w14:paraId="0000198A">
      <w:pPr>
        <w:rPr/>
      </w:pPr>
      <w:r w:rsidDel="00000000" w:rsidR="00000000" w:rsidRPr="00000000">
        <w:rPr>
          <w:rFonts w:ascii="Arial Unicode MS" w:cs="Arial Unicode MS" w:eastAsia="Arial Unicode MS" w:hAnsi="Arial Unicode MS"/>
          <w:rtl w:val="0"/>
        </w:rPr>
        <w:t xml:space="preserve">예2: D급 독소 피해 면역.</w:t>
      </w:r>
    </w:p>
    <w:p w:rsidR="00000000" w:rsidDel="00000000" w:rsidP="00000000" w:rsidRDefault="00000000" w:rsidRPr="00000000" w14:paraId="0000198B">
      <w:pPr>
        <w:rPr/>
      </w:pPr>
      <w:r w:rsidDel="00000000" w:rsidR="00000000" w:rsidRPr="00000000">
        <w:rPr>
          <w:rFonts w:ascii="Arial Unicode MS" w:cs="Arial Unicode MS" w:eastAsia="Arial Unicode MS" w:hAnsi="Arial Unicode MS"/>
          <w:rtl w:val="0"/>
        </w:rPr>
        <w:t xml:space="preserve">이때 캐릭터는 D급 독소에 노출되었고, 독소의 효과는 매 라운드마다 1점의 독소 피해와 1점의 속성 피해입니다. 독소 피해에 면역이므로 독소 피해는 면역되지만, 속성 피해는 정상적으로 받습니다.</w:t>
      </w:r>
    </w:p>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예3: D급 독소 피해 면역. </w:t>
      </w:r>
    </w:p>
    <w:p w:rsidR="00000000" w:rsidDel="00000000" w:rsidP="00000000" w:rsidRDefault="00000000" w:rsidRPr="00000000" w14:paraId="0000198D">
      <w:pPr>
        <w:rPr/>
      </w:pPr>
      <w:r w:rsidDel="00000000" w:rsidR="00000000" w:rsidRPr="00000000">
        <w:rPr>
          <w:rFonts w:ascii="Arial Unicode MS" w:cs="Arial Unicode MS" w:eastAsia="Arial Unicode MS" w:hAnsi="Arial Unicode MS"/>
          <w:rtl w:val="0"/>
        </w:rPr>
        <w:t xml:space="preserve">이때 캐릭터는 D급 독소에 노출되었고, 독소의 효과는 매 라운드마다 1점의 독소 피해이며, 목표가 이로 인해 독소 피해를 받으면 1점의 속성 피해를 받습니다. 독소 피해에 면역이므로 독소 피해는 면역되며, 동시에 해당 독소 피해의 후속 효과도 더 이상 발생하지 않습니다.</w:t>
      </w:r>
    </w:p>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예4: D급 독소 효과 면역.</w:t>
      </w:r>
    </w:p>
    <w:p w:rsidR="00000000" w:rsidDel="00000000" w:rsidP="00000000" w:rsidRDefault="00000000" w:rsidRPr="00000000" w14:paraId="0000198F">
      <w:pPr>
        <w:rPr/>
      </w:pPr>
      <w:r w:rsidDel="00000000" w:rsidR="00000000" w:rsidRPr="00000000">
        <w:rPr>
          <w:rFonts w:ascii="Arial Unicode MS" w:cs="Arial Unicode MS" w:eastAsia="Arial Unicode MS" w:hAnsi="Arial Unicode MS"/>
          <w:rtl w:val="0"/>
        </w:rPr>
        <w:t xml:space="preserve">이때 캐릭터는 D급 독소에 노출되었고, 독소의 효과는 매 라운드마다 1점의 독소 피해와 1점의 속성 피해입니다. 독소 효과에 면역이므로 모든 효과를 무시합니다. </w:t>
      </w:r>
    </w:p>
    <w:p w:rsidR="00000000" w:rsidDel="00000000" w:rsidP="00000000" w:rsidRDefault="00000000" w:rsidRPr="00000000" w14:paraId="00001990">
      <w:pPr>
        <w:rPr/>
      </w:pPr>
      <w:r w:rsidDel="00000000" w:rsidR="00000000" w:rsidRPr="00000000">
        <w:rPr>
          <w:rFonts w:ascii="Arial Unicode MS" w:cs="Arial Unicode MS" w:eastAsia="Arial Unicode MS" w:hAnsi="Arial Unicode MS"/>
          <w:rtl w:val="0"/>
        </w:rPr>
        <w:t xml:space="preserve">예5: C급 정신 영향 효과 면역.</w:t>
      </w:r>
    </w:p>
    <w:p w:rsidR="00000000" w:rsidDel="00000000" w:rsidP="00000000" w:rsidRDefault="00000000" w:rsidRPr="00000000" w14:paraId="00001991">
      <w:pPr>
        <w:rPr/>
      </w:pPr>
      <w:r w:rsidDel="00000000" w:rsidR="00000000" w:rsidRPr="00000000">
        <w:rPr>
          <w:rFonts w:ascii="Arial Unicode MS" w:cs="Arial Unicode MS" w:eastAsia="Arial Unicode MS" w:hAnsi="Arial Unicode MS"/>
          <w:rtl w:val="0"/>
        </w:rPr>
        <w:t xml:space="preserve">이때 캐릭터는 5점의 공포 점수를 받았고, 이는 C급 정신 영향 능력입니다. C급 정신 영향 효과에 면역이므로 공포 점수를 무시합니다.</w:t>
      </w:r>
    </w:p>
    <w:p w:rsidR="00000000" w:rsidDel="00000000" w:rsidP="00000000" w:rsidRDefault="00000000" w:rsidRPr="00000000" w14:paraId="00001992">
      <w:pPr>
        <w:rPr/>
      </w:pPr>
      <w:r w:rsidDel="00000000" w:rsidR="00000000" w:rsidRPr="00000000">
        <w:rPr>
          <w:rFonts w:ascii="Arial Unicode MS" w:cs="Arial Unicode MS" w:eastAsia="Arial Unicode MS" w:hAnsi="Arial Unicode MS"/>
          <w:rtl w:val="0"/>
        </w:rPr>
        <w:t xml:space="preserve">예6: 공포 점수 면역</w:t>
      </w:r>
    </w:p>
    <w:p w:rsidR="00000000" w:rsidDel="00000000" w:rsidP="00000000" w:rsidRDefault="00000000" w:rsidRPr="00000000" w14:paraId="00001993">
      <w:pPr>
        <w:rPr/>
      </w:pPr>
      <w:r w:rsidDel="00000000" w:rsidR="00000000" w:rsidRPr="00000000">
        <w:rPr>
          <w:rFonts w:ascii="Arial Unicode MS" w:cs="Arial Unicode MS" w:eastAsia="Arial Unicode MS" w:hAnsi="Arial Unicode MS"/>
          <w:rtl w:val="0"/>
        </w:rPr>
        <w:t xml:space="preserve">이때 캐릭터는 5점의 공포 점수를 받았고, 이는 C급 정신 영향 능력입니다. 공포 점수에 면역이므로 본 능력이 캐릭터에게 미치는 영향을 무시합니다.</w:t>
      </w:r>
    </w:p>
    <w:p w:rsidR="00000000" w:rsidDel="00000000" w:rsidP="00000000" w:rsidRDefault="00000000" w:rsidRPr="00000000" w14:paraId="00001994">
      <w:pPr>
        <w:rPr/>
      </w:pPr>
      <w:r w:rsidDel="00000000" w:rsidR="00000000" w:rsidRPr="00000000">
        <w:rPr>
          <w:rtl w:val="0"/>
        </w:rPr>
        <w:t xml:space="preserve">=====================================================================</w:t>
      </w:r>
    </w:p>
    <w:p w:rsidR="00000000" w:rsidDel="00000000" w:rsidP="00000000" w:rsidRDefault="00000000" w:rsidRPr="00000000" w14:paraId="00001995">
      <w:pPr>
        <w:rPr/>
      </w:pPr>
      <w:r w:rsidDel="00000000" w:rsidR="00000000" w:rsidRPr="00000000">
        <w:rPr>
          <w:rtl w:val="0"/>
        </w:rPr>
        <w:t xml:space="preserve">======================================</w:t>
      </w:r>
    </w:p>
    <w:p w:rsidR="00000000" w:rsidDel="00000000" w:rsidP="00000000" w:rsidRDefault="00000000" w:rsidRPr="00000000" w14:paraId="00001996">
      <w:pPr>
        <w:rPr/>
      </w:pPr>
      <w:r w:rsidDel="00000000" w:rsidR="00000000" w:rsidRPr="00000000">
        <w:rPr>
          <w:rFonts w:ascii="Arial Unicode MS" w:cs="Arial Unicode MS" w:eastAsia="Arial Unicode MS" w:hAnsi="Arial Unicode MS"/>
          <w:rtl w:val="0"/>
        </w:rPr>
        <w:t xml:space="preserve">모순된 능력에 대하여:</w:t>
      </w:r>
    </w:p>
    <w:p w:rsidR="00000000" w:rsidDel="00000000" w:rsidP="00000000" w:rsidRDefault="00000000" w:rsidRPr="00000000" w14:paraId="00001997">
      <w:pPr>
        <w:rPr/>
      </w:pPr>
      <w:r w:rsidDel="00000000" w:rsidR="00000000" w:rsidRPr="00000000">
        <w:rPr>
          <w:rFonts w:ascii="Arial Unicode MS" w:cs="Arial Unicode MS" w:eastAsia="Arial Unicode MS" w:hAnsi="Arial Unicode MS"/>
          <w:rtl w:val="0"/>
        </w:rPr>
        <w:t xml:space="preserve">서로 완전히 모순되는 능력은 지선 등급에 따라 우열이 결정됩니다. 동일 등급에서는 방패(방어측)가 우선하며, 더 높은 등급의 창(공격측)은 낮은 등급의 방패를 뚫을 수 있습니다. </w:t>
      </w:r>
    </w:p>
    <w:p w:rsidR="00000000" w:rsidDel="00000000" w:rsidP="00000000" w:rsidRDefault="00000000" w:rsidRPr="00000000" w14:paraId="00001998">
      <w:pPr>
        <w:rPr/>
      </w:pPr>
      <w:r w:rsidDel="00000000" w:rsidR="00000000" w:rsidRPr="00000000">
        <w:rPr>
          <w:rFonts w:ascii="Arial Unicode MS" w:cs="Arial Unicode MS" w:eastAsia="Arial Unicode MS" w:hAnsi="Arial Unicode MS"/>
          <w:rtl w:val="0"/>
        </w:rPr>
        <w:t xml:space="preserve">다음은 방패측의 몇 가지 예시입니다:</w:t>
      </w:r>
    </w:p>
    <w:p w:rsidR="00000000" w:rsidDel="00000000" w:rsidP="00000000" w:rsidRDefault="00000000" w:rsidRPr="00000000" w14:paraId="00001999">
      <w:pPr>
        <w:rPr/>
      </w:pPr>
      <w:r w:rsidDel="00000000" w:rsidR="00000000" w:rsidRPr="00000000">
        <w:rPr>
          <w:rFonts w:ascii="Arial Unicode MS" w:cs="Arial Unicode MS" w:eastAsia="Arial Unicode MS" w:hAnsi="Arial Unicode MS"/>
          <w:rtl w:val="0"/>
        </w:rPr>
        <w:t xml:space="preserve">기습-기습 대항에서 면역측</w:t>
      </w:r>
    </w:p>
    <w:p w:rsidR="00000000" w:rsidDel="00000000" w:rsidP="00000000" w:rsidRDefault="00000000" w:rsidRPr="00000000" w14:paraId="0000199A">
      <w:pPr>
        <w:rPr/>
      </w:pPr>
      <w:r w:rsidDel="00000000" w:rsidR="00000000" w:rsidRPr="00000000">
        <w:rPr>
          <w:rFonts w:ascii="Arial Unicode MS" w:cs="Arial Unicode MS" w:eastAsia="Arial Unicode MS" w:hAnsi="Arial Unicode MS"/>
          <w:rtl w:val="0"/>
        </w:rPr>
        <w:t xml:space="preserve">탐지-반탐지 대항에서 탐지측</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이와 같은 식입니다.</w:t>
      </w:r>
    </w:p>
    <w:p w:rsidR="00000000" w:rsidDel="00000000" w:rsidP="00000000" w:rsidRDefault="00000000" w:rsidRPr="00000000" w14:paraId="0000199C">
      <w:pPr>
        <w:rPr/>
      </w:pPr>
      <w:r w:rsidDel="00000000" w:rsidR="00000000" w:rsidRPr="00000000">
        <w:rPr>
          <w:rFonts w:ascii="Arial Unicode MS" w:cs="Arial Unicode MS" w:eastAsia="Arial Unicode MS" w:hAnsi="Arial Unicode MS"/>
          <w:rtl w:val="0"/>
        </w:rPr>
        <w:t xml:space="preserve">모순된 능력은 반드시 완전히 정반대여야 합니다(예: 상대를 기습시키기/기습 면역, 은신/반은신 등, 접촉 공격/접촉 공격 효과 면역 등).</w:t>
      </w:r>
    </w:p>
    <w:p w:rsidR="00000000" w:rsidDel="00000000" w:rsidP="00000000" w:rsidRDefault="00000000" w:rsidRPr="00000000" w14:paraId="0000199D">
      <w:pPr>
        <w:rPr/>
      </w:pPr>
      <w:r w:rsidDel="00000000" w:rsidR="00000000" w:rsidRPr="00000000">
        <w:rPr>
          <w:rFonts w:ascii="Arial Unicode MS" w:cs="Arial Unicode MS" w:eastAsia="Arial Unicode MS" w:hAnsi="Arial Unicode MS"/>
          <w:rtl w:val="0"/>
        </w:rPr>
        <w:t xml:space="preserve">예: 캐릭터가 C급 기습 면역 능력을 획득했습니다. 그는 C급 기습 능력에 직면했을 때 기습당하지 않습니다. 하지만 B급 기습 능력에 직면했을 때는 여전히 기습당한 상태에 빠집니다. </w:t>
      </w:r>
    </w:p>
    <w:p w:rsidR="00000000" w:rsidDel="00000000" w:rsidP="00000000" w:rsidRDefault="00000000" w:rsidRPr="00000000" w14:paraId="0000199E">
      <w:pPr>
        <w:rPr/>
      </w:pPr>
      <w:r w:rsidDel="00000000" w:rsidR="00000000" w:rsidRPr="00000000">
        <w:rPr>
          <w:rFonts w:ascii="Arial Unicode MS" w:cs="Arial Unicode MS" w:eastAsia="Arial Unicode MS" w:hAnsi="Arial Unicode MS"/>
          <w:rtl w:val="0"/>
        </w:rPr>
        <w:t xml:space="preserve">완전히 모순되지 않는 능력, 예를 들어 무기의 관통력과 방어구의 관통 저항력 등은 이에 해당하지 않습니다. 이유는 무기의 관통력이 방어구의 관통 저항력뿐만 아니라 방어구 자체의 방어력과 천부 방어력(즉, 완전히 모순되지 않음)도 겨냥하기 때문입니다.  </w:t>
      </w:r>
    </w:p>
    <w:p w:rsidR="00000000" w:rsidDel="00000000" w:rsidP="00000000" w:rsidRDefault="00000000" w:rsidRPr="00000000" w14:paraId="0000199F">
      <w:pPr>
        <w:rPr/>
      </w:pPr>
      <w:r w:rsidDel="00000000" w:rsidR="00000000" w:rsidRPr="00000000">
        <w:rPr>
          <w:rtl w:val="0"/>
        </w:rPr>
        <w:t xml:space="preserve">=====================================================================</w:t>
      </w:r>
    </w:p>
    <w:p w:rsidR="00000000" w:rsidDel="00000000" w:rsidP="00000000" w:rsidRDefault="00000000" w:rsidRPr="00000000" w14:paraId="000019A0">
      <w:pPr>
        <w:rPr/>
      </w:pPr>
      <w:r w:rsidDel="00000000" w:rsidR="00000000" w:rsidRPr="00000000">
        <w:rPr>
          <w:rtl w:val="0"/>
        </w:rPr>
        <w:t xml:space="preserve">======================================</w:t>
      </w:r>
    </w:p>
    <w:p w:rsidR="00000000" w:rsidDel="00000000" w:rsidP="00000000" w:rsidRDefault="00000000" w:rsidRPr="00000000" w14:paraId="000019A1">
      <w:pPr>
        <w:rPr/>
      </w:pPr>
      <w:r w:rsidDel="00000000" w:rsidR="00000000" w:rsidRPr="00000000">
        <w:rPr>
          <w:rFonts w:ascii="Arial Unicode MS" w:cs="Arial Unicode MS" w:eastAsia="Arial Unicode MS" w:hAnsi="Arial Unicode MS"/>
          <w:rtl w:val="0"/>
        </w:rPr>
        <w:t xml:space="preserve">지선 능력이 대항하지 않는 면역 능력 나열 및 설명:</w:t>
      </w:r>
    </w:p>
    <w:p w:rsidR="00000000" w:rsidDel="00000000" w:rsidP="00000000" w:rsidRDefault="00000000" w:rsidRPr="00000000" w14:paraId="000019A2">
      <w:pPr>
        <w:rPr/>
      </w:pPr>
      <w:r w:rsidDel="00000000" w:rsidR="00000000" w:rsidRPr="00000000">
        <w:rPr>
          <w:rFonts w:ascii="Arial Unicode MS" w:cs="Arial Unicode MS" w:eastAsia="Arial Unicode MS" w:hAnsi="Arial Unicode MS"/>
          <w:rtl w:val="0"/>
        </w:rPr>
        <w:t xml:space="preserve">다음 능력들은 정반대되는 능력이 없습니다:</w:t>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피해 면역: 피해 면역은 일반적으로 특정 피해 유형에 대한 개별 면역이며, 면역 가능한 피해 유형은 일반적으로 타격 피해, 베기 피해, 찌르기 피해, 실탄 피해, 순수 에너지 피해, 화염 피해, 냉기 피해, 전격 피해, 부식 피해, 광명 피해, 어둠 피해, 독소 피해, 음파 피해, 광능 피해, 정신 피해, 역장 피해, 추락 피해, 추락물 피해 등입니다.</w:t>
      </w:r>
    </w:p>
    <w:p w:rsidR="00000000" w:rsidDel="00000000" w:rsidP="00000000" w:rsidRDefault="00000000" w:rsidRPr="00000000" w14:paraId="000019A4">
      <w:pPr>
        <w:rPr/>
      </w:pPr>
      <w:r w:rsidDel="00000000" w:rsidR="00000000" w:rsidRPr="00000000">
        <w:rPr>
          <w:rFonts w:ascii="Arial Unicode MS" w:cs="Arial Unicode MS" w:eastAsia="Arial Unicode MS" w:hAnsi="Arial Unicode MS"/>
          <w:rtl w:val="0"/>
        </w:rPr>
        <w:t xml:space="preserve">수명 영향 면역: 노화 등 유사한 효과의 영향을 받지 않습니다.</w:t>
      </w:r>
    </w:p>
    <w:p w:rsidR="00000000" w:rsidDel="00000000" w:rsidP="00000000" w:rsidRDefault="00000000" w:rsidRPr="00000000" w14:paraId="000019A5">
      <w:pPr>
        <w:rPr/>
      </w:pPr>
      <w:r w:rsidDel="00000000" w:rsidR="00000000" w:rsidRPr="00000000">
        <w:rPr>
          <w:rFonts w:ascii="Arial Unicode MS" w:cs="Arial Unicode MS" w:eastAsia="Arial Unicode MS" w:hAnsi="Arial Unicode MS"/>
          <w:rtl w:val="0"/>
        </w:rPr>
        <w:t xml:space="preserve">붙잡힘 면역: 붙잡힌 상태가 되지 않으며, 목표의 붙잡기 판정은 자동 실패합니다.</w:t>
      </w:r>
    </w:p>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rtl w:val="0"/>
        </w:rPr>
        <w:t xml:space="preserve">넘어짐 면역: 넘어지지 않으며, 목표의 넘어뜨리기 판정은 자동 실패합니다.</w:t>
      </w:r>
    </w:p>
    <w:p w:rsidR="00000000" w:rsidDel="00000000" w:rsidP="00000000" w:rsidRDefault="00000000" w:rsidRPr="00000000" w14:paraId="000019A7">
      <w:pPr>
        <w:rPr/>
      </w:pPr>
      <w:r w:rsidDel="00000000" w:rsidR="00000000" w:rsidRPr="00000000">
        <w:rPr>
          <w:rFonts w:ascii="Arial Unicode MS" w:cs="Arial Unicode MS" w:eastAsia="Arial Unicode MS" w:hAnsi="Arial Unicode MS"/>
          <w:rtl w:val="0"/>
        </w:rPr>
        <w:t xml:space="preserve">충돌 면역: 충돌당하지 않으며, 목표의 충돌 판정은 자동 실패합니다.</w:t>
      </w:r>
    </w:p>
    <w:p w:rsidR="00000000" w:rsidDel="00000000" w:rsidP="00000000" w:rsidRDefault="00000000" w:rsidRPr="00000000" w14:paraId="000019A8">
      <w:pPr>
        <w:rPr/>
      </w:pPr>
      <w:r w:rsidDel="00000000" w:rsidR="00000000" w:rsidRPr="00000000">
        <w:rPr>
          <w:rFonts w:ascii="Arial Unicode MS" w:cs="Arial Unicode MS" w:eastAsia="Arial Unicode MS" w:hAnsi="Arial Unicode MS"/>
          <w:rtl w:val="0"/>
        </w:rPr>
        <w:t xml:space="preserve">특정 부위 타격 면역: 특정 부위 타격이 없으며, 공격측이 정상적으로 특정 부위 감점을 받더라도 특정 부위 영향을 받지 않습니다.</w:t>
      </w:r>
    </w:p>
    <w:p w:rsidR="00000000" w:rsidDel="00000000" w:rsidP="00000000" w:rsidRDefault="00000000" w:rsidRPr="00000000" w14:paraId="000019A9">
      <w:pPr>
        <w:rPr/>
      </w:pPr>
      <w:r w:rsidDel="00000000" w:rsidR="00000000" w:rsidRPr="00000000">
        <w:rPr>
          <w:rFonts w:ascii="Arial Unicode MS" w:cs="Arial Unicode MS" w:eastAsia="Arial Unicode MS" w:hAnsi="Arial Unicode MS"/>
          <w:rtl w:val="0"/>
        </w:rPr>
        <w:t xml:space="preserve">무기 떨어뜨림 면역: 손에 든 무기가 떨어지지 않습니다.</w:t>
      </w:r>
    </w:p>
    <w:p w:rsidR="00000000" w:rsidDel="00000000" w:rsidP="00000000" w:rsidRDefault="00000000" w:rsidRPr="00000000" w14:paraId="000019AA">
      <w:pPr>
        <w:rPr/>
      </w:pPr>
      <w:r w:rsidDel="00000000" w:rsidR="00000000" w:rsidRPr="00000000">
        <w:rPr>
          <w:rFonts w:ascii="Arial Unicode MS" w:cs="Arial Unicode MS" w:eastAsia="Arial Unicode MS" w:hAnsi="Arial Unicode MS"/>
          <w:rtl w:val="0"/>
        </w:rPr>
        <w:t xml:space="preserve">관통 면역: 관통이 영향을 미치지 않습니다.</w:t>
      </w:r>
    </w:p>
    <w:p w:rsidR="00000000" w:rsidDel="00000000" w:rsidP="00000000" w:rsidRDefault="00000000" w:rsidRPr="00000000" w14:paraId="000019AB">
      <w:pPr>
        <w:rPr/>
      </w:pPr>
      <w:r w:rsidDel="00000000" w:rsidR="00000000" w:rsidRPr="00000000">
        <w:rPr>
          <w:rFonts w:ascii="Arial Unicode MS" w:cs="Arial Unicode MS" w:eastAsia="Arial Unicode MS" w:hAnsi="Arial Unicode MS"/>
          <w:rtl w:val="0"/>
        </w:rPr>
        <w:t xml:space="preserve">파마 면역: 파마가 영향을 미치지 않습니다.</w:t>
      </w:r>
    </w:p>
    <w:p w:rsidR="00000000" w:rsidDel="00000000" w:rsidP="00000000" w:rsidRDefault="00000000" w:rsidRPr="00000000" w14:paraId="000019AC">
      <w:pPr>
        <w:rPr/>
      </w:pPr>
      <w:r w:rsidDel="00000000" w:rsidR="00000000" w:rsidRPr="00000000">
        <w:rPr>
          <w:rFonts w:ascii="Arial Unicode MS" w:cs="Arial Unicode MS" w:eastAsia="Arial Unicode MS" w:hAnsi="Arial Unicode MS"/>
          <w:rtl w:val="0"/>
        </w:rPr>
        <w:t xml:space="preserve">고속 면역: 고속이 영향을 미치지 않습니다.</w:t>
      </w:r>
    </w:p>
    <w:p w:rsidR="00000000" w:rsidDel="00000000" w:rsidP="00000000" w:rsidRDefault="00000000" w:rsidRPr="00000000" w14:paraId="000019AD">
      <w:pPr>
        <w:rPr/>
      </w:pPr>
      <w:r w:rsidDel="00000000" w:rsidR="00000000" w:rsidRPr="00000000">
        <w:rPr>
          <w:rFonts w:ascii="Arial Unicode MS" w:cs="Arial Unicode MS" w:eastAsia="Arial Unicode MS" w:hAnsi="Arial Unicode MS"/>
          <w:rtl w:val="0"/>
        </w:rPr>
        <w:t xml:space="preserve">험지 면역: 험지가 캐릭터에게 미치는 영향을 무시합니다.</w:t>
      </w:r>
    </w:p>
    <w:p w:rsidR="00000000" w:rsidDel="00000000" w:rsidP="00000000" w:rsidRDefault="00000000" w:rsidRPr="00000000" w14:paraId="000019AE">
      <w:pPr>
        <w:rPr/>
      </w:pPr>
      <w:r w:rsidDel="00000000" w:rsidR="00000000" w:rsidRPr="00000000">
        <w:rPr>
          <w:rFonts w:ascii="Arial Unicode MS" w:cs="Arial Unicode MS" w:eastAsia="Arial Unicode MS" w:hAnsi="Arial Unicode MS"/>
          <w:rtl w:val="0"/>
        </w:rPr>
        <w:t xml:space="preserve">환경 영향 면역: 해당 환경으로 인한 환경 효과에 면역입니다. 만약 해당 환경에 가치, 감점, 피해 등의 효과가 있다면 모두 면역합니다. (예: 우주 전투: 우주 환경의 영향에 면역)</w:t>
      </w:r>
    </w:p>
    <w:p w:rsidR="00000000" w:rsidDel="00000000" w:rsidP="00000000" w:rsidRDefault="00000000" w:rsidRPr="00000000" w14:paraId="000019AF">
      <w:pPr>
        <w:rPr/>
      </w:pPr>
      <w:r w:rsidDel="00000000" w:rsidR="00000000" w:rsidRPr="00000000">
        <w:rPr>
          <w:rFonts w:ascii="Arial Unicode MS" w:cs="Arial Unicode MS" w:eastAsia="Arial Unicode MS" w:hAnsi="Arial Unicode MS"/>
          <w:rtl w:val="0"/>
        </w:rPr>
        <w:t xml:space="preserve">8가주사위 면역: 8가주사위와 9가주사위가 캐릭터에게 미치는 영향에 면역입니다.</w:t>
      </w:r>
    </w:p>
    <w:p w:rsidR="00000000" w:rsidDel="00000000" w:rsidP="00000000" w:rsidRDefault="00000000" w:rsidRPr="00000000" w14:paraId="000019B0">
      <w:pPr>
        <w:rPr/>
      </w:pPr>
      <w:r w:rsidDel="00000000" w:rsidR="00000000" w:rsidRPr="00000000">
        <w:rPr>
          <w:rFonts w:ascii="Arial Unicode MS" w:cs="Arial Unicode MS" w:eastAsia="Arial Unicode MS" w:hAnsi="Arial Unicode MS"/>
          <w:rtl w:val="0"/>
        </w:rPr>
        <w:t xml:space="preserve">9가주사위 면역: 9가주사위가 캐릭터에게 미치는 영향에 면역입니다.</w:t>
      </w:r>
    </w:p>
    <w:p w:rsidR="00000000" w:rsidDel="00000000" w:rsidP="00000000" w:rsidRDefault="00000000" w:rsidRPr="00000000" w14:paraId="000019B1">
      <w:pPr>
        <w:rPr/>
      </w:pPr>
      <w:r w:rsidDel="00000000" w:rsidR="00000000" w:rsidRPr="00000000">
        <w:rPr>
          <w:rFonts w:ascii="Arial Unicode MS" w:cs="Arial Unicode MS" w:eastAsia="Arial Unicode MS" w:hAnsi="Arial Unicode MS"/>
          <w:rtl w:val="0"/>
        </w:rPr>
        <w:t xml:space="preserve">변형 면역: 캐릭터는 형태와 생물 유형을 변경하는 어떠한 영향도 받지 않습니다.</w:t>
      </w:r>
    </w:p>
    <w:p w:rsidR="00000000" w:rsidDel="00000000" w:rsidP="00000000" w:rsidRDefault="00000000" w:rsidRPr="00000000" w14:paraId="000019B2">
      <w:pPr>
        <w:rPr/>
      </w:pPr>
      <w:r w:rsidDel="00000000" w:rsidR="00000000" w:rsidRPr="00000000">
        <w:rPr>
          <w:rFonts w:ascii="Arial Unicode MS" w:cs="Arial Unicode MS" w:eastAsia="Arial Unicode MS" w:hAnsi="Arial Unicode MS"/>
          <w:rtl w:val="0"/>
        </w:rPr>
        <w:t xml:space="preserve">빙의 면역: 캐릭터는 빙의될 수 없습니다.</w:t>
      </w:r>
    </w:p>
    <w:p w:rsidR="00000000" w:rsidDel="00000000" w:rsidP="00000000" w:rsidRDefault="00000000" w:rsidRPr="00000000" w14:paraId="000019B3">
      <w:pPr>
        <w:rPr/>
      </w:pPr>
      <w:r w:rsidDel="00000000" w:rsidR="00000000" w:rsidRPr="00000000">
        <w:rPr>
          <w:rFonts w:ascii="Arial Unicode MS" w:cs="Arial Unicode MS" w:eastAsia="Arial Unicode MS" w:hAnsi="Arial Unicode MS"/>
          <w:rtl w:val="0"/>
        </w:rPr>
        <w:t xml:space="preserve">불량 점수 면역: 불량 상태 점수 면역은 일반적으로 특정 불량 상태 점수에 대한 개별 면역이며, 면역 가능한 유형에는 연소 점수 면역, 동결 점수 면역, 격통 점수 면역, 구토 점수 면역, 이명 점수 면역, 현기증 점수 면역, 결정화 점수 면역, 정신 속박 면역, 얽힘 점수 면역, 마비 점수 면역, 현훈 점수 면역, 매혹 점수 면역, 출혈 점수 면역, 피로 점수 면역, 실속 점수 면역, 졸림 점수 면역, 사지 방해 면역, 공포 점수 면역, 흥분 점수 면역, 낙담 점수 면역이 있습니다. 특별한 설명이 없다면 해당 불량 상태 점수를 전혀 얻지 않는 것을 의미합니다.</w:t>
      </w:r>
    </w:p>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다중 공격 감점 면역: 다중 공격으로 인한 다중 공격 감점의 영향을 받지 않습니다.</w:t>
      </w:r>
    </w:p>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불량 상태 면역: 불량 상태 면역은 일반적으로 특정 불량 상태에 대한 개별 면역이며, 면역 가능한 유형에는 빙결 면역, 구역질 면역, 석화 면역, 매혹 면역, 기력 고갈 면역, 실명 면역, 난청 면역, 수면 면역, 경악 면역, 광란 면역, 염세 면역이 있습니다. 이러한 능력에 대한 면역을 가지고 있다고 해서 해당 불량 상태 점수에 면역되는 것은 아니며, 단지 이러한 불량 점수로 인해 해당 상태에 빠지지 않을 뿐입니다.</w:t>
      </w:r>
    </w:p>
    <w:p w:rsidR="00000000" w:rsidDel="00000000" w:rsidP="00000000" w:rsidRDefault="00000000" w:rsidRPr="00000000" w14:paraId="000019B6">
      <w:pPr>
        <w:rPr/>
      </w:pPr>
      <w:r w:rsidDel="00000000" w:rsidR="00000000" w:rsidRPr="00000000">
        <w:rPr>
          <w:rFonts w:ascii="Arial Unicode MS" w:cs="Arial Unicode MS" w:eastAsia="Arial Unicode MS" w:hAnsi="Arial Unicode MS"/>
          <w:rtl w:val="0"/>
        </w:rPr>
        <w:t xml:space="preserve">노화 면역: 노화와 연령에 영향을 미치는 효과의 영향을 받지 않습니다. 동시에 연령을 소모하거나 자신을 노화시켜 특정 효과를 달성하는 모든 능력을 사용할 때 본 능력의 영향을 받지 않으며, 이때는 정상적으로 노화합니다.</w:t>
      </w:r>
    </w:p>
    <w:p w:rsidR="00000000" w:rsidDel="00000000" w:rsidP="00000000" w:rsidRDefault="00000000" w:rsidRPr="00000000" w14:paraId="000019B7">
      <w:pPr>
        <w:rPr/>
      </w:pPr>
      <w:r w:rsidDel="00000000" w:rsidR="00000000" w:rsidRPr="00000000">
        <w:rPr>
          <w:rFonts w:ascii="Arial Unicode MS" w:cs="Arial Unicode MS" w:eastAsia="Arial Unicode MS" w:hAnsi="Arial Unicode MS"/>
          <w:rtl w:val="0"/>
        </w:rPr>
        <w:t xml:space="preserve">침묵 면역: 침묵의 영향을 받지 않습니다.</w:t>
      </w:r>
    </w:p>
    <w:p w:rsidR="00000000" w:rsidDel="00000000" w:rsidP="00000000" w:rsidRDefault="00000000" w:rsidRPr="00000000" w14:paraId="000019B8">
      <w:pPr>
        <w:rPr/>
      </w:pPr>
      <w:r w:rsidDel="00000000" w:rsidR="00000000" w:rsidRPr="00000000">
        <w:rPr>
          <w:rFonts w:ascii="Arial Unicode MS" w:cs="Arial Unicode MS" w:eastAsia="Arial Unicode MS" w:hAnsi="Arial Unicode MS"/>
          <w:rtl w:val="0"/>
        </w:rPr>
        <w:t xml:space="preserve">질식 면역: 질식의 영향을 받지 않으며, 일반적으로 호흡계가 없는 생물은 자동으로 질식에 면역입니다.</w:t>
      </w:r>
    </w:p>
    <w:p w:rsidR="00000000" w:rsidDel="00000000" w:rsidP="00000000" w:rsidRDefault="00000000" w:rsidRPr="00000000" w14:paraId="000019B9">
      <w:pPr>
        <w:rPr/>
      </w:pPr>
      <w:r w:rsidDel="00000000" w:rsidR="00000000" w:rsidRPr="00000000">
        <w:rPr>
          <w:rFonts w:ascii="Arial Unicode MS" w:cs="Arial Unicode MS" w:eastAsia="Arial Unicode MS" w:hAnsi="Arial Unicode MS"/>
          <w:rtl w:val="0"/>
        </w:rPr>
        <w:t xml:space="preserve">속박 면역: 속박되지 않습니다.</w:t>
      </w:r>
    </w:p>
    <w:p w:rsidR="00000000" w:rsidDel="00000000" w:rsidP="00000000" w:rsidRDefault="00000000" w:rsidRPr="00000000" w14:paraId="000019BA">
      <w:pPr>
        <w:rPr/>
      </w:pPr>
      <w:r w:rsidDel="00000000" w:rsidR="00000000" w:rsidRPr="00000000">
        <w:rPr>
          <w:rFonts w:ascii="Arial Unicode MS" w:cs="Arial Unicode MS" w:eastAsia="Arial Unicode MS" w:hAnsi="Arial Unicode MS"/>
          <w:rtl w:val="0"/>
        </w:rPr>
        <w:t xml:space="preserve">추방 면역: 추방되지 않습니다.</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환각 면역: 환각의 영향을 받지 않습니다. 주의: 환영 면역, 환술 면역, 환각 간파, 환술 간파, 환영 간파는 모두 이와 같은 의미입니다.</w:t>
      </w:r>
    </w:p>
    <w:p w:rsidR="00000000" w:rsidDel="00000000" w:rsidP="00000000" w:rsidRDefault="00000000" w:rsidRPr="00000000" w14:paraId="000019BC">
      <w:pPr>
        <w:rPr/>
      </w:pPr>
      <w:r w:rsidDel="00000000" w:rsidR="00000000" w:rsidRPr="00000000">
        <w:rPr>
          <w:rFonts w:ascii="Arial Unicode MS" w:cs="Arial Unicode MS" w:eastAsia="Arial Unicode MS" w:hAnsi="Arial Unicode MS"/>
          <w:rtl w:val="0"/>
        </w:rPr>
        <w:t xml:space="preserve">봉인 면역: 봉인되지 않으며, 에너지 풀 등도 포함되지만 소지한 물품은 포함되지 않습니다.</w:t>
      </w:r>
    </w:p>
    <w:p w:rsidR="00000000" w:rsidDel="00000000" w:rsidP="00000000" w:rsidRDefault="00000000" w:rsidRPr="00000000" w14:paraId="000019BD">
      <w:pPr>
        <w:rPr/>
      </w:pPr>
      <w:r w:rsidDel="00000000" w:rsidR="00000000" w:rsidRPr="00000000">
        <w:rPr>
          <w:rFonts w:ascii="Arial Unicode MS" w:cs="Arial Unicode MS" w:eastAsia="Arial Unicode MS" w:hAnsi="Arial Unicode MS"/>
          <w:rtl w:val="0"/>
        </w:rPr>
        <w:t xml:space="preserve">부활 금지——부활 능력.</w:t>
      </w:r>
    </w:p>
    <w:p w:rsidR="00000000" w:rsidDel="00000000" w:rsidP="00000000" w:rsidRDefault="00000000" w:rsidRPr="00000000" w14:paraId="000019BE">
      <w:pPr>
        <w:rPr/>
      </w:pPr>
      <w:r w:rsidDel="00000000" w:rsidR="00000000" w:rsidRPr="00000000">
        <w:rPr>
          <w:rtl w:val="0"/>
        </w:rPr>
        <w:t xml:space="preserve">=====================================================================</w:t>
      </w:r>
    </w:p>
    <w:p w:rsidR="00000000" w:rsidDel="00000000" w:rsidP="00000000" w:rsidRDefault="00000000" w:rsidRPr="00000000" w14:paraId="000019BF">
      <w:pPr>
        <w:rPr/>
      </w:pPr>
      <w:r w:rsidDel="00000000" w:rsidR="00000000" w:rsidRPr="00000000">
        <w:rPr>
          <w:rtl w:val="0"/>
        </w:rPr>
        <w:t xml:space="preserve">======================================</w:t>
      </w:r>
    </w:p>
    <w:p w:rsidR="00000000" w:rsidDel="00000000" w:rsidP="00000000" w:rsidRDefault="00000000" w:rsidRPr="00000000" w14:paraId="000019C0">
      <w:pPr>
        <w:rPr/>
      </w:pPr>
      <w:r w:rsidDel="00000000" w:rsidR="00000000" w:rsidRPr="00000000">
        <w:rPr>
          <w:rFonts w:ascii="Arial Unicode MS" w:cs="Arial Unicode MS" w:eastAsia="Arial Unicode MS" w:hAnsi="Arial Unicode MS"/>
          <w:rtl w:val="0"/>
        </w:rPr>
        <w:t xml:space="preserve">지선 능력이 대항을 발생시키는 면역 능력 나열 및 설명:</w:t>
      </w:r>
    </w:p>
    <w:p w:rsidR="00000000" w:rsidDel="00000000" w:rsidP="00000000" w:rsidRDefault="00000000" w:rsidRPr="00000000" w14:paraId="000019C1">
      <w:pPr>
        <w:rPr/>
      </w:pPr>
      <w:r w:rsidDel="00000000" w:rsidR="00000000" w:rsidRPr="00000000">
        <w:rPr>
          <w:rFonts w:ascii="Arial Unicode MS" w:cs="Arial Unicode MS" w:eastAsia="Arial Unicode MS" w:hAnsi="Arial Unicode MS"/>
          <w:rtl w:val="0"/>
        </w:rPr>
        <w:t xml:space="preserve">다음 능력들은 자신보다 지선 등급이 높고 정반대되는 능력을 만났을 때 양측의 등급을 계산하여 대항해야 합니다.</w:t>
      </w:r>
    </w:p>
    <w:p w:rsidR="00000000" w:rsidDel="00000000" w:rsidP="00000000" w:rsidRDefault="00000000" w:rsidRPr="00000000" w14:paraId="000019C2">
      <w:pPr>
        <w:rPr/>
      </w:pPr>
      <w:r w:rsidDel="00000000" w:rsidR="00000000" w:rsidRPr="00000000">
        <w:rPr>
          <w:rFonts w:ascii="Arial Unicode MS" w:cs="Arial Unicode MS" w:eastAsia="Arial Unicode MS" w:hAnsi="Arial Unicode MS"/>
          <w:rtl w:val="0"/>
        </w:rPr>
        <w:t xml:space="preserve">반정찰(은신)——정찰 능력.</w:t>
      </w:r>
    </w:p>
    <w:p w:rsidR="00000000" w:rsidDel="00000000" w:rsidP="00000000" w:rsidRDefault="00000000" w:rsidRPr="00000000" w14:paraId="000019C3">
      <w:pPr>
        <w:rPr/>
      </w:pPr>
      <w:r w:rsidDel="00000000" w:rsidR="00000000" w:rsidRPr="00000000">
        <w:rPr>
          <w:rFonts w:ascii="Arial Unicode MS" w:cs="Arial Unicode MS" w:eastAsia="Arial Unicode MS" w:hAnsi="Arial Unicode MS"/>
          <w:rtl w:val="0"/>
        </w:rPr>
        <w:t xml:space="preserve">시전자 직능 면역 또는 기타 유사한 효과——캐릭터가 자발적으로 하지 않는 한, 해당 시전자 직능 또는 기타 유사한 능력이 발생시키는 효과.</w:t>
      </w:r>
    </w:p>
    <w:p w:rsidR="00000000" w:rsidDel="00000000" w:rsidP="00000000" w:rsidRDefault="00000000" w:rsidRPr="00000000" w14:paraId="000019C4">
      <w:pPr>
        <w:rPr/>
      </w:pPr>
      <w:r w:rsidDel="00000000" w:rsidR="00000000" w:rsidRPr="00000000">
        <w:rPr>
          <w:rFonts w:ascii="Arial Unicode MS" w:cs="Arial Unicode MS" w:eastAsia="Arial Unicode MS" w:hAnsi="Arial Unicode MS"/>
          <w:rtl w:val="0"/>
        </w:rPr>
        <w:t xml:space="preserve">즉사 면역——즉사 능력. 즉사 효과의 영향을 받지 않습니다.</w:t>
      </w:r>
    </w:p>
    <w:p w:rsidR="00000000" w:rsidDel="00000000" w:rsidP="00000000" w:rsidRDefault="00000000" w:rsidRPr="00000000" w14:paraId="000019C5">
      <w:pPr>
        <w:rPr/>
      </w:pPr>
      <w:r w:rsidDel="00000000" w:rsidR="00000000" w:rsidRPr="00000000">
        <w:rPr>
          <w:rFonts w:ascii="Arial Unicode MS" w:cs="Arial Unicode MS" w:eastAsia="Arial Unicode MS" w:hAnsi="Arial Unicode MS"/>
          <w:rtl w:val="0"/>
        </w:rPr>
        <w:t xml:space="preserve">질병 면역——질병. 질병 효과의 영향을 받지 않습니다.</w:t>
      </w:r>
    </w:p>
    <w:p w:rsidR="00000000" w:rsidDel="00000000" w:rsidP="00000000" w:rsidRDefault="00000000" w:rsidRPr="00000000" w14:paraId="000019C6">
      <w:pPr>
        <w:rPr/>
      </w:pPr>
      <w:r w:rsidDel="00000000" w:rsidR="00000000" w:rsidRPr="00000000">
        <w:rPr>
          <w:rFonts w:ascii="Arial Unicode MS" w:cs="Arial Unicode MS" w:eastAsia="Arial Unicode MS" w:hAnsi="Arial Unicode MS"/>
          <w:rtl w:val="0"/>
        </w:rPr>
        <w:t xml:space="preserve">독소 면역——독소. 독소 효과의 영향을 받지 않습니다.</w:t>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정신 영향 면역——정신 효과. 캐릭터가 자발적으로 하지 않는 한 정신 효과의 영향을 받지 않습니다.</w:t>
      </w:r>
    </w:p>
    <w:p w:rsidR="00000000" w:rsidDel="00000000" w:rsidP="00000000" w:rsidRDefault="00000000" w:rsidRPr="00000000" w14:paraId="000019C8">
      <w:pPr>
        <w:rPr/>
      </w:pPr>
      <w:r w:rsidDel="00000000" w:rsidR="00000000" w:rsidRPr="00000000">
        <w:rPr>
          <w:rFonts w:ascii="Arial Unicode MS" w:cs="Arial Unicode MS" w:eastAsia="Arial Unicode MS" w:hAnsi="Arial Unicode MS"/>
          <w:rtl w:val="0"/>
        </w:rPr>
        <w:t xml:space="preserve">기습 면역——기습 유발. 목표가 캐릭터에게 가하는 기습을 무시합니다.</w:t>
      </w:r>
    </w:p>
    <w:p w:rsidR="00000000" w:rsidDel="00000000" w:rsidP="00000000" w:rsidRDefault="00000000" w:rsidRPr="00000000" w14:paraId="000019C9">
      <w:pPr>
        <w:rPr/>
      </w:pPr>
      <w:r w:rsidDel="00000000" w:rsidR="00000000" w:rsidRPr="00000000">
        <w:rPr>
          <w:rFonts w:ascii="Arial Unicode MS" w:cs="Arial Unicode MS" w:eastAsia="Arial Unicode MS" w:hAnsi="Arial Unicode MS"/>
          <w:rtl w:val="0"/>
        </w:rPr>
        <w:t xml:space="preserve">접촉 공격 면역——접촉 공격 유발. 목표가 캐릭터에게 가하는 접촉 공격을 무시합니다.</w:t>
      </w:r>
    </w:p>
    <w:p w:rsidR="00000000" w:rsidDel="00000000" w:rsidP="00000000" w:rsidRDefault="00000000" w:rsidRPr="00000000" w14:paraId="000019CA">
      <w:pPr>
        <w:rPr/>
      </w:pPr>
      <w:r w:rsidDel="00000000" w:rsidR="00000000" w:rsidRPr="00000000">
        <w:rPr>
          <w:rFonts w:ascii="Arial Unicode MS" w:cs="Arial Unicode MS" w:eastAsia="Arial Unicode MS" w:hAnsi="Arial Unicode MS"/>
          <w:rtl w:val="0"/>
        </w:rPr>
        <w:t xml:space="preserve">저주 면역——저주. 저주의 영향을 받지 않으며, 물론 시전 전문이 "저주"인 일부 주문의 영향도 포함됩니다.</w:t>
      </w:r>
    </w:p>
    <w:p w:rsidR="00000000" w:rsidDel="00000000" w:rsidP="00000000" w:rsidRDefault="00000000" w:rsidRPr="00000000" w14:paraId="000019CB">
      <w:pPr>
        <w:rPr/>
      </w:pPr>
      <w:r w:rsidDel="00000000" w:rsidR="00000000" w:rsidRPr="00000000">
        <w:rPr>
          <w:rFonts w:ascii="Arial Unicode MS" w:cs="Arial Unicode MS" w:eastAsia="Arial Unicode MS" w:hAnsi="Arial Unicode MS"/>
          <w:rtl w:val="0"/>
        </w:rPr>
        <w:t xml:space="preserve">시간 면역——시간 효과. 캐릭터가 자발적으로 하지 않는 한 시간 관련 능력의 영향을 받지 않습니다.</w:t>
      </w:r>
    </w:p>
    <w:p w:rsidR="00000000" w:rsidDel="00000000" w:rsidP="00000000" w:rsidRDefault="00000000" w:rsidRPr="00000000" w14:paraId="000019CC">
      <w:pPr>
        <w:rPr/>
      </w:pPr>
      <w:r w:rsidDel="00000000" w:rsidR="00000000" w:rsidRPr="00000000">
        <w:rPr>
          <w:rFonts w:ascii="Arial Unicode MS" w:cs="Arial Unicode MS" w:eastAsia="Arial Unicode MS" w:hAnsi="Arial Unicode MS"/>
          <w:rtl w:val="0"/>
        </w:rPr>
        <w:t xml:space="preserve">공간 면역——공간 효과. 캐릭터가 자발적으로 하지 않는 한 공간, 순간이동 관련 능력의 영향을 받지 않습니다.</w:t>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인과율 면역——인과율 효과. 캐릭터가 자발적으로 하지 않는 한 인과율 관련 능력의 영향을 받지 않습니다.</w:t>
      </w:r>
    </w:p>
    <w:p w:rsidR="00000000" w:rsidDel="00000000" w:rsidP="00000000" w:rsidRDefault="00000000" w:rsidRPr="00000000" w14:paraId="000019CE">
      <w:pPr>
        <w:rPr/>
      </w:pPr>
      <w:r w:rsidDel="00000000" w:rsidR="00000000" w:rsidRPr="00000000">
        <w:rPr>
          <w:rtl w:val="0"/>
        </w:rPr>
        <w:t xml:space="preserve">=====================================================================</w:t>
      </w:r>
    </w:p>
    <w:p w:rsidR="00000000" w:rsidDel="00000000" w:rsidP="00000000" w:rsidRDefault="00000000" w:rsidRPr="00000000" w14:paraId="000019CF">
      <w:pPr>
        <w:rPr/>
      </w:pPr>
      <w:r w:rsidDel="00000000" w:rsidR="00000000" w:rsidRPr="00000000">
        <w:rPr>
          <w:rtl w:val="0"/>
        </w:rPr>
        <w:t xml:space="preserve">======================================</w:t>
      </w:r>
    </w:p>
    <w:p w:rsidR="00000000" w:rsidDel="00000000" w:rsidP="00000000" w:rsidRDefault="00000000" w:rsidRPr="00000000" w14:paraId="000019D0">
      <w:pPr>
        <w:rPr/>
      </w:pPr>
      <w:r w:rsidDel="00000000" w:rsidR="00000000" w:rsidRPr="00000000">
        <w:rPr>
          <w:rFonts w:ascii="Arial Unicode MS" w:cs="Arial Unicode MS" w:eastAsia="Arial Unicode MS" w:hAnsi="Arial Unicode MS"/>
          <w:rtl w:val="0"/>
        </w:rPr>
        <w:t xml:space="preserve">환경 효과의 대항:</w:t>
      </w:r>
    </w:p>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환경 효과의 대항은 위의 대항을 따르지 않습니다. 왜냐하면 환경 효과는 대부분의 경우 지선 등급이 없기 때문입니다.</w:t>
      </w:r>
    </w:p>
    <w:p w:rsidR="00000000" w:rsidDel="00000000" w:rsidP="00000000" w:rsidRDefault="00000000" w:rsidRPr="00000000" w14:paraId="000019D2">
      <w:pPr>
        <w:rPr/>
      </w:pPr>
      <w:r w:rsidDel="00000000" w:rsidR="00000000" w:rsidRPr="00000000">
        <w:rPr>
          <w:rFonts w:ascii="Arial Unicode MS" w:cs="Arial Unicode MS" w:eastAsia="Arial Unicode MS" w:hAnsi="Arial Unicode MS"/>
          <w:rtl w:val="0"/>
        </w:rPr>
        <w:t xml:space="preserve">그러므로 특별한 설명이 없는 한, 환경 효과는 선후 효과를 따릅니다. 예를 들어 한 구역이 원래 어두웠는데 횃불이 들어오면 해당 구역은 횃불로 인해 밝아집니다. 그 다음 암흑술이 시전되어 해당 범위가 어두워지고, 이때 횃불이 범위 밖으로 이동한 후 다시 들어오면 다시 밝아집니다. 이는 횃불의 조명 범위가 암흑술의 범위에서 완전히 벗어나야만 선후를 다시 계산할 수 있습니다. 그렇지 않으면 암흑술은 여전히 횃불이 가져온 밝은 효과에 영향을 미칠 수 있습니다. 물론 암흑술이 미치지 않는 구역에서는 횃불이 정상적으로 조명할 수 있습니다.</w:t>
      </w:r>
    </w:p>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주의해야 할 점은 광원이 가려지면 전체 구역이 어두워지며, 동시에 광원도 선후 원칙을 따른다는 것입니다. 만약 한 구역의 유일한 광원이 암흑술에 뒤덮인다면 전체 구역이 어둠에 빠집니다. 하지만 광원이 다시 켜지면 암흑술의 효과를 무시할 수 있습니다.</w:t>
      </w:r>
    </w:p>
    <w:p w:rsidR="00000000" w:rsidDel="00000000" w:rsidP="00000000" w:rsidRDefault="00000000" w:rsidRPr="00000000" w14:paraId="000019D4">
      <w:pPr>
        <w:rPr/>
      </w:pPr>
      <w:r w:rsidDel="00000000" w:rsidR="00000000" w:rsidRPr="00000000">
        <w:rPr>
          <w:rtl w:val="0"/>
        </w:rPr>
        <w:t xml:space="preserve">=====================================================================</w:t>
      </w:r>
    </w:p>
    <w:p w:rsidR="00000000" w:rsidDel="00000000" w:rsidP="00000000" w:rsidRDefault="00000000" w:rsidRPr="00000000" w14:paraId="000019D5">
      <w:pPr>
        <w:rPr/>
      </w:pPr>
      <w:r w:rsidDel="00000000" w:rsidR="00000000" w:rsidRPr="00000000">
        <w:rPr>
          <w:rtl w:val="0"/>
        </w:rPr>
        <w:t xml:space="preserve">======================================</w:t>
      </w:r>
    </w:p>
    <w:p w:rsidR="00000000" w:rsidDel="00000000" w:rsidP="00000000" w:rsidRDefault="00000000" w:rsidRPr="00000000" w14:paraId="000019D6">
      <w:pPr>
        <w:pStyle w:val="Heading1"/>
        <w:rPr/>
      </w:pPr>
      <w:bookmarkStart w:colFirst="0" w:colLast="0" w:name="_xh2et4w57q53" w:id="43"/>
      <w:bookmarkEnd w:id="43"/>
      <w:r w:rsidDel="00000000" w:rsidR="00000000" w:rsidRPr="00000000">
        <w:rPr>
          <w:rFonts w:ascii="Arial Unicode MS" w:cs="Arial Unicode MS" w:eastAsia="Arial Unicode MS" w:hAnsi="Arial Unicode MS"/>
          <w:rtl w:val="0"/>
        </w:rPr>
        <w:t xml:space="preserve">1.4.11 탐지와 정위</w:t>
      </w:r>
    </w:p>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탐지와 정위:</w:t>
      </w:r>
    </w:p>
    <w:p w:rsidR="00000000" w:rsidDel="00000000" w:rsidP="00000000" w:rsidRDefault="00000000" w:rsidRPr="00000000" w14:paraId="000019D8">
      <w:pPr>
        <w:rPr/>
      </w:pPr>
      <w:r w:rsidDel="00000000" w:rsidR="00000000" w:rsidRPr="00000000">
        <w:rPr>
          <w:rtl w:val="0"/>
        </w:rPr>
        <w:t xml:space="preserve">=====================================================================</w:t>
      </w:r>
    </w:p>
    <w:p w:rsidR="00000000" w:rsidDel="00000000" w:rsidP="00000000" w:rsidRDefault="00000000" w:rsidRPr="00000000" w14:paraId="000019D9">
      <w:pPr>
        <w:rPr/>
      </w:pPr>
      <w:r w:rsidDel="00000000" w:rsidR="00000000" w:rsidRPr="00000000">
        <w:rPr>
          <w:rtl w:val="0"/>
        </w:rPr>
        <w:t xml:space="preserve">======================================</w:t>
      </w:r>
    </w:p>
    <w:p w:rsidR="00000000" w:rsidDel="00000000" w:rsidP="00000000" w:rsidRDefault="00000000" w:rsidRPr="00000000" w14:paraId="000019DA">
      <w:pPr>
        <w:rPr/>
      </w:pPr>
      <w:r w:rsidDel="00000000" w:rsidR="00000000" w:rsidRPr="00000000">
        <w:rPr>
          <w:rFonts w:ascii="Arial Unicode MS" w:cs="Arial Unicode MS" w:eastAsia="Arial Unicode MS" w:hAnsi="Arial Unicode MS"/>
          <w:rtl w:val="0"/>
        </w:rPr>
        <w:t xml:space="preserve">1. 모든 탐지와 반탐지 수단은 각자의 "탐지 등급"과 "반탐지 등급"을 가지고 있습니다. 이는 지선 등급에 따라 결정됩니다.</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2. 탐지 수단이란 원래부터 직관적인 관찰을 통해 감지 능력을 제공하는 수단을 말합니다. 만약 그 수단 자체가 모호하거나 정확한 정위를 할 수 없다면, 이 규칙이 그것을 정위할 수 있게 만들지는 않습니다.</w:t>
      </w:r>
    </w:p>
    <w:p w:rsidR="00000000" w:rsidDel="00000000" w:rsidP="00000000" w:rsidRDefault="00000000" w:rsidRPr="00000000" w14:paraId="000019DD">
      <w:pPr>
        <w:rPr/>
      </w:pPr>
      <w:r w:rsidDel="00000000" w:rsidR="00000000" w:rsidRPr="00000000">
        <w:rPr>
          <w:rtl w:val="0"/>
        </w:rPr>
        <w:t xml:space="preserve">=====================================================================</w:t>
      </w:r>
    </w:p>
    <w:p w:rsidR="00000000" w:rsidDel="00000000" w:rsidP="00000000" w:rsidRDefault="00000000" w:rsidRPr="00000000" w14:paraId="000019DE">
      <w:pPr>
        <w:rPr/>
      </w:pPr>
      <w:r w:rsidDel="00000000" w:rsidR="00000000" w:rsidRPr="00000000">
        <w:rPr>
          <w:rtl w:val="0"/>
        </w:rPr>
        <w:t xml:space="preserve">======================================</w:t>
      </w:r>
    </w:p>
    <w:p w:rsidR="00000000" w:rsidDel="00000000" w:rsidP="00000000" w:rsidRDefault="00000000" w:rsidRPr="00000000" w14:paraId="000019DF">
      <w:pPr>
        <w:rPr/>
      </w:pPr>
      <w:r w:rsidDel="00000000" w:rsidR="00000000" w:rsidRPr="00000000">
        <w:rPr>
          <w:rFonts w:ascii="Arial Unicode MS" w:cs="Arial Unicode MS" w:eastAsia="Arial Unicode MS" w:hAnsi="Arial Unicode MS"/>
          <w:rtl w:val="0"/>
        </w:rPr>
        <w:t xml:space="preserve">핵심 개념:</w:t>
      </w:r>
    </w:p>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정위 목표: 플레이어가 목표의 위치를 알고 있는 것을 목표를 정위했다고 합니다. 정위는 정확한 정위와 모호한 정위로 나뉩니다.</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정확한 정위: 정확한 정위란 목표의 위치를 정확히 알고 있는 것을 말합니다.</w:t>
      </w:r>
    </w:p>
    <w:p w:rsidR="00000000" w:rsidDel="00000000" w:rsidP="00000000" w:rsidRDefault="00000000" w:rsidRPr="00000000" w14:paraId="000019E3">
      <w:pPr>
        <w:rPr/>
      </w:pPr>
      <w:r w:rsidDel="00000000" w:rsidR="00000000" w:rsidRPr="00000000">
        <w:rPr>
          <w:rFonts w:ascii="Arial Unicode MS" w:cs="Arial Unicode MS" w:eastAsia="Arial Unicode MS" w:hAnsi="Arial Unicode MS"/>
          <w:rtl w:val="0"/>
        </w:rPr>
        <w:t xml:space="preserve">일반적으로 인간의 경우, 목표를 선명하고 명확하게 실제로 볼 수 있다면 그것을 정위할 수 있습니다. 캐릭터는 정위된 목표를 방해 없이 공격하거나, "X개의 목표 지정/지정 범위 내 X개의 목표"와 같은 주문이나 능력을 사용할 수 있습니다.</w:t>
      </w:r>
    </w:p>
    <w:p w:rsidR="00000000" w:rsidDel="00000000" w:rsidP="00000000" w:rsidRDefault="00000000" w:rsidRPr="00000000" w14:paraId="000019E4">
      <w:pPr>
        <w:rPr/>
      </w:pPr>
      <w:r w:rsidDel="00000000" w:rsidR="00000000" w:rsidRPr="00000000">
        <w:rPr>
          <w:rFonts w:ascii="Arial Unicode MS" w:cs="Arial Unicode MS" w:eastAsia="Arial Unicode MS" w:hAnsi="Arial Unicode MS"/>
          <w:rtl w:val="0"/>
        </w:rPr>
        <w:t xml:space="preserve">캐릭터는 항상 위치를 정확하게 정위할 수 있습니다(예: "내 앞 5미터, 높이 3미터 지점").</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Fonts w:ascii="Arial Unicode MS" w:cs="Arial Unicode MS" w:eastAsia="Arial Unicode MS" w:hAnsi="Arial Unicode MS"/>
          <w:rtl w:val="0"/>
        </w:rPr>
        <w:t xml:space="preserve">모호한 정위: 목표의 대략적인 위치를 아는 것을 모호한 정위라고 합니다.</w:t>
      </w:r>
    </w:p>
    <w:p w:rsidR="00000000" w:rsidDel="00000000" w:rsidP="00000000" w:rsidRDefault="00000000" w:rsidRPr="00000000" w14:paraId="000019E7">
      <w:pPr>
        <w:rPr/>
      </w:pPr>
      <w:r w:rsidDel="00000000" w:rsidR="00000000" w:rsidRPr="00000000">
        <w:rPr>
          <w:rFonts w:ascii="Arial Unicode MS" w:cs="Arial Unicode MS" w:eastAsia="Arial Unicode MS" w:hAnsi="Arial Unicode MS"/>
          <w:rtl w:val="0"/>
        </w:rPr>
        <w:t xml:space="preserve">이는 캐릭터가 목표의 대략적인 방향은 알지만 구체적인 위치는 모른다는 것을 의미합니다. 인간의 경우, 사람은 보이지 않지만 가까운 거리에서 지속적인 대화와 소음을 들을 수 있다면 모호하게 정위할 수 있습니다.  </w:t>
      </w:r>
    </w:p>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캐릭터는 모호하게 정위된 목표를 공격할 수 있지만, 단일 목표 공격(복수 공격 포함, 범위 공격 제외)의 경우 공격 판정의 성공 수, 주문 시전 성공 수, 특수 능력 사용 성공 수 및 관련 추가 성공은 절반만 계산되며 소수점 이하는 버립니다.</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정위 불가: 캐릭터가 목표의 위치를 전혀 알 수 없는 상태입니다. 인간의 경우, 이는 적을 보거나 들을 수 없으며 분석할 만한 데이터도 없다는 것을 의미합니다. 캐릭터는 목표가 특정 위치에 있다고 가정하고 공격할 수 있으며, 목표가 마침 그 위치에 있다면 모호하게 정위된 것으로 간주합니다. 그러나 캐릭터는 그 목표를 주문의 대상으로 지정할 수 없습니다(단, 주문 범위가 "범위" 또는 "범위 내 모든 목표"로 기술되어 있다면 정상적으로 적용됩니다).</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Fonts w:ascii="Arial Unicode MS" w:cs="Arial Unicode MS" w:eastAsia="Arial Unicode MS" w:hAnsi="Arial Unicode MS"/>
          <w:rtl w:val="0"/>
        </w:rPr>
        <w:t xml:space="preserve">정확하게 또는 모호하게 정위할 수 없는 목표가 발동하는 공격에 대해서는 지선 없는 방심 효과가 적용됩니다. </w:t>
      </w:r>
    </w:p>
    <w:p w:rsidR="00000000" w:rsidDel="00000000" w:rsidP="00000000" w:rsidRDefault="00000000" w:rsidRPr="00000000" w14:paraId="000019ED">
      <w:pPr>
        <w:rPr/>
      </w:pPr>
      <w:r w:rsidDel="00000000" w:rsidR="00000000" w:rsidRPr="00000000">
        <w:rPr>
          <w:rFonts w:ascii="Arial Unicode MS" w:cs="Arial Unicode MS" w:eastAsia="Arial Unicode MS" w:hAnsi="Arial Unicode MS"/>
          <w:rtl w:val="0"/>
        </w:rPr>
        <w:t xml:space="preserve">특별한 언급이 없는 한, 인간을 기반으로 한 캐릭터는 시각으로만 정확하게 정위할 수 있습니다.</w:t>
      </w:r>
    </w:p>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눈이 멀었거나 귀가 먹은 캐릭터는 시각이나 청각으로 목표를 정위할 수 없습니다.</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특수: 일반인의 육안은 자연적인 무지선 등급의 탐지 능력을 가지고 있습니다.</w:t>
      </w:r>
    </w:p>
    <w:p w:rsidR="00000000" w:rsidDel="00000000" w:rsidP="00000000" w:rsidRDefault="00000000" w:rsidRPr="00000000" w14:paraId="000019F1">
      <w:pPr>
        <w:rPr/>
      </w:pPr>
      <w:r w:rsidDel="00000000" w:rsidR="00000000" w:rsidRPr="00000000">
        <w:rPr>
          <w:rFonts w:ascii="Arial Unicode MS" w:cs="Arial Unicode MS" w:eastAsia="Arial Unicode MS" w:hAnsi="Arial Unicode MS"/>
          <w:rtl w:val="0"/>
        </w:rPr>
        <w:t xml:space="preserve">특수: 목표가 정위되었는지 여부와 관계없이, 범위 효과를 가진 모든 능력은 목표가 범위 내에 있다면 정상적으로 영향을 받습니다.</w:t>
      </w:r>
    </w:p>
    <w:p w:rsidR="00000000" w:rsidDel="00000000" w:rsidP="00000000" w:rsidRDefault="00000000" w:rsidRPr="00000000" w14:paraId="000019F2">
      <w:pPr>
        <w:rPr/>
      </w:pPr>
      <w:r w:rsidDel="00000000" w:rsidR="00000000" w:rsidRPr="00000000">
        <w:rPr>
          <w:rtl w:val="0"/>
        </w:rPr>
        <w:t xml:space="preserve">=====================================================================</w:t>
      </w:r>
    </w:p>
    <w:p w:rsidR="00000000" w:rsidDel="00000000" w:rsidP="00000000" w:rsidRDefault="00000000" w:rsidRPr="00000000" w14:paraId="000019F3">
      <w:pPr>
        <w:rPr/>
      </w:pPr>
      <w:r w:rsidDel="00000000" w:rsidR="00000000" w:rsidRPr="00000000">
        <w:rPr>
          <w:rtl w:val="0"/>
        </w:rPr>
        <w:t xml:space="preserve">======================================</w:t>
      </w:r>
    </w:p>
    <w:p w:rsidR="00000000" w:rsidDel="00000000" w:rsidP="00000000" w:rsidRDefault="00000000" w:rsidRPr="00000000" w14:paraId="000019F4">
      <w:pPr>
        <w:rPr/>
      </w:pPr>
      <w:r w:rsidDel="00000000" w:rsidR="00000000" w:rsidRPr="00000000">
        <w:rPr>
          <w:rFonts w:ascii="Arial Unicode MS" w:cs="Arial Unicode MS" w:eastAsia="Arial Unicode MS" w:hAnsi="Arial Unicode MS"/>
          <w:rtl w:val="0"/>
        </w:rPr>
        <w:t xml:space="preserve">탐지와 반탐지 대항:</w:t>
      </w:r>
    </w:p>
    <w:p w:rsidR="00000000" w:rsidDel="00000000" w:rsidP="00000000" w:rsidRDefault="00000000" w:rsidRPr="00000000" w14:paraId="000019F5">
      <w:pPr>
        <w:rPr/>
      </w:pPr>
      <w:r w:rsidDel="00000000" w:rsidR="00000000" w:rsidRPr="00000000">
        <w:rPr>
          <w:rFonts w:ascii="Arial Unicode MS" w:cs="Arial Unicode MS" w:eastAsia="Arial Unicode MS" w:hAnsi="Arial Unicode MS"/>
          <w:rtl w:val="0"/>
        </w:rPr>
        <w:t xml:space="preserve">대항은 다음 세 단계로 나뉩니다:</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Fonts w:ascii="Arial Unicode MS" w:cs="Arial Unicode MS" w:eastAsia="Arial Unicode MS" w:hAnsi="Arial Unicode MS"/>
          <w:rtl w:val="0"/>
        </w:rPr>
        <w:t xml:space="preserve">첫 번째 단계, 반탐지측의 반탐지 능력 확인:</w:t>
      </w:r>
    </w:p>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일반적으로 반탐지 능력은 탐지측이 목표를 탐지할 수 없다는 것을 의미하며, 통속적으로 말하면 반탐지측이 "은신"한 것입니다.</w:t>
      </w:r>
    </w:p>
    <w:p w:rsidR="00000000" w:rsidDel="00000000" w:rsidP="00000000" w:rsidRDefault="00000000" w:rsidRPr="00000000" w14:paraId="000019F9">
      <w:pPr>
        <w:rPr/>
      </w:pPr>
      <w:r w:rsidDel="00000000" w:rsidR="00000000" w:rsidRPr="00000000">
        <w:rPr>
          <w:rFonts w:ascii="Arial Unicode MS" w:cs="Arial Unicode MS" w:eastAsia="Arial Unicode MS" w:hAnsi="Arial Unicode MS"/>
          <w:rtl w:val="0"/>
        </w:rPr>
        <w:t xml:space="preserve">그리고 그것을 "은신"시키는 수단이 바로 반탐지 수단입니다.</w:t>
      </w:r>
    </w:p>
    <w:p w:rsidR="00000000" w:rsidDel="00000000" w:rsidP="00000000" w:rsidRDefault="00000000" w:rsidRPr="00000000" w14:paraId="000019FA">
      <w:pPr>
        <w:rPr/>
      </w:pPr>
      <w:r w:rsidDel="00000000" w:rsidR="00000000" w:rsidRPr="00000000">
        <w:rPr>
          <w:rFonts w:ascii="Arial Unicode MS" w:cs="Arial Unicode MS" w:eastAsia="Arial Unicode MS" w:hAnsi="Arial Unicode MS"/>
          <w:rtl w:val="0"/>
        </w:rPr>
        <w:t xml:space="preserve">첫 번째 단계에서는 반탐지측이 반탐지 수단을 가지고 있는지 확인해야 합니다. </w:t>
      </w:r>
    </w:p>
    <w:p w:rsidR="00000000" w:rsidDel="00000000" w:rsidP="00000000" w:rsidRDefault="00000000" w:rsidRPr="00000000" w14:paraId="000019FB">
      <w:pPr>
        <w:rPr/>
      </w:pPr>
      <w:r w:rsidDel="00000000" w:rsidR="00000000" w:rsidRPr="00000000">
        <w:rPr>
          <w:rFonts w:ascii="Arial Unicode MS" w:cs="Arial Unicode MS" w:eastAsia="Arial Unicode MS" w:hAnsi="Arial Unicode MS"/>
          <w:rtl w:val="0"/>
        </w:rPr>
        <w:t xml:space="preserve">즉, 같은 환경에 있는 모든 목표가 반탐지 수단을 가지고 있지 않다면, 모든 캐릭터가 다른 캐릭터의 시야에 노출된 것과 같으므로 탐지 대항 규칙을 사용할 필요가 없습니다.</w:t>
      </w:r>
    </w:p>
    <w:p w:rsidR="00000000" w:rsidDel="00000000" w:rsidP="00000000" w:rsidRDefault="00000000" w:rsidRPr="00000000" w14:paraId="000019FC">
      <w:pPr>
        <w:rPr/>
      </w:pPr>
      <w:r w:rsidDel="00000000" w:rsidR="00000000" w:rsidRPr="00000000">
        <w:rPr>
          <w:rFonts w:ascii="Arial Unicode MS" w:cs="Arial Unicode MS" w:eastAsia="Arial Unicode MS" w:hAnsi="Arial Unicode MS"/>
          <w:rtl w:val="0"/>
        </w:rPr>
        <w:t xml:space="preserve">만약 캐릭터가 반탐지 능력을 가지고 있다면, 그 캐릭터의 반탐지 능력의 본질과 등급을 확인한 후 두 번째 단계로 넘어갑니다.</w:t>
      </w:r>
    </w:p>
    <w:p w:rsidR="00000000" w:rsidDel="00000000" w:rsidP="00000000" w:rsidRDefault="00000000" w:rsidRPr="00000000" w14:paraId="000019FD">
      <w:pPr>
        <w:rPr/>
      </w:pPr>
      <w:r w:rsidDel="00000000" w:rsidR="00000000" w:rsidRPr="00000000">
        <w:rPr>
          <w:rFonts w:ascii="Arial Unicode MS" w:cs="Arial Unicode MS" w:eastAsia="Arial Unicode MS" w:hAnsi="Arial Unicode MS"/>
          <w:rtl w:val="0"/>
        </w:rPr>
        <w:t xml:space="preserve">주의할 점은 은신 기술을 통해 숨는 것도 어떤 의미에서는 "은신"이며, 특별한 언급이 없는 한 반탐지 수단은 D급 지선 등급이라는 것입니다.</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Fonts w:ascii="Arial Unicode MS" w:cs="Arial Unicode MS" w:eastAsia="Arial Unicode MS" w:hAnsi="Arial Unicode MS"/>
          <w:rtl w:val="0"/>
        </w:rPr>
        <w:t xml:space="preserve">두 번째 단계: 탐지측의 탐지 능력 확인:</w:t>
      </w:r>
    </w:p>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이 단계에서는 탐지측의 모든 탐지 능력을 나열합니다.</w:t>
      </w:r>
    </w:p>
    <w:p w:rsidR="00000000" w:rsidDel="00000000" w:rsidP="00000000" w:rsidRDefault="00000000" w:rsidRPr="00000000" w14:paraId="00001A01">
      <w:pPr>
        <w:rPr/>
      </w:pPr>
      <w:r w:rsidDel="00000000" w:rsidR="00000000" w:rsidRPr="00000000">
        <w:rPr>
          <w:rFonts w:ascii="Arial Unicode MS" w:cs="Arial Unicode MS" w:eastAsia="Arial Unicode MS" w:hAnsi="Arial Unicode MS"/>
          <w:rtl w:val="0"/>
        </w:rPr>
        <w:t xml:space="preserve">그런 다음 그의 모든 탐지 능력을 목표의 반탐지 능력과 비교합니다. 우리는 결과에 따라 세 번째 단계로 넘어갈지 여부를 결정할 것입니다.</w:t>
      </w:r>
    </w:p>
    <w:p w:rsidR="00000000" w:rsidDel="00000000" w:rsidP="00000000" w:rsidRDefault="00000000" w:rsidRPr="00000000" w14:paraId="00001A02">
      <w:pPr>
        <w:rPr/>
      </w:pPr>
      <w:r w:rsidDel="00000000" w:rsidR="00000000" w:rsidRPr="00000000">
        <w:rPr>
          <w:rFonts w:ascii="Arial Unicode MS" w:cs="Arial Unicode MS" w:eastAsia="Arial Unicode MS" w:hAnsi="Arial Unicode MS"/>
          <w:rtl w:val="0"/>
        </w:rPr>
        <w:t xml:space="preserve">탐지측의 탐지 능력이 반탐지 능력의 지선 등급보다 높을 때는 반탐지측이 탐지측에 의해 정확하게 정위됩니다.</w:t>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탐지측의 탐지 능력과 반탐지 능력의 지선 등급이 같을 때는 반탐지측이 탐지측에 의해 모호하게 정위됩니다.</w:t>
      </w:r>
    </w:p>
    <w:p w:rsidR="00000000" w:rsidDel="00000000" w:rsidP="00000000" w:rsidRDefault="00000000" w:rsidRPr="00000000" w14:paraId="00001A04">
      <w:pPr>
        <w:rPr/>
      </w:pPr>
      <w:r w:rsidDel="00000000" w:rsidR="00000000" w:rsidRPr="00000000">
        <w:rPr>
          <w:rFonts w:ascii="Arial Unicode MS" w:cs="Arial Unicode MS" w:eastAsia="Arial Unicode MS" w:hAnsi="Arial Unicode MS"/>
          <w:rtl w:val="0"/>
        </w:rPr>
        <w:t xml:space="preserve">탐지측의 탐지 능력이 반탐지 능력의 지선 등급보다 낮을 때는 반탐지측이 반탐지 능력을 얻고, 탐지측은 반탐지측을 정위할 수 없습니다.</w:t>
      </w:r>
    </w:p>
    <w:p w:rsidR="00000000" w:rsidDel="00000000" w:rsidP="00000000" w:rsidRDefault="00000000" w:rsidRPr="00000000" w14:paraId="00001A05">
      <w:pPr>
        <w:rPr/>
      </w:pPr>
      <w:r w:rsidDel="00000000" w:rsidR="00000000" w:rsidRPr="00000000">
        <w:rPr>
          <w:rFonts w:ascii="Arial Unicode MS" w:cs="Arial Unicode MS" w:eastAsia="Arial Unicode MS" w:hAnsi="Arial Unicode MS"/>
          <w:rtl w:val="0"/>
        </w:rPr>
        <w:t xml:space="preserve">이 단계에서 탐지측이 반탐지측을 정확하게 정위하지 못했다면 세 번째 단계로 넘어갑니다.</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Fonts w:ascii="Arial Unicode MS" w:cs="Arial Unicode MS" w:eastAsia="Arial Unicode MS" w:hAnsi="Arial Unicode MS"/>
          <w:rtl w:val="0"/>
        </w:rPr>
        <w:t xml:space="preserve">세 번째 단계: 양측의 기술 대항:</w:t>
      </w:r>
    </w:p>
    <w:p w:rsidR="00000000" w:rsidDel="00000000" w:rsidP="00000000" w:rsidRDefault="00000000" w:rsidRPr="00000000" w14:paraId="00001A08">
      <w:pPr>
        <w:rPr/>
      </w:pPr>
      <w:r w:rsidDel="00000000" w:rsidR="00000000" w:rsidRPr="00000000">
        <w:rPr>
          <w:rFonts w:ascii="Arial Unicode MS" w:cs="Arial Unicode MS" w:eastAsia="Arial Unicode MS" w:hAnsi="Arial Unicode MS"/>
          <w:rtl w:val="0"/>
        </w:rPr>
        <w:t xml:space="preserve">이때, 매 라운드마다 한 번씩 탐지측이 주도하며, 이는 표준 행동을 필요로 합니다.</w:t>
      </w:r>
    </w:p>
    <w:p w:rsidR="00000000" w:rsidDel="00000000" w:rsidP="00000000" w:rsidRDefault="00000000" w:rsidRPr="00000000" w14:paraId="00001A09">
      <w:pPr>
        <w:rPr/>
      </w:pPr>
      <w:r w:rsidDel="00000000" w:rsidR="00000000" w:rsidRPr="00000000">
        <w:rPr>
          <w:rFonts w:ascii="Arial Unicode MS" w:cs="Arial Unicode MS" w:eastAsia="Arial Unicode MS" w:hAnsi="Arial Unicode MS"/>
          <w:rtl w:val="0"/>
        </w:rPr>
        <w:t xml:space="preserve">탐지측은 통찰+수사(탐색) 판정으로 반탐지측의 민첩+은폐(숨기) 판정(반탐지측이 이 방식으로 반탐지 능력을 사용한다면 은신 판정 시 성공 수를 기록하면 됨)에 대항합니다.</w:t>
      </w:r>
    </w:p>
    <w:p w:rsidR="00000000" w:rsidDel="00000000" w:rsidP="00000000" w:rsidRDefault="00000000" w:rsidRPr="00000000" w14:paraId="00001A0A">
      <w:pPr>
        <w:rPr/>
      </w:pPr>
      <w:r w:rsidDel="00000000" w:rsidR="00000000" w:rsidRPr="00000000">
        <w:rPr>
          <w:rFonts w:ascii="Arial Unicode MS" w:cs="Arial Unicode MS" w:eastAsia="Arial Unicode MS" w:hAnsi="Arial Unicode MS"/>
          <w:rtl w:val="0"/>
        </w:rPr>
        <w:t xml:space="preserve">탐지측이 승리할 경우, 탐지측이 두 번째 단계에서 이미 반탐지측을 모호하게 정위했다면 이제 반탐지측을 정확하게 정위할 수 있습니다. 두 번째 단계에서 정위할 수 없었다면 이제 모호하게 정위할 수 있습니다.</w:t>
      </w:r>
    </w:p>
    <w:p w:rsidR="00000000" w:rsidDel="00000000" w:rsidP="00000000" w:rsidRDefault="00000000" w:rsidRPr="00000000" w14:paraId="00001A0B">
      <w:pPr>
        <w:rPr/>
      </w:pPr>
      <w:r w:rsidDel="00000000" w:rsidR="00000000" w:rsidRPr="00000000">
        <w:rPr>
          <w:rFonts w:ascii="Arial Unicode MS" w:cs="Arial Unicode MS" w:eastAsia="Arial Unicode MS" w:hAnsi="Arial Unicode MS"/>
          <w:rtl w:val="0"/>
        </w:rPr>
        <w:t xml:space="preserve">일단 탐지측이 이 단계에서 반탐지측을 성공적으로 탐지하면, 이후에는 표준 행동을 사용하여 탐지할 필요 없이 결과에 따라 목표를 정확하게 또는 모호하게 정위할 수 있습니다. 단, 반탐지측이 표준 행동을 사용하여 숨는 경우는 예외입니다.</w:t>
      </w:r>
    </w:p>
    <w:p w:rsidR="00000000" w:rsidDel="00000000" w:rsidP="00000000" w:rsidRDefault="00000000" w:rsidRPr="00000000" w14:paraId="00001A0C">
      <w:pPr>
        <w:rPr/>
      </w:pPr>
      <w:r w:rsidDel="00000000" w:rsidR="00000000" w:rsidRPr="00000000">
        <w:rPr>
          <w:rFonts w:ascii="Arial Unicode MS" w:cs="Arial Unicode MS" w:eastAsia="Arial Unicode MS" w:hAnsi="Arial Unicode MS"/>
          <w:rtl w:val="0"/>
        </w:rPr>
        <w:t xml:space="preserve">양측의 기술 대항은 다음 능력의 영향을 받으며, 이러한 보너스와 페널티는 모두 누적될 수 있습니다:</w:t>
      </w:r>
    </w:p>
    <w:p w:rsidR="00000000" w:rsidDel="00000000" w:rsidP="00000000" w:rsidRDefault="00000000" w:rsidRPr="00000000" w14:paraId="00001A0D">
      <w:pPr>
        <w:rPr/>
      </w:pPr>
      <w:r w:rsidDel="00000000" w:rsidR="00000000" w:rsidRPr="00000000">
        <w:rPr>
          <w:rFonts w:ascii="Arial Unicode MS" w:cs="Arial Unicode MS" w:eastAsia="Arial Unicode MS" w:hAnsi="Arial Unicode MS"/>
          <w:rtl w:val="0"/>
        </w:rPr>
        <w:t xml:space="preserve">주변 환경이 시끄러우면 탐지측은 2DP 환경 페널티를 받습니다. (탐지측에 청각이 없다면 이 페널티를 받지 않습니다)</w:t>
      </w:r>
    </w:p>
    <w:p w:rsidR="00000000" w:rsidDel="00000000" w:rsidP="00000000" w:rsidRDefault="00000000" w:rsidRPr="00000000" w14:paraId="00001A0E">
      <w:pPr>
        <w:rPr/>
      </w:pPr>
      <w:r w:rsidDel="00000000" w:rsidR="00000000" w:rsidRPr="00000000">
        <w:rPr>
          <w:rFonts w:ascii="Arial Unicode MS" w:cs="Arial Unicode MS" w:eastAsia="Arial Unicode MS" w:hAnsi="Arial Unicode MS"/>
          <w:rtl w:val="0"/>
        </w:rPr>
        <w:t xml:space="preserve">반탐지측이 지난 라운드에 다른 목표에 영향을 미치는 능력(공격, 피해 유발, 주문 시전, 정신 능력 등에 국한되지 않음)을 사용할 때마다 탐지측은 3DP 환경 보너스를 받습니다.</w:t>
      </w:r>
    </w:p>
    <w:p w:rsidR="00000000" w:rsidDel="00000000" w:rsidP="00000000" w:rsidRDefault="00000000" w:rsidRPr="00000000" w14:paraId="00001A0F">
      <w:pPr>
        <w:rPr/>
      </w:pPr>
      <w:r w:rsidDel="00000000" w:rsidR="00000000" w:rsidRPr="00000000">
        <w:rPr>
          <w:rFonts w:ascii="Arial Unicode MS" w:cs="Arial Unicode MS" w:eastAsia="Arial Unicode MS" w:hAnsi="Arial Unicode MS"/>
          <w:rtl w:val="0"/>
        </w:rPr>
        <w:t xml:space="preserve">반탐지측이 지난 라운드에 소리를 냈다면(예: 말하기) 탐지측은 3DP 환경 보너스를 받습니다. (탐지측에 청각이 없다면 이 보너스를 받지 않습니다)</w:t>
      </w:r>
    </w:p>
    <w:p w:rsidR="00000000" w:rsidDel="00000000" w:rsidP="00000000" w:rsidRDefault="00000000" w:rsidRPr="00000000" w14:paraId="00001A10">
      <w:pPr>
        <w:rPr/>
      </w:pPr>
      <w:r w:rsidDel="00000000" w:rsidR="00000000" w:rsidRPr="00000000">
        <w:rPr>
          <w:rFonts w:ascii="Arial Unicode MS" w:cs="Arial Unicode MS" w:eastAsia="Arial Unicode MS" w:hAnsi="Arial Unicode MS"/>
          <w:rtl w:val="0"/>
        </w:rPr>
        <w:t xml:space="preserve">반탐지측이 특이한 냄새를 풍긴다면 탐지측은 2DP 환경 보너스를 받습니다. (탐지측에 후각이 없다면 이 보너스를 받지 않습니다) </w:t>
      </w:r>
    </w:p>
    <w:p w:rsidR="00000000" w:rsidDel="00000000" w:rsidP="00000000" w:rsidRDefault="00000000" w:rsidRPr="00000000" w14:paraId="00001A11">
      <w:pPr>
        <w:rPr/>
      </w:pPr>
      <w:r w:rsidDel="00000000" w:rsidR="00000000" w:rsidRPr="00000000">
        <w:rPr>
          <w:rFonts w:ascii="Arial Unicode MS" w:cs="Arial Unicode MS" w:eastAsia="Arial Unicode MS" w:hAnsi="Arial Unicode MS"/>
          <w:rtl w:val="0"/>
        </w:rPr>
        <w:t xml:space="preserve">반탐지측이 지난 라운드에 자신의 기본 이동 속도를 초과하여 이동력을 소모했다면 탐지측은 2DP 환경 보너스를 받습니다.</w:t>
      </w:r>
    </w:p>
    <w:p w:rsidR="00000000" w:rsidDel="00000000" w:rsidP="00000000" w:rsidRDefault="00000000" w:rsidRPr="00000000" w14:paraId="00001A12">
      <w:pPr>
        <w:rPr/>
      </w:pPr>
      <w:r w:rsidDel="00000000" w:rsidR="00000000" w:rsidRPr="00000000">
        <w:rPr>
          <w:rFonts w:ascii="Arial Unicode MS" w:cs="Arial Unicode MS" w:eastAsia="Arial Unicode MS" w:hAnsi="Arial Unicode MS"/>
          <w:rtl w:val="0"/>
        </w:rPr>
        <w:t xml:space="preserve">반탐지측이 탐지측의 모호한 범위 내에 있다면 탐지측은 1DP 환경 보너스를 받습니다.</w:t>
      </w:r>
    </w:p>
    <w:p w:rsidR="00000000" w:rsidDel="00000000" w:rsidP="00000000" w:rsidRDefault="00000000" w:rsidRPr="00000000" w14:paraId="00001A13">
      <w:pPr>
        <w:rPr/>
      </w:pPr>
      <w:r w:rsidDel="00000000" w:rsidR="00000000" w:rsidRPr="00000000">
        <w:rPr>
          <w:rFonts w:ascii="Arial Unicode MS" w:cs="Arial Unicode MS" w:eastAsia="Arial Unicode MS" w:hAnsi="Arial Unicode MS"/>
          <w:rtl w:val="0"/>
        </w:rPr>
        <w:t xml:space="preserve">반탐지측이 탐지측의 민감 범위 내에 있다면 탐지측은 1DP 환경 보너스를 받습니다.</w:t>
      </w:r>
    </w:p>
    <w:p w:rsidR="00000000" w:rsidDel="00000000" w:rsidP="00000000" w:rsidRDefault="00000000" w:rsidRPr="00000000" w14:paraId="00001A14">
      <w:pPr>
        <w:rPr/>
      </w:pPr>
      <w:r w:rsidDel="00000000" w:rsidR="00000000" w:rsidRPr="00000000">
        <w:rPr>
          <w:rFonts w:ascii="Arial Unicode MS" w:cs="Arial Unicode MS" w:eastAsia="Arial Unicode MS" w:hAnsi="Arial Unicode MS"/>
          <w:rtl w:val="0"/>
        </w:rPr>
        <w:t xml:space="preserve">주의할 점은 은신한 대상은 관측할 수 없지만, 그들이 수행하는 일부 행동으로 인해 반탐지측이 그들의 대략적인 위치나 방향을 직접 판단할 수 있다는 것입니다(예: 비행 물체의 궤적으로 원거리 공격 판단, 장면 내 물체 이동, 큰 소음 발생 등).</w:t>
      </w:r>
    </w:p>
    <w:p w:rsidR="00000000" w:rsidDel="00000000" w:rsidP="00000000" w:rsidRDefault="00000000" w:rsidRPr="00000000" w14:paraId="00001A15">
      <w:pPr>
        <w:rPr/>
      </w:pPr>
      <w:r w:rsidDel="00000000" w:rsidR="00000000" w:rsidRPr="00000000">
        <w:rPr>
          <w:rFonts w:ascii="Arial Unicode MS" w:cs="Arial Unicode MS" w:eastAsia="Arial Unicode MS" w:hAnsi="Arial Unicode MS"/>
          <w:rtl w:val="0"/>
        </w:rPr>
        <w:t xml:space="preserve">주의할 점은 예민한 후각과 예민한 청각은 다른 감각을 이용해 탐지할 수 있게 해주지만, 위의 규칙이 동일하게 적용되며, 최대한 목표를 모호하게 정위할 수 있게 해준다는 것입니다.</w:t>
      </w:r>
    </w:p>
    <w:p w:rsidR="00000000" w:rsidDel="00000000" w:rsidP="00000000" w:rsidRDefault="00000000" w:rsidRPr="00000000" w14:paraId="00001A16">
      <w:pPr>
        <w:rPr/>
      </w:pPr>
      <w:r w:rsidDel="00000000" w:rsidR="00000000" w:rsidRPr="00000000">
        <w:rPr>
          <w:rtl w:val="0"/>
        </w:rPr>
        <w:t xml:space="preserve">=====================================================================</w:t>
      </w:r>
    </w:p>
    <w:p w:rsidR="00000000" w:rsidDel="00000000" w:rsidP="00000000" w:rsidRDefault="00000000" w:rsidRPr="00000000" w14:paraId="00001A17">
      <w:pPr>
        <w:rPr/>
      </w:pPr>
      <w:r w:rsidDel="00000000" w:rsidR="00000000" w:rsidRPr="00000000">
        <w:rPr>
          <w:rtl w:val="0"/>
        </w:rPr>
        <w:t xml:space="preserve">======================================</w:t>
      </w:r>
    </w:p>
    <w:p w:rsidR="00000000" w:rsidDel="00000000" w:rsidP="00000000" w:rsidRDefault="00000000" w:rsidRPr="00000000" w14:paraId="00001A18">
      <w:pPr>
        <w:rPr/>
      </w:pPr>
      <w:r w:rsidDel="00000000" w:rsidR="00000000" w:rsidRPr="00000000">
        <w:rPr>
          <w:rFonts w:ascii="Arial Unicode MS" w:cs="Arial Unicode MS" w:eastAsia="Arial Unicode MS" w:hAnsi="Arial Unicode MS"/>
          <w:rtl w:val="0"/>
        </w:rPr>
        <w:t xml:space="preserve">반탐지 능력에 반복적으로 진입:</w:t>
      </w:r>
    </w:p>
    <w:p w:rsidR="00000000" w:rsidDel="00000000" w:rsidP="00000000" w:rsidRDefault="00000000" w:rsidRPr="00000000" w14:paraId="00001A19">
      <w:pPr>
        <w:rPr/>
      </w:pPr>
      <w:r w:rsidDel="00000000" w:rsidR="00000000" w:rsidRPr="00000000">
        <w:rPr>
          <w:rFonts w:ascii="Arial Unicode MS" w:cs="Arial Unicode MS" w:eastAsia="Arial Unicode MS" w:hAnsi="Arial Unicode MS"/>
          <w:rtl w:val="0"/>
        </w:rPr>
        <w:t xml:space="preserve">같은 장면에서 캐릭터가 은신(반탐지) 상태에 반복해서 들어갈 수 있는 경우, 그 수치에 변화가 없다면(여기서 수치는 환경 변화로 인한 수치 변화를 포함하지 않으며, 영향이 매우 큰 경우는 제외) 반복해서 반탐지 상태에 진입한다고 해서 탐지해야 할 목표를 반복해서 탐지하게 되는 것은 아니며, 이전 결과를 그대로 사용하면 됩니다.</w:t>
      </w:r>
    </w:p>
    <w:p w:rsidR="00000000" w:rsidDel="00000000" w:rsidP="00000000" w:rsidRDefault="00000000" w:rsidRPr="00000000" w14:paraId="00001A1A">
      <w:pPr>
        <w:rPr/>
      </w:pPr>
      <w:r w:rsidDel="00000000" w:rsidR="00000000" w:rsidRPr="00000000">
        <w:rPr>
          <w:rFonts w:ascii="Arial Unicode MS" w:cs="Arial Unicode MS" w:eastAsia="Arial Unicode MS" w:hAnsi="Arial Unicode MS"/>
          <w:rtl w:val="0"/>
        </w:rPr>
        <w:t xml:space="preserve">예: A가 은신을 했고, B가 탐지를 했는데, 최종 탐지 결과가 모호한 정위였습니다. 이때 A가 은신을 해제했다가 다시 은신에 들어갔는데, 수치에 변화가 없었다면 B는 다시 탐지를 하거나 탐지를 하지 않고 이전 결과를 그대로 판정에 사용할 수 있습니다.  </w:t>
      </w:r>
    </w:p>
    <w:p w:rsidR="00000000" w:rsidDel="00000000" w:rsidP="00000000" w:rsidRDefault="00000000" w:rsidRPr="00000000" w14:paraId="00001A1B">
      <w:pPr>
        <w:rPr/>
      </w:pPr>
      <w:r w:rsidDel="00000000" w:rsidR="00000000" w:rsidRPr="00000000">
        <w:rPr>
          <w:rtl w:val="0"/>
        </w:rPr>
        <w:t xml:space="preserve">=====================================================================</w:t>
      </w:r>
    </w:p>
    <w:p w:rsidR="00000000" w:rsidDel="00000000" w:rsidP="00000000" w:rsidRDefault="00000000" w:rsidRPr="00000000" w14:paraId="00001A1C">
      <w:pPr>
        <w:rPr/>
      </w:pPr>
      <w:r w:rsidDel="00000000" w:rsidR="00000000" w:rsidRPr="00000000">
        <w:rPr>
          <w:rtl w:val="0"/>
        </w:rPr>
        <w:t xml:space="preserve">======================================</w:t>
      </w:r>
    </w:p>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탐색과 반탐색의 몇 가지 예시:</w:t>
      </w:r>
    </w:p>
    <w:p w:rsidR="00000000" w:rsidDel="00000000" w:rsidP="00000000" w:rsidRDefault="00000000" w:rsidRPr="00000000" w14:paraId="00001A1E">
      <w:pPr>
        <w:rPr/>
      </w:pPr>
      <w:r w:rsidDel="00000000" w:rsidR="00000000" w:rsidRPr="00000000">
        <w:rPr>
          <w:rFonts w:ascii="Arial Unicode MS" w:cs="Arial Unicode MS" w:eastAsia="Arial Unicode MS" w:hAnsi="Arial Unicode MS"/>
          <w:rtl w:val="0"/>
        </w:rPr>
        <w:t xml:space="preserve">예1: 반탐지측이 민첩+은폐(숨기)를 사용하여 은신하고 탐지측에게 몰래 다가갑니다. 탐지측은 C급 탐지 능력을 가지고 있어 반탐지측을 정확하게 정위합니다.</w:t>
      </w:r>
    </w:p>
    <w:p w:rsidR="00000000" w:rsidDel="00000000" w:rsidP="00000000" w:rsidRDefault="00000000" w:rsidRPr="00000000" w14:paraId="00001A1F">
      <w:pPr>
        <w:rPr/>
      </w:pPr>
      <w:r w:rsidDel="00000000" w:rsidR="00000000" w:rsidRPr="00000000">
        <w:rPr>
          <w:rFonts w:ascii="Arial Unicode MS" w:cs="Arial Unicode MS" w:eastAsia="Arial Unicode MS" w:hAnsi="Arial Unicode MS"/>
          <w:rtl w:val="0"/>
        </w:rPr>
        <w:t xml:space="preserve">예2: 반탐지측이 민첩+은폐(숨기)를 사용하여 은신하고 탐지측에게 몰래 다가갑니다. 탐지측은 D급 탐지 능력밖에 없어 반탐지측을 모호하게 정위합니다. 그런 다음 통찰+수사(탐색) 판정으로 목표의 은신 판정 성공 수에 대항하는데, 성공하면 정확하게 정위합니다.</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예3: 반탐지측이 민첩+은폐(숨기)를 사용하여 은신하고 탐지측에게 몰래 다가갑니다. 탐지측은 반탐색 능력이 없어 반탐지측을 전혀 정위할 수 없습니다. 통찰+수사(탐색) 판정으로 목표의 은신 판정 성공 수에 대항하는데, 성공하면 모호하게 정위합니다.</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예4: 반탐지측이 C급 은신 능력을 가지고 있고, 탐지측은 B급 탐지 능력을 가지고 있어 반탐지측을 정확하게 정위합니다.</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Fonts w:ascii="Arial Unicode MS" w:cs="Arial Unicode MS" w:eastAsia="Arial Unicode MS" w:hAnsi="Arial Unicode MS"/>
          <w:rtl w:val="0"/>
        </w:rPr>
        <w:t xml:space="preserve">예5: 반탐지측이 C급 은신 능력을 가지고 있고, 탐지측도 C급 탐지 능력을 가지고 있어 반탐지측을 모호하게 정위합니다. 그런 다음 통찰+수사(탐색) 판정으로 반탐지측의 민첩+은폐(숨기) 판정에 대항하는데, 성공하면 정확하게 정위합니다.</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Fonts w:ascii="Arial Unicode MS" w:cs="Arial Unicode MS" w:eastAsia="Arial Unicode MS" w:hAnsi="Arial Unicode MS"/>
          <w:rtl w:val="0"/>
        </w:rPr>
        <w:t xml:space="preserve">예6: 반탐지측이 C급 은신 능력을 가지고 있고, 탐지측은 D급 탐지 능력을 가지고 있어 반탐지측을 정위할 수 없습니다. 그런 다음 통찰+수사(탐색) 판정으로 반탐지측의 민첩+은폐(숨기) 판정에 대항하는데, 성공하면 모호하게 정위합니다.</w:t>
      </w:r>
    </w:p>
    <w:p w:rsidR="00000000" w:rsidDel="00000000" w:rsidP="00000000" w:rsidRDefault="00000000" w:rsidRPr="00000000" w14:paraId="00001A28">
      <w:pPr>
        <w:rPr/>
      </w:pPr>
      <w:r w:rsidDel="00000000" w:rsidR="00000000" w:rsidRPr="00000000">
        <w:rPr>
          <w:rtl w:val="0"/>
        </w:rPr>
        <w:t xml:space="preserve">=====================================================================</w:t>
      </w:r>
    </w:p>
    <w:p w:rsidR="00000000" w:rsidDel="00000000" w:rsidP="00000000" w:rsidRDefault="00000000" w:rsidRPr="00000000" w14:paraId="00001A29">
      <w:pPr>
        <w:rPr/>
      </w:pPr>
      <w:r w:rsidDel="00000000" w:rsidR="00000000" w:rsidRPr="00000000">
        <w:rPr>
          <w:rtl w:val="0"/>
        </w:rPr>
        <w:t xml:space="preserve">======================================</w:t>
      </w:r>
    </w:p>
    <w:p w:rsidR="00000000" w:rsidDel="00000000" w:rsidP="00000000" w:rsidRDefault="00000000" w:rsidRPr="00000000" w14:paraId="00001A2A">
      <w:pPr>
        <w:rPr/>
      </w:pPr>
      <w:r w:rsidDel="00000000" w:rsidR="00000000" w:rsidRPr="00000000">
        <w:rPr>
          <w:rFonts w:ascii="Arial Unicode MS" w:cs="Arial Unicode MS" w:eastAsia="Arial Unicode MS" w:hAnsi="Arial Unicode MS"/>
          <w:rtl w:val="0"/>
        </w:rPr>
        <w:t xml:space="preserve">특수 탐지 능력:</w:t>
      </w:r>
    </w:p>
    <w:p w:rsidR="00000000" w:rsidDel="00000000" w:rsidP="00000000" w:rsidRDefault="00000000" w:rsidRPr="00000000" w14:paraId="00001A2B">
      <w:pPr>
        <w:rPr/>
      </w:pPr>
      <w:r w:rsidDel="00000000" w:rsidR="00000000" w:rsidRPr="00000000">
        <w:rPr>
          <w:rFonts w:ascii="Arial Unicode MS" w:cs="Arial Unicode MS" w:eastAsia="Arial Unicode MS" w:hAnsi="Arial Unicode MS"/>
          <w:rtl w:val="0"/>
        </w:rPr>
        <w:t xml:space="preserve">어둠시야: 어둠시야 내의 목표를 관찰할 때는 일반 조명과 같아서 목표가 어두운 환경을 이용해 숨을 수 없습니다. 일반적으로 이 능력은 시각을 기반으로 합니다.</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Fonts w:ascii="Arial Unicode MS" w:cs="Arial Unicode MS" w:eastAsia="Arial Unicode MS" w:hAnsi="Arial Unicode MS"/>
          <w:rtl w:val="0"/>
        </w:rPr>
        <w:t xml:space="preserve">암시야: 자연적인 어둠을 꿰뚫어볼 수 있습니다. 특별한 언급이 없다면 마법적인 어둠은 볼 수 없습니다. 자발적으로 위치를 드러내지 않는 한, 어둠 속의 모든 목표는 "은신" 상태이며, 특별한 언급이 없다면 등급은 D급 자연 본질의 반탐지 능력입니다(그 어둠이 초자연적 능력으로 제공되었는지 여부와 관계없이). 일반적으로 이 능력은 시각을 기반으로 합니다.</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Fonts w:ascii="Arial Unicode MS" w:cs="Arial Unicode MS" w:eastAsia="Arial Unicode MS" w:hAnsi="Arial Unicode MS"/>
          <w:rtl w:val="0"/>
        </w:rPr>
        <w:t xml:space="preserve">영감시야: 영체와 허체가 지닌 "은신" 능력을 무시할 수 있습니다. 일반적으로 이 능력은 시각을 기반으로 합니다.</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Fonts w:ascii="Arial Unicode MS" w:cs="Arial Unicode MS" w:eastAsia="Arial Unicode MS" w:hAnsi="Arial Unicode MS"/>
          <w:rtl w:val="0"/>
        </w:rPr>
        <w:t xml:space="preserve">진동감지: 이 특성을 가진 생물이 어떤 평면 위에 서 있고, 당신의 민감 범위 내에 있다면, 지면이나 거미줄 등의 평면을 통해 같은 평면 범위 내에 서 있는 목표를 정확하게 정위할 수 있습니다. 은신 등의 유사한 효과에 대해서는 모호하게 정위할 수 있습니다. 진동감지는 대항 등급이 없으며, 조건을 만족하는 대상에게 직접 적용됩니다. 일반적으로 이 능력은 촉각을 기반으로 합니다.</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Fonts w:ascii="Arial Unicode MS" w:cs="Arial Unicode MS" w:eastAsia="Arial Unicode MS" w:hAnsi="Arial Unicode MS"/>
          <w:rtl w:val="0"/>
        </w:rPr>
        <w:t xml:space="preserve">맹시: 맹시 감각을 가진 캐릭터는 시력에 의존하지 않고도 주변 특정 반경 범위 내의 환경을 감지할 수 있습니다. 이 능력으로 캐릭터는 시력이 있는 생물과 마찬가지로 기동하고 전투하며, 목표를 정위할 수 있고, 눈이 멀었을 때도 정상적으로 볼 수 있습니다. 일반적으로 이 능력은 초자연적 감각을 기반으로 합니다. 시각 기반의 은신과 유사한 능력은 맹시에 효과가 없지만, 일반적인 숨기는 정상적으로 적용됩니다.</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Fonts w:ascii="Arial Unicode MS" w:cs="Arial Unicode MS" w:eastAsia="Arial Unicode MS" w:hAnsi="Arial Unicode MS"/>
          <w:rtl w:val="0"/>
        </w:rPr>
        <w:t xml:space="preserve">진실시야: "암시야"(마법적 어둠도 꿰뚫어봄)와 "영감시야"의 모든 효과를 가지며, 변형된 생물의 이전 실제 모습을 볼 수 있고, 환각, 환영, 환술을 무시합니다.</w:t>
      </w:r>
    </w:p>
    <w:p w:rsidR="00000000" w:rsidDel="00000000" w:rsidP="00000000" w:rsidRDefault="00000000" w:rsidRPr="00000000" w14:paraId="00001A36">
      <w:pPr>
        <w:rPr/>
      </w:pPr>
      <w:r w:rsidDel="00000000" w:rsidR="00000000" w:rsidRPr="00000000">
        <w:rPr>
          <w:rtl w:val="0"/>
        </w:rPr>
        <w:t xml:space="preserve">=====================================================================</w:t>
      </w:r>
    </w:p>
    <w:p w:rsidR="00000000" w:rsidDel="00000000" w:rsidP="00000000" w:rsidRDefault="00000000" w:rsidRPr="00000000" w14:paraId="00001A37">
      <w:pPr>
        <w:rPr/>
      </w:pPr>
      <w:r w:rsidDel="00000000" w:rsidR="00000000" w:rsidRPr="00000000">
        <w:rPr>
          <w:rtl w:val="0"/>
        </w:rPr>
        <w:t xml:space="preserve">======================================</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pStyle w:val="Heading1"/>
        <w:rPr/>
      </w:pPr>
      <w:bookmarkStart w:colFirst="0" w:colLast="0" w:name="_rmqguzwjij83" w:id="44"/>
      <w:bookmarkEnd w:id="44"/>
      <w:r w:rsidDel="00000000" w:rsidR="00000000" w:rsidRPr="00000000">
        <w:rPr>
          <w:rFonts w:ascii="Arial Unicode MS" w:cs="Arial Unicode MS" w:eastAsia="Arial Unicode MS" w:hAnsi="Arial Unicode MS"/>
          <w:rtl w:val="0"/>
        </w:rPr>
        <w:t xml:space="preserve">1.4.12 시전과 기타 능력</w:t>
      </w:r>
    </w:p>
    <w:p w:rsidR="00000000" w:rsidDel="00000000" w:rsidP="00000000" w:rsidRDefault="00000000" w:rsidRPr="00000000" w14:paraId="00001A3A">
      <w:pPr>
        <w:pStyle w:val="Heading1"/>
        <w:rPr/>
      </w:pPr>
      <w:bookmarkStart w:colFirst="0" w:colLast="0" w:name="_qdb6hlpw0ttj" w:id="45"/>
      <w:bookmarkEnd w:id="45"/>
      <w:r w:rsidDel="00000000" w:rsidR="00000000" w:rsidRPr="00000000">
        <w:rPr>
          <w:rFonts w:ascii="Arial Unicode MS" w:cs="Arial Unicode MS" w:eastAsia="Arial Unicode MS" w:hAnsi="Arial Unicode MS"/>
          <w:rtl w:val="0"/>
        </w:rPr>
        <w:t xml:space="preserve">1.4.12.1 시전 능력</w:t>
      </w:r>
    </w:p>
    <w:p w:rsidR="00000000" w:rsidDel="00000000" w:rsidP="00000000" w:rsidRDefault="00000000" w:rsidRPr="00000000" w14:paraId="00001A3B">
      <w:pPr>
        <w:rPr/>
      </w:pPr>
      <w:r w:rsidDel="00000000" w:rsidR="00000000" w:rsidRPr="00000000">
        <w:rPr>
          <w:rFonts w:ascii="Arial Unicode MS" w:cs="Arial Unicode MS" w:eastAsia="Arial Unicode MS" w:hAnsi="Arial Unicode MS"/>
          <w:rtl w:val="0"/>
        </w:rPr>
        <w:t xml:space="preserve">시전 규칙:</w:t>
      </w:r>
    </w:p>
    <w:p w:rsidR="00000000" w:rsidDel="00000000" w:rsidP="00000000" w:rsidRDefault="00000000" w:rsidRPr="00000000" w14:paraId="00001A3C">
      <w:pPr>
        <w:rPr/>
      </w:pPr>
      <w:r w:rsidDel="00000000" w:rsidR="00000000" w:rsidRPr="00000000">
        <w:rPr>
          <w:rtl w:val="0"/>
        </w:rPr>
        <w:t xml:space="preserve">=====================================================================</w:t>
      </w:r>
    </w:p>
    <w:p w:rsidR="00000000" w:rsidDel="00000000" w:rsidP="00000000" w:rsidRDefault="00000000" w:rsidRPr="00000000" w14:paraId="00001A3D">
      <w:pPr>
        <w:rPr/>
      </w:pPr>
      <w:r w:rsidDel="00000000" w:rsidR="00000000" w:rsidRPr="00000000">
        <w:rPr>
          <w:rtl w:val="0"/>
        </w:rPr>
        <w:t xml:space="preserve">======================================</w:t>
      </w:r>
    </w:p>
    <w:p w:rsidR="00000000" w:rsidDel="00000000" w:rsidP="00000000" w:rsidRDefault="00000000" w:rsidRPr="00000000" w14:paraId="00001A3E">
      <w:pPr>
        <w:rPr/>
      </w:pPr>
      <w:r w:rsidDel="00000000" w:rsidR="00000000" w:rsidRPr="00000000">
        <w:rPr>
          <w:rFonts w:ascii="Arial Unicode MS" w:cs="Arial Unicode MS" w:eastAsia="Arial Unicode MS" w:hAnsi="Arial Unicode MS"/>
          <w:rtl w:val="0"/>
        </w:rPr>
        <w:t xml:space="preserve">법술은 일회성으로 특정한 마법 효과를 만들어내는 능력입니다. 법술은 편리한 도구로 사용될 수 있고, 무기나 방어구가 될 수도 있으며, 피해를 입히거나 위치를 이동시킬 수 있고, 심지어는 상처를 치유하고 운명을 뒤집으며 시간을 변화시킬 수도 있습니다.  </w:t>
      </w:r>
    </w:p>
    <w:p w:rsidR="00000000" w:rsidDel="00000000" w:rsidP="00000000" w:rsidRDefault="00000000" w:rsidRPr="00000000" w14:paraId="00001A3F">
      <w:pPr>
        <w:rPr/>
      </w:pPr>
      <w:r w:rsidDel="00000000" w:rsidR="00000000" w:rsidRPr="00000000">
        <w:rPr>
          <w:rtl w:val="0"/>
        </w:rPr>
        <w:t xml:space="preserve">=====================================================================</w:t>
      </w:r>
    </w:p>
    <w:p w:rsidR="00000000" w:rsidDel="00000000" w:rsidP="00000000" w:rsidRDefault="00000000" w:rsidRPr="00000000" w14:paraId="00001A40">
      <w:pPr>
        <w:rPr/>
      </w:pPr>
      <w:r w:rsidDel="00000000" w:rsidR="00000000" w:rsidRPr="00000000">
        <w:rPr>
          <w:rtl w:val="0"/>
        </w:rPr>
        <w:t xml:space="preserve">======================================</w:t>
      </w:r>
    </w:p>
    <w:p w:rsidR="00000000" w:rsidDel="00000000" w:rsidP="00000000" w:rsidRDefault="00000000" w:rsidRPr="00000000" w14:paraId="00001A41">
      <w:pPr>
        <w:rPr/>
      </w:pPr>
      <w:r w:rsidDel="00000000" w:rsidR="00000000" w:rsidRPr="00000000">
        <w:rPr>
          <w:rFonts w:ascii="Arial Unicode MS" w:cs="Arial Unicode MS" w:eastAsia="Arial Unicode MS" w:hAnsi="Arial Unicode MS"/>
          <w:rtl w:val="0"/>
        </w:rPr>
        <w:t xml:space="preserve">법술을 사용하는 자를 시전자라고 합니다. </w:t>
      </w:r>
    </w:p>
    <w:p w:rsidR="00000000" w:rsidDel="00000000" w:rsidP="00000000" w:rsidRDefault="00000000" w:rsidRPr="00000000" w14:paraId="00001A42">
      <w:pPr>
        <w:rPr/>
      </w:pPr>
      <w:r w:rsidDel="00000000" w:rsidR="00000000" w:rsidRPr="00000000">
        <w:rPr>
          <w:rFonts w:ascii="Arial Unicode MS" w:cs="Arial Unicode MS" w:eastAsia="Arial Unicode MS" w:hAnsi="Arial Unicode MS"/>
          <w:rtl w:val="0"/>
        </w:rPr>
        <w:t xml:space="preserve">시전자는 자신이 이미 습득한 법술만 시전할 수 있습니다. 하나의 법술은 단일 능력으로, "시전"을 통해 사용되며 순간적인 효과부터 영구적인 효과까지 다양한 효과를 만들어냅니다.</w:t>
      </w:r>
    </w:p>
    <w:p w:rsidR="00000000" w:rsidDel="00000000" w:rsidP="00000000" w:rsidRDefault="00000000" w:rsidRPr="00000000" w14:paraId="00001A43">
      <w:pPr>
        <w:rPr/>
      </w:pPr>
      <w:r w:rsidDel="00000000" w:rsidR="00000000" w:rsidRPr="00000000">
        <w:rPr>
          <w:rFonts w:ascii="Arial Unicode MS" w:cs="Arial Unicode MS" w:eastAsia="Arial Unicode MS" w:hAnsi="Arial Unicode MS"/>
          <w:rtl w:val="0"/>
        </w:rPr>
        <w:t xml:space="preserve">시전자는 법술 효과의 관련 특징을 가질 필요가 없으며, 이는 규칙상 몇 가지 영향을 미칩니다. 예를 들어, 화계 법사는 스스로 화계 생물일 필요가 없으며, 법술을 사용하지 않을 때는 반드시 화염 능력을 가지고 있을 필요도 없습니다. 그는 화계 시전자 강화로 인해 화계 이능이나 화계 생물에 대한 증익을 받지 않으며, 해당 강화에서 별도로 명시하지 않는 한 관련 부정적인 영향도 받지 않습니다.  </w:t>
      </w:r>
    </w:p>
    <w:p w:rsidR="00000000" w:rsidDel="00000000" w:rsidP="00000000" w:rsidRDefault="00000000" w:rsidRPr="00000000" w14:paraId="00001A44">
      <w:pPr>
        <w:rPr/>
      </w:pPr>
      <w:r w:rsidDel="00000000" w:rsidR="00000000" w:rsidRPr="00000000">
        <w:rPr>
          <w:rFonts w:ascii="Arial Unicode MS" w:cs="Arial Unicode MS" w:eastAsia="Arial Unicode MS" w:hAnsi="Arial Unicode MS"/>
          <w:rtl w:val="0"/>
        </w:rPr>
        <w:t xml:space="preserve">어떤 면에서 법술은 특정한 효과를 달성할 수 있는 특정 도구나 소프트웨어와 유사합니다. 일반적으로 시전자는 임시로 더 많은 부분을 추가하거나 제거하기 어렵습니다.</w:t>
      </w:r>
    </w:p>
    <w:p w:rsidR="00000000" w:rsidDel="00000000" w:rsidP="00000000" w:rsidRDefault="00000000" w:rsidRPr="00000000" w14:paraId="00001A45">
      <w:pPr>
        <w:rPr/>
      </w:pPr>
      <w:r w:rsidDel="00000000" w:rsidR="00000000" w:rsidRPr="00000000">
        <w:rPr>
          <w:rtl w:val="0"/>
        </w:rPr>
        <w:t xml:space="preserve">=====================================================================</w:t>
      </w:r>
    </w:p>
    <w:p w:rsidR="00000000" w:rsidDel="00000000" w:rsidP="00000000" w:rsidRDefault="00000000" w:rsidRPr="00000000" w14:paraId="00001A46">
      <w:pPr>
        <w:rPr/>
      </w:pPr>
      <w:r w:rsidDel="00000000" w:rsidR="00000000" w:rsidRPr="00000000">
        <w:rPr>
          <w:rtl w:val="0"/>
        </w:rPr>
        <w:t xml:space="preserve">======================================</w:t>
      </w:r>
    </w:p>
    <w:p w:rsidR="00000000" w:rsidDel="00000000" w:rsidP="00000000" w:rsidRDefault="00000000" w:rsidRPr="00000000" w14:paraId="00001A47">
      <w:pPr>
        <w:rPr/>
      </w:pPr>
      <w:r w:rsidDel="00000000" w:rsidR="00000000" w:rsidRPr="00000000">
        <w:rPr>
          <w:rFonts w:ascii="Arial Unicode MS" w:cs="Arial Unicode MS" w:eastAsia="Arial Unicode MS" w:hAnsi="Arial Unicode MS"/>
          <w:rtl w:val="0"/>
        </w:rPr>
        <w:t xml:space="preserve">법술 원리의 분류:</w:t>
      </w:r>
    </w:p>
    <w:p w:rsidR="00000000" w:rsidDel="00000000" w:rsidP="00000000" w:rsidRDefault="00000000" w:rsidRPr="00000000" w14:paraId="00001A48">
      <w:pPr>
        <w:rPr/>
      </w:pPr>
      <w:r w:rsidDel="00000000" w:rsidR="00000000" w:rsidRPr="00000000">
        <w:rPr>
          <w:rFonts w:ascii="Arial Unicode MS" w:cs="Arial Unicode MS" w:eastAsia="Arial Unicode MS" w:hAnsi="Arial Unicode MS"/>
          <w:rtl w:val="0"/>
        </w:rPr>
        <w:t xml:space="preserve">법술은 모두 에너지를 사용해 효과를 달성하지만, 에너지를 이용하는 방식에는 각각 차이가 있습니다. 동일한 에너지를 사용하더라도 사용 방법이 다르면 시전의 원리도 크게 다릅니다. 이러한 관점에서 법술은 대략 세 가지로 분류할 수 있습니다.</w:t>
      </w:r>
    </w:p>
    <w:p w:rsidR="00000000" w:rsidDel="00000000" w:rsidP="00000000" w:rsidRDefault="00000000" w:rsidRPr="00000000" w14:paraId="00001A49">
      <w:pPr>
        <w:rPr/>
      </w:pPr>
      <w:r w:rsidDel="00000000" w:rsidR="00000000" w:rsidRPr="00000000">
        <w:rPr>
          <w:rFonts w:ascii="Arial Unicode MS" w:cs="Arial Unicode MS" w:eastAsia="Arial Unicode MS" w:hAnsi="Arial Unicode MS"/>
          <w:rtl w:val="0"/>
        </w:rPr>
        <w:t xml:space="preserve">1. 지식과 규율형: 이런 법술은 과학과 매우 유사하거나 이계의 과학이라고 할 수 있으며, 또는 천도나 법칙에 대한 이해에 의존해 법술을 시전합니다. 지식과 자연 규율을 응용해 조건을 만들어 원하는 결과를 얻습니다. 이런 유형의 법술은 비교적 논리에 부합합니다. 예시로는 《오술신좌》의 마법, 《마법소녀 나노하》의 미드칠다 법술, 《강철의 연금술사》의 연금술 등이 있으며, 천도에 대한 체득을 추구하는 수련 체계자도 이에 속합니다.</w:t>
      </w:r>
    </w:p>
    <w:p w:rsidR="00000000" w:rsidDel="00000000" w:rsidP="00000000" w:rsidRDefault="00000000" w:rsidRPr="00000000" w14:paraId="00001A4A">
      <w:pPr>
        <w:rPr/>
      </w:pPr>
      <w:r w:rsidDel="00000000" w:rsidR="00000000" w:rsidRPr="00000000">
        <w:rPr>
          <w:rFonts w:ascii="Arial Unicode MS" w:cs="Arial Unicode MS" w:eastAsia="Arial Unicode MS" w:hAnsi="Arial Unicode MS"/>
          <w:rtl w:val="0"/>
        </w:rPr>
        <w:t xml:space="preserve">2. 의지와 신념형: 이런 법술은 대부분 시전자가 자신의 의지를 드러내 현실을 왜곡하거나 변화시키는 것입니다. 이런 유형의 법술은 시전자의 개인적 특색과 매우 밀접한 관계가 있으며, 때로는 전혀 이해할 수 없는 결과가 나타나기도 합니다. 예시로는 던전 앤 드래곤의 술사와 용, 《전투사서》 시리즈의 마술심의 사용자, 타입문 세계의 마법사 등이 있습니다. 또한 개념이나 개념신을 섬기는 성직자와 신도를 수행하는 수련자도 이에 속합니다.  </w:t>
      </w:r>
    </w:p>
    <w:p w:rsidR="00000000" w:rsidDel="00000000" w:rsidP="00000000" w:rsidRDefault="00000000" w:rsidRPr="00000000" w14:paraId="00001A4B">
      <w:pPr>
        <w:rPr/>
      </w:pPr>
      <w:r w:rsidDel="00000000" w:rsidR="00000000" w:rsidRPr="00000000">
        <w:rPr>
          <w:rFonts w:ascii="Arial Unicode MS" w:cs="Arial Unicode MS" w:eastAsia="Arial Unicode MS" w:hAnsi="Arial Unicode MS"/>
          <w:rtl w:val="0"/>
        </w:rPr>
        <w:t xml:space="preserve">3. 소통과 헌제형: 이런 법술의 시전자는 에너지를 자신과 협력하는 신비로운 존재에게 제공한 후, 신비로운 존재의 도움을 빌려 법술을 사용합니다. 협력 대상에 따라 법술은 소박하고 강건할 수도 있고, 이름 붙일 수 없을 정도로 기이할 수도 있습니다. 협력 대상은 시전자가 통제하는 하인이나 요충일 수도 있고, 그가 극력 기쁘게 하려는 괴물이나 태고의 신명일 수도 있습니다. 예시로는 정혼사, 마수사, 고사, 인격신을 섬기며 신술을 하사받는 성직자, 구일지배자를 숭배하는 비밀결사 등이 있습니다.</w:t>
      </w:r>
    </w:p>
    <w:p w:rsidR="00000000" w:rsidDel="00000000" w:rsidP="00000000" w:rsidRDefault="00000000" w:rsidRPr="00000000" w14:paraId="00001A4C">
      <w:pPr>
        <w:rPr/>
      </w:pPr>
      <w:r w:rsidDel="00000000" w:rsidR="00000000" w:rsidRPr="00000000">
        <w:rPr>
          <w:rFonts w:ascii="Arial Unicode MS" w:cs="Arial Unicode MS" w:eastAsia="Arial Unicode MS" w:hAnsi="Arial Unicode MS"/>
          <w:rtl w:val="0"/>
        </w:rPr>
        <w:t xml:space="preserve">이러한 분류는 절대적이지 않으므로, 논란이 발생할 때는 작성자나 ST의 판단에 따라야 합니다. 예를 들어 《용과 용사와 사랑스럽지 않은 나》의 설정에서 마법은 "인간계와 마계 사이의 공간 균열을 찾아 그 안에서 힘을 끌어내는 것"인데, 이해 방식에 따라 첫 번째 또는 두 번째로 볼 수도 있고, 세 번째일 수도 있습니다.</w:t>
      </w:r>
    </w:p>
    <w:p w:rsidR="00000000" w:rsidDel="00000000" w:rsidP="00000000" w:rsidRDefault="00000000" w:rsidRPr="00000000" w14:paraId="00001A4D">
      <w:pPr>
        <w:rPr/>
      </w:pPr>
      <w:r w:rsidDel="00000000" w:rsidR="00000000" w:rsidRPr="00000000">
        <w:rPr>
          <w:rtl w:val="0"/>
        </w:rPr>
        <w:t xml:space="preserve">=====================================================================</w:t>
      </w:r>
    </w:p>
    <w:p w:rsidR="00000000" w:rsidDel="00000000" w:rsidP="00000000" w:rsidRDefault="00000000" w:rsidRPr="00000000" w14:paraId="00001A4E">
      <w:pPr>
        <w:rPr/>
      </w:pPr>
      <w:r w:rsidDel="00000000" w:rsidR="00000000" w:rsidRPr="00000000">
        <w:rPr>
          <w:rtl w:val="0"/>
        </w:rPr>
        <w:t xml:space="preserve">======================================</w:t>
      </w:r>
    </w:p>
    <w:p w:rsidR="00000000" w:rsidDel="00000000" w:rsidP="00000000" w:rsidRDefault="00000000" w:rsidRPr="00000000" w14:paraId="00001A4F">
      <w:pPr>
        <w:rPr/>
      </w:pPr>
      <w:r w:rsidDel="00000000" w:rsidR="00000000" w:rsidRPr="00000000">
        <w:rPr>
          <w:rFonts w:ascii="Arial Unicode MS" w:cs="Arial Unicode MS" w:eastAsia="Arial Unicode MS" w:hAnsi="Arial Unicode MS"/>
          <w:rtl w:val="0"/>
        </w:rPr>
        <w:t xml:space="preserve">시전자 직능:</w:t>
      </w:r>
    </w:p>
    <w:p w:rsidR="00000000" w:rsidDel="00000000" w:rsidP="00000000" w:rsidRDefault="00000000" w:rsidRPr="00000000" w14:paraId="00001A50">
      <w:pPr>
        <w:rPr/>
      </w:pPr>
      <w:r w:rsidDel="00000000" w:rsidR="00000000" w:rsidRPr="00000000">
        <w:rPr>
          <w:rFonts w:ascii="Arial Unicode MS" w:cs="Arial Unicode MS" w:eastAsia="Arial Unicode MS" w:hAnsi="Arial Unicode MS"/>
          <w:rtl w:val="0"/>
        </w:rPr>
        <w:t xml:space="preserve">시전자는 총강에서 마법 시전자, 인법 시전자(인술), 도법 시전자(도술)의 세 가지 완전히 독립적인 주요 시전자 체계로 나뉩니다. 특별한 설명이 없다면 모두 법술 시전자입니다.</w:t>
      </w:r>
    </w:p>
    <w:p w:rsidR="00000000" w:rsidDel="00000000" w:rsidP="00000000" w:rsidRDefault="00000000" w:rsidRPr="00000000" w14:paraId="00001A51">
      <w:pPr>
        <w:rPr/>
      </w:pPr>
      <w:r w:rsidDel="00000000" w:rsidR="00000000" w:rsidRPr="00000000">
        <w:rPr>
          <w:rFonts w:ascii="Arial Unicode MS" w:cs="Arial Unicode MS" w:eastAsia="Arial Unicode MS" w:hAnsi="Arial Unicode MS"/>
          <w:rtl w:val="0"/>
        </w:rPr>
        <w:t xml:space="preserve">이 세 체계 간의 시전자 체계는 서로 독립적이며, 그 아래의 법술, 인술, 도술을 서로 통용할 수 없습니다. 동시에 관련 강화도 서로 통용되지 않습니다. 만약 어떤 능력이 캐릭터에게 주는 것이 도술 시전자 직능이라면, 그 후속 능력의 강화(예: 시전 판정에서 3DP 증강 가치 획득)도 도술 시전자 기능의 관련 시전만 강화할 뿐, 다른 두 시전자 체계를 강화하지는 않습니다.</w:t>
      </w:r>
    </w:p>
    <w:p w:rsidR="00000000" w:rsidDel="00000000" w:rsidP="00000000" w:rsidRDefault="00000000" w:rsidRPr="00000000" w14:paraId="00001A52">
      <w:pPr>
        <w:rPr/>
      </w:pPr>
      <w:r w:rsidDel="00000000" w:rsidR="00000000" w:rsidRPr="00000000">
        <w:rPr>
          <w:rFonts w:ascii="Arial Unicode MS" w:cs="Arial Unicode MS" w:eastAsia="Arial Unicode MS" w:hAnsi="Arial Unicode MS"/>
          <w:rtl w:val="0"/>
        </w:rPr>
        <w:t xml:space="preserve">동일한 시전자 체계 간의 강화는 서로 통용될 수 있습니다. 법술을 획득할 때 그 법술 설명에 따라 자동으로 위의 세 가지 중 하나로 귀속되며, 상응하는 강화를 얻습니다.  </w:t>
      </w:r>
    </w:p>
    <w:p w:rsidR="00000000" w:rsidDel="00000000" w:rsidP="00000000" w:rsidRDefault="00000000" w:rsidRPr="00000000" w14:paraId="00001A53">
      <w:pPr>
        <w:rPr/>
      </w:pPr>
      <w:r w:rsidDel="00000000" w:rsidR="00000000" w:rsidRPr="00000000">
        <w:rPr>
          <w:rFonts w:ascii="Arial Unicode MS" w:cs="Arial Unicode MS" w:eastAsia="Arial Unicode MS" w:hAnsi="Arial Unicode MS"/>
          <w:rtl w:val="0"/>
        </w:rPr>
        <w:t xml:space="preserve">(예: 완전히 다른 2개의 능력을 통해 시전자 직능을 얻었지만 모두 마법인 경우, 그중 하나의 직능에서 마법을 습득했다면 해당 마법은 동시에 2개 시전자 직능의 강화를 얻을 수 있습니다. 물론 동일한 가치 유형과 같은 효과, 동명 특성은 중첩되지 않습니다.)</w:t>
      </w:r>
    </w:p>
    <w:p w:rsidR="00000000" w:rsidDel="00000000" w:rsidP="00000000" w:rsidRDefault="00000000" w:rsidRPr="00000000" w14:paraId="00001A54">
      <w:pPr>
        <w:rPr/>
      </w:pPr>
      <w:r w:rsidDel="00000000" w:rsidR="00000000" w:rsidRPr="00000000">
        <w:rPr>
          <w:rFonts w:ascii="Arial Unicode MS" w:cs="Arial Unicode MS" w:eastAsia="Arial Unicode MS" w:hAnsi="Arial Unicode MS"/>
          <w:rtl w:val="0"/>
        </w:rPr>
        <w:t xml:space="preserve">자원에서는 "시전자 레벨"을 부여하는 능력만이 시전자 직능을 부여한다고 할 수 있습니다.  </w:t>
      </w:r>
    </w:p>
    <w:p w:rsidR="00000000" w:rsidDel="00000000" w:rsidP="00000000" w:rsidRDefault="00000000" w:rsidRPr="00000000" w14:paraId="00001A55">
      <w:pPr>
        <w:rPr/>
      </w:pPr>
      <w:r w:rsidDel="00000000" w:rsidR="00000000" w:rsidRPr="00000000">
        <w:rPr>
          <w:rFonts w:ascii="Arial Unicode MS" w:cs="Arial Unicode MS" w:eastAsia="Arial Unicode MS" w:hAnsi="Arial Unicode MS"/>
          <w:rtl w:val="0"/>
        </w:rPr>
        <w:t xml:space="preserve">특정 레벨의 시전자 직능을 구매하면 다음과 같은 혜택을 얻을 수 있습니다:</w:t>
      </w:r>
    </w:p>
    <w:p w:rsidR="00000000" w:rsidDel="00000000" w:rsidP="00000000" w:rsidRDefault="00000000" w:rsidRPr="00000000" w14:paraId="00001A56">
      <w:pPr>
        <w:rPr/>
      </w:pPr>
      <w:r w:rsidDel="00000000" w:rsidR="00000000" w:rsidRPr="00000000">
        <w:rPr>
          <w:rFonts w:ascii="Arial Unicode MS" w:cs="Arial Unicode MS" w:eastAsia="Arial Unicode MS" w:hAnsi="Arial Unicode MS"/>
          <w:rtl w:val="0"/>
        </w:rPr>
        <w:t xml:space="preserve">1. 시전자 직능이 자신을 강화하는 혜택을 얻습니다. 해당하는 시전자 직능에는 일반적으로 설명이 있으며, 동시에 그 직능 아래의 법술을 구매할 수 있는 능력을 얻습니다.</w:t>
      </w:r>
    </w:p>
    <w:p w:rsidR="00000000" w:rsidDel="00000000" w:rsidP="00000000" w:rsidRDefault="00000000" w:rsidRPr="00000000" w14:paraId="00001A57">
      <w:pPr>
        <w:rPr/>
      </w:pPr>
      <w:r w:rsidDel="00000000" w:rsidR="00000000" w:rsidRPr="00000000">
        <w:rPr>
          <w:rFonts w:ascii="Arial Unicode MS" w:cs="Arial Unicode MS" w:eastAsia="Arial Unicode MS" w:hAnsi="Arial Unicode MS"/>
          <w:rtl w:val="0"/>
        </w:rPr>
        <w:t xml:space="preserve">2. 스스로 법술 구조를 연구할 수 있습니다. 이를 통해 자신의 시전자 직능에 따라 법술을 자체 창작할 수 있으며, 구체적인 규칙은 "자학 기능 규칙"을 참조하세요.</w:t>
      </w:r>
    </w:p>
    <w:p w:rsidR="00000000" w:rsidDel="00000000" w:rsidP="00000000" w:rsidRDefault="00000000" w:rsidRPr="00000000" w14:paraId="00001A58">
      <w:pPr>
        <w:rPr/>
      </w:pPr>
      <w:r w:rsidDel="00000000" w:rsidR="00000000" w:rsidRPr="00000000">
        <w:rPr>
          <w:rFonts w:ascii="Arial Unicode MS" w:cs="Arial Unicode MS" w:eastAsia="Arial Unicode MS" w:hAnsi="Arial Unicode MS"/>
          <w:rtl w:val="0"/>
        </w:rPr>
        <w:t xml:space="preserve">3. 시전자 직능 강화로 인해 더 효과적으로 에너지를 조합하고 에너지 풀을 더 효율적으로 사용할 수 있습니다. 법술을 시전할 때 법술을 증폭시킬 수 있으며, 법술에 대해 확장 연구나 승계 연구를 진행할 수도 있습니다.  </w:t>
      </w:r>
    </w:p>
    <w:p w:rsidR="00000000" w:rsidDel="00000000" w:rsidP="00000000" w:rsidRDefault="00000000" w:rsidRPr="00000000" w14:paraId="00001A59">
      <w:pPr>
        <w:rPr/>
      </w:pPr>
      <w:r w:rsidDel="00000000" w:rsidR="00000000" w:rsidRPr="00000000">
        <w:rPr>
          <w:rFonts w:ascii="Arial Unicode MS" w:cs="Arial Unicode MS" w:eastAsia="Arial Unicode MS" w:hAnsi="Arial Unicode MS"/>
          <w:rtl w:val="0"/>
        </w:rPr>
        <w:t xml:space="preserve">4. 동일 시전자 체계는 그 중 최고 시전자 레벨만 계산합니다.</w:t>
      </w:r>
    </w:p>
    <w:p w:rsidR="00000000" w:rsidDel="00000000" w:rsidP="00000000" w:rsidRDefault="00000000" w:rsidRPr="00000000" w14:paraId="00001A5A">
      <w:pPr>
        <w:rPr/>
      </w:pPr>
      <w:r w:rsidDel="00000000" w:rsidR="00000000" w:rsidRPr="00000000">
        <w:rPr>
          <w:rFonts w:ascii="Arial Unicode MS" w:cs="Arial Unicode MS" w:eastAsia="Arial Unicode MS" w:hAnsi="Arial Unicode MS"/>
          <w:rtl w:val="0"/>
        </w:rPr>
        <w:t xml:space="preserve">(예: 마법 시전자 직능을 부여하는 능력을 3개 가지고 있는데, 하나는 D, 하나는 C, 하나는 B라면 B급 시전자가 되며, 모든 마법을 B급 시전자에 따라 연구, 증폭 등을 할 수 있습니다.)</w:t>
      </w:r>
    </w:p>
    <w:p w:rsidR="00000000" w:rsidDel="00000000" w:rsidP="00000000" w:rsidRDefault="00000000" w:rsidRPr="00000000" w14:paraId="00001A5B">
      <w:pPr>
        <w:rPr/>
      </w:pPr>
      <w:r w:rsidDel="00000000" w:rsidR="00000000" w:rsidRPr="00000000">
        <w:rPr>
          <w:rFonts w:ascii="Arial Unicode MS" w:cs="Arial Unicode MS" w:eastAsia="Arial Unicode MS" w:hAnsi="Arial Unicode MS"/>
          <w:rtl w:val="0"/>
        </w:rPr>
        <w:t xml:space="preserve">동시에 다음과 같은 제한도 있습니다:</w:t>
      </w:r>
    </w:p>
    <w:p w:rsidR="00000000" w:rsidDel="00000000" w:rsidP="00000000" w:rsidRDefault="00000000" w:rsidRPr="00000000" w14:paraId="00001A5C">
      <w:pPr>
        <w:rPr/>
      </w:pPr>
      <w:r w:rsidDel="00000000" w:rsidR="00000000" w:rsidRPr="00000000">
        <w:rPr>
          <w:rFonts w:ascii="Arial Unicode MS" w:cs="Arial Unicode MS" w:eastAsia="Arial Unicode MS" w:hAnsi="Arial Unicode MS"/>
          <w:rtl w:val="0"/>
        </w:rPr>
        <w:t xml:space="preserve">1. 자신의 시전자 체계에 해당하고 해당 시전자 레벨 이하의 전유 법술과 범용 법술만 구매, 학습, 사용할 수 있으며, 다른 체계의 전유 법술은 구매하거나 독학할 수 없습니다.  </w:t>
      </w:r>
    </w:p>
    <w:p w:rsidR="00000000" w:rsidDel="00000000" w:rsidP="00000000" w:rsidRDefault="00000000" w:rsidRPr="00000000" w14:paraId="00001A5D">
      <w:pPr>
        <w:rPr/>
      </w:pPr>
      <w:r w:rsidDel="00000000" w:rsidR="00000000" w:rsidRPr="00000000">
        <w:rPr>
          <w:rFonts w:ascii="Arial Unicode MS" w:cs="Arial Unicode MS" w:eastAsia="Arial Unicode MS" w:hAnsi="Arial Unicode MS"/>
          <w:rtl w:val="0"/>
        </w:rPr>
        <w:t xml:space="preserve">2. 해당 체계에 법술 시전을 강화하는 능력이 있다면, 예를 들어 법술 위력값 증가, 에너지 소모 감소 등은 자신 체계 아래의 법술만 증가시킵니다.</w:t>
      </w:r>
    </w:p>
    <w:p w:rsidR="00000000" w:rsidDel="00000000" w:rsidP="00000000" w:rsidRDefault="00000000" w:rsidRPr="00000000" w14:paraId="00001A5E">
      <w:pPr>
        <w:rPr/>
      </w:pPr>
      <w:r w:rsidDel="00000000" w:rsidR="00000000" w:rsidRPr="00000000">
        <w:rPr>
          <w:rFonts w:ascii="Arial Unicode MS" w:cs="Arial Unicode MS" w:eastAsia="Arial Unicode MS" w:hAnsi="Arial Unicode MS"/>
          <w:rtl w:val="0"/>
        </w:rPr>
        <w:t xml:space="preserve">캐릭터는 여러 시전자 체계를 가질 수 있으며, 여러 시전자 체계는 서로 영향을 미치지 않습니다.</w:t>
      </w:r>
    </w:p>
    <w:p w:rsidR="00000000" w:rsidDel="00000000" w:rsidP="00000000" w:rsidRDefault="00000000" w:rsidRPr="00000000" w14:paraId="00001A5F">
      <w:pPr>
        <w:rPr/>
      </w:pPr>
      <w:r w:rsidDel="00000000" w:rsidR="00000000" w:rsidRPr="00000000">
        <w:rPr>
          <w:rtl w:val="0"/>
        </w:rPr>
        <w:t xml:space="preserve">=====================================================================</w:t>
      </w:r>
    </w:p>
    <w:p w:rsidR="00000000" w:rsidDel="00000000" w:rsidP="00000000" w:rsidRDefault="00000000" w:rsidRPr="00000000" w14:paraId="00001A60">
      <w:pPr>
        <w:rPr/>
      </w:pPr>
      <w:r w:rsidDel="00000000" w:rsidR="00000000" w:rsidRPr="00000000">
        <w:rPr>
          <w:rtl w:val="0"/>
        </w:rPr>
        <w:t xml:space="preserve">======================================</w:t>
      </w:r>
    </w:p>
    <w:p w:rsidR="00000000" w:rsidDel="00000000" w:rsidP="00000000" w:rsidRDefault="00000000" w:rsidRPr="00000000" w14:paraId="00001A61">
      <w:pPr>
        <w:rPr/>
      </w:pPr>
      <w:r w:rsidDel="00000000" w:rsidR="00000000" w:rsidRPr="00000000">
        <w:rPr>
          <w:rFonts w:ascii="Arial Unicode MS" w:cs="Arial Unicode MS" w:eastAsia="Arial Unicode MS" w:hAnsi="Arial Unicode MS"/>
          <w:rtl w:val="0"/>
        </w:rPr>
        <w:t xml:space="preserve">시전자 레벨:</w:t>
      </w:r>
    </w:p>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시전자 레벨은 자신에게 시전 능력 자체를 제공하는 능력의 최고 레벨에 따라 결정됩니다.</w:t>
      </w:r>
    </w:p>
    <w:p w:rsidR="00000000" w:rsidDel="00000000" w:rsidP="00000000" w:rsidRDefault="00000000" w:rsidRPr="00000000" w14:paraId="00001A63">
      <w:pPr>
        <w:rPr/>
      </w:pPr>
      <w:r w:rsidDel="00000000" w:rsidR="00000000" w:rsidRPr="00000000">
        <w:rPr>
          <w:rFonts w:ascii="Arial Unicode MS" w:cs="Arial Unicode MS" w:eastAsia="Arial Unicode MS" w:hAnsi="Arial Unicode MS"/>
          <w:rtl w:val="0"/>
        </w:rPr>
        <w:t xml:space="preserve">여기에는 법사 칭호, 마술사 칭호, 마도서, 시전 능력을 부여하는 일부 혈통 개조 등이 포함됩니다.</w:t>
      </w:r>
    </w:p>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시전자 레벨은 D1, C2, B3, A4, S5입니다.</w:t>
      </w:r>
    </w:p>
    <w:p w:rsidR="00000000" w:rsidDel="00000000" w:rsidP="00000000" w:rsidRDefault="00000000" w:rsidRPr="00000000" w14:paraId="00001A65">
      <w:pPr>
        <w:rPr/>
      </w:pPr>
      <w:r w:rsidDel="00000000" w:rsidR="00000000" w:rsidRPr="00000000">
        <w:rPr>
          <w:rFonts w:ascii="Arial Unicode MS" w:cs="Arial Unicode MS" w:eastAsia="Arial Unicode MS" w:hAnsi="Arial Unicode MS"/>
          <w:rtl w:val="0"/>
        </w:rPr>
        <w:t xml:space="preserve">자원 중 일부 법술은 법술 레벨에 따라 달라지는데, 이러한 법술 레벨에는 일반적으로 독자적인 레벨 설명이 있습니다. 없다면 D1, C2, B3, A4, S5에 따라 판단합니다.</w:t>
      </w:r>
    </w:p>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법술은 일반적으로 구매할 때 해당하는 레벨이 있으며, 추후 승계할 경우 해당 법술은 승계 후의 법술 레벨로 변경됩니다.</w:t>
      </w:r>
    </w:p>
    <w:p w:rsidR="00000000" w:rsidDel="00000000" w:rsidP="00000000" w:rsidRDefault="00000000" w:rsidRPr="00000000" w14:paraId="00001A67">
      <w:pPr>
        <w:rPr/>
      </w:pPr>
      <w:r w:rsidDel="00000000" w:rsidR="00000000" w:rsidRPr="00000000">
        <w:rPr>
          <w:rFonts w:ascii="Arial Unicode MS" w:cs="Arial Unicode MS" w:eastAsia="Arial Unicode MS" w:hAnsi="Arial Unicode MS"/>
          <w:rtl w:val="0"/>
        </w:rPr>
        <w:t xml:space="preserve">법술의 위력값은 일반적으로 D급 2점, C급 4점, B급 8점, A급 16점, S급 32점입니다.</w:t>
      </w:r>
    </w:p>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법술의 에너지 소모는 일반적으로 D1, C3, B5, A7, S9입니다.</w:t>
      </w:r>
    </w:p>
    <w:p w:rsidR="00000000" w:rsidDel="00000000" w:rsidP="00000000" w:rsidRDefault="00000000" w:rsidRPr="00000000" w14:paraId="00001A69">
      <w:pPr>
        <w:rPr/>
      </w:pPr>
      <w:r w:rsidDel="00000000" w:rsidR="00000000" w:rsidRPr="00000000">
        <w:rPr>
          <w:rFonts w:ascii="Arial Unicode MS" w:cs="Arial Unicode MS" w:eastAsia="Arial Unicode MS" w:hAnsi="Arial Unicode MS"/>
          <w:rtl w:val="0"/>
        </w:rPr>
        <w:t xml:space="preserve">에너지 소모가 0인 법술: 법술 에너지 소모가 0이라고 해서 에너지가 필요 없다는 뜻이 아니라, 시전자의 회복력에 비해 소모가 미미하거나 주변에 떠도는 에너지만 동원하면 된다는 뜻입니다.  </w:t>
      </w:r>
    </w:p>
    <w:p w:rsidR="00000000" w:rsidDel="00000000" w:rsidP="00000000" w:rsidRDefault="00000000" w:rsidRPr="00000000" w14:paraId="00001A6A">
      <w:pPr>
        <w:rPr/>
      </w:pPr>
      <w:r w:rsidDel="00000000" w:rsidR="00000000" w:rsidRPr="00000000">
        <w:rPr>
          <w:rtl w:val="0"/>
        </w:rPr>
        <w:t xml:space="preserve">=====================================================================</w:t>
      </w:r>
    </w:p>
    <w:p w:rsidR="00000000" w:rsidDel="00000000" w:rsidP="00000000" w:rsidRDefault="00000000" w:rsidRPr="00000000" w14:paraId="00001A6B">
      <w:pPr>
        <w:rPr/>
      </w:pPr>
      <w:r w:rsidDel="00000000" w:rsidR="00000000" w:rsidRPr="00000000">
        <w:rPr>
          <w:rtl w:val="0"/>
        </w:rPr>
        <w:t xml:space="preserve">======================================</w:t>
      </w:r>
    </w:p>
    <w:p w:rsidR="00000000" w:rsidDel="00000000" w:rsidP="00000000" w:rsidRDefault="00000000" w:rsidRPr="00000000" w14:paraId="00001A6C">
      <w:pPr>
        <w:rPr/>
      </w:pPr>
      <w:r w:rsidDel="00000000" w:rsidR="00000000" w:rsidRPr="00000000">
        <w:rPr>
          <w:rFonts w:ascii="Arial Unicode MS" w:cs="Arial Unicode MS" w:eastAsia="Arial Unicode MS" w:hAnsi="Arial Unicode MS"/>
          <w:rtl w:val="0"/>
        </w:rPr>
        <w:t xml:space="preserve">마법 직능으로 법술 시전:</w:t>
      </w:r>
    </w:p>
    <w:p w:rsidR="00000000" w:rsidDel="00000000" w:rsidP="00000000" w:rsidRDefault="00000000" w:rsidRPr="00000000" w14:paraId="00001A6D">
      <w:pPr>
        <w:rPr/>
      </w:pPr>
      <w:r w:rsidDel="00000000" w:rsidR="00000000" w:rsidRPr="00000000">
        <w:rPr>
          <w:rFonts w:ascii="Arial Unicode MS" w:cs="Arial Unicode MS" w:eastAsia="Arial Unicode MS" w:hAnsi="Arial Unicode MS"/>
          <w:rtl w:val="0"/>
        </w:rPr>
        <w:t xml:space="preserve">법술 시전의 동작은 천차만별이며, 해당 법술에 따라 결정됩니다.</w:t>
      </w:r>
    </w:p>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해당 법술에 시전 판정이 필요하다면, 시전 판정은 지능+신비학+위력값±관련 조정값입니다.</w:t>
      </w:r>
    </w:p>
    <w:p w:rsidR="00000000" w:rsidDel="00000000" w:rsidP="00000000" w:rsidRDefault="00000000" w:rsidRPr="00000000" w14:paraId="00001A6F">
      <w:pPr>
        <w:rPr/>
      </w:pPr>
      <w:r w:rsidDel="00000000" w:rsidR="00000000" w:rsidRPr="00000000">
        <w:rPr>
          <w:rFonts w:ascii="Arial Unicode MS" w:cs="Arial Unicode MS" w:eastAsia="Arial Unicode MS" w:hAnsi="Arial Unicode MS"/>
          <w:rtl w:val="0"/>
        </w:rPr>
        <w:t xml:space="preserve">해당 법술이 시전 판정으로 목표를 공격한다면, 시전 판정은 지능+신비학+위력값-목표 방어±관련 조정값입니다.</w:t>
      </w:r>
    </w:p>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시전 상한=지능+신비학 기능 레벨+위력값입니다. 이는 최종적으로 나온 성공 수가 이 시전 상한을 초과하더라도 상한에 해당하는 성공 수만 낼 수 있다는 뜻입니다.</w:t>
      </w:r>
    </w:p>
    <w:p w:rsidR="00000000" w:rsidDel="00000000" w:rsidP="00000000" w:rsidRDefault="00000000" w:rsidRPr="00000000" w14:paraId="00001A71">
      <w:pPr>
        <w:rPr/>
      </w:pPr>
      <w:r w:rsidDel="00000000" w:rsidR="00000000" w:rsidRPr="00000000">
        <w:rPr>
          <w:rFonts w:ascii="Arial Unicode MS" w:cs="Arial Unicode MS" w:eastAsia="Arial Unicode MS" w:hAnsi="Arial Unicode MS"/>
          <w:rtl w:val="0"/>
        </w:rPr>
        <w:t xml:space="preserve">도법 직능으로 법술 시전:</w:t>
      </w:r>
    </w:p>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법술 시전의 동작은 천차만별이며, 해당 법술에 따라 결정됩니다.</w:t>
      </w:r>
    </w:p>
    <w:p w:rsidR="00000000" w:rsidDel="00000000" w:rsidP="00000000" w:rsidRDefault="00000000" w:rsidRPr="00000000" w14:paraId="00001A73">
      <w:pPr>
        <w:rPr/>
      </w:pPr>
      <w:r w:rsidDel="00000000" w:rsidR="00000000" w:rsidRPr="00000000">
        <w:rPr>
          <w:rFonts w:ascii="Arial Unicode MS" w:cs="Arial Unicode MS" w:eastAsia="Arial Unicode MS" w:hAnsi="Arial Unicode MS"/>
          <w:rtl w:val="0"/>
        </w:rPr>
        <w:t xml:space="preserve">해당 법술에 시전 판정이 필요하다면, 시전 판정은 매력+신비학+위력값±관련 조정값입니다.</w:t>
      </w:r>
    </w:p>
    <w:p w:rsidR="00000000" w:rsidDel="00000000" w:rsidP="00000000" w:rsidRDefault="00000000" w:rsidRPr="00000000" w14:paraId="00001A74">
      <w:pPr>
        <w:rPr/>
      </w:pPr>
      <w:r w:rsidDel="00000000" w:rsidR="00000000" w:rsidRPr="00000000">
        <w:rPr>
          <w:rFonts w:ascii="Arial Unicode MS" w:cs="Arial Unicode MS" w:eastAsia="Arial Unicode MS" w:hAnsi="Arial Unicode MS"/>
          <w:rtl w:val="0"/>
        </w:rPr>
        <w:t xml:space="preserve">시전 상한=매력+신비학 기능 레벨+위력값입니다. 이는 최종적으로 나온 성공 수가 이 시전 상한을 초과하더라도 상한에 해당하는 성공 수만 낼 수 있다는 뜻입니다.</w:t>
      </w:r>
    </w:p>
    <w:p w:rsidR="00000000" w:rsidDel="00000000" w:rsidP="00000000" w:rsidRDefault="00000000" w:rsidRPr="00000000" w14:paraId="00001A75">
      <w:pPr>
        <w:rPr/>
      </w:pPr>
      <w:r w:rsidDel="00000000" w:rsidR="00000000" w:rsidRPr="00000000">
        <w:rPr>
          <w:rFonts w:ascii="Arial Unicode MS" w:cs="Arial Unicode MS" w:eastAsia="Arial Unicode MS" w:hAnsi="Arial Unicode MS"/>
          <w:rtl w:val="0"/>
        </w:rPr>
        <w:t xml:space="preserve">인법 직능으로 법술 시전:</w:t>
      </w:r>
    </w:p>
    <w:p w:rsidR="00000000" w:rsidDel="00000000" w:rsidP="00000000" w:rsidRDefault="00000000" w:rsidRPr="00000000" w14:paraId="00001A76">
      <w:pPr>
        <w:rPr/>
      </w:pPr>
      <w:r w:rsidDel="00000000" w:rsidR="00000000" w:rsidRPr="00000000">
        <w:rPr>
          <w:rFonts w:ascii="Arial Unicode MS" w:cs="Arial Unicode MS" w:eastAsia="Arial Unicode MS" w:hAnsi="Arial Unicode MS"/>
          <w:rtl w:val="0"/>
        </w:rPr>
        <w:t xml:space="preserve">법술 시전의 동작은 천차만별이며, 해당 법술에 따라 결정됩니다.</w:t>
      </w:r>
    </w:p>
    <w:p w:rsidR="00000000" w:rsidDel="00000000" w:rsidP="00000000" w:rsidRDefault="00000000" w:rsidRPr="00000000" w14:paraId="00001A77">
      <w:pPr>
        <w:rPr/>
      </w:pPr>
      <w:r w:rsidDel="00000000" w:rsidR="00000000" w:rsidRPr="00000000">
        <w:rPr>
          <w:rFonts w:ascii="Arial Unicode MS" w:cs="Arial Unicode MS" w:eastAsia="Arial Unicode MS" w:hAnsi="Arial Unicode MS"/>
          <w:rtl w:val="0"/>
        </w:rPr>
        <w:t xml:space="preserve">해당 법술에 시전 판정이 필요하다면, 시전 판정은 통찰+신비학+위력값±관련 조정값입니다.</w:t>
      </w:r>
    </w:p>
    <w:p w:rsidR="00000000" w:rsidDel="00000000" w:rsidP="00000000" w:rsidRDefault="00000000" w:rsidRPr="00000000" w14:paraId="00001A78">
      <w:pPr>
        <w:rPr/>
      </w:pPr>
      <w:r w:rsidDel="00000000" w:rsidR="00000000" w:rsidRPr="00000000">
        <w:rPr>
          <w:rFonts w:ascii="Arial Unicode MS" w:cs="Arial Unicode MS" w:eastAsia="Arial Unicode MS" w:hAnsi="Arial Unicode MS"/>
          <w:rtl w:val="0"/>
        </w:rPr>
        <w:t xml:space="preserve">해당 법술이 시전 판정으로 목표를 공격한다면, 시전 판정은 통찰+신비학+위력값-목표 방어±관련 조정값입니다.</w:t>
      </w:r>
    </w:p>
    <w:p w:rsidR="00000000" w:rsidDel="00000000" w:rsidP="00000000" w:rsidRDefault="00000000" w:rsidRPr="00000000" w14:paraId="00001A79">
      <w:pPr>
        <w:rPr/>
      </w:pPr>
      <w:r w:rsidDel="00000000" w:rsidR="00000000" w:rsidRPr="00000000">
        <w:rPr>
          <w:rFonts w:ascii="Arial Unicode MS" w:cs="Arial Unicode MS" w:eastAsia="Arial Unicode MS" w:hAnsi="Arial Unicode MS"/>
          <w:rtl w:val="0"/>
        </w:rPr>
        <w:t xml:space="preserve">시전 상한=통찰+신비학 기능 레벨+위력값입니다. 이는 최종적으로 나온 성공 수가 이 시전 상한을 초과하더라도 상한에 해당하는 성공 수만 낼 수 있다는 뜻입니다.</w:t>
      </w:r>
    </w:p>
    <w:p w:rsidR="00000000" w:rsidDel="00000000" w:rsidP="00000000" w:rsidRDefault="00000000" w:rsidRPr="00000000" w14:paraId="00001A7A">
      <w:pPr>
        <w:rPr/>
      </w:pPr>
      <w:r w:rsidDel="00000000" w:rsidR="00000000" w:rsidRPr="00000000">
        <w:rPr>
          <w:rFonts w:ascii="Arial Unicode MS" w:cs="Arial Unicode MS" w:eastAsia="Arial Unicode MS" w:hAnsi="Arial Unicode MS"/>
          <w:rtl w:val="0"/>
        </w:rPr>
        <w:t xml:space="preserve">특수: 시전 판정을 강화하는 능력은 해당 시전자 직능 아래의 모든 시전 판정을 강화할 수 있으며, 동시에 법술로 공격하는 것도 포함됩니다.</w:t>
      </w:r>
    </w:p>
    <w:p w:rsidR="00000000" w:rsidDel="00000000" w:rsidP="00000000" w:rsidRDefault="00000000" w:rsidRPr="00000000" w14:paraId="00001A7B">
      <w:pPr>
        <w:rPr/>
      </w:pPr>
      <w:r w:rsidDel="00000000" w:rsidR="00000000" w:rsidRPr="00000000">
        <w:rPr>
          <w:rFonts w:ascii="Arial Unicode MS" w:cs="Arial Unicode MS" w:eastAsia="Arial Unicode MS" w:hAnsi="Arial Unicode MS"/>
          <w:rtl w:val="0"/>
        </w:rPr>
        <w:t xml:space="preserve">시전 공격을 강화하는 능력은 해당 시전자 직능 아래의 모든 시전 공격 판정을 강화할 수 있지만, 시전 판정은 포함되지 않습니다.</w:t>
      </w:r>
    </w:p>
    <w:p w:rsidR="00000000" w:rsidDel="00000000" w:rsidP="00000000" w:rsidRDefault="00000000" w:rsidRPr="00000000" w14:paraId="00001A7C">
      <w:pPr>
        <w:rPr/>
      </w:pPr>
      <w:r w:rsidDel="00000000" w:rsidR="00000000" w:rsidRPr="00000000">
        <w:rPr>
          <w:rFonts w:ascii="Arial Unicode MS" w:cs="Arial Unicode MS" w:eastAsia="Arial Unicode MS" w:hAnsi="Arial Unicode MS"/>
          <w:rtl w:val="0"/>
        </w:rPr>
        <w:t xml:space="preserve">핵심 규칙에서와 같이, 동일 유형의 가치는 중첩될 수 없으며, 제공하는 가치 내용이 다르더라도 마찬가지입니다.</w:t>
      </w:r>
    </w:p>
    <w:p w:rsidR="00000000" w:rsidDel="00000000" w:rsidP="00000000" w:rsidRDefault="00000000" w:rsidRPr="00000000" w14:paraId="00001A7D">
      <w:pPr>
        <w:rPr/>
      </w:pPr>
      <w:r w:rsidDel="00000000" w:rsidR="00000000" w:rsidRPr="00000000">
        <w:rPr>
          <w:rtl w:val="0"/>
        </w:rPr>
        <w:t xml:space="preserve">=====================================================================</w:t>
      </w:r>
    </w:p>
    <w:p w:rsidR="00000000" w:rsidDel="00000000" w:rsidP="00000000" w:rsidRDefault="00000000" w:rsidRPr="00000000" w14:paraId="00001A7E">
      <w:pPr>
        <w:rPr/>
      </w:pPr>
      <w:r w:rsidDel="00000000" w:rsidR="00000000" w:rsidRPr="00000000">
        <w:rPr>
          <w:rtl w:val="0"/>
        </w:rPr>
        <w:t xml:space="preserve">======================================</w:t>
      </w:r>
    </w:p>
    <w:p w:rsidR="00000000" w:rsidDel="00000000" w:rsidP="00000000" w:rsidRDefault="00000000" w:rsidRPr="00000000" w14:paraId="00001A7F">
      <w:pPr>
        <w:rPr/>
      </w:pPr>
      <w:r w:rsidDel="00000000" w:rsidR="00000000" w:rsidRPr="00000000">
        <w:rPr>
          <w:rFonts w:ascii="Arial Unicode MS" w:cs="Arial Unicode MS" w:eastAsia="Arial Unicode MS" w:hAnsi="Arial Unicode MS"/>
          <w:rtl w:val="0"/>
        </w:rPr>
        <w:t xml:space="preserve">금지력의 존재:</w:t>
      </w:r>
    </w:p>
    <w:p w:rsidR="00000000" w:rsidDel="00000000" w:rsidP="00000000" w:rsidRDefault="00000000" w:rsidRPr="00000000" w14:paraId="00001A80">
      <w:pPr>
        <w:rPr/>
      </w:pPr>
      <w:r w:rsidDel="00000000" w:rsidR="00000000" w:rsidRPr="00000000">
        <w:rPr>
          <w:rFonts w:ascii="Arial Unicode MS" w:cs="Arial Unicode MS" w:eastAsia="Arial Unicode MS" w:hAnsi="Arial Unicode MS"/>
          <w:rtl w:val="0"/>
        </w:rPr>
        <w:t xml:space="preserve">시전자가 어떤 효과 발생을 금지하는 금지력의 영향을 받을 때, 해당 금지력이 법술에 유효하다고 명시하지 않았고 세계 법칙, 삼천대도, 신의 의지 급의 힘이 아니라면, 시전자는 해당 효과를 발생시키는 법술을 시전해볼 수 있습니다.</w:t>
      </w:r>
    </w:p>
    <w:p w:rsidR="00000000" w:rsidDel="00000000" w:rsidP="00000000" w:rsidRDefault="00000000" w:rsidRPr="00000000" w14:paraId="00001A81">
      <w:pPr>
        <w:rPr/>
      </w:pPr>
      <w:r w:rsidDel="00000000" w:rsidR="00000000" w:rsidRPr="00000000">
        <w:rPr>
          <w:rFonts w:ascii="Arial Unicode MS" w:cs="Arial Unicode MS" w:eastAsia="Arial Unicode MS" w:hAnsi="Arial Unicode MS"/>
          <w:rtl w:val="0"/>
        </w:rPr>
        <w:t xml:space="preserve">그의 시전 판정(평소에 시전 판정이 필요 없는 법술이라도 이때는 판정해야 함)은 해당 금지력의 레벨에 포함된 D 지선 수량*2만큼 감소값을 얻습니다. 이로 인해 시전 판정 DP 수가 0 이하가 된다면 해당 법술은 시전할 수 없습니다.  </w:t>
      </w:r>
    </w:p>
    <w:p w:rsidR="00000000" w:rsidDel="00000000" w:rsidP="00000000" w:rsidRDefault="00000000" w:rsidRPr="00000000" w14:paraId="00001A82">
      <w:pPr>
        <w:rPr/>
      </w:pPr>
      <w:r w:rsidDel="00000000" w:rsidR="00000000" w:rsidRPr="00000000">
        <w:rPr>
          <w:rFonts w:ascii="Arial Unicode MS" w:cs="Arial Unicode MS" w:eastAsia="Arial Unicode MS" w:hAnsi="Arial Unicode MS"/>
          <w:rtl w:val="0"/>
        </w:rPr>
        <w:t xml:space="preserve">*금지력에는 "태고 빙원소 곁에서는 화염 효과를 만들 수 없다" 등의 제한이 포함됩니다. 순수한 자연 환경 영향, 예를 들어 수중에서 화염 법술을 사용하려는 것 등은 지선이 0인 금지력으로 간주할 수 있습니다(시전을 막을 순 없지만 법술 지속을 막을 순 있음). 물리적 조건으로 인한 제한이라면 법술은 제한에 도달할 때 중지됩니다. 예를 들어 폐쇄 환경이 "조수술"로 만든 대량의 물을 수용할 수 없다면, 물이 폐쇄 공간을 가득 채웠을 때 멈출 것입니다(또는 ST가 물리 법칙을 중시해야 한다고 생각한다면, 공간 내 기압과 수압이 평형을 이룰 때 멈출 것입니다).</w:t>
      </w:r>
    </w:p>
    <w:p w:rsidR="00000000" w:rsidDel="00000000" w:rsidP="00000000" w:rsidRDefault="00000000" w:rsidRPr="00000000" w14:paraId="00001A83">
      <w:pPr>
        <w:rPr/>
      </w:pPr>
      <w:r w:rsidDel="00000000" w:rsidR="00000000" w:rsidRPr="00000000">
        <w:rPr>
          <w:rtl w:val="0"/>
        </w:rPr>
        <w:t xml:space="preserve">=====================================================================</w:t>
      </w:r>
    </w:p>
    <w:p w:rsidR="00000000" w:rsidDel="00000000" w:rsidP="00000000" w:rsidRDefault="00000000" w:rsidRPr="00000000" w14:paraId="00001A84">
      <w:pPr>
        <w:rPr/>
      </w:pPr>
      <w:r w:rsidDel="00000000" w:rsidR="00000000" w:rsidRPr="00000000">
        <w:rPr>
          <w:rtl w:val="0"/>
        </w:rPr>
        <w:t xml:space="preserve">======================================</w:t>
      </w:r>
    </w:p>
    <w:p w:rsidR="00000000" w:rsidDel="00000000" w:rsidP="00000000" w:rsidRDefault="00000000" w:rsidRPr="00000000" w14:paraId="00001A85">
      <w:pPr>
        <w:rPr/>
      </w:pPr>
      <w:r w:rsidDel="00000000" w:rsidR="00000000" w:rsidRPr="00000000">
        <w:rPr>
          <w:rFonts w:ascii="Arial Unicode MS" w:cs="Arial Unicode MS" w:eastAsia="Arial Unicode MS" w:hAnsi="Arial Unicode MS"/>
          <w:rtl w:val="0"/>
        </w:rPr>
        <w:t xml:space="preserve">시전 성분:</w:t>
      </w:r>
    </w:p>
    <w:p w:rsidR="00000000" w:rsidDel="00000000" w:rsidP="00000000" w:rsidRDefault="00000000" w:rsidRPr="00000000" w14:paraId="00001A86">
      <w:pPr>
        <w:rPr/>
      </w:pPr>
      <w:r w:rsidDel="00000000" w:rsidR="00000000" w:rsidRPr="00000000">
        <w:rPr>
          <w:rFonts w:ascii="Arial Unicode MS" w:cs="Arial Unicode MS" w:eastAsia="Arial Unicode MS" w:hAnsi="Arial Unicode MS"/>
          <w:rtl w:val="0"/>
        </w:rPr>
        <w:t xml:space="preserve">법술은 시전하기 위해 특정한 절차가 필요하며, 주문 암송, 특정 수결, 시전 재료 등이 포함됩니다. 이는 법술 공식을 완성하기 위한 필수 조건이거나, 자신의 내재 의지를 불러일으키기 위한 의식, 또는 특정 위대한 존재의 주의를 끌기 위해 사용됩니다.</w:t>
      </w:r>
    </w:p>
    <w:p w:rsidR="00000000" w:rsidDel="00000000" w:rsidP="00000000" w:rsidRDefault="00000000" w:rsidRPr="00000000" w14:paraId="00001A87">
      <w:pPr>
        <w:rPr/>
      </w:pPr>
      <w:r w:rsidDel="00000000" w:rsidR="00000000" w:rsidRPr="00000000">
        <w:rPr>
          <w:rFonts w:ascii="Arial Unicode MS" w:cs="Arial Unicode MS" w:eastAsia="Arial Unicode MS" w:hAnsi="Arial Unicode MS"/>
          <w:rtl w:val="0"/>
        </w:rPr>
        <w:t xml:space="preserve">언어: 명확하게 말할 수 없다면 언어 성분이 있는 법술은 시전할 수 없습니다.</w:t>
      </w:r>
    </w:p>
    <w:p w:rsidR="00000000" w:rsidDel="00000000" w:rsidP="00000000" w:rsidRDefault="00000000" w:rsidRPr="00000000" w14:paraId="00001A88">
      <w:pPr>
        <w:rPr/>
      </w:pPr>
      <w:r w:rsidDel="00000000" w:rsidR="00000000" w:rsidRPr="00000000">
        <w:rPr>
          <w:rFonts w:ascii="Arial Unicode MS" w:cs="Arial Unicode MS" w:eastAsia="Arial Unicode MS" w:hAnsi="Arial Unicode MS"/>
          <w:rtl w:val="0"/>
        </w:rPr>
        <w:t xml:space="preserve">서적: 서적 성분이 있는 법술은 일반적으로 마도서 법술이며, 이런 법술을 시전할 때는 반드시 해당 법술이 기록된 마도서를 손에 들고 있어야 시전할 수 있습니다. 그렇지 않으면 시전할 수 없습니다.</w:t>
      </w:r>
    </w:p>
    <w:p w:rsidR="00000000" w:rsidDel="00000000" w:rsidP="00000000" w:rsidRDefault="00000000" w:rsidRPr="00000000" w14:paraId="00001A89">
      <w:pPr>
        <w:rPr/>
      </w:pPr>
      <w:r w:rsidDel="00000000" w:rsidR="00000000" w:rsidRPr="00000000">
        <w:rPr>
          <w:rFonts w:ascii="Arial Unicode MS" w:cs="Arial Unicode MS" w:eastAsia="Arial Unicode MS" w:hAnsi="Arial Unicode MS"/>
          <w:rtl w:val="0"/>
        </w:rPr>
        <w:t xml:space="preserve">재료: 일부 법술은 재료를 소모해야 합니다. 특별한 설명이 없다면 시전하는 법술이 D급이면 시전 재료는 10분, C급 20분, B급 50분, A급 100분, S급 200분입니다. 해당 시전 재료는 일반적으로 중량을 차지하지 않으며, 재료를 꺼내는 것도 행동을 차지하지 않고 시전 동작의 일부입니다. 동시에 빈손일 필요도 없습니다. 여러 재료가 있어도 빈손일 필요가 없습니다. 하지만 시전 재료가 없다면 해당 법술을 시전할 수 없습니다. 일반적으로 주신이 제공한 시전 재료만 사용할 수 있으며, 캐릭터가 모험 세계에서 획득할 가능성이 있고 ST가 이를 인정하지 않는 한 그렇습니다.</w:t>
      </w:r>
    </w:p>
    <w:p w:rsidR="00000000" w:rsidDel="00000000" w:rsidP="00000000" w:rsidRDefault="00000000" w:rsidRPr="00000000" w14:paraId="00001A8A">
      <w:pPr>
        <w:rPr/>
      </w:pPr>
      <w:r w:rsidDel="00000000" w:rsidR="00000000" w:rsidRPr="00000000">
        <w:rPr>
          <w:rFonts w:ascii="Arial Unicode MS" w:cs="Arial Unicode MS" w:eastAsia="Arial Unicode MS" w:hAnsi="Arial Unicode MS"/>
          <w:rtl w:val="0"/>
        </w:rPr>
        <w:t xml:space="preserve">자세: 정확한 동작을 취할 수 없다면 동작 성분이 있는 법술은 시전할 수 없습니다. 여기에는 다음이 포함됩니다:</w:t>
      </w:r>
    </w:p>
    <w:p w:rsidR="00000000" w:rsidDel="00000000" w:rsidP="00000000" w:rsidRDefault="00000000" w:rsidRPr="00000000" w14:paraId="00001A8B">
      <w:pPr>
        <w:rPr/>
      </w:pPr>
      <w:r w:rsidDel="00000000" w:rsidR="00000000" w:rsidRPr="00000000">
        <w:rPr>
          <w:rFonts w:ascii="Arial Unicode MS" w:cs="Arial Unicode MS" w:eastAsia="Arial Unicode MS" w:hAnsi="Arial Unicode MS"/>
          <w:rtl w:val="0"/>
        </w:rPr>
        <w:t xml:space="preserve">1. 시전에 사용할 손이 없음(최소 1손이 빔).</w:t>
      </w:r>
    </w:p>
    <w:p w:rsidR="00000000" w:rsidDel="00000000" w:rsidP="00000000" w:rsidRDefault="00000000" w:rsidRPr="00000000" w14:paraId="00001A8C">
      <w:pPr>
        <w:rPr/>
      </w:pPr>
      <w:r w:rsidDel="00000000" w:rsidR="00000000" w:rsidRPr="00000000">
        <w:rPr>
          <w:rFonts w:ascii="Arial Unicode MS" w:cs="Arial Unicode MS" w:eastAsia="Arial Unicode MS" w:hAnsi="Arial Unicode MS"/>
          <w:rtl w:val="0"/>
        </w:rPr>
        <w:t xml:space="preserve">예: 한 손에 무기, 한 손에 방패를 들고 있으면 법술을 시전할 수 없음. 하지만 양손 무기를 들고 있는 것은 영향을 받지 않으며, 시전 시 한 손으로 양손 무기를 들 수 있음.</w:t>
      </w:r>
    </w:p>
    <w:p w:rsidR="00000000" w:rsidDel="00000000" w:rsidP="00000000" w:rsidRDefault="00000000" w:rsidRPr="00000000" w14:paraId="00001A8D">
      <w:pPr>
        <w:rPr/>
      </w:pPr>
      <w:r w:rsidDel="00000000" w:rsidR="00000000" w:rsidRPr="00000000">
        <w:rPr>
          <w:rFonts w:ascii="Arial Unicode MS" w:cs="Arial Unicode MS" w:eastAsia="Arial Unicode MS" w:hAnsi="Arial Unicode MS"/>
          <w:rtl w:val="0"/>
        </w:rPr>
        <w:t xml:space="preserve">예: 손 형태를 잃음. 촉수, 발굽, 발톱 등으로 변형됨.</w:t>
      </w:r>
    </w:p>
    <w:p w:rsidR="00000000" w:rsidDel="00000000" w:rsidP="00000000" w:rsidRDefault="00000000" w:rsidRPr="00000000" w14:paraId="00001A8E">
      <w:pPr>
        <w:rPr/>
      </w:pPr>
      <w:r w:rsidDel="00000000" w:rsidR="00000000" w:rsidRPr="00000000">
        <w:rPr>
          <w:rFonts w:ascii="Arial Unicode MS" w:cs="Arial Unicode MS" w:eastAsia="Arial Unicode MS" w:hAnsi="Arial Unicode MS"/>
          <w:rtl w:val="0"/>
        </w:rPr>
        <w:t xml:space="preserve">특수: 서적을 들고 있는 것은 한 손을 차지하는 것으로 간주하지 않으므로, 한 손에 서적을 들고 한 손에 무기를 들고 시전할 수 있습니다.</w:t>
      </w:r>
    </w:p>
    <w:p w:rsidR="00000000" w:rsidDel="00000000" w:rsidP="00000000" w:rsidRDefault="00000000" w:rsidRPr="00000000" w14:paraId="00001A8F">
      <w:pPr>
        <w:rPr/>
      </w:pPr>
      <w:r w:rsidDel="00000000" w:rsidR="00000000" w:rsidRPr="00000000">
        <w:rPr>
          <w:rFonts w:ascii="Arial Unicode MS" w:cs="Arial Unicode MS" w:eastAsia="Arial Unicode MS" w:hAnsi="Arial Unicode MS"/>
          <w:rtl w:val="0"/>
        </w:rPr>
        <w:t xml:space="preserve">2. 시전자의 시전 판정은 착용한 갑옷의 갑옷 감소값*2의 DP 기계 감소값을 받습니다.</w:t>
      </w:r>
    </w:p>
    <w:p w:rsidR="00000000" w:rsidDel="00000000" w:rsidP="00000000" w:rsidRDefault="00000000" w:rsidRPr="00000000" w14:paraId="00001A90">
      <w:pPr>
        <w:rPr/>
      </w:pPr>
      <w:r w:rsidDel="00000000" w:rsidR="00000000" w:rsidRPr="00000000">
        <w:rPr>
          <w:rtl w:val="0"/>
        </w:rPr>
        <w:t xml:space="preserve">=====================================================================</w:t>
      </w:r>
    </w:p>
    <w:p w:rsidR="00000000" w:rsidDel="00000000" w:rsidP="00000000" w:rsidRDefault="00000000" w:rsidRPr="00000000" w14:paraId="00001A91">
      <w:pPr>
        <w:rPr/>
      </w:pPr>
      <w:r w:rsidDel="00000000" w:rsidR="00000000" w:rsidRPr="00000000">
        <w:rPr>
          <w:rtl w:val="0"/>
        </w:rPr>
        <w:t xml:space="preserve">======================================</w:t>
      </w:r>
    </w:p>
    <w:p w:rsidR="00000000" w:rsidDel="00000000" w:rsidP="00000000" w:rsidRDefault="00000000" w:rsidRPr="00000000" w14:paraId="00001A92">
      <w:pPr>
        <w:rPr/>
      </w:pPr>
      <w:r w:rsidDel="00000000" w:rsidR="00000000" w:rsidRPr="00000000">
        <w:rPr>
          <w:rFonts w:ascii="Arial Unicode MS" w:cs="Arial Unicode MS" w:eastAsia="Arial Unicode MS" w:hAnsi="Arial Unicode MS"/>
          <w:rtl w:val="0"/>
        </w:rPr>
        <w:t xml:space="preserve">시전 방해:</w:t>
      </w:r>
    </w:p>
    <w:p w:rsidR="00000000" w:rsidDel="00000000" w:rsidP="00000000" w:rsidRDefault="00000000" w:rsidRPr="00000000" w14:paraId="00001A93">
      <w:pPr>
        <w:rPr/>
      </w:pPr>
      <w:r w:rsidDel="00000000" w:rsidR="00000000" w:rsidRPr="00000000">
        <w:rPr>
          <w:rFonts w:ascii="Arial Unicode MS" w:cs="Arial Unicode MS" w:eastAsia="Arial Unicode MS" w:hAnsi="Arial Unicode MS"/>
          <w:rtl w:val="0"/>
        </w:rPr>
        <w:t xml:space="preserve">캐릭터가 불안정한 환경에서 시전할 때 방해받을 수 있으며, 이때는 시전 유지 판정이 필요합니다:</w:t>
      </w:r>
    </w:p>
    <w:p w:rsidR="00000000" w:rsidDel="00000000" w:rsidP="00000000" w:rsidRDefault="00000000" w:rsidRPr="00000000" w14:paraId="00001A94">
      <w:pPr>
        <w:rPr/>
      </w:pPr>
      <w:r w:rsidDel="00000000" w:rsidR="00000000" w:rsidRPr="00000000">
        <w:rPr>
          <w:rFonts w:ascii="Arial Unicode MS" w:cs="Arial Unicode MS" w:eastAsia="Arial Unicode MS" w:hAnsi="Arial Unicode MS"/>
          <w:rtl w:val="0"/>
        </w:rPr>
        <w:t xml:space="preserve">1. 특수 능력으로 방해받음: 시전자가 법술을 시전할 때 다른 캐릭터가 "마법 반제" 또는 유사한 능력을 사용해 시전을 방해할 수 있으며, 이런 상황에서는 해당 능력에 자세한 설명이 있을 것입니다.</w:t>
      </w:r>
    </w:p>
    <w:p w:rsidR="00000000" w:rsidDel="00000000" w:rsidP="00000000" w:rsidRDefault="00000000" w:rsidRPr="00000000" w14:paraId="00001A95">
      <w:pPr>
        <w:rPr/>
      </w:pPr>
      <w:r w:rsidDel="00000000" w:rsidR="00000000" w:rsidRPr="00000000">
        <w:rPr>
          <w:rFonts w:ascii="Arial Unicode MS" w:cs="Arial Unicode MS" w:eastAsia="Arial Unicode MS" w:hAnsi="Arial Unicode MS"/>
          <w:rtl w:val="0"/>
        </w:rPr>
        <w:t xml:space="preserve">2. 엄청난 피해를 받음: 시전자가 법술을 시전할 때, 회합 외 피해를 줄 수 있는 능력(예: 준비 행동)을 가진 캐릭터가 시전자에게 피해를 성공적으로 줬다면, 시전자는 강인 내성 판정을 해야 하며, DC는 받은 피해입니다. 강인 내성에 실패하면 시전이 방해받습니다.</w:t>
      </w:r>
    </w:p>
    <w:p w:rsidR="00000000" w:rsidDel="00000000" w:rsidP="00000000" w:rsidRDefault="00000000" w:rsidRPr="00000000" w14:paraId="00001A96">
      <w:pPr>
        <w:rPr/>
      </w:pPr>
      <w:r w:rsidDel="00000000" w:rsidR="00000000" w:rsidRPr="00000000">
        <w:rPr>
          <w:rFonts w:ascii="Arial Unicode MS" w:cs="Arial Unicode MS" w:eastAsia="Arial Unicode MS" w:hAnsi="Arial Unicode MS"/>
          <w:rtl w:val="0"/>
        </w:rPr>
        <w:t xml:space="preserve">3. 신체가 통제되지 않음: 시전자가 법술을 시전할 때, 회합 외로 신체 통제 불능 상태를 유발하는 능력(예: 준비 행동 포박)을 가진 캐릭터가 시전자를 부유, 넘어짐, 포박, 탑승 상태로 만들었다면, 시전자는 인내 판정을 해야 하며, DC는 시전하는 법술 레벨+1의 제곱입니다. 성공하면 평소처럼 법술을 시전합니다.</w:t>
      </w:r>
    </w:p>
    <w:p w:rsidR="00000000" w:rsidDel="00000000" w:rsidP="00000000" w:rsidRDefault="00000000" w:rsidRPr="00000000" w14:paraId="00001A97">
      <w:pPr>
        <w:rPr/>
      </w:pPr>
      <w:r w:rsidDel="00000000" w:rsidR="00000000" w:rsidRPr="00000000">
        <w:rPr>
          <w:rFonts w:ascii="Arial Unicode MS" w:cs="Arial Unicode MS" w:eastAsia="Arial Unicode MS" w:hAnsi="Arial Unicode MS"/>
          <w:rtl w:val="0"/>
        </w:rPr>
        <w:t xml:space="preserve">법술이 방해받으면 시전자의 시전에 필요한 행동, 에너지 소모, 재료 등은 모두 반환되지 않고 평소처럼 잃게 됩니다.</w:t>
      </w:r>
    </w:p>
    <w:p w:rsidR="00000000" w:rsidDel="00000000" w:rsidP="00000000" w:rsidRDefault="00000000" w:rsidRPr="00000000" w14:paraId="00001A98">
      <w:pPr>
        <w:rPr/>
      </w:pPr>
      <w:r w:rsidDel="00000000" w:rsidR="00000000" w:rsidRPr="00000000">
        <w:rPr>
          <w:rFonts w:ascii="Arial Unicode MS" w:cs="Arial Unicode MS" w:eastAsia="Arial Unicode MS" w:hAnsi="Arial Unicode MS"/>
          <w:rtl w:val="0"/>
        </w:rPr>
        <w:t xml:space="preserve">주의할 점은 인도나 장시간 시전이 필요한 모든 능력이 이 규칙의 영향을 받는다는 것입니다.</w:t>
      </w:r>
    </w:p>
    <w:p w:rsidR="00000000" w:rsidDel="00000000" w:rsidP="00000000" w:rsidRDefault="00000000" w:rsidRPr="00000000" w14:paraId="00001A99">
      <w:pPr>
        <w:rPr/>
      </w:pPr>
      <w:r w:rsidDel="00000000" w:rsidR="00000000" w:rsidRPr="00000000">
        <w:rPr>
          <w:rtl w:val="0"/>
        </w:rPr>
        <w:t xml:space="preserve">=====================================================================</w:t>
      </w:r>
    </w:p>
    <w:p w:rsidR="00000000" w:rsidDel="00000000" w:rsidP="00000000" w:rsidRDefault="00000000" w:rsidRPr="00000000" w14:paraId="00001A9A">
      <w:pPr>
        <w:rPr/>
      </w:pPr>
      <w:r w:rsidDel="00000000" w:rsidR="00000000" w:rsidRPr="00000000">
        <w:rPr>
          <w:rtl w:val="0"/>
        </w:rPr>
        <w:t xml:space="preserve">======================================</w:t>
      </w:r>
    </w:p>
    <w:p w:rsidR="00000000" w:rsidDel="00000000" w:rsidP="00000000" w:rsidRDefault="00000000" w:rsidRPr="00000000" w14:paraId="00001A9B">
      <w:pPr>
        <w:rPr/>
      </w:pPr>
      <w:r w:rsidDel="00000000" w:rsidR="00000000" w:rsidRPr="00000000">
        <w:rPr>
          <w:rFonts w:ascii="Arial Unicode MS" w:cs="Arial Unicode MS" w:eastAsia="Arial Unicode MS" w:hAnsi="Arial Unicode MS"/>
          <w:rtl w:val="0"/>
        </w:rPr>
        <w:t xml:space="preserve">확장 연구:</w:t>
      </w:r>
    </w:p>
    <w:p w:rsidR="00000000" w:rsidDel="00000000" w:rsidP="00000000" w:rsidRDefault="00000000" w:rsidRPr="00000000" w14:paraId="00001A9C">
      <w:pPr>
        <w:rPr/>
      </w:pPr>
      <w:r w:rsidDel="00000000" w:rsidR="00000000" w:rsidRPr="00000000">
        <w:rPr>
          <w:rFonts w:ascii="Arial Unicode MS" w:cs="Arial Unicode MS" w:eastAsia="Arial Unicode MS" w:hAnsi="Arial Unicode MS"/>
          <w:rtl w:val="0"/>
        </w:rPr>
        <w:t xml:space="preserve">일부 법술은 시전자가 시간과 경험을 투자해 더 많은 기능을 연구할 수 있도록 허용합니다. 플레이어는 일정량의 경험치를 투자하고 연구의 혜택을 얻습니다. 투자한 경험치는 플레이어가 게임에서 묘사되지 않은 시간 동안 연구를 진행한 것으로 간주합니다. 확장 연구는 일반적으로 법술의 주요 효과를 변경하지 않고 세부 사항을 수정하거나 용법을 확장합니다. 관련 규칙은 상세 설명에 명시될 것입니다.</w:t>
      </w:r>
    </w:p>
    <w:p w:rsidR="00000000" w:rsidDel="00000000" w:rsidP="00000000" w:rsidRDefault="00000000" w:rsidRPr="00000000" w14:paraId="00001A9D">
      <w:pPr>
        <w:rPr/>
      </w:pPr>
      <w:r w:rsidDel="00000000" w:rsidR="00000000" w:rsidRPr="00000000">
        <w:rPr>
          <w:rtl w:val="0"/>
        </w:rPr>
        <w:t xml:space="preserve">=====================================================================</w:t>
      </w:r>
    </w:p>
    <w:p w:rsidR="00000000" w:rsidDel="00000000" w:rsidP="00000000" w:rsidRDefault="00000000" w:rsidRPr="00000000" w14:paraId="00001A9E">
      <w:pPr>
        <w:rPr/>
      </w:pPr>
      <w:r w:rsidDel="00000000" w:rsidR="00000000" w:rsidRPr="00000000">
        <w:rPr>
          <w:rtl w:val="0"/>
        </w:rPr>
        <w:t xml:space="preserve">======================================</w:t>
      </w:r>
    </w:p>
    <w:p w:rsidR="00000000" w:rsidDel="00000000" w:rsidP="00000000" w:rsidRDefault="00000000" w:rsidRPr="00000000" w14:paraId="00001A9F">
      <w:pPr>
        <w:rPr/>
      </w:pPr>
      <w:r w:rsidDel="00000000" w:rsidR="00000000" w:rsidRPr="00000000">
        <w:rPr>
          <w:rFonts w:ascii="Arial Unicode MS" w:cs="Arial Unicode MS" w:eastAsia="Arial Unicode MS" w:hAnsi="Arial Unicode MS"/>
          <w:rtl w:val="0"/>
        </w:rPr>
        <w:t xml:space="preserve">법술 증폭:</w:t>
      </w:r>
    </w:p>
    <w:p w:rsidR="00000000" w:rsidDel="00000000" w:rsidP="00000000" w:rsidRDefault="00000000" w:rsidRPr="00000000" w14:paraId="00001AA0">
      <w:pPr>
        <w:rPr/>
      </w:pPr>
      <w:r w:rsidDel="00000000" w:rsidR="00000000" w:rsidRPr="00000000">
        <w:rPr>
          <w:rFonts w:ascii="Arial Unicode MS" w:cs="Arial Unicode MS" w:eastAsia="Arial Unicode MS" w:hAnsi="Arial Unicode MS"/>
          <w:rtl w:val="0"/>
        </w:rPr>
        <w:t xml:space="preserve">많은 법술은 캐릭터가 증폭할 수 있도록 허용합니다.</w:t>
      </w:r>
    </w:p>
    <w:p w:rsidR="00000000" w:rsidDel="00000000" w:rsidP="00000000" w:rsidRDefault="00000000" w:rsidRPr="00000000" w14:paraId="00001AA1">
      <w:pPr>
        <w:rPr/>
      </w:pPr>
      <w:r w:rsidDel="00000000" w:rsidR="00000000" w:rsidRPr="00000000">
        <w:rPr>
          <w:rFonts w:ascii="Arial Unicode MS" w:cs="Arial Unicode MS" w:eastAsia="Arial Unicode MS" w:hAnsi="Arial Unicode MS"/>
          <w:rtl w:val="0"/>
        </w:rPr>
        <w:t xml:space="preserve">증폭에는 증폭 소모, 증폭 효과, 증폭 상한이 포함되며, 이는 일반적으로 해당 증폭 효과에 모두 설명되어 있습니다.</w:t>
      </w:r>
    </w:p>
    <w:p w:rsidR="00000000" w:rsidDel="00000000" w:rsidP="00000000" w:rsidRDefault="00000000" w:rsidRPr="00000000" w14:paraId="00001AA2">
      <w:pPr>
        <w:rPr/>
      </w:pPr>
      <w:r w:rsidDel="00000000" w:rsidR="00000000" w:rsidRPr="00000000">
        <w:rPr>
          <w:rFonts w:ascii="Arial Unicode MS" w:cs="Arial Unicode MS" w:eastAsia="Arial Unicode MS" w:hAnsi="Arial Unicode MS"/>
          <w:rtl w:val="0"/>
        </w:rPr>
        <w:t xml:space="preserve">증폭은 해당 법술의 시전 효과를 강화합니다.</w:t>
      </w:r>
    </w:p>
    <w:p w:rsidR="00000000" w:rsidDel="00000000" w:rsidP="00000000" w:rsidRDefault="00000000" w:rsidRPr="00000000" w14:paraId="00001AA3">
      <w:pPr>
        <w:rPr/>
      </w:pPr>
      <w:r w:rsidDel="00000000" w:rsidR="00000000" w:rsidRPr="00000000">
        <w:rPr>
          <w:rFonts w:ascii="Arial Unicode MS" w:cs="Arial Unicode MS" w:eastAsia="Arial Unicode MS" w:hAnsi="Arial Unicode MS"/>
          <w:rtl w:val="0"/>
        </w:rPr>
        <w:t xml:space="preserve">일부 능력은 증폭 효과를 강화하는데, 예를 들면:</w:t>
      </w:r>
    </w:p>
    <w:p w:rsidR="00000000" w:rsidDel="00000000" w:rsidP="00000000" w:rsidRDefault="00000000" w:rsidRPr="00000000" w14:paraId="00001AA4">
      <w:pPr>
        <w:rPr/>
      </w:pPr>
      <w:r w:rsidDel="00000000" w:rsidR="00000000" w:rsidRPr="00000000">
        <w:rPr>
          <w:rFonts w:ascii="Arial Unicode MS" w:cs="Arial Unicode MS" w:eastAsia="Arial Unicode MS" w:hAnsi="Arial Unicode MS"/>
          <w:rtl w:val="0"/>
        </w:rPr>
        <w:t xml:space="preserve">해당 능력을 증폭할 수 있다면, 이미 X점(회) 증폭된 것으로 간주합니다. 이런 경우 이미 증폭된 것으로 간주하지만, 상한에 도달하지 않았다면 여전히 계속 증폭할 수 있습니다. 하지만 상한은 변하지 않으며, 계속 증폭하는 것은 이미 증폭된 후의 효과에 따라 증폭합니다(예: 1회 증폭에 1점 마력이 소모되고, 2회 증폭에 2점 마력이 소모된다면, 이때 이미 1회 증폭되었으므로 계속 증폭하려면 2점 마력이 소모됨).</w:t>
      </w:r>
    </w:p>
    <w:p w:rsidR="00000000" w:rsidDel="00000000" w:rsidP="00000000" w:rsidRDefault="00000000" w:rsidRPr="00000000" w14:paraId="00001AA5">
      <w:pPr>
        <w:rPr/>
      </w:pPr>
      <w:r w:rsidDel="00000000" w:rsidR="00000000" w:rsidRPr="00000000">
        <w:rPr>
          <w:rFonts w:ascii="Arial Unicode MS" w:cs="Arial Unicode MS" w:eastAsia="Arial Unicode MS" w:hAnsi="Arial Unicode MS"/>
          <w:rtl w:val="0"/>
        </w:rPr>
        <w:t xml:space="preserve">해당 능력을 증폭할 수 있다면, 증폭 소모가 X점 감소합니다. 이런 경우 평소처럼 증폭하지만, 추가 에너지 소모 중 X점은 지불할 필요가 없습니다.</w:t>
      </w:r>
    </w:p>
    <w:p w:rsidR="00000000" w:rsidDel="00000000" w:rsidP="00000000" w:rsidRDefault="00000000" w:rsidRPr="00000000" w14:paraId="00001AA6">
      <w:pPr>
        <w:rPr/>
      </w:pPr>
      <w:r w:rsidDel="00000000" w:rsidR="00000000" w:rsidRPr="00000000">
        <w:rPr>
          <w:rFonts w:ascii="Arial Unicode MS" w:cs="Arial Unicode MS" w:eastAsia="Arial Unicode MS" w:hAnsi="Arial Unicode MS"/>
          <w:rtl w:val="0"/>
        </w:rPr>
        <w:t xml:space="preserve">해당 능력을 증폭할 수 있다면, 증폭 상한이 X점(회) 증가합니다. 이런 경우 증폭 상한이 X점 증가하며, X회일 수도 있습니다.</w:t>
      </w:r>
    </w:p>
    <w:p w:rsidR="00000000" w:rsidDel="00000000" w:rsidP="00000000" w:rsidRDefault="00000000" w:rsidRPr="00000000" w14:paraId="00001AA7">
      <w:pPr>
        <w:rPr/>
      </w:pPr>
      <w:r w:rsidDel="00000000" w:rsidR="00000000" w:rsidRPr="00000000">
        <w:rPr>
          <w:rFonts w:ascii="Arial Unicode MS" w:cs="Arial Unicode MS" w:eastAsia="Arial Unicode MS" w:hAnsi="Arial Unicode MS"/>
          <w:rtl w:val="0"/>
        </w:rPr>
        <w:t xml:space="preserve">어떤 능력은 1회 증폭에 1점 이상의 에너지가 소모됩니다. 예: 캐릭터가 이미 3점 증폭된 것으로 간주하는 능력을 가지고 있고, 캐릭터가 매회 증폭에 2점 마력이 소모된다면, 이때 캐릭터는 첫 번째 증폭에는 소모하지 않고, 두 번째 증폭에는 1점을 소모합니다.</w:t>
      </w:r>
    </w:p>
    <w:p w:rsidR="00000000" w:rsidDel="00000000" w:rsidP="00000000" w:rsidRDefault="00000000" w:rsidRPr="00000000" w14:paraId="00001AA8">
      <w:pPr>
        <w:rPr/>
      </w:pPr>
      <w:r w:rsidDel="00000000" w:rsidR="00000000" w:rsidRPr="00000000">
        <w:rPr>
          <w:rtl w:val="0"/>
        </w:rPr>
        <w:t xml:space="preserve">=====================================================================</w:t>
      </w:r>
    </w:p>
    <w:p w:rsidR="00000000" w:rsidDel="00000000" w:rsidP="00000000" w:rsidRDefault="00000000" w:rsidRPr="00000000" w14:paraId="00001AA9">
      <w:pPr>
        <w:rPr/>
      </w:pPr>
      <w:r w:rsidDel="00000000" w:rsidR="00000000" w:rsidRPr="00000000">
        <w:rPr>
          <w:rtl w:val="0"/>
        </w:rPr>
        <w:t xml:space="preserve">======================================</w:t>
      </w:r>
    </w:p>
    <w:p w:rsidR="00000000" w:rsidDel="00000000" w:rsidP="00000000" w:rsidRDefault="00000000" w:rsidRPr="00000000" w14:paraId="00001AAA">
      <w:pPr>
        <w:rPr/>
      </w:pPr>
      <w:r w:rsidDel="00000000" w:rsidR="00000000" w:rsidRPr="00000000">
        <w:rPr>
          <w:rFonts w:ascii="Arial Unicode MS" w:cs="Arial Unicode MS" w:eastAsia="Arial Unicode MS" w:hAnsi="Arial Unicode MS"/>
          <w:rtl w:val="0"/>
        </w:rPr>
        <w:t xml:space="preserve">법술 승계:</w:t>
      </w:r>
    </w:p>
    <w:p w:rsidR="00000000" w:rsidDel="00000000" w:rsidP="00000000" w:rsidRDefault="00000000" w:rsidRPr="00000000" w14:paraId="00001AAB">
      <w:pPr>
        <w:rPr/>
      </w:pPr>
      <w:r w:rsidDel="00000000" w:rsidR="00000000" w:rsidRPr="00000000">
        <w:rPr>
          <w:rFonts w:ascii="Arial Unicode MS" w:cs="Arial Unicode MS" w:eastAsia="Arial Unicode MS" w:hAnsi="Arial Unicode MS"/>
          <w:rtl w:val="0"/>
        </w:rPr>
        <w:t xml:space="preserve">법술 승계를 통해 법술 레벨을 높입니다(D-C-B-A-S). 한 번에 해당 법술을 한 레벨 높일 수 있으며, 승계 후 법술의 에너지 소모와 위력은 새로운 레벨에 따라 계산됩니다.</w:t>
      </w:r>
    </w:p>
    <w:p w:rsidR="00000000" w:rsidDel="00000000" w:rsidP="00000000" w:rsidRDefault="00000000" w:rsidRPr="00000000" w14:paraId="00001AAC">
      <w:pPr>
        <w:rPr/>
      </w:pPr>
      <w:r w:rsidDel="00000000" w:rsidR="00000000" w:rsidRPr="00000000">
        <w:rPr>
          <w:rFonts w:ascii="Arial Unicode MS" w:cs="Arial Unicode MS" w:eastAsia="Arial Unicode MS" w:hAnsi="Arial Unicode MS"/>
          <w:rtl w:val="0"/>
        </w:rPr>
        <w:t xml:space="preserve">특별한 설명이 없다면, 승계 후 해당 법술의 법술 레벨을 결정할 때는 여전히 원래 레벨로 간주하며, 승계는 해당 법술을 더 강력하게 만들 수 있을 뿐이지 레벨을 높이진 않습니다.</w:t>
      </w:r>
    </w:p>
    <w:p w:rsidR="00000000" w:rsidDel="00000000" w:rsidP="00000000" w:rsidRDefault="00000000" w:rsidRPr="00000000" w14:paraId="00001AAD">
      <w:pPr>
        <w:rPr/>
      </w:pPr>
      <w:r w:rsidDel="00000000" w:rsidR="00000000" w:rsidRPr="00000000">
        <w:rPr>
          <w:rFonts w:ascii="Arial Unicode MS" w:cs="Arial Unicode MS" w:eastAsia="Arial Unicode MS" w:hAnsi="Arial Unicode MS"/>
          <w:rtl w:val="0"/>
        </w:rPr>
        <w:t xml:space="preserve">특별한 설명이 없다면 모든 법술을 승계할 수 있습니다. 구체적인 법술에 승계가 적혀있지 않더라도 마찬가지이지만, 그렇다고 해서 모든 법술이 승계 후 효과가 있는 것은 아닙니다.  </w:t>
      </w:r>
    </w:p>
    <w:p w:rsidR="00000000" w:rsidDel="00000000" w:rsidP="00000000" w:rsidRDefault="00000000" w:rsidRPr="00000000" w14:paraId="00001AAE">
      <w:pPr>
        <w:rPr/>
      </w:pPr>
      <w:r w:rsidDel="00000000" w:rsidR="00000000" w:rsidRPr="00000000">
        <w:rPr>
          <w:rFonts w:ascii="Arial Unicode MS" w:cs="Arial Unicode MS" w:eastAsia="Arial Unicode MS" w:hAnsi="Arial Unicode MS"/>
          <w:rtl w:val="0"/>
        </w:rPr>
        <w:t xml:space="preserve">법술은 해당 시전자 직능 체계의 최대 레벨을 초과하지 않는 선에서만 승계할 수 있습니다.</w:t>
      </w:r>
    </w:p>
    <w:p w:rsidR="00000000" w:rsidDel="00000000" w:rsidP="00000000" w:rsidRDefault="00000000" w:rsidRPr="00000000" w14:paraId="00001AAF">
      <w:pPr>
        <w:rPr/>
      </w:pPr>
      <w:r w:rsidDel="00000000" w:rsidR="00000000" w:rsidRPr="00000000">
        <w:rPr>
          <w:rFonts w:ascii="Arial Unicode MS" w:cs="Arial Unicode MS" w:eastAsia="Arial Unicode MS" w:hAnsi="Arial Unicode MS"/>
          <w:rtl w:val="0"/>
        </w:rPr>
        <w:t xml:space="preserve">캐릭터는 여러 시전자 체계를 가질 수 있으며, 여러 시전자 체계는 서로 영향을 미치지 않습니다.</w:t>
      </w:r>
    </w:p>
    <w:p w:rsidR="00000000" w:rsidDel="00000000" w:rsidP="00000000" w:rsidRDefault="00000000" w:rsidRPr="00000000" w14:paraId="00001AB0">
      <w:pPr>
        <w:rPr/>
      </w:pPr>
      <w:r w:rsidDel="00000000" w:rsidR="00000000" w:rsidRPr="00000000">
        <w:rPr>
          <w:rtl w:val="0"/>
        </w:rPr>
        <w:t xml:space="preserve">=====================================================================</w:t>
      </w:r>
    </w:p>
    <w:p w:rsidR="00000000" w:rsidDel="00000000" w:rsidP="00000000" w:rsidRDefault="00000000" w:rsidRPr="00000000" w14:paraId="00001AB1">
      <w:pPr>
        <w:rPr/>
      </w:pPr>
      <w:r w:rsidDel="00000000" w:rsidR="00000000" w:rsidRPr="00000000">
        <w:rPr>
          <w:rtl w:val="0"/>
        </w:rPr>
        <w:t xml:space="preserve">======================================</w:t>
      </w:r>
    </w:p>
    <w:p w:rsidR="00000000" w:rsidDel="00000000" w:rsidP="00000000" w:rsidRDefault="00000000" w:rsidRPr="00000000" w14:paraId="00001AB2">
      <w:pPr>
        <w:rPr/>
      </w:pPr>
      <w:r w:rsidDel="00000000" w:rsidR="00000000" w:rsidRPr="00000000">
        <w:rPr>
          <w:rFonts w:ascii="Arial Unicode MS" w:cs="Arial Unicode MS" w:eastAsia="Arial Unicode MS" w:hAnsi="Arial Unicode MS"/>
          <w:rtl w:val="0"/>
        </w:rPr>
        <w:t xml:space="preserve">법술 전문:</w:t>
      </w:r>
    </w:p>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모든 법술에는 신비학 전문이 있습니다. 해당 전문이 없다면 전문 가치를 얻을 수 없습니다.</w:t>
      </w:r>
    </w:p>
    <w:p w:rsidR="00000000" w:rsidDel="00000000" w:rsidP="00000000" w:rsidRDefault="00000000" w:rsidRPr="00000000" w14:paraId="00001AB4">
      <w:pPr>
        <w:rPr/>
      </w:pPr>
      <w:r w:rsidDel="00000000" w:rsidR="00000000" w:rsidRPr="00000000">
        <w:rPr>
          <w:rFonts w:ascii="Arial Unicode MS" w:cs="Arial Unicode MS" w:eastAsia="Arial Unicode MS" w:hAnsi="Arial Unicode MS"/>
          <w:rtl w:val="0"/>
        </w:rPr>
        <w:t xml:space="preserve">다중 전문 법술: 일부 법술은 여러 전문이 필요한데, 시전자가 이런 법술을 시전할 때는 다중 전문으로 인해 여러 가치를 얻을 수 없지만, 모든 전문을 가져야만 전문 가치를 얻을 수 있습니다.</w:t>
      </w:r>
    </w:p>
    <w:p w:rsidR="00000000" w:rsidDel="00000000" w:rsidP="00000000" w:rsidRDefault="00000000" w:rsidRPr="00000000" w14:paraId="00001AB5">
      <w:pPr>
        <w:rPr/>
      </w:pPr>
      <w:r w:rsidDel="00000000" w:rsidR="00000000" w:rsidRPr="00000000">
        <w:rPr>
          <w:rFonts w:ascii="Arial Unicode MS" w:cs="Arial Unicode MS" w:eastAsia="Arial Unicode MS" w:hAnsi="Arial Unicode MS"/>
          <w:rtl w:val="0"/>
        </w:rPr>
        <w:t xml:space="preserve">예언: 이 전문의 법술은 일반적으로 정보나 정보를 알려줍니다.</w:t>
      </w:r>
    </w:p>
    <w:p w:rsidR="00000000" w:rsidDel="00000000" w:rsidP="00000000" w:rsidRDefault="00000000" w:rsidRPr="00000000" w14:paraId="00001AB6">
      <w:pPr>
        <w:rPr/>
      </w:pPr>
      <w:r w:rsidDel="00000000" w:rsidR="00000000" w:rsidRPr="00000000">
        <w:rPr>
          <w:rFonts w:ascii="Arial Unicode MS" w:cs="Arial Unicode MS" w:eastAsia="Arial Unicode MS" w:hAnsi="Arial Unicode MS"/>
          <w:rtl w:val="0"/>
        </w:rPr>
        <w:t xml:space="preserve">주법: 이 전문의 법술은 다양하며, 여러 특성을 포함합니다.  </w:t>
      </w:r>
    </w:p>
    <w:p w:rsidR="00000000" w:rsidDel="00000000" w:rsidP="00000000" w:rsidRDefault="00000000" w:rsidRPr="00000000" w14:paraId="00001AB7">
      <w:pPr>
        <w:rPr/>
      </w:pPr>
      <w:r w:rsidDel="00000000" w:rsidR="00000000" w:rsidRPr="00000000">
        <w:rPr>
          <w:rFonts w:ascii="Arial Unicode MS" w:cs="Arial Unicode MS" w:eastAsia="Arial Unicode MS" w:hAnsi="Arial Unicode MS"/>
          <w:rtl w:val="0"/>
        </w:rPr>
        <w:t xml:space="preserve">조능: 이 전문의 법술은 일반적으로 원소와 관련되며, 보통 단순하고 거칠게 피해를 줍니다.</w:t>
      </w:r>
    </w:p>
    <w:p w:rsidR="00000000" w:rsidDel="00000000" w:rsidP="00000000" w:rsidRDefault="00000000" w:rsidRPr="00000000" w14:paraId="00001AB8">
      <w:pPr>
        <w:rPr/>
      </w:pPr>
      <w:r w:rsidDel="00000000" w:rsidR="00000000" w:rsidRPr="00000000">
        <w:rPr>
          <w:rFonts w:ascii="Arial Unicode MS" w:cs="Arial Unicode MS" w:eastAsia="Arial Unicode MS" w:hAnsi="Arial Unicode MS"/>
          <w:rtl w:val="0"/>
        </w:rPr>
        <w:t xml:space="preserve">사령: 이 전문의 법술은 일반적으로 불사 생물과 관련되거나, 다른 생물에게 피해를 주는 것과 관련됩니다.</w:t>
      </w:r>
    </w:p>
    <w:p w:rsidR="00000000" w:rsidDel="00000000" w:rsidP="00000000" w:rsidRDefault="00000000" w:rsidRPr="00000000" w14:paraId="00001AB9">
      <w:pPr>
        <w:rPr/>
      </w:pPr>
      <w:r w:rsidDel="00000000" w:rsidR="00000000" w:rsidRPr="00000000">
        <w:rPr>
          <w:rFonts w:ascii="Arial Unicode MS" w:cs="Arial Unicode MS" w:eastAsia="Arial Unicode MS" w:hAnsi="Arial Unicode MS"/>
          <w:rtl w:val="0"/>
        </w:rPr>
        <w:t xml:space="preserve">환상: 이 전문의 법술은 가짜 물품이나 새로운 능력을 만들어내며, 이 전문이 있는 모든 법술은 "환술"로 간주합니다.</w:t>
      </w:r>
    </w:p>
    <w:p w:rsidR="00000000" w:rsidDel="00000000" w:rsidP="00000000" w:rsidRDefault="00000000" w:rsidRPr="00000000" w14:paraId="00001ABA">
      <w:pPr>
        <w:rPr/>
      </w:pPr>
      <w:r w:rsidDel="00000000" w:rsidR="00000000" w:rsidRPr="00000000">
        <w:rPr>
          <w:rFonts w:ascii="Arial Unicode MS" w:cs="Arial Unicode MS" w:eastAsia="Arial Unicode MS" w:hAnsi="Arial Unicode MS"/>
          <w:rtl w:val="0"/>
        </w:rPr>
        <w:t xml:space="preserve">결계: 이 전문의 법술은 방호, 격리 또는 기타 용도로 결계를 만들어내며, 이 전문이 있는 모든 법술이 만들어내는 마법 장벽은 모두 "결계"라고 합니다.</w:t>
      </w:r>
    </w:p>
    <w:p w:rsidR="00000000" w:rsidDel="00000000" w:rsidP="00000000" w:rsidRDefault="00000000" w:rsidRPr="00000000" w14:paraId="00001ABB">
      <w:pPr>
        <w:rPr/>
      </w:pPr>
      <w:r w:rsidDel="00000000" w:rsidR="00000000" w:rsidRPr="00000000">
        <w:rPr>
          <w:rFonts w:ascii="Arial Unicode MS" w:cs="Arial Unicode MS" w:eastAsia="Arial Unicode MS" w:hAnsi="Arial Unicode MS"/>
          <w:rtl w:val="0"/>
        </w:rPr>
        <w:t xml:space="preserve">방호: 이 전문의 법술은 목표에 영향을 미쳐 그의 방호 능력을 강화하며, 일반적으로 이는 상태입니다.  </w:t>
      </w:r>
    </w:p>
    <w:p w:rsidR="00000000" w:rsidDel="00000000" w:rsidP="00000000" w:rsidRDefault="00000000" w:rsidRPr="00000000" w14:paraId="00001ABC">
      <w:pPr>
        <w:rPr/>
      </w:pPr>
      <w:r w:rsidDel="00000000" w:rsidR="00000000" w:rsidRPr="00000000">
        <w:rPr>
          <w:rFonts w:ascii="Arial Unicode MS" w:cs="Arial Unicode MS" w:eastAsia="Arial Unicode MS" w:hAnsi="Arial Unicode MS"/>
          <w:rtl w:val="0"/>
        </w:rPr>
        <w:t xml:space="preserve">변화: 이 전문의 법술은 목표에 영향을 미쳐 그를 변화시키며, 일반적으로 이는 상태입니다.</w:t>
      </w:r>
    </w:p>
    <w:p w:rsidR="00000000" w:rsidDel="00000000" w:rsidP="00000000" w:rsidRDefault="00000000" w:rsidRPr="00000000" w14:paraId="00001ABD">
      <w:pPr>
        <w:rPr/>
      </w:pPr>
      <w:r w:rsidDel="00000000" w:rsidR="00000000" w:rsidRPr="00000000">
        <w:rPr>
          <w:rFonts w:ascii="Arial Unicode MS" w:cs="Arial Unicode MS" w:eastAsia="Arial Unicode MS" w:hAnsi="Arial Unicode MS"/>
          <w:rtl w:val="0"/>
        </w:rPr>
        <w:t xml:space="preserve">창조: 이 전문의 법술은 일반적으로 새로운 물품이나 새로운 능력, 또는 기타 개념상 "새로운" 것을 만들어냅니다.</w:t>
      </w:r>
    </w:p>
    <w:p w:rsidR="00000000" w:rsidDel="00000000" w:rsidP="00000000" w:rsidRDefault="00000000" w:rsidRPr="00000000" w14:paraId="00001ABE">
      <w:pPr>
        <w:rPr/>
      </w:pPr>
      <w:r w:rsidDel="00000000" w:rsidR="00000000" w:rsidRPr="00000000">
        <w:rPr>
          <w:rFonts w:ascii="Arial Unicode MS" w:cs="Arial Unicode MS" w:eastAsia="Arial Unicode MS" w:hAnsi="Arial Unicode MS"/>
          <w:rtl w:val="0"/>
        </w:rPr>
        <w:t xml:space="preserve">소환: 이 전문의 법술은 일반적으로 이미 존재하는 물품이나 생물을 소환하거나, 그들의 일부 능력을 빌립니다.  </w:t>
      </w:r>
    </w:p>
    <w:p w:rsidR="00000000" w:rsidDel="00000000" w:rsidP="00000000" w:rsidRDefault="00000000" w:rsidRPr="00000000" w14:paraId="00001ABF">
      <w:pPr>
        <w:rPr/>
      </w:pPr>
      <w:r w:rsidDel="00000000" w:rsidR="00000000" w:rsidRPr="00000000">
        <w:rPr>
          <w:rFonts w:ascii="Arial Unicode MS" w:cs="Arial Unicode MS" w:eastAsia="Arial Unicode MS" w:hAnsi="Arial Unicode MS"/>
          <w:rtl w:val="0"/>
        </w:rPr>
        <w:t xml:space="preserve">저주: 이 전문의 법술은 목표에 영향을 미쳐 그의 능력을 약화시키며, 일반적으로 이는 상태이고, 이 전문이 있는 모든 법술은 "저주 효과"입니다.</w:t>
      </w:r>
    </w:p>
    <w:p w:rsidR="00000000" w:rsidDel="00000000" w:rsidP="00000000" w:rsidRDefault="00000000" w:rsidRPr="00000000" w14:paraId="00001AC0">
      <w:pPr>
        <w:rPr/>
      </w:pPr>
      <w:r w:rsidDel="00000000" w:rsidR="00000000" w:rsidRPr="00000000">
        <w:rPr>
          <w:rFonts w:ascii="Arial Unicode MS" w:cs="Arial Unicode MS" w:eastAsia="Arial Unicode MS" w:hAnsi="Arial Unicode MS"/>
          <w:rtl w:val="0"/>
        </w:rPr>
        <w:t xml:space="preserve">정신: 이 전문의 법술은 목표의 정신에 영향을 미칩니다.</w:t>
      </w:r>
    </w:p>
    <w:p w:rsidR="00000000" w:rsidDel="00000000" w:rsidP="00000000" w:rsidRDefault="00000000" w:rsidRPr="00000000" w14:paraId="00001AC1">
      <w:pPr>
        <w:rPr/>
      </w:pPr>
      <w:r w:rsidDel="00000000" w:rsidR="00000000" w:rsidRPr="00000000">
        <w:rPr>
          <w:rFonts w:ascii="Arial Unicode MS" w:cs="Arial Unicode MS" w:eastAsia="Arial Unicode MS" w:hAnsi="Arial Unicode MS"/>
          <w:rtl w:val="0"/>
        </w:rPr>
        <w:t xml:space="preserve">부여: 이 전문의 법술은 생물이나 물품의 상태에 영향을 미치며, 변화와 유사하고, 일부 물품을 만들어낼 수도 있어 창조와도 유사합니다. 이는 "변화"와 "창조" 사이에 있습니다.</w:t>
      </w:r>
    </w:p>
    <w:p w:rsidR="00000000" w:rsidDel="00000000" w:rsidP="00000000" w:rsidRDefault="00000000" w:rsidRPr="00000000" w14:paraId="00001AC2">
      <w:pPr>
        <w:rPr/>
      </w:pPr>
      <w:r w:rsidDel="00000000" w:rsidR="00000000" w:rsidRPr="00000000">
        <w:rPr>
          <w:rFonts w:ascii="Arial Unicode MS" w:cs="Arial Unicode MS" w:eastAsia="Arial Unicode MS" w:hAnsi="Arial Unicode MS"/>
          <w:rtl w:val="0"/>
        </w:rPr>
        <w:t xml:space="preserve">도술: 모든 도법은 이 전문에 기반합니다.</w:t>
      </w:r>
    </w:p>
    <w:p w:rsidR="00000000" w:rsidDel="00000000" w:rsidP="00000000" w:rsidRDefault="00000000" w:rsidRPr="00000000" w14:paraId="00001AC3">
      <w:pPr>
        <w:rPr/>
      </w:pPr>
      <w:r w:rsidDel="00000000" w:rsidR="00000000" w:rsidRPr="00000000">
        <w:rPr>
          <w:rFonts w:ascii="Arial Unicode MS" w:cs="Arial Unicode MS" w:eastAsia="Arial Unicode MS" w:hAnsi="Arial Unicode MS"/>
          <w:rtl w:val="0"/>
        </w:rPr>
        <w:t xml:space="preserve">인술: 모든 인법은 이 전문에 기반합니다.</w:t>
      </w:r>
    </w:p>
    <w:p w:rsidR="00000000" w:rsidDel="00000000" w:rsidP="00000000" w:rsidRDefault="00000000" w:rsidRPr="00000000" w14:paraId="00001AC4">
      <w:pPr>
        <w:rPr/>
      </w:pPr>
      <w:r w:rsidDel="00000000" w:rsidR="00000000" w:rsidRPr="00000000">
        <w:rPr>
          <w:rtl w:val="0"/>
        </w:rPr>
        <w:t xml:space="preserve">=====================================================================</w:t>
      </w:r>
    </w:p>
    <w:p w:rsidR="00000000" w:rsidDel="00000000" w:rsidP="00000000" w:rsidRDefault="00000000" w:rsidRPr="00000000" w14:paraId="00001AC5">
      <w:pPr>
        <w:rPr/>
      </w:pPr>
      <w:r w:rsidDel="00000000" w:rsidR="00000000" w:rsidRPr="00000000">
        <w:rPr>
          <w:rtl w:val="0"/>
        </w:rPr>
        <w:t xml:space="preserve">======================================</w:t>
      </w:r>
    </w:p>
    <w:p w:rsidR="00000000" w:rsidDel="00000000" w:rsidP="00000000" w:rsidRDefault="00000000" w:rsidRPr="00000000" w14:paraId="00001AC6">
      <w:pPr>
        <w:pStyle w:val="Heading1"/>
        <w:rPr/>
      </w:pPr>
      <w:bookmarkStart w:colFirst="0" w:colLast="0" w:name="_fwv3b0vzpcms" w:id="46"/>
      <w:bookmarkEnd w:id="46"/>
      <w:r w:rsidDel="00000000" w:rsidR="00000000" w:rsidRPr="00000000">
        <w:rPr>
          <w:rFonts w:ascii="Arial Unicode MS" w:cs="Arial Unicode MS" w:eastAsia="Arial Unicode MS" w:hAnsi="Arial Unicode MS"/>
          <w:rtl w:val="0"/>
        </w:rPr>
        <w:t xml:space="preserve">1.4.12.2 기타 능력</w:t>
      </w:r>
    </w:p>
    <w:p w:rsidR="00000000" w:rsidDel="00000000" w:rsidP="00000000" w:rsidRDefault="00000000" w:rsidRPr="00000000" w14:paraId="00001AC7">
      <w:pPr>
        <w:rPr/>
      </w:pPr>
      <w:r w:rsidDel="00000000" w:rsidR="00000000" w:rsidRPr="00000000">
        <w:rPr>
          <w:rFonts w:ascii="Arial Unicode MS" w:cs="Arial Unicode MS" w:eastAsia="Arial Unicode MS" w:hAnsi="Arial Unicode MS"/>
          <w:rtl w:val="0"/>
        </w:rPr>
        <w:t xml:space="preserve">기타 능력의 조정, 분류 및 설명:</w:t>
      </w:r>
    </w:p>
    <w:p w:rsidR="00000000" w:rsidDel="00000000" w:rsidP="00000000" w:rsidRDefault="00000000" w:rsidRPr="00000000" w14:paraId="00001AC8">
      <w:pPr>
        <w:rPr/>
      </w:pPr>
      <w:r w:rsidDel="00000000" w:rsidR="00000000" w:rsidRPr="00000000">
        <w:rPr>
          <w:rtl w:val="0"/>
        </w:rPr>
        <w:t xml:space="preserve">=====================================================================</w:t>
      </w:r>
    </w:p>
    <w:p w:rsidR="00000000" w:rsidDel="00000000" w:rsidP="00000000" w:rsidRDefault="00000000" w:rsidRPr="00000000" w14:paraId="00001AC9">
      <w:pPr>
        <w:rPr/>
      </w:pPr>
      <w:r w:rsidDel="00000000" w:rsidR="00000000" w:rsidRPr="00000000">
        <w:rPr>
          <w:rtl w:val="0"/>
        </w:rPr>
        <w:t xml:space="preserve">======================================</w:t>
      </w:r>
    </w:p>
    <w:p w:rsidR="00000000" w:rsidDel="00000000" w:rsidP="00000000" w:rsidRDefault="00000000" w:rsidRPr="00000000" w14:paraId="00001ACA">
      <w:pPr>
        <w:rPr/>
      </w:pPr>
      <w:r w:rsidDel="00000000" w:rsidR="00000000" w:rsidRPr="00000000">
        <w:rPr>
          <w:rFonts w:ascii="Arial Unicode MS" w:cs="Arial Unicode MS" w:eastAsia="Arial Unicode MS" w:hAnsi="Arial Unicode MS"/>
          <w:rtl w:val="0"/>
        </w:rPr>
        <w:t xml:space="preserve">무한류 TRPG 규칙에는 많은 특수 능력이 있습니다. </w:t>
      </w:r>
    </w:p>
    <w:p w:rsidR="00000000" w:rsidDel="00000000" w:rsidP="00000000" w:rsidRDefault="00000000" w:rsidRPr="00000000" w14:paraId="00001ACB">
      <w:pPr>
        <w:rPr/>
      </w:pPr>
      <w:r w:rsidDel="00000000" w:rsidR="00000000" w:rsidRPr="00000000">
        <w:rPr>
          <w:rFonts w:ascii="Arial Unicode MS" w:cs="Arial Unicode MS" w:eastAsia="Arial Unicode MS" w:hAnsi="Arial Unicode MS"/>
          <w:rtl w:val="0"/>
        </w:rPr>
        <w:t xml:space="preserve">예를 들어 심령 이능, 무술 초식 등이 있는데, 시전 관련 규칙은 "시전 규칙" 장을 참조하시면 됩니다. 본 장에서는 모든 특수 능력에 공통적으로 사용될 수 있는 일부 규칙에 대해 자세히 설명하고 있으며, 이 외에도 기타 특수 능력의 분류에 대해서도 다루고 있습니다.</w:t>
      </w:r>
    </w:p>
    <w:p w:rsidR="00000000" w:rsidDel="00000000" w:rsidP="00000000" w:rsidRDefault="00000000" w:rsidRPr="00000000" w14:paraId="00001ACC">
      <w:pPr>
        <w:rPr/>
      </w:pPr>
      <w:r w:rsidDel="00000000" w:rsidR="00000000" w:rsidRPr="00000000">
        <w:rPr>
          <w:rFonts w:ascii="Arial Unicode MS" w:cs="Arial Unicode MS" w:eastAsia="Arial Unicode MS" w:hAnsi="Arial Unicode MS"/>
          <w:rtl w:val="0"/>
        </w:rPr>
        <w:t xml:space="preserve">이러한 능력들은 다양한 효과를 낼 수 있는데, 피해를 주거나 위치를 이동시키고, 상처를 치료하거나 육체를 보호하는 등 법술과 매우 유사합니다. 따라서 본 장의 일부 내용은 법술과 매우 유사하지만, 판정 시에는 이러한 특수 능력들이 법술이 아닙니다.</w:t>
      </w:r>
    </w:p>
    <w:p w:rsidR="00000000" w:rsidDel="00000000" w:rsidP="00000000" w:rsidRDefault="00000000" w:rsidRPr="00000000" w14:paraId="00001ACD">
      <w:pPr>
        <w:rPr/>
      </w:pPr>
      <w:r w:rsidDel="00000000" w:rsidR="00000000" w:rsidRPr="00000000">
        <w:rPr>
          <w:rtl w:val="0"/>
        </w:rPr>
        <w:t xml:space="preserve">=====================================================================</w:t>
      </w:r>
    </w:p>
    <w:p w:rsidR="00000000" w:rsidDel="00000000" w:rsidP="00000000" w:rsidRDefault="00000000" w:rsidRPr="00000000" w14:paraId="00001ACE">
      <w:pPr>
        <w:rPr/>
      </w:pPr>
      <w:r w:rsidDel="00000000" w:rsidR="00000000" w:rsidRPr="00000000">
        <w:rPr>
          <w:rtl w:val="0"/>
        </w:rPr>
        <w:t xml:space="preserve">======================================</w:t>
      </w:r>
    </w:p>
    <w:p w:rsidR="00000000" w:rsidDel="00000000" w:rsidP="00000000" w:rsidRDefault="00000000" w:rsidRPr="00000000" w14:paraId="00001ACF">
      <w:pPr>
        <w:rPr/>
      </w:pPr>
      <w:r w:rsidDel="00000000" w:rsidR="00000000" w:rsidRPr="00000000">
        <w:rPr>
          <w:rFonts w:ascii="Arial Unicode MS" w:cs="Arial Unicode MS" w:eastAsia="Arial Unicode MS" w:hAnsi="Arial Unicode MS"/>
          <w:rtl w:val="0"/>
        </w:rPr>
        <w:t xml:space="preserve">초식</w:t>
      </w:r>
    </w:p>
    <w:p w:rsidR="00000000" w:rsidDel="00000000" w:rsidP="00000000" w:rsidRDefault="00000000" w:rsidRPr="00000000" w14:paraId="00001AD0">
      <w:pPr>
        <w:rPr/>
      </w:pPr>
      <w:r w:rsidDel="00000000" w:rsidR="00000000" w:rsidRPr="00000000">
        <w:rPr>
          <w:rFonts w:ascii="Arial Unicode MS" w:cs="Arial Unicode MS" w:eastAsia="Arial Unicode MS" w:hAnsi="Arial Unicode MS"/>
          <w:rtl w:val="0"/>
        </w:rPr>
        <w:t xml:space="preserve">초식은 당신이 구매한 능력 중 능동적으로 발동해야 하는 모든 능력을 의미하며, 심법, 신법, 공격 동작에 추가되는 것, 표준 동작으로 발동하는 기술 등이 포함됩니다.</w:t>
      </w:r>
    </w:p>
    <w:p w:rsidR="00000000" w:rsidDel="00000000" w:rsidP="00000000" w:rsidRDefault="00000000" w:rsidRPr="00000000" w14:paraId="00001AD1">
      <w:pPr>
        <w:rPr/>
      </w:pPr>
      <w:r w:rsidDel="00000000" w:rsidR="00000000" w:rsidRPr="00000000">
        <w:rPr>
          <w:rFonts w:ascii="Arial Unicode MS" w:cs="Arial Unicode MS" w:eastAsia="Arial Unicode MS" w:hAnsi="Arial Unicode MS"/>
          <w:rtl w:val="0"/>
        </w:rPr>
        <w:t xml:space="preserve">일반적으로 초식을 발동한 후에는 해당 공격의 공격 방식이 정의됩니다. 지속시간이 있는 초식(예: 심법, 신법 등)의 경우 구체적인 관련 보정치가 규정됩니다.</w:t>
      </w:r>
    </w:p>
    <w:p w:rsidR="00000000" w:rsidDel="00000000" w:rsidP="00000000" w:rsidRDefault="00000000" w:rsidRPr="00000000" w14:paraId="00001AD2">
      <w:pPr>
        <w:rPr/>
      </w:pPr>
      <w:r w:rsidDel="00000000" w:rsidR="00000000" w:rsidRPr="00000000">
        <w:rPr>
          <w:rFonts w:ascii="Arial Unicode MS" w:cs="Arial Unicode MS" w:eastAsia="Arial Unicode MS" w:hAnsi="Arial Unicode MS"/>
          <w:rtl w:val="0"/>
        </w:rPr>
        <w:t xml:space="preserve">주의해야 할 점은 패시브 능력은 초식이 아니라는 것입니다.</w:t>
      </w:r>
    </w:p>
    <w:p w:rsidR="00000000" w:rsidDel="00000000" w:rsidP="00000000" w:rsidRDefault="00000000" w:rsidRPr="00000000" w14:paraId="00001AD3">
      <w:pPr>
        <w:rPr/>
      </w:pPr>
      <w:r w:rsidDel="00000000" w:rsidR="00000000" w:rsidRPr="00000000">
        <w:rPr>
          <w:rFonts w:ascii="Arial Unicode MS" w:cs="Arial Unicode MS" w:eastAsia="Arial Unicode MS" w:hAnsi="Arial Unicode MS"/>
          <w:rtl w:val="0"/>
        </w:rPr>
        <w:t xml:space="preserve">심법, 신법과 호신근</w:t>
      </w:r>
    </w:p>
    <w:p w:rsidR="00000000" w:rsidDel="00000000" w:rsidP="00000000" w:rsidRDefault="00000000" w:rsidRPr="00000000" w14:paraId="00001AD4">
      <w:pPr>
        <w:rPr/>
      </w:pPr>
      <w:r w:rsidDel="00000000" w:rsidR="00000000" w:rsidRPr="00000000">
        <w:rPr>
          <w:rFonts w:ascii="Arial Unicode MS" w:cs="Arial Unicode MS" w:eastAsia="Arial Unicode MS" w:hAnsi="Arial Unicode MS"/>
          <w:rtl w:val="0"/>
        </w:rPr>
        <w:t xml:space="preserve">신법: 경공, 신체 운동 방식을 제어합니다.</w:t>
      </w:r>
    </w:p>
    <w:p w:rsidR="00000000" w:rsidDel="00000000" w:rsidP="00000000" w:rsidRDefault="00000000" w:rsidRPr="00000000" w14:paraId="00001AD5">
      <w:pPr>
        <w:rPr/>
      </w:pPr>
      <w:r w:rsidDel="00000000" w:rsidR="00000000" w:rsidRPr="00000000">
        <w:rPr>
          <w:rFonts w:ascii="Arial Unicode MS" w:cs="Arial Unicode MS" w:eastAsia="Arial Unicode MS" w:hAnsi="Arial Unicode MS"/>
          <w:rtl w:val="0"/>
        </w:rPr>
        <w:t xml:space="preserve">호신근: 호체공법, 일반적으로 신체를 보호하는 데 사용됩니다.</w:t>
      </w:r>
    </w:p>
    <w:p w:rsidR="00000000" w:rsidDel="00000000" w:rsidP="00000000" w:rsidRDefault="00000000" w:rsidRPr="00000000" w14:paraId="00001AD6">
      <w:pPr>
        <w:rPr/>
      </w:pPr>
      <w:r w:rsidDel="00000000" w:rsidR="00000000" w:rsidRPr="00000000">
        <w:rPr>
          <w:rFonts w:ascii="Arial Unicode MS" w:cs="Arial Unicode MS" w:eastAsia="Arial Unicode MS" w:hAnsi="Arial Unicode MS"/>
          <w:rtl w:val="0"/>
        </w:rPr>
        <w:t xml:space="preserve">심법: 수련에 사용되는 법문으로, 일반적으로 패시브 능력에 속합니다.</w:t>
      </w:r>
    </w:p>
    <w:p w:rsidR="00000000" w:rsidDel="00000000" w:rsidP="00000000" w:rsidRDefault="00000000" w:rsidRPr="00000000" w14:paraId="00001AD7">
      <w:pPr>
        <w:rPr/>
      </w:pPr>
      <w:r w:rsidDel="00000000" w:rsidR="00000000" w:rsidRPr="00000000">
        <w:rPr>
          <w:rFonts w:ascii="Arial Unicode MS" w:cs="Arial Unicode MS" w:eastAsia="Arial Unicode MS" w:hAnsi="Arial Unicode MS"/>
          <w:rtl w:val="0"/>
        </w:rPr>
        <w:t xml:space="preserve">당신은 동시에 하나의 신법, 호신근, 심법만 발동할 수 있습니다.</w:t>
      </w:r>
    </w:p>
    <w:p w:rsidR="00000000" w:rsidDel="00000000" w:rsidP="00000000" w:rsidRDefault="00000000" w:rsidRPr="00000000" w14:paraId="00001AD8">
      <w:pPr>
        <w:rPr/>
      </w:pPr>
      <w:r w:rsidDel="00000000" w:rsidR="00000000" w:rsidRPr="00000000">
        <w:rPr>
          <w:rtl w:val="0"/>
        </w:rPr>
        <w:t xml:space="preserve">=====================================================================</w:t>
      </w:r>
    </w:p>
    <w:p w:rsidR="00000000" w:rsidDel="00000000" w:rsidP="00000000" w:rsidRDefault="00000000" w:rsidRPr="00000000" w14:paraId="00001AD9">
      <w:pPr>
        <w:rPr/>
      </w:pPr>
      <w:r w:rsidDel="00000000" w:rsidR="00000000" w:rsidRPr="00000000">
        <w:rPr>
          <w:rtl w:val="0"/>
        </w:rPr>
        <w:t xml:space="preserve">======================================</w:t>
      </w:r>
    </w:p>
    <w:p w:rsidR="00000000" w:rsidDel="00000000" w:rsidP="00000000" w:rsidRDefault="00000000" w:rsidRPr="00000000" w14:paraId="00001ADA">
      <w:pPr>
        <w:rPr/>
      </w:pPr>
      <w:r w:rsidDel="00000000" w:rsidR="00000000" w:rsidRPr="00000000">
        <w:rPr>
          <w:rFonts w:ascii="Arial Unicode MS" w:cs="Arial Unicode MS" w:eastAsia="Arial Unicode MS" w:hAnsi="Arial Unicode MS"/>
          <w:rtl w:val="0"/>
        </w:rPr>
        <w:t xml:space="preserve">신분을 인정하는 계약</w:t>
      </w:r>
    </w:p>
    <w:p w:rsidR="00000000" w:rsidDel="00000000" w:rsidP="00000000" w:rsidRDefault="00000000" w:rsidRPr="00000000" w14:paraId="00001ADB">
      <w:pPr>
        <w:rPr/>
      </w:pPr>
      <w:r w:rsidDel="00000000" w:rsidR="00000000" w:rsidRPr="00000000">
        <w:rPr>
          <w:rFonts w:ascii="Arial Unicode MS" w:cs="Arial Unicode MS" w:eastAsia="Arial Unicode MS" w:hAnsi="Arial Unicode MS"/>
          <w:rtl w:val="0"/>
        </w:rPr>
        <w:t xml:space="preserve">사람과 사람 사이에서 신분을 인정해야 하는 각종 계약성 능력(예: 주종 관계)은 특별한 설명이 없는 한 각 캐릭터당 하나만 가질 수 있으며, 일단 계약을 체결하면 다른 계약을 체결할 수 없습니다.</w:t>
      </w:r>
    </w:p>
    <w:p w:rsidR="00000000" w:rsidDel="00000000" w:rsidP="00000000" w:rsidRDefault="00000000" w:rsidRPr="00000000" w14:paraId="00001ADC">
      <w:pPr>
        <w:rPr/>
      </w:pPr>
      <w:r w:rsidDel="00000000" w:rsidR="00000000" w:rsidRPr="00000000">
        <w:rPr>
          <w:rFonts w:ascii="Arial Unicode MS" w:cs="Arial Unicode MS" w:eastAsia="Arial Unicode MS" w:hAnsi="Arial Unicode MS"/>
          <w:rtl w:val="0"/>
        </w:rPr>
        <w:t xml:space="preserve">예를 들어, 간달프의 양측이 서명한 경우 다른 사람과 종자 계약을 체결할 수 없습니다(영령 개조 참조). 주인이든 종자든 상관없이 불가능합니다.</w:t>
      </w:r>
    </w:p>
    <w:p w:rsidR="00000000" w:rsidDel="00000000" w:rsidP="00000000" w:rsidRDefault="00000000" w:rsidRPr="00000000" w14:paraId="00001ADD">
      <w:pPr>
        <w:rPr/>
      </w:pPr>
      <w:r w:rsidDel="00000000" w:rsidR="00000000" w:rsidRPr="00000000">
        <w:rPr>
          <w:rFonts w:ascii="Arial Unicode MS" w:cs="Arial Unicode MS" w:eastAsia="Arial Unicode MS" w:hAnsi="Arial Unicode MS"/>
          <w:rtl w:val="0"/>
        </w:rPr>
        <w:t xml:space="preserve">하지만 특별한 예외 설명이 있을 수 있습니다. 예를 들어 이미 종자 계약에서 종자 신분을 확인한 사람은 여전히 종자 계약에서 주인 신분을 확정하여 다른 종자를 얻을 수 있습니다. 이는 종자 계약 자체에서 결정하는 것입니다. 하지만 그럼에도 불구하고 그는 여전히 다른 사람과 간달프 계약을 체결할 수 없습니다.</w:t>
      </w:r>
    </w:p>
    <w:p w:rsidR="00000000" w:rsidDel="00000000" w:rsidP="00000000" w:rsidRDefault="00000000" w:rsidRPr="00000000" w14:paraId="00001ADE">
      <w:pPr>
        <w:rPr/>
      </w:pPr>
      <w:r w:rsidDel="00000000" w:rsidR="00000000" w:rsidRPr="00000000">
        <w:rPr>
          <w:rtl w:val="0"/>
        </w:rPr>
        <w:t xml:space="preserve">=====================================================================</w:t>
      </w:r>
    </w:p>
    <w:p w:rsidR="00000000" w:rsidDel="00000000" w:rsidP="00000000" w:rsidRDefault="00000000" w:rsidRPr="00000000" w14:paraId="00001ADF">
      <w:pPr>
        <w:rPr/>
      </w:pPr>
      <w:r w:rsidDel="00000000" w:rsidR="00000000" w:rsidRPr="00000000">
        <w:rPr>
          <w:rtl w:val="0"/>
        </w:rPr>
        <w:t xml:space="preserve">======================================</w:t>
      </w:r>
    </w:p>
    <w:p w:rsidR="00000000" w:rsidDel="00000000" w:rsidP="00000000" w:rsidRDefault="00000000" w:rsidRPr="00000000" w14:paraId="00001AE0">
      <w:pPr>
        <w:rPr/>
      </w:pPr>
      <w:r w:rsidDel="00000000" w:rsidR="00000000" w:rsidRPr="00000000">
        <w:rPr>
          <w:rFonts w:ascii="Arial Unicode MS" w:cs="Arial Unicode MS" w:eastAsia="Arial Unicode MS" w:hAnsi="Arial Unicode MS"/>
          <w:rtl w:val="0"/>
        </w:rPr>
        <w:t xml:space="preserve">확장 연구</w:t>
      </w:r>
    </w:p>
    <w:p w:rsidR="00000000" w:rsidDel="00000000" w:rsidP="00000000" w:rsidRDefault="00000000" w:rsidRPr="00000000" w14:paraId="00001AE1">
      <w:pPr>
        <w:rPr/>
      </w:pPr>
      <w:r w:rsidDel="00000000" w:rsidR="00000000" w:rsidRPr="00000000">
        <w:rPr>
          <w:rFonts w:ascii="Arial Unicode MS" w:cs="Arial Unicode MS" w:eastAsia="Arial Unicode MS" w:hAnsi="Arial Unicode MS"/>
          <w:rtl w:val="0"/>
        </w:rPr>
        <w:t xml:space="preserve">일부 능력은 사용자가 시간과 경험을 투자하여 더 많은 기능을 연구할 수 있도록 허용합니다.</w:t>
      </w:r>
    </w:p>
    <w:p w:rsidR="00000000" w:rsidDel="00000000" w:rsidP="00000000" w:rsidRDefault="00000000" w:rsidRPr="00000000" w14:paraId="00001AE2">
      <w:pPr>
        <w:rPr/>
      </w:pPr>
      <w:r w:rsidDel="00000000" w:rsidR="00000000" w:rsidRPr="00000000">
        <w:rPr>
          <w:rFonts w:ascii="Arial Unicode MS" w:cs="Arial Unicode MS" w:eastAsia="Arial Unicode MS" w:hAnsi="Arial Unicode MS"/>
          <w:rtl w:val="0"/>
        </w:rPr>
        <w:t xml:space="preserve">플레이어는 경험치를 투자하고 연구의 혜택을 얻습니다. 투자한 경험치는 플레이어가 게임에서 묘사되지 않은 시간 동안 연구를 수행한 것으로 간주됩니다. 확장 연구는 일반적으로 능력의 주요 효과를 변경하지 않고 세부 사항을 수정하거나 사용법을 확장합니다. 관련 규칙은 해당 설명에 명시됩니다.</w:t>
      </w:r>
    </w:p>
    <w:p w:rsidR="00000000" w:rsidDel="00000000" w:rsidP="00000000" w:rsidRDefault="00000000" w:rsidRPr="00000000" w14:paraId="00001AE3">
      <w:pPr>
        <w:rPr/>
      </w:pPr>
      <w:r w:rsidDel="00000000" w:rsidR="00000000" w:rsidRPr="00000000">
        <w:rPr>
          <w:rtl w:val="0"/>
        </w:rPr>
        <w:t xml:space="preserve">=====================================================================</w:t>
      </w:r>
    </w:p>
    <w:p w:rsidR="00000000" w:rsidDel="00000000" w:rsidP="00000000" w:rsidRDefault="00000000" w:rsidRPr="00000000" w14:paraId="00001AE4">
      <w:pPr>
        <w:rPr/>
      </w:pPr>
      <w:r w:rsidDel="00000000" w:rsidR="00000000" w:rsidRPr="00000000">
        <w:rPr>
          <w:rtl w:val="0"/>
        </w:rPr>
        <w:t xml:space="preserve">======================================</w:t>
      </w:r>
    </w:p>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정신 판정(정신 능력)</w:t>
      </w:r>
    </w:p>
    <w:p w:rsidR="00000000" w:rsidDel="00000000" w:rsidP="00000000" w:rsidRDefault="00000000" w:rsidRPr="00000000" w14:paraId="00001AE6">
      <w:pPr>
        <w:rPr/>
      </w:pPr>
      <w:r w:rsidDel="00000000" w:rsidR="00000000" w:rsidRPr="00000000">
        <w:rPr>
          <w:rFonts w:ascii="Arial Unicode MS" w:cs="Arial Unicode MS" w:eastAsia="Arial Unicode MS" w:hAnsi="Arial Unicode MS"/>
          <w:rtl w:val="0"/>
        </w:rPr>
        <w:t xml:space="preserve">정신 판정이 필요한 상황은 다양하며, 해당 능력에 따라 결정됩니다.</w:t>
      </w:r>
    </w:p>
    <w:p w:rsidR="00000000" w:rsidDel="00000000" w:rsidP="00000000" w:rsidRDefault="00000000" w:rsidRPr="00000000" w14:paraId="00001AE7">
      <w:pPr>
        <w:rPr/>
      </w:pPr>
      <w:r w:rsidDel="00000000" w:rsidR="00000000" w:rsidRPr="00000000">
        <w:rPr>
          <w:rFonts w:ascii="Arial Unicode MS" w:cs="Arial Unicode MS" w:eastAsia="Arial Unicode MS" w:hAnsi="Arial Unicode MS"/>
          <w:rtl w:val="0"/>
        </w:rPr>
        <w:t xml:space="preserve">정신 판정은 일반적으로 사용자가 자신의 강력한 정신력이나 정신의 힘에 의지하여 발휘하는 능력입니다. 만약 해당 능력에 판정이 필요하다면, 정신 판정은 결심+냉정±관련 조정치가 됩니다.</w:t>
      </w:r>
    </w:p>
    <w:p w:rsidR="00000000" w:rsidDel="00000000" w:rsidP="00000000" w:rsidRDefault="00000000" w:rsidRPr="00000000" w14:paraId="00001AE8">
      <w:pPr>
        <w:rPr/>
      </w:pPr>
      <w:r w:rsidDel="00000000" w:rsidR="00000000" w:rsidRPr="00000000">
        <w:rPr>
          <w:rFonts w:ascii="Arial Unicode MS" w:cs="Arial Unicode MS" w:eastAsia="Arial Unicode MS" w:hAnsi="Arial Unicode MS"/>
          <w:rtl w:val="0"/>
        </w:rPr>
        <w:t xml:space="preserve">만약 해당 능력이 목표에 대해 공격을 가한다면, 공격 방식에 따라 정신 판정은 결심+냉정+무기 피해-목표 방어±관련 조정치가 됩니다.</w:t>
      </w:r>
    </w:p>
    <w:p w:rsidR="00000000" w:rsidDel="00000000" w:rsidP="00000000" w:rsidRDefault="00000000" w:rsidRPr="00000000" w14:paraId="00001AE9">
      <w:pPr>
        <w:rPr/>
      </w:pPr>
      <w:r w:rsidDel="00000000" w:rsidR="00000000" w:rsidRPr="00000000">
        <w:rPr>
          <w:rFonts w:ascii="Arial Unicode MS" w:cs="Arial Unicode MS" w:eastAsia="Arial Unicode MS" w:hAnsi="Arial Unicode MS"/>
          <w:rtl w:val="0"/>
        </w:rPr>
        <w:t xml:space="preserve">정신 판정의 상한선은 결심+냉정입니다. 이는 최종적으로 굴린 성공 수가 이 정신 판정 상한선을 초과하더라도 상한선에 해당하는 성공 수만 낼 수 있다는 것을 의미합니다.</w:t>
      </w:r>
    </w:p>
    <w:p w:rsidR="00000000" w:rsidDel="00000000" w:rsidP="00000000" w:rsidRDefault="00000000" w:rsidRPr="00000000" w14:paraId="00001AEA">
      <w:pPr>
        <w:rPr/>
      </w:pPr>
      <w:r w:rsidDel="00000000" w:rsidR="00000000" w:rsidRPr="00000000">
        <w:rPr>
          <w:rFonts w:ascii="Arial Unicode MS" w:cs="Arial Unicode MS" w:eastAsia="Arial Unicode MS" w:hAnsi="Arial Unicode MS"/>
          <w:rtl w:val="0"/>
        </w:rPr>
        <w:t xml:space="preserve">만약 정신 판정을 사용하여 공격한다면, 피해 상한선은 결심+냉정+무기 피해입니다. 이는 최종적으로 발생시킨 피해가 이 정신 판정 상한선을 초과하더라도 상한선에 해당하는 피해만 발생시킬 수 있다는 것을 의미합니다.</w:t>
      </w:r>
    </w:p>
    <w:p w:rsidR="00000000" w:rsidDel="00000000" w:rsidP="00000000" w:rsidRDefault="00000000" w:rsidRPr="00000000" w14:paraId="00001AEB">
      <w:pPr>
        <w:rPr/>
      </w:pPr>
      <w:r w:rsidDel="00000000" w:rsidR="00000000" w:rsidRPr="00000000">
        <w:rPr>
          <w:rtl w:val="0"/>
        </w:rPr>
        <w:t xml:space="preserve">=====================================================================</w:t>
      </w:r>
    </w:p>
    <w:p w:rsidR="00000000" w:rsidDel="00000000" w:rsidP="00000000" w:rsidRDefault="00000000" w:rsidRPr="00000000" w14:paraId="00001AEC">
      <w:pPr>
        <w:rPr/>
      </w:pPr>
      <w:r w:rsidDel="00000000" w:rsidR="00000000" w:rsidRPr="00000000">
        <w:rPr>
          <w:rtl w:val="0"/>
        </w:rPr>
        <w:t xml:space="preserve">======================================</w:t>
      </w:r>
    </w:p>
    <w:p w:rsidR="00000000" w:rsidDel="00000000" w:rsidP="00000000" w:rsidRDefault="00000000" w:rsidRPr="00000000" w14:paraId="00001AED">
      <w:pPr>
        <w:rPr/>
      </w:pPr>
      <w:r w:rsidDel="00000000" w:rsidR="00000000" w:rsidRPr="00000000">
        <w:rPr>
          <w:rFonts w:ascii="Arial Unicode MS" w:cs="Arial Unicode MS" w:eastAsia="Arial Unicode MS" w:hAnsi="Arial Unicode MS"/>
          <w:rtl w:val="0"/>
        </w:rPr>
        <w:t xml:space="preserve">플레이어 소속의 독립 개체</w:t>
      </w:r>
    </w:p>
    <w:p w:rsidR="00000000" w:rsidDel="00000000" w:rsidP="00000000" w:rsidRDefault="00000000" w:rsidRPr="00000000" w14:paraId="00001AEE">
      <w:pPr>
        <w:rPr/>
      </w:pPr>
      <w:r w:rsidDel="00000000" w:rsidR="00000000" w:rsidRPr="00000000">
        <w:rPr>
          <w:rFonts w:ascii="Arial Unicode MS" w:cs="Arial Unicode MS" w:eastAsia="Arial Unicode MS" w:hAnsi="Arial Unicode MS"/>
          <w:rtl w:val="0"/>
        </w:rPr>
        <w:t xml:space="preserve">소환물, 분신, 인공지능, AI가 할로 등과 같이 자체적인 신체 구조를 가지고 있는 경우, 특별한 설명이 없다면 매 라운드마다 일반 캐릭터와 마찬가지로 신속 행동, 이동 행동, 표준 행동을 가집니다. 만약 선제 특성이나 특별한 설명이 없다면, 주인의 행동 라운드를 따르며, 주인은 자신의 행동 라운드 전이나 후에 행동하도록 선택할 수 있습니다.</w:t>
      </w:r>
    </w:p>
    <w:p w:rsidR="00000000" w:rsidDel="00000000" w:rsidP="00000000" w:rsidRDefault="00000000" w:rsidRPr="00000000" w14:paraId="00001AEF">
      <w:pPr>
        <w:rPr/>
      </w:pPr>
      <w:r w:rsidDel="00000000" w:rsidR="00000000" w:rsidRPr="00000000">
        <w:rPr>
          <w:rFonts w:ascii="Arial Unicode MS" w:cs="Arial Unicode MS" w:eastAsia="Arial Unicode MS" w:hAnsi="Arial Unicode MS"/>
          <w:rtl w:val="0"/>
        </w:rPr>
        <w:t xml:space="preserve">소환물: 일정한 대가를 지불한 후 재소환할 수 있으며, 고유성이 없고, 소환된 개체는 이전에 소환된 유닛과 무관한 완전히 새로운 개체인 유닛을 소환물이라고 합니다. 특별한 설명이 없는 소환물의 경우, 동시에 동일한 출처에서 가져온 소환물은 하나만 가질 수 있습니다. 당신의 소환물은 기본적으로 당신의 아군 유닛입니다.</w:t>
      </w:r>
    </w:p>
    <w:p w:rsidR="00000000" w:rsidDel="00000000" w:rsidP="00000000" w:rsidRDefault="00000000" w:rsidRPr="00000000" w14:paraId="00001AF0">
      <w:pPr>
        <w:rPr/>
      </w:pPr>
      <w:r w:rsidDel="00000000" w:rsidR="00000000" w:rsidRPr="00000000">
        <w:rPr>
          <w:rFonts w:ascii="Arial Unicode MS" w:cs="Arial Unicode MS" w:eastAsia="Arial Unicode MS" w:hAnsi="Arial Unicode MS"/>
          <w:rtl w:val="0"/>
        </w:rPr>
        <w:t xml:space="preserve">일반적으로 소환물이 사망/소멸할 때는 시체를 남길 수 없으며, 동시에 그것이 가져온 모든 물품 등 관련 사물(예: 버프)도 모두 즉시 사라집니다. 특별한 설명이 없는 한, 캐릭터는 소환물이 소지한 무기와 장비를 교체할 수 없습니다. 또한 어떤 경우에도 캐릭터는 소환물 위의 모든 것을 캐릭터가 특정 능력을 발휘하는 전제나 재료로 사용할 수 없습니다. 당신은 소환물과의 상호작용이나 소환물이 처한 상태를 통해 어떤 조건도 달성할 수 없습니다. 예를 들어 진실한 사랑, 아군 목표 사망, 소환물에게 피해를 주어 상태를 회복하는 등의 경우입니다. 단, 특별한 설명이 있는 경우는 예외입니다.</w:t>
      </w:r>
    </w:p>
    <w:p w:rsidR="00000000" w:rsidDel="00000000" w:rsidP="00000000" w:rsidRDefault="00000000" w:rsidRPr="00000000" w14:paraId="00001AF1">
      <w:pPr>
        <w:rPr/>
      </w:pPr>
      <w:r w:rsidDel="00000000" w:rsidR="00000000" w:rsidRPr="00000000">
        <w:rPr>
          <w:rFonts w:ascii="Arial Unicode MS" w:cs="Arial Unicode MS" w:eastAsia="Arial Unicode MS" w:hAnsi="Arial Unicode MS"/>
          <w:rtl w:val="0"/>
        </w:rPr>
        <w:t xml:space="preserve">소환물이 소환한 소환물의 소유권 역시 최초 소환자에게 속하므로, 이로 인해 발생하는 상한선, 수량, 에너지 풀 등 모든 유사한 상황은 모두 초기 소환자를 기준으로 계산합니다. 소환물이 소모하는 에너지, 횟수 등 관련 내용은 모두 주인의 관련 에너지 풀과 횟수에 포함됩니다.</w:t>
      </w:r>
    </w:p>
    <w:p w:rsidR="00000000" w:rsidDel="00000000" w:rsidP="00000000" w:rsidRDefault="00000000" w:rsidRPr="00000000" w14:paraId="00001AF2">
      <w:pPr>
        <w:rPr/>
      </w:pPr>
      <w:r w:rsidDel="00000000" w:rsidR="00000000" w:rsidRPr="00000000">
        <w:rPr>
          <w:rFonts w:ascii="Arial Unicode MS" w:cs="Arial Unicode MS" w:eastAsia="Arial Unicode MS" w:hAnsi="Arial Unicode MS"/>
          <w:rtl w:val="0"/>
        </w:rPr>
        <w:t xml:space="preserve">아군의 소환물은 어떤 경우에도 적으로 간주되지 않습니다. 심지어 이 소환물이 당신 자신을 공격하더라도 마찬가지입니다.</w:t>
      </w:r>
    </w:p>
    <w:p w:rsidR="00000000" w:rsidDel="00000000" w:rsidP="00000000" w:rsidRDefault="00000000" w:rsidRPr="00000000" w14:paraId="00001AF3">
      <w:pPr>
        <w:rPr/>
      </w:pPr>
      <w:r w:rsidDel="00000000" w:rsidR="00000000" w:rsidRPr="00000000">
        <w:rPr>
          <w:rFonts w:ascii="Arial Unicode MS" w:cs="Arial Unicode MS" w:eastAsia="Arial Unicode MS" w:hAnsi="Arial Unicode MS"/>
          <w:rtl w:val="0"/>
        </w:rPr>
        <w:t xml:space="preserve">분신: 분신은 특수한 소환물로, 소환물 규칙을 따르는 동시에 다음 규칙도 따라야 합니다.</w:t>
      </w:r>
    </w:p>
    <w:p w:rsidR="00000000" w:rsidDel="00000000" w:rsidP="00000000" w:rsidRDefault="00000000" w:rsidRPr="00000000" w14:paraId="00001AF4">
      <w:pPr>
        <w:rPr/>
      </w:pPr>
      <w:r w:rsidDel="00000000" w:rsidR="00000000" w:rsidRPr="00000000">
        <w:rPr>
          <w:rFonts w:ascii="Arial Unicode MS" w:cs="Arial Unicode MS" w:eastAsia="Arial Unicode MS" w:hAnsi="Arial Unicode MS"/>
          <w:rtl w:val="0"/>
        </w:rPr>
        <w:t xml:space="preserve">분신은 당신 자신의 분신이므로, 복제, 복사, 모방의 대상이 될 수 없으며, 어떤 진영이나 </w:t>
      </w:r>
    </w:p>
    <w:p w:rsidR="00000000" w:rsidDel="00000000" w:rsidP="00000000" w:rsidRDefault="00000000" w:rsidRPr="00000000" w14:paraId="00001AF5">
      <w:pPr>
        <w:rPr/>
      </w:pPr>
      <w:r w:rsidDel="00000000" w:rsidR="00000000" w:rsidRPr="00000000">
        <w:rPr>
          <w:rFonts w:ascii="Arial Unicode MS" w:cs="Arial Unicode MS" w:eastAsia="Arial Unicode MS" w:hAnsi="Arial Unicode MS"/>
          <w:rtl w:val="0"/>
        </w:rPr>
        <w:t xml:space="preserve">조직, 시스템 등에도 가입할 수 없습니다.</w:t>
      </w:r>
    </w:p>
    <w:p w:rsidR="00000000" w:rsidDel="00000000" w:rsidP="00000000" w:rsidRDefault="00000000" w:rsidRPr="00000000" w14:paraId="00001AF6">
      <w:pPr>
        <w:rPr/>
      </w:pPr>
      <w:r w:rsidDel="00000000" w:rsidR="00000000" w:rsidRPr="00000000">
        <w:rPr>
          <w:rFonts w:ascii="Arial Unicode MS" w:cs="Arial Unicode MS" w:eastAsia="Arial Unicode MS" w:hAnsi="Arial Unicode MS"/>
          <w:rtl w:val="0"/>
        </w:rPr>
        <w:t xml:space="preserve">분신의 현재 상황과 관계없이, 만약 그 데이터(속성, 기술 등 관련 내용)를 읽거나 스캔하는 등의 유사한 능력을 사용한다면, 당신은 그 주인의 원래 수치를 얻게 됩니다.</w:t>
      </w:r>
    </w:p>
    <w:p w:rsidR="00000000" w:rsidDel="00000000" w:rsidP="00000000" w:rsidRDefault="00000000" w:rsidRPr="00000000" w14:paraId="00001AF7">
      <w:pPr>
        <w:rPr/>
      </w:pPr>
      <w:r w:rsidDel="00000000" w:rsidR="00000000" w:rsidRPr="00000000">
        <w:rPr>
          <w:rFonts w:ascii="Arial Unicode MS" w:cs="Arial Unicode MS" w:eastAsia="Arial Unicode MS" w:hAnsi="Arial Unicode MS"/>
          <w:rtl w:val="0"/>
        </w:rPr>
        <w:t xml:space="preserve">분신이 사망, 소멸, 퇴치 등의 상황에서는 사망해야만 발동되는 능력이 발동되지 않습니다. 심지어 해당 능력이 패시브 능력이더라도 마찬가지입니다.</w:t>
      </w:r>
    </w:p>
    <w:p w:rsidR="00000000" w:rsidDel="00000000" w:rsidP="00000000" w:rsidRDefault="00000000" w:rsidRPr="00000000" w14:paraId="00001AF8">
      <w:pPr>
        <w:rPr/>
      </w:pPr>
      <w:r w:rsidDel="00000000" w:rsidR="00000000" w:rsidRPr="00000000">
        <w:rPr>
          <w:rFonts w:ascii="Arial Unicode MS" w:cs="Arial Unicode MS" w:eastAsia="Arial Unicode MS" w:hAnsi="Arial Unicode MS"/>
          <w:rtl w:val="0"/>
        </w:rPr>
        <w:t xml:space="preserve">분신은 본체에 적용되고 있는 모든 상태를 계승하며, 강화 효과, 불량 상태 등이 포함되지만 이에 국한되지 않습니다. 지속 시간도 계승하지만, 계승 후에는 각각 계산합니다.</w:t>
      </w:r>
    </w:p>
    <w:p w:rsidR="00000000" w:rsidDel="00000000" w:rsidP="00000000" w:rsidRDefault="00000000" w:rsidRPr="00000000" w14:paraId="00001AF9">
      <w:pPr>
        <w:rPr/>
      </w:pPr>
      <w:r w:rsidDel="00000000" w:rsidR="00000000" w:rsidRPr="00000000">
        <w:rPr>
          <w:rFonts w:ascii="Arial Unicode MS" w:cs="Arial Unicode MS" w:eastAsia="Arial Unicode MS" w:hAnsi="Arial Unicode MS"/>
          <w:rtl w:val="0"/>
        </w:rPr>
        <w:t xml:space="preserve">지능 속성이 비어 있지 않다면, 분신은 소환자와 동일한 사고 능력을 가지게 됩니다. 이는 당신이 행동을 제어하기 위해 분신에게 행동을 지시할 필요가 없다는 것을 의미합니다.</w:t>
      </w:r>
    </w:p>
    <w:p w:rsidR="00000000" w:rsidDel="00000000" w:rsidP="00000000" w:rsidRDefault="00000000" w:rsidRPr="00000000" w14:paraId="00001AFA">
      <w:pPr>
        <w:rPr/>
      </w:pPr>
      <w:r w:rsidDel="00000000" w:rsidR="00000000" w:rsidRPr="00000000">
        <w:rPr>
          <w:rFonts w:ascii="Arial Unicode MS" w:cs="Arial Unicode MS" w:eastAsia="Arial Unicode MS" w:hAnsi="Arial Unicode MS"/>
          <w:rtl w:val="0"/>
        </w:rPr>
        <w:t xml:space="preserve">종자: 고유성을 가지며, 새로 획득한 개체와 자신이 이미 획득한 개체 사이에 연관성이 없는 유닛을 종자라고 합니다.</w:t>
      </w:r>
    </w:p>
    <w:p w:rsidR="00000000" w:rsidDel="00000000" w:rsidP="00000000" w:rsidRDefault="00000000" w:rsidRPr="00000000" w14:paraId="00001AFB">
      <w:pPr>
        <w:rPr/>
      </w:pPr>
      <w:r w:rsidDel="00000000" w:rsidR="00000000" w:rsidRPr="00000000">
        <w:rPr>
          <w:rFonts w:ascii="Arial Unicode MS" w:cs="Arial Unicode MS" w:eastAsia="Arial Unicode MS" w:hAnsi="Arial Unicode MS"/>
          <w:rtl w:val="0"/>
        </w:rPr>
        <w:t xml:space="preserve">특별한 설명이 없는 종자의 경우, 무한히 많은 종자를 가질 수 있습니다. 종자는 자신만의 행동 라운드와 의식을 가집니다.</w:t>
      </w:r>
    </w:p>
    <w:p w:rsidR="00000000" w:rsidDel="00000000" w:rsidP="00000000" w:rsidRDefault="00000000" w:rsidRPr="00000000" w14:paraId="00001AFC">
      <w:pPr>
        <w:rPr/>
      </w:pPr>
      <w:r w:rsidDel="00000000" w:rsidR="00000000" w:rsidRPr="00000000">
        <w:rPr>
          <w:rFonts w:ascii="Arial Unicode MS" w:cs="Arial Unicode MS" w:eastAsia="Arial Unicode MS" w:hAnsi="Arial Unicode MS"/>
          <w:rtl w:val="0"/>
        </w:rPr>
        <w:t xml:space="preserve">특별한 설명이 없는 한, 어떤 분신, 소환물, 종자도 스스로 분신, 소환물 또는 종자를 소환할 수 없습니다.</w:t>
      </w:r>
    </w:p>
    <w:p w:rsidR="00000000" w:rsidDel="00000000" w:rsidP="00000000" w:rsidRDefault="00000000" w:rsidRPr="00000000" w14:paraId="00001AFD">
      <w:pPr>
        <w:rPr/>
      </w:pPr>
      <w:r w:rsidDel="00000000" w:rsidR="00000000" w:rsidRPr="00000000">
        <w:rPr>
          <w:rFonts w:ascii="Arial Unicode MS" w:cs="Arial Unicode MS" w:eastAsia="Arial Unicode MS" w:hAnsi="Arial Unicode MS"/>
          <w:rtl w:val="0"/>
        </w:rPr>
        <w:t xml:space="preserve">특별한 설명이 없는 한, 분신은 의지력의 기본 용법을 사용할 필요가 없습니다.</w:t>
      </w:r>
    </w:p>
    <w:p w:rsidR="00000000" w:rsidDel="00000000" w:rsidP="00000000" w:rsidRDefault="00000000" w:rsidRPr="00000000" w14:paraId="00001AFE">
      <w:pPr>
        <w:rPr/>
      </w:pPr>
      <w:r w:rsidDel="00000000" w:rsidR="00000000" w:rsidRPr="00000000">
        <w:rPr>
          <w:rFonts w:ascii="Arial Unicode MS" w:cs="Arial Unicode MS" w:eastAsia="Arial Unicode MS" w:hAnsi="Arial Unicode MS"/>
          <w:rtl w:val="0"/>
        </w:rPr>
        <w:t xml:space="preserve">특별한 설명이 없는 한, 분신은 능력을 추가하지 않는 행동은 여전히 수행할 수 있지만 주동 능력은 사용할 수 없습니다.</w:t>
      </w:r>
    </w:p>
    <w:p w:rsidR="00000000" w:rsidDel="00000000" w:rsidP="00000000" w:rsidRDefault="00000000" w:rsidRPr="00000000" w14:paraId="00001AFF">
      <w:pPr>
        <w:rPr/>
      </w:pPr>
      <w:r w:rsidDel="00000000" w:rsidR="00000000" w:rsidRPr="00000000">
        <w:rPr>
          <w:rFonts w:ascii="Arial Unicode MS" w:cs="Arial Unicode MS" w:eastAsia="Arial Unicode MS" w:hAnsi="Arial Unicode MS"/>
          <w:rtl w:val="0"/>
        </w:rPr>
        <w:t xml:space="preserve">특별한 설명이 없는 한, 분신은 여전히 본체와 동일한 생물 유형을 가집니다.</w:t>
      </w:r>
    </w:p>
    <w:p w:rsidR="00000000" w:rsidDel="00000000" w:rsidP="00000000" w:rsidRDefault="00000000" w:rsidRPr="00000000" w14:paraId="00001B00">
      <w:pPr>
        <w:rPr/>
      </w:pPr>
      <w:r w:rsidDel="00000000" w:rsidR="00000000" w:rsidRPr="00000000">
        <w:rPr>
          <w:rFonts w:ascii="Arial Unicode MS" w:cs="Arial Unicode MS" w:eastAsia="Arial Unicode MS" w:hAnsi="Arial Unicode MS"/>
          <w:rtl w:val="0"/>
        </w:rPr>
        <w:t xml:space="preserve">특별한 설명이 없는 한, 당신의 독립 개체가 야기한 위협적인 행동은 여전히 당신이 야기한 것입니다. 이는 예를 들어 당신이 주동적으로 A를 공격하지 않으면 A가 당신을 공격할 수 없는 능력을 가지고 있을 때, 이때 당신이 당신에게 속한 독립 의식을 가진 생물에게 A를 공격하라고 명령한다면, 이 행동은 당신과 이 독립 의식을 가진 생물이 함께 한 것이므로, 이때 A는 당신을 정상적으로 공격할 수 있다는 것을 의미합니다.</w:t>
      </w:r>
    </w:p>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특별한 설명이 없는 한, 분신은 모든 본능 각성 등 관련 능력을 계승할 수 없습니다.</w:t>
      </w:r>
    </w:p>
    <w:p w:rsidR="00000000" w:rsidDel="00000000" w:rsidP="00000000" w:rsidRDefault="00000000" w:rsidRPr="00000000" w14:paraId="00001B02">
      <w:pPr>
        <w:rPr/>
      </w:pPr>
      <w:r w:rsidDel="00000000" w:rsidR="00000000" w:rsidRPr="00000000">
        <w:rPr>
          <w:rFonts w:ascii="Arial Unicode MS" w:cs="Arial Unicode MS" w:eastAsia="Arial Unicode MS" w:hAnsi="Arial Unicode MS"/>
          <w:rtl w:val="0"/>
        </w:rPr>
        <w:t xml:space="preserve">특별한 설명이 없는 한, 분신은 일반적으로 현재 당신이 착용하고 사용하고 있는 물품 세트를 복제하지만, 모든 소모품은 효과를 복제하지 않으며, 최대한 모양만 복제합니다. 소모품이 아닌 경우에는 기능을 포함한 모든 내용을 복제합니다(예: 무기, 갑옷 등. 구체적인 복제된 수치 관련 부분은 해당 능력에 표기됨). 하지만 이러한 물품은 분신만 사용할 수 있으며, 손에서 떨어지는 즉시 사라집니다.</w:t>
      </w:r>
    </w:p>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특수: 게임 진행 과정에서 캐릭터의 교환으로 인해 발생하지만 소환물에도 종자에도 속하지 않는 존재가 있을 수 있는데, 이러한 존재를 파생물이라고 하며, 그 전형적인 예가 "무한 쥐 우리"에서 꺼낸 대나무 쥐입니다. ST는 언제든지 누구라도 파생물을 기반으로 어떤 능력을 발휘하는 것을 금지할 권리가 있습니다(예: 파생물에게 피해를 주고 흡혈 가면을 통해 체력을 회복하는 등).</w:t>
      </w:r>
    </w:p>
    <w:p w:rsidR="00000000" w:rsidDel="00000000" w:rsidP="00000000" w:rsidRDefault="00000000" w:rsidRPr="00000000" w14:paraId="00001B04">
      <w:pPr>
        <w:rPr/>
      </w:pPr>
      <w:r w:rsidDel="00000000" w:rsidR="00000000" w:rsidRPr="00000000">
        <w:rPr>
          <w:rFonts w:ascii="Arial Unicode MS" w:cs="Arial Unicode MS" w:eastAsia="Arial Unicode MS" w:hAnsi="Arial Unicode MS"/>
          <w:rtl w:val="0"/>
        </w:rPr>
        <w:t xml:space="preserve">사령사의 "골해 호령" 기술로 만든 해골 병사는 여러 번 재소환할 수 있으며, 매번 소환할 때마다 새로운 개체이고 해당 개체는 고유성이 없으므로 이는 소환물의 일종입니다. 반면 "신의 근원" 특성으로 인한 풍월은 고유성을 가지므로 일종의 종자에 속합니다. "시체 제작" 특성으로 제작한 사령 병사 역시 고유성을 가지므로 일종의 종자에 해당합니다.</w:t>
      </w:r>
    </w:p>
    <w:p w:rsidR="00000000" w:rsidDel="00000000" w:rsidP="00000000" w:rsidRDefault="00000000" w:rsidRPr="00000000" w14:paraId="00001B05">
      <w:pPr>
        <w:rPr/>
      </w:pPr>
      <w:r w:rsidDel="00000000" w:rsidR="00000000" w:rsidRPr="00000000">
        <w:rPr>
          <w:rtl w:val="0"/>
        </w:rPr>
        <w:t xml:space="preserve">=====================================================================</w:t>
      </w:r>
    </w:p>
    <w:p w:rsidR="00000000" w:rsidDel="00000000" w:rsidP="00000000" w:rsidRDefault="00000000" w:rsidRPr="00000000" w14:paraId="00001B06">
      <w:pPr>
        <w:rPr/>
      </w:pPr>
      <w:r w:rsidDel="00000000" w:rsidR="00000000" w:rsidRPr="00000000">
        <w:rPr>
          <w:rtl w:val="0"/>
        </w:rPr>
        <w:t xml:space="preserve">======================================</w:t>
      </w:r>
    </w:p>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증폭</w:t>
      </w:r>
    </w:p>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자원에는 플레이어가 증폭할 수 있도록 허용하는 일부 능력(예: 법술)이 있습니다.</w:t>
      </w:r>
    </w:p>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증폭에는 증폭 소모, 증폭 효과 및 증폭 상한선이 포함되며, 이는 일반적으로 해당 증폭 효과에 모두 명시되어 있습니다.</w:t>
      </w:r>
    </w:p>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일부 능력은 증폭 효과를 강화하는데, 예를 들면 다음과 같습니다:</w:t>
      </w:r>
    </w:p>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만약 해당 능력을 증폭할 수 있다면, 이미 X점(회) 증폭된 것으로 간주합니다: 이 경우 이미 증폭된 것으로 간주되며, 상한선에 도달하지 않았다면 여전히 계속 증폭할 수 있지만, 상한선은 변하지 않습니다. 동시에 계속 증폭하는 것은 이미 증폭된 후의 효과를 기준으로 증폭합니다. (예를 들어 1차 증폭에 1점의 마력이 소모되고, 2차 증폭에 2점의 마력이 소모되는데, 이때 이미 1차 증폭되었다면 계속 증폭하려면 2점의 마력이 소모됩니다.)</w:t>
      </w:r>
    </w:p>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만약 해당 능력을 증폭할 수 있다면, 증폭 소모가 X점 감소합니다: 이 경우 정상적으로 증폭하되, 추가 소모 중 X점은 지불할 필요가 없습니다.</w:t>
      </w:r>
    </w:p>
    <w:p w:rsidR="00000000" w:rsidDel="00000000" w:rsidP="00000000" w:rsidRDefault="00000000" w:rsidRPr="00000000" w14:paraId="00001B0D">
      <w:pPr>
        <w:rPr/>
      </w:pPr>
      <w:r w:rsidDel="00000000" w:rsidR="00000000" w:rsidRPr="00000000">
        <w:rPr>
          <w:rFonts w:ascii="Arial Unicode MS" w:cs="Arial Unicode MS" w:eastAsia="Arial Unicode MS" w:hAnsi="Arial Unicode MS"/>
          <w:rtl w:val="0"/>
        </w:rPr>
        <w:t xml:space="preserve">만약 해당 능력을 증폭할 수 있다면, 증폭 상한선이 X점(회) 증가합니다: 이 경우 증폭 상한선이 X점 증가하며, X회 증가할 수도 있습니다.</w:t>
      </w:r>
    </w:p>
    <w:p w:rsidR="00000000" w:rsidDel="00000000" w:rsidP="00000000" w:rsidRDefault="00000000" w:rsidRPr="00000000" w14:paraId="00001B0E">
      <w:pPr>
        <w:rPr/>
      </w:pPr>
      <w:r w:rsidDel="00000000" w:rsidR="00000000" w:rsidRPr="00000000">
        <w:rPr>
          <w:rFonts w:ascii="Arial Unicode MS" w:cs="Arial Unicode MS" w:eastAsia="Arial Unicode MS" w:hAnsi="Arial Unicode MS"/>
          <w:rtl w:val="0"/>
        </w:rPr>
        <w:t xml:space="preserve">일부 능력은 한 번 증폭하는 데 1점 이상의 에너지가 소모됩니다. 예를 들어, 캐릭터가 이미 3점 증폭된 것으로 간주되는 능력을 가지고 있고, 캐릭터가 매번 증폭할 때 2점의 마력을 소모해야 한다면, 이때 캐릭터가 처음 증폭할 때는 소모하지 않아도 되고, 두 번째 증폭할 때는 1점만 소모하면 됩니다.</w:t>
      </w:r>
    </w:p>
    <w:p w:rsidR="00000000" w:rsidDel="00000000" w:rsidP="00000000" w:rsidRDefault="00000000" w:rsidRPr="00000000" w14:paraId="00001B0F">
      <w:pPr>
        <w:rPr/>
      </w:pPr>
      <w:r w:rsidDel="00000000" w:rsidR="00000000" w:rsidRPr="00000000">
        <w:rPr>
          <w:rtl w:val="0"/>
        </w:rPr>
        <w:t xml:space="preserve">=====================================================================</w:t>
      </w:r>
    </w:p>
    <w:p w:rsidR="00000000" w:rsidDel="00000000" w:rsidP="00000000" w:rsidRDefault="00000000" w:rsidRPr="00000000" w14:paraId="00001B10">
      <w:pPr>
        <w:rPr/>
      </w:pPr>
      <w:r w:rsidDel="00000000" w:rsidR="00000000" w:rsidRPr="00000000">
        <w:rPr>
          <w:rtl w:val="0"/>
        </w:rPr>
        <w:t xml:space="preserve">======================================</w:t>
      </w:r>
    </w:p>
    <w:p w:rsidR="00000000" w:rsidDel="00000000" w:rsidP="00000000" w:rsidRDefault="00000000" w:rsidRPr="00000000" w14:paraId="00001B11">
      <w:pPr>
        <w:rPr/>
      </w:pPr>
      <w:r w:rsidDel="00000000" w:rsidR="00000000" w:rsidRPr="00000000">
        <w:rPr>
          <w:rFonts w:ascii="Arial Unicode MS" w:cs="Arial Unicode MS" w:eastAsia="Arial Unicode MS" w:hAnsi="Arial Unicode MS"/>
          <w:rtl w:val="0"/>
        </w:rPr>
        <w:t xml:space="preserve">순간이동</w:t>
      </w:r>
    </w:p>
    <w:p w:rsidR="00000000" w:rsidDel="00000000" w:rsidP="00000000" w:rsidRDefault="00000000" w:rsidRPr="00000000" w14:paraId="00001B12">
      <w:pPr>
        <w:rPr/>
      </w:pPr>
      <w:r w:rsidDel="00000000" w:rsidR="00000000" w:rsidRPr="00000000">
        <w:rPr>
          <w:rFonts w:ascii="Arial Unicode MS" w:cs="Arial Unicode MS" w:eastAsia="Arial Unicode MS" w:hAnsi="Arial Unicode MS"/>
          <w:rtl w:val="0"/>
        </w:rPr>
        <w:t xml:space="preserve">순간이동은 일반적으로 공간 능력입니다.</w:t>
      </w:r>
    </w:p>
    <w:p w:rsidR="00000000" w:rsidDel="00000000" w:rsidP="00000000" w:rsidRDefault="00000000" w:rsidRPr="00000000" w14:paraId="00001B13">
      <w:pPr>
        <w:rPr/>
      </w:pPr>
      <w:r w:rsidDel="00000000" w:rsidR="00000000" w:rsidRPr="00000000">
        <w:rPr>
          <w:rFonts w:ascii="Arial Unicode MS" w:cs="Arial Unicode MS" w:eastAsia="Arial Unicode MS" w:hAnsi="Arial Unicode MS"/>
          <w:rtl w:val="0"/>
        </w:rPr>
        <w:t xml:space="preserve">특별한 설명이 없는 한, 순간이동을 사용하면 잡기, 달라붙기, 물리적 속박, 묶임 등의 상황이나 능력에서 직접 벗어날 수 있습니다.</w:t>
      </w:r>
    </w:p>
    <w:p w:rsidR="00000000" w:rsidDel="00000000" w:rsidP="00000000" w:rsidRDefault="00000000" w:rsidRPr="00000000" w14:paraId="00001B14">
      <w:pPr>
        <w:rPr/>
      </w:pPr>
      <w:r w:rsidDel="00000000" w:rsidR="00000000" w:rsidRPr="00000000">
        <w:rPr>
          <w:rFonts w:ascii="Arial Unicode MS" w:cs="Arial Unicode MS" w:eastAsia="Arial Unicode MS" w:hAnsi="Arial Unicode MS"/>
          <w:rtl w:val="0"/>
        </w:rPr>
        <w:t xml:space="preserve">만약 해당 순간이동 능력에 자세 요소가 필요하다면, 속박된 상황에서 자세를 정상적으로 취할 수 있는지 확인해야 하며, 사용할 수 없다면 본 능력을 발동할 수 없습니다.</w:t>
      </w:r>
    </w:p>
    <w:p w:rsidR="00000000" w:rsidDel="00000000" w:rsidP="00000000" w:rsidRDefault="00000000" w:rsidRPr="00000000" w14:paraId="00001B15">
      <w:pPr>
        <w:rPr/>
      </w:pPr>
      <w:r w:rsidDel="00000000" w:rsidR="00000000" w:rsidRPr="00000000">
        <w:rPr>
          <w:rFonts w:ascii="Arial Unicode MS" w:cs="Arial Unicode MS" w:eastAsia="Arial Unicode MS" w:hAnsi="Arial Unicode MS"/>
          <w:rtl w:val="0"/>
        </w:rPr>
        <w:t xml:space="preserve">순간이동의 목표 지점은 일반적으로 다른 물체가 점유하지 않은 빈 땅이어야 하며, 그렇지 않으면 순간이동에 실패하거나 원래 목표에서 가장 가까운 위치에 나타나게 됩니다. 여러 곳이 있다면 무작위로 한 곳을 선택합니다.</w:t>
      </w:r>
    </w:p>
    <w:p w:rsidR="00000000" w:rsidDel="00000000" w:rsidP="00000000" w:rsidRDefault="00000000" w:rsidRPr="00000000" w14:paraId="00001B16">
      <w:pPr>
        <w:rPr/>
      </w:pPr>
      <w:r w:rsidDel="00000000" w:rsidR="00000000" w:rsidRPr="00000000">
        <w:rPr>
          <w:rFonts w:ascii="Arial Unicode MS" w:cs="Arial Unicode MS" w:eastAsia="Arial Unicode MS" w:hAnsi="Arial Unicode MS"/>
          <w:rtl w:val="0"/>
        </w:rPr>
        <w:t xml:space="preserve">특별한 설명이 없는 한, 순간이동은 일반적으로 효과선과 시야선이 필요합니다.</w:t>
      </w:r>
    </w:p>
    <w:p w:rsidR="00000000" w:rsidDel="00000000" w:rsidP="00000000" w:rsidRDefault="00000000" w:rsidRPr="00000000" w14:paraId="00001B17">
      <w:pPr>
        <w:rPr/>
      </w:pPr>
      <w:r w:rsidDel="00000000" w:rsidR="00000000" w:rsidRPr="00000000">
        <w:rPr>
          <w:rtl w:val="0"/>
        </w:rPr>
        <w:t xml:space="preserve">=====================================================================</w:t>
      </w:r>
    </w:p>
    <w:p w:rsidR="00000000" w:rsidDel="00000000" w:rsidP="00000000" w:rsidRDefault="00000000" w:rsidRPr="00000000" w14:paraId="00001B18">
      <w:pPr>
        <w:rPr/>
      </w:pPr>
      <w:r w:rsidDel="00000000" w:rsidR="00000000" w:rsidRPr="00000000">
        <w:rPr>
          <w:rtl w:val="0"/>
        </w:rPr>
        <w:t xml:space="preserve">======================================</w:t>
      </w:r>
    </w:p>
    <w:p w:rsidR="00000000" w:rsidDel="00000000" w:rsidP="00000000" w:rsidRDefault="00000000" w:rsidRPr="00000000" w14:paraId="00001B19">
      <w:pPr>
        <w:rPr/>
      </w:pPr>
      <w:r w:rsidDel="00000000" w:rsidR="00000000" w:rsidRPr="00000000">
        <w:rPr>
          <w:rFonts w:ascii="Arial Unicode MS" w:cs="Arial Unicode MS" w:eastAsia="Arial Unicode MS" w:hAnsi="Arial Unicode MS"/>
          <w:rtl w:val="0"/>
        </w:rPr>
        <w:t xml:space="preserve">시간 관련 능력</w:t>
      </w:r>
    </w:p>
    <w:p w:rsidR="00000000" w:rsidDel="00000000" w:rsidP="00000000" w:rsidRDefault="00000000" w:rsidRPr="00000000" w14:paraId="00001B1A">
      <w:pPr>
        <w:rPr/>
      </w:pPr>
      <w:r w:rsidDel="00000000" w:rsidR="00000000" w:rsidRPr="00000000">
        <w:rPr>
          <w:rFonts w:ascii="Arial Unicode MS" w:cs="Arial Unicode MS" w:eastAsia="Arial Unicode MS" w:hAnsi="Arial Unicode MS"/>
          <w:rtl w:val="0"/>
        </w:rPr>
        <w:t xml:space="preserve">시간 관련 능력은 매우 다양하지만, 여기서는 두 가지만 언급하겠습니다:</w:t>
      </w:r>
    </w:p>
    <w:p w:rsidR="00000000" w:rsidDel="00000000" w:rsidP="00000000" w:rsidRDefault="00000000" w:rsidRPr="00000000" w14:paraId="00001B1B">
      <w:pPr>
        <w:rPr/>
      </w:pPr>
      <w:r w:rsidDel="00000000" w:rsidR="00000000" w:rsidRPr="00000000">
        <w:rPr>
          <w:rFonts w:ascii="Arial Unicode MS" w:cs="Arial Unicode MS" w:eastAsia="Arial Unicode MS" w:hAnsi="Arial Unicode MS"/>
          <w:rtl w:val="0"/>
        </w:rPr>
        <w:t xml:space="preserve">시간 되돌리기 유형의 능력으로는 다음 내용을 복원할 수 없습니다:</w:t>
      </w:r>
    </w:p>
    <w:p w:rsidR="00000000" w:rsidDel="00000000" w:rsidP="00000000" w:rsidRDefault="00000000" w:rsidRPr="00000000" w14:paraId="00001B1C">
      <w:pPr>
        <w:rPr/>
      </w:pPr>
      <w:r w:rsidDel="00000000" w:rsidR="00000000" w:rsidRPr="00000000">
        <w:rPr>
          <w:rFonts w:ascii="Arial Unicode MS" w:cs="Arial Unicode MS" w:eastAsia="Arial Unicode MS" w:hAnsi="Arial Unicode MS"/>
          <w:rtl w:val="0"/>
        </w:rPr>
        <w:t xml:space="preserve">1. 사용 후의 소모품.</w:t>
      </w:r>
    </w:p>
    <w:p w:rsidR="00000000" w:rsidDel="00000000" w:rsidP="00000000" w:rsidRDefault="00000000" w:rsidRPr="00000000" w14:paraId="00001B1D">
      <w:pPr>
        <w:rPr/>
      </w:pPr>
      <w:r w:rsidDel="00000000" w:rsidR="00000000" w:rsidRPr="00000000">
        <w:rPr>
          <w:rFonts w:ascii="Arial Unicode MS" w:cs="Arial Unicode MS" w:eastAsia="Arial Unicode MS" w:hAnsi="Arial Unicode MS"/>
          <w:rtl w:val="0"/>
        </w:rPr>
        <w:t xml:space="preserve">2. 사용 횟수가 있는 능력이나 물품의 횟수.</w:t>
      </w:r>
    </w:p>
    <w:p w:rsidR="00000000" w:rsidDel="00000000" w:rsidP="00000000" w:rsidRDefault="00000000" w:rsidRPr="00000000" w14:paraId="00001B1E">
      <w:pPr>
        <w:rPr/>
      </w:pPr>
      <w:r w:rsidDel="00000000" w:rsidR="00000000" w:rsidRPr="00000000">
        <w:rPr>
          <w:rFonts w:ascii="Arial Unicode MS" w:cs="Arial Unicode MS" w:eastAsia="Arial Unicode MS" w:hAnsi="Arial Unicode MS"/>
          <w:rtl w:val="0"/>
        </w:rPr>
        <w:t xml:space="preserve">3. 캐릭터가 윤회지경을 통해 교환한 능력.</w:t>
      </w:r>
    </w:p>
    <w:p w:rsidR="00000000" w:rsidDel="00000000" w:rsidP="00000000" w:rsidRDefault="00000000" w:rsidRPr="00000000" w14:paraId="00001B1F">
      <w:pPr>
        <w:rPr/>
      </w:pPr>
      <w:r w:rsidDel="00000000" w:rsidR="00000000" w:rsidRPr="00000000">
        <w:rPr>
          <w:rFonts w:ascii="Arial Unicode MS" w:cs="Arial Unicode MS" w:eastAsia="Arial Unicode MS" w:hAnsi="Arial Unicode MS"/>
          <w:rtl w:val="0"/>
        </w:rPr>
        <w:t xml:space="preserve">4. 캐릭터가 소모한 경험치.</w:t>
      </w:r>
    </w:p>
    <w:p w:rsidR="00000000" w:rsidDel="00000000" w:rsidP="00000000" w:rsidRDefault="00000000" w:rsidRPr="00000000" w14:paraId="00001B20">
      <w:pPr>
        <w:rPr/>
      </w:pPr>
      <w:r w:rsidDel="00000000" w:rsidR="00000000" w:rsidRPr="00000000">
        <w:rPr>
          <w:rFonts w:ascii="Arial Unicode MS" w:cs="Arial Unicode MS" w:eastAsia="Arial Unicode MS" w:hAnsi="Arial Unicode MS"/>
          <w:rtl w:val="0"/>
        </w:rPr>
        <w:t xml:space="preserve">시간 정지 유형의 능력:</w:t>
      </w:r>
    </w:p>
    <w:p w:rsidR="00000000" w:rsidDel="00000000" w:rsidP="00000000" w:rsidRDefault="00000000" w:rsidRPr="00000000" w14:paraId="00001B21">
      <w:pPr>
        <w:rPr/>
      </w:pPr>
      <w:r w:rsidDel="00000000" w:rsidR="00000000" w:rsidRPr="00000000">
        <w:rPr>
          <w:rFonts w:ascii="Arial Unicode MS" w:cs="Arial Unicode MS" w:eastAsia="Arial Unicode MS" w:hAnsi="Arial Unicode MS"/>
          <w:rtl w:val="0"/>
        </w:rPr>
        <w:t xml:space="preserve">시간 유형 능력에 면역인 캐릭터를 대상으로 광범위한 시간 정지를 발동합니다.</w:t>
      </w:r>
    </w:p>
    <w:p w:rsidR="00000000" w:rsidDel="00000000" w:rsidP="00000000" w:rsidRDefault="00000000" w:rsidRPr="00000000" w14:paraId="00001B22">
      <w:pPr>
        <w:rPr/>
      </w:pPr>
      <w:r w:rsidDel="00000000" w:rsidR="00000000" w:rsidRPr="00000000">
        <w:rPr>
          <w:rFonts w:ascii="Arial Unicode MS" w:cs="Arial Unicode MS" w:eastAsia="Arial Unicode MS" w:hAnsi="Arial Unicode MS"/>
          <w:rtl w:val="0"/>
        </w:rPr>
        <w:t xml:space="preserve">시간 면역이 없는 캐릭터는 해당 행동을 중단하지만, 면역이 있는 캐릭터는 정상적으로 행동할 수 있습니다.</w:t>
      </w:r>
    </w:p>
    <w:p w:rsidR="00000000" w:rsidDel="00000000" w:rsidP="00000000" w:rsidRDefault="00000000" w:rsidRPr="00000000" w14:paraId="00001B23">
      <w:pPr>
        <w:rPr/>
      </w:pPr>
      <w:r w:rsidDel="00000000" w:rsidR="00000000" w:rsidRPr="00000000">
        <w:rPr>
          <w:rFonts w:ascii="Arial Unicode MS" w:cs="Arial Unicode MS" w:eastAsia="Arial Unicode MS" w:hAnsi="Arial Unicode MS"/>
          <w:rtl w:val="0"/>
        </w:rPr>
        <w:t xml:space="preserve">이는 시간 정지를 발동한 캐릭터와 함께 정지된 시간 내에서 정상적으로 행동할 수 있는 것처럼 보인다는 것을 의미합니다.</w:t>
      </w:r>
    </w:p>
    <w:p w:rsidR="00000000" w:rsidDel="00000000" w:rsidP="00000000" w:rsidRDefault="00000000" w:rsidRPr="00000000" w14:paraId="00001B24">
      <w:pPr>
        <w:rPr/>
      </w:pPr>
      <w:r w:rsidDel="00000000" w:rsidR="00000000" w:rsidRPr="00000000">
        <w:rPr>
          <w:rtl w:val="0"/>
        </w:rPr>
        <w:t xml:space="preserve">=====================================================================</w:t>
      </w:r>
    </w:p>
    <w:p w:rsidR="00000000" w:rsidDel="00000000" w:rsidP="00000000" w:rsidRDefault="00000000" w:rsidRPr="00000000" w14:paraId="00001B25">
      <w:pPr>
        <w:rPr/>
      </w:pPr>
      <w:r w:rsidDel="00000000" w:rsidR="00000000" w:rsidRPr="00000000">
        <w:rPr>
          <w:rtl w:val="0"/>
        </w:rPr>
        <w:t xml:space="preserve">======================================</w:t>
      </w:r>
    </w:p>
    <w:p w:rsidR="00000000" w:rsidDel="00000000" w:rsidP="00000000" w:rsidRDefault="00000000" w:rsidRPr="00000000" w14:paraId="00001B26">
      <w:pPr>
        <w:rPr/>
      </w:pPr>
      <w:r w:rsidDel="00000000" w:rsidR="00000000" w:rsidRPr="00000000">
        <w:rPr>
          <w:rFonts w:ascii="Arial Unicode MS" w:cs="Arial Unicode MS" w:eastAsia="Arial Unicode MS" w:hAnsi="Arial Unicode MS"/>
          <w:rtl w:val="0"/>
        </w:rPr>
        <w:t xml:space="preserve">능력 복제</w:t>
      </w:r>
    </w:p>
    <w:p w:rsidR="00000000" w:rsidDel="00000000" w:rsidP="00000000" w:rsidRDefault="00000000" w:rsidRPr="00000000" w14:paraId="00001B27">
      <w:pPr>
        <w:rPr/>
      </w:pPr>
      <w:r w:rsidDel="00000000" w:rsidR="00000000" w:rsidRPr="00000000">
        <w:rPr>
          <w:rFonts w:ascii="Arial Unicode MS" w:cs="Arial Unicode MS" w:eastAsia="Arial Unicode MS" w:hAnsi="Arial Unicode MS"/>
          <w:rtl w:val="0"/>
        </w:rPr>
        <w:t xml:space="preserve">자원에는 다른 사람의 능력을 복제하는 일부 능력이 있을 수 있습니다. 이때 특별한 설명이 없다면, 당신이 복제해 온 능력을 사용할 때 동시에 사용 조건을 만족해야 합니다(즉, 해당 초식이나 기술을 추진하는 동일한 유형의 에너지를 보유하고 있어야 하며, 기술 사용 전제 조건을 만족해야 합니다. 예를 들어 칠야 혈맥을 선택하지 않았다면 칠야 체술을 복제할 수 없고, 혈족이 아니라면 혈족 이능을 복제할 수 없으며, 법술인 경우 상대방의 시전 전 과정을 완전히 봐야 하고, 자신도 동일한 레벨의 해당 시전자 직능을 보유하고 있어야 하며, 당신이 습득한 법술은 상대방이 승급하고 연구했는지 여부와 관계없이 최초 버전만 얻을 수 있고, 사용 횟수 제한이 있는 능력은 복제할 수 없습니다.</w:t>
      </w:r>
    </w:p>
    <w:p w:rsidR="00000000" w:rsidDel="00000000" w:rsidP="00000000" w:rsidRDefault="00000000" w:rsidRPr="00000000" w14:paraId="00001B28">
      <w:pPr>
        <w:rPr/>
      </w:pPr>
      <w:r w:rsidDel="00000000" w:rsidR="00000000" w:rsidRPr="00000000">
        <w:rPr>
          <w:rFonts w:ascii="Arial Unicode MS" w:cs="Arial Unicode MS" w:eastAsia="Arial Unicode MS" w:hAnsi="Arial Unicode MS"/>
          <w:rtl w:val="0"/>
        </w:rPr>
        <w:t xml:space="preserve">복제한 능력은 다른 능력의 전제로 사용할 수 없으며, 해당 능력으로 인해 다른 능력이 가져오는 어떤 혜택도 얻을 수 없습니다.</w:t>
      </w:r>
    </w:p>
    <w:p w:rsidR="00000000" w:rsidDel="00000000" w:rsidP="00000000" w:rsidRDefault="00000000" w:rsidRPr="00000000" w14:paraId="00001B29">
      <w:pPr>
        <w:rPr/>
      </w:pPr>
      <w:r w:rsidDel="00000000" w:rsidR="00000000" w:rsidRPr="00000000">
        <w:rPr>
          <w:rtl w:val="0"/>
        </w:rPr>
        <w:t xml:space="preserve">=====================================================================</w:t>
      </w:r>
    </w:p>
    <w:p w:rsidR="00000000" w:rsidDel="00000000" w:rsidP="00000000" w:rsidRDefault="00000000" w:rsidRPr="00000000" w14:paraId="00001B2A">
      <w:pPr>
        <w:rPr/>
      </w:pPr>
      <w:r w:rsidDel="00000000" w:rsidR="00000000" w:rsidRPr="00000000">
        <w:rPr>
          <w:rtl w:val="0"/>
        </w:rPr>
        <w:t xml:space="preserve">======================================</w:t>
      </w:r>
    </w:p>
    <w:p w:rsidR="00000000" w:rsidDel="00000000" w:rsidP="00000000" w:rsidRDefault="00000000" w:rsidRPr="00000000" w14:paraId="00001B2B">
      <w:pPr>
        <w:rPr/>
      </w:pPr>
      <w:r w:rsidDel="00000000" w:rsidR="00000000" w:rsidRPr="00000000">
        <w:rPr>
          <w:rFonts w:ascii="Arial Unicode MS" w:cs="Arial Unicode MS" w:eastAsia="Arial Unicode MS" w:hAnsi="Arial Unicode MS"/>
          <w:rtl w:val="0"/>
        </w:rPr>
        <w:t xml:space="preserve">피해 부가</w:t>
      </w:r>
    </w:p>
    <w:p w:rsidR="00000000" w:rsidDel="00000000" w:rsidP="00000000" w:rsidRDefault="00000000" w:rsidRPr="00000000" w14:paraId="00001B2C">
      <w:pPr>
        <w:rPr/>
      </w:pPr>
      <w:r w:rsidDel="00000000" w:rsidR="00000000" w:rsidRPr="00000000">
        <w:rPr>
          <w:rFonts w:ascii="Arial Unicode MS" w:cs="Arial Unicode MS" w:eastAsia="Arial Unicode MS" w:hAnsi="Arial Unicode MS"/>
          <w:rtl w:val="0"/>
        </w:rPr>
        <w:t xml:space="preserve">피해 부가 효과는 무한히 중첩될 수 있습니다.</w:t>
      </w:r>
    </w:p>
    <w:p w:rsidR="00000000" w:rsidDel="00000000" w:rsidP="00000000" w:rsidRDefault="00000000" w:rsidRPr="00000000" w14:paraId="00001B2D">
      <w:pPr>
        <w:rPr/>
      </w:pPr>
      <w:r w:rsidDel="00000000" w:rsidR="00000000" w:rsidRPr="00000000">
        <w:rPr>
          <w:rFonts w:ascii="Arial Unicode MS" w:cs="Arial Unicode MS" w:eastAsia="Arial Unicode MS" w:hAnsi="Arial Unicode MS"/>
          <w:rtl w:val="0"/>
        </w:rPr>
        <w:t xml:space="preserve">예를 들어 한 능력이 "공격 명중 시 추가로 3점의 화염 심각 피해"를 주고, 다른 능력이 "공격 명중 시 추가로 5점의 화염 심각 피해"를 준다면, 총 8점의 화염 심각 피해를 줍니다.</w:t>
      </w:r>
    </w:p>
    <w:p w:rsidR="00000000" w:rsidDel="00000000" w:rsidP="00000000" w:rsidRDefault="00000000" w:rsidRPr="00000000" w14:paraId="00001B2E">
      <w:pPr>
        <w:rPr/>
      </w:pPr>
      <w:r w:rsidDel="00000000" w:rsidR="00000000" w:rsidRPr="00000000">
        <w:rPr>
          <w:rFonts w:ascii="Arial Unicode MS" w:cs="Arial Unicode MS" w:eastAsia="Arial Unicode MS" w:hAnsi="Arial Unicode MS"/>
          <w:rtl w:val="0"/>
        </w:rPr>
        <w:t xml:space="preserve">피해 부가 효과가 원래 공격으로 인한 피해 유형과 동일하다면 함께 계산할 수 있습니다. 예를 들어 당신의 공격이 5점의 화염 심각 피해를 주고, 당신이 공격 명중 시 추가로 3점의 화염 피해를 주는 능력을 가지고 있다면, 이번 공격으로 총 8점의 화염 심각 피해를 줍니다.</w:t>
      </w:r>
    </w:p>
    <w:p w:rsidR="00000000" w:rsidDel="00000000" w:rsidP="00000000" w:rsidRDefault="00000000" w:rsidRPr="00000000" w14:paraId="00001B2F">
      <w:pPr>
        <w:rPr/>
      </w:pPr>
      <w:r w:rsidDel="00000000" w:rsidR="00000000" w:rsidRPr="00000000">
        <w:rPr>
          <w:rFonts w:ascii="Arial Unicode MS" w:cs="Arial Unicode MS" w:eastAsia="Arial Unicode MS" w:hAnsi="Arial Unicode MS"/>
          <w:rtl w:val="0"/>
        </w:rPr>
        <w:t xml:space="preserve">일부 능력은 이번에 준 피해에 따라 특정 효과를 부가할 수 있습니다. 이 경우 원래 준 피해와 추가 피해를 계산한 후 최종적으로 부가되는 효과를 결정합니다.</w:t>
      </w:r>
    </w:p>
    <w:p w:rsidR="00000000" w:rsidDel="00000000" w:rsidP="00000000" w:rsidRDefault="00000000" w:rsidRPr="00000000" w14:paraId="00001B30">
      <w:pPr>
        <w:rPr/>
      </w:pPr>
      <w:r w:rsidDel="00000000" w:rsidR="00000000" w:rsidRPr="00000000">
        <w:rPr>
          <w:rFonts w:ascii="Arial Unicode MS" w:cs="Arial Unicode MS" w:eastAsia="Arial Unicode MS" w:hAnsi="Arial Unicode MS"/>
          <w:rtl w:val="0"/>
        </w:rPr>
        <w:t xml:space="preserve">예: 당신이 "목표에게 피해를 줄 경우, 해당 목표에게 피해량에 해당하는 연소 점수를 준다."는 능력을 가지고 있습니다. 당신이 목표에게 3점의 피해를 주고, 동시에 추가로 3점의 한랭 피해를 준다면, 목표에게 추가로 6점의 연소 점수를 줍니다.</w:t>
      </w:r>
    </w:p>
    <w:p w:rsidR="00000000" w:rsidDel="00000000" w:rsidP="00000000" w:rsidRDefault="00000000" w:rsidRPr="00000000" w14:paraId="00001B31">
      <w:pPr>
        <w:rPr/>
      </w:pPr>
      <w:r w:rsidDel="00000000" w:rsidR="00000000" w:rsidRPr="00000000">
        <w:rPr>
          <w:rFonts w:ascii="Arial Unicode MS" w:cs="Arial Unicode MS" w:eastAsia="Arial Unicode MS" w:hAnsi="Arial Unicode MS"/>
          <w:rtl w:val="0"/>
        </w:rPr>
        <w:t xml:space="preserve">(이는 한랭 피해가 연소 점수를 부가하거나 화염 피해가 동결 점수를 부가하는 상황이 발생할 수 있습니다.)</w:t>
      </w:r>
    </w:p>
    <w:p w:rsidR="00000000" w:rsidDel="00000000" w:rsidP="00000000" w:rsidRDefault="00000000" w:rsidRPr="00000000" w14:paraId="00001B32">
      <w:pPr>
        <w:rPr/>
      </w:pPr>
      <w:r w:rsidDel="00000000" w:rsidR="00000000" w:rsidRPr="00000000">
        <w:rPr>
          <w:rFonts w:ascii="Arial Unicode MS" w:cs="Arial Unicode MS" w:eastAsia="Arial Unicode MS" w:hAnsi="Arial Unicode MS"/>
          <w:rtl w:val="0"/>
        </w:rPr>
        <w:t xml:space="preserve">만약 부가된 추가 피해 자체가 추가 효과를 가져온다면, 해당 추가 효과는 본 능력에 해당하는 추가 피해 효과만 계산하며, 원래 피해와 다른 추가 피해와는 무관합니다.</w:t>
      </w:r>
    </w:p>
    <w:p w:rsidR="00000000" w:rsidDel="00000000" w:rsidP="00000000" w:rsidRDefault="00000000" w:rsidRPr="00000000" w14:paraId="00001B33">
      <w:pPr>
        <w:rPr/>
      </w:pPr>
      <w:r w:rsidDel="00000000" w:rsidR="00000000" w:rsidRPr="00000000">
        <w:rPr>
          <w:rtl w:val="0"/>
        </w:rPr>
        <w:t xml:space="preserve">=====================================================================</w:t>
      </w:r>
    </w:p>
    <w:p w:rsidR="00000000" w:rsidDel="00000000" w:rsidP="00000000" w:rsidRDefault="00000000" w:rsidRPr="00000000" w14:paraId="00001B34">
      <w:pPr>
        <w:rPr/>
      </w:pPr>
      <w:r w:rsidDel="00000000" w:rsidR="00000000" w:rsidRPr="00000000">
        <w:rPr>
          <w:rtl w:val="0"/>
        </w:rPr>
        <w:t xml:space="preserve">======================================</w:t>
      </w:r>
    </w:p>
    <w:p w:rsidR="00000000" w:rsidDel="00000000" w:rsidP="00000000" w:rsidRDefault="00000000" w:rsidRPr="00000000" w14:paraId="00001B35">
      <w:pPr>
        <w:rPr/>
      </w:pPr>
      <w:r w:rsidDel="00000000" w:rsidR="00000000" w:rsidRPr="00000000">
        <w:rPr>
          <w:rFonts w:ascii="Arial Unicode MS" w:cs="Arial Unicode MS" w:eastAsia="Arial Unicode MS" w:hAnsi="Arial Unicode MS"/>
          <w:rtl w:val="0"/>
        </w:rPr>
        <w:t xml:space="preserve">대체 판정</w:t>
      </w:r>
    </w:p>
    <w:p w:rsidR="00000000" w:rsidDel="00000000" w:rsidP="00000000" w:rsidRDefault="00000000" w:rsidRPr="00000000" w14:paraId="00001B36">
      <w:pPr>
        <w:rPr/>
      </w:pPr>
      <w:r w:rsidDel="00000000" w:rsidR="00000000" w:rsidRPr="00000000">
        <w:rPr>
          <w:rFonts w:ascii="Arial Unicode MS" w:cs="Arial Unicode MS" w:eastAsia="Arial Unicode MS" w:hAnsi="Arial Unicode MS"/>
          <w:rtl w:val="0"/>
        </w:rPr>
        <w:t xml:space="preserve">어떤 상황에서 캐릭터가 판정을 할 때, 원래 판정의 주사위 구성 부분이 다른 내용으로 대체될 수 있습니다.</w:t>
      </w:r>
    </w:p>
    <w:p w:rsidR="00000000" w:rsidDel="00000000" w:rsidP="00000000" w:rsidRDefault="00000000" w:rsidRPr="00000000" w14:paraId="00001B37">
      <w:pPr>
        <w:rPr/>
      </w:pPr>
      <w:r w:rsidDel="00000000" w:rsidR="00000000" w:rsidRPr="00000000">
        <w:rPr>
          <w:rFonts w:ascii="Arial Unicode MS" w:cs="Arial Unicode MS" w:eastAsia="Arial Unicode MS" w:hAnsi="Arial Unicode MS"/>
          <w:rtl w:val="0"/>
        </w:rPr>
        <w:t xml:space="preserve">예: 백병전 공격 판정은 근력+백병전+무기 피해를 사용하는데, "당신은 민첩을 사용하여 근력 대신 백병전 공격 판정을 할 수 있습니다."라는 능력을 얻었을 때, 격투 공격 판정은 민첩+백병전+무기 피해로 변경됩니다.</w:t>
      </w:r>
    </w:p>
    <w:p w:rsidR="00000000" w:rsidDel="00000000" w:rsidP="00000000" w:rsidRDefault="00000000" w:rsidRPr="00000000" w14:paraId="00001B38">
      <w:pPr>
        <w:rPr/>
      </w:pPr>
      <w:r w:rsidDel="00000000" w:rsidR="00000000" w:rsidRPr="00000000">
        <w:rPr>
          <w:rFonts w:ascii="Arial Unicode MS" w:cs="Arial Unicode MS" w:eastAsia="Arial Unicode MS" w:hAnsi="Arial Unicode MS"/>
          <w:rtl w:val="0"/>
        </w:rPr>
        <w:t xml:space="preserve">특별한 설명이 없는 한, 대체된 내용은 원래 내용의 파생 특성과 파생 내용을 대체할 수 없으며, 2차 대체도 할 수 없습니다.</w:t>
      </w:r>
    </w:p>
    <w:p w:rsidR="00000000" w:rsidDel="00000000" w:rsidP="00000000" w:rsidRDefault="00000000" w:rsidRPr="00000000" w14:paraId="00001B39">
      <w:pPr>
        <w:rPr/>
      </w:pPr>
      <w:r w:rsidDel="00000000" w:rsidR="00000000" w:rsidRPr="00000000">
        <w:rPr>
          <w:rFonts w:ascii="Arial Unicode MS" w:cs="Arial Unicode MS" w:eastAsia="Arial Unicode MS" w:hAnsi="Arial Unicode MS"/>
          <w:rtl w:val="0"/>
        </w:rPr>
        <w:t xml:space="preserve">예: 민첩을 사용하여 근력 판정을 대체할 때, 민첩을 사용하여 피해 상한선을 계산할 수 없습니다.</w:t>
      </w:r>
    </w:p>
    <w:p w:rsidR="00000000" w:rsidDel="00000000" w:rsidP="00000000" w:rsidRDefault="00000000" w:rsidRPr="00000000" w14:paraId="00001B3A">
      <w:pPr>
        <w:rPr/>
      </w:pPr>
      <w:r w:rsidDel="00000000" w:rsidR="00000000" w:rsidRPr="00000000">
        <w:rPr>
          <w:rFonts w:ascii="Arial Unicode MS" w:cs="Arial Unicode MS" w:eastAsia="Arial Unicode MS" w:hAnsi="Arial Unicode MS"/>
          <w:rtl w:val="0"/>
        </w:rPr>
        <w:t xml:space="preserve">예: 매력가 공격 판정을 대체할 경우, 매력를 사용하여 시전 중 지능을 대체하는 공격 판정을 할 수 없습니다.</w:t>
      </w:r>
    </w:p>
    <w:p w:rsidR="00000000" w:rsidDel="00000000" w:rsidP="00000000" w:rsidRDefault="00000000" w:rsidRPr="00000000" w14:paraId="00001B3B">
      <w:pPr>
        <w:rPr/>
      </w:pPr>
      <w:r w:rsidDel="00000000" w:rsidR="00000000" w:rsidRPr="00000000">
        <w:rPr>
          <w:rFonts w:ascii="Arial Unicode MS" w:cs="Arial Unicode MS" w:eastAsia="Arial Unicode MS" w:hAnsi="Arial Unicode MS"/>
          <w:rtl w:val="0"/>
        </w:rPr>
        <w:t xml:space="preserve">예: 민첩을 사용하여 근력 대신 공격 판정을 하고, 매력를 사용하여 민첩 대신 공격 판정을 할 경우, 해당 공격 판정이 원래 근력이었다면 매력를 사용하여 근력 대신 공격 판정을 할 수 없습니다.</w:t>
      </w:r>
    </w:p>
    <w:p w:rsidR="00000000" w:rsidDel="00000000" w:rsidP="00000000" w:rsidRDefault="00000000" w:rsidRPr="00000000" w14:paraId="00001B3C">
      <w:pPr>
        <w:rPr/>
      </w:pPr>
      <w:r w:rsidDel="00000000" w:rsidR="00000000" w:rsidRPr="00000000">
        <w:rPr>
          <w:rtl w:val="0"/>
        </w:rPr>
        <w:t xml:space="preserve">=====================================================================</w:t>
      </w:r>
    </w:p>
    <w:p w:rsidR="00000000" w:rsidDel="00000000" w:rsidP="00000000" w:rsidRDefault="00000000" w:rsidRPr="00000000" w14:paraId="00001B3D">
      <w:pPr>
        <w:rPr/>
      </w:pPr>
      <w:r w:rsidDel="00000000" w:rsidR="00000000" w:rsidRPr="00000000">
        <w:rPr>
          <w:rtl w:val="0"/>
        </w:rPr>
        <w:t xml:space="preserve">======================================</w:t>
      </w:r>
    </w:p>
    <w:p w:rsidR="00000000" w:rsidDel="00000000" w:rsidP="00000000" w:rsidRDefault="00000000" w:rsidRPr="00000000" w14:paraId="00001B3E">
      <w:pPr>
        <w:rPr/>
      </w:pPr>
      <w:r w:rsidDel="00000000" w:rsidR="00000000" w:rsidRPr="00000000">
        <w:rPr>
          <w:rFonts w:ascii="Arial Unicode MS" w:cs="Arial Unicode MS" w:eastAsia="Arial Unicode MS" w:hAnsi="Arial Unicode MS"/>
          <w:rtl w:val="0"/>
        </w:rPr>
        <w:t xml:space="preserve">기술의 반복 계산</w:t>
      </w:r>
    </w:p>
    <w:p w:rsidR="00000000" w:rsidDel="00000000" w:rsidP="00000000" w:rsidRDefault="00000000" w:rsidRPr="00000000" w14:paraId="00001B3F">
      <w:pPr>
        <w:rPr/>
      </w:pPr>
      <w:r w:rsidDel="00000000" w:rsidR="00000000" w:rsidRPr="00000000">
        <w:rPr>
          <w:rFonts w:ascii="Arial Unicode MS" w:cs="Arial Unicode MS" w:eastAsia="Arial Unicode MS" w:hAnsi="Arial Unicode MS"/>
          <w:rtl w:val="0"/>
        </w:rPr>
        <w:t xml:space="preserve">당신이 어떤 능력을 사용한 후, 해당 능력의 판정 결과나 유사한 판정을 반복적으로 판정할 수 있을 때,</w:t>
      </w:r>
    </w:p>
    <w:p w:rsidR="00000000" w:rsidDel="00000000" w:rsidP="00000000" w:rsidRDefault="00000000" w:rsidRPr="00000000" w14:paraId="00001B40">
      <w:pPr>
        <w:rPr/>
      </w:pPr>
      <w:r w:rsidDel="00000000" w:rsidR="00000000" w:rsidRPr="00000000">
        <w:rPr>
          <w:rFonts w:ascii="Arial Unicode MS" w:cs="Arial Unicode MS" w:eastAsia="Arial Unicode MS" w:hAnsi="Arial Unicode MS"/>
          <w:rtl w:val="0"/>
        </w:rPr>
        <w:t xml:space="preserve">판정에 영향을 미칠 수 있는 모든 능력은 첫 번째 판정의 관련 수치에만 영향을 미칠 수 있으며, 어떤 가치도 후속 판정에서 반복 계산되지 않고 다음 원칙을 따릅니다:</w:t>
      </w:r>
    </w:p>
    <w:p w:rsidR="00000000" w:rsidDel="00000000" w:rsidP="00000000" w:rsidRDefault="00000000" w:rsidRPr="00000000" w14:paraId="00001B41">
      <w:pPr>
        <w:rPr/>
      </w:pPr>
      <w:r w:rsidDel="00000000" w:rsidR="00000000" w:rsidRPr="00000000">
        <w:rPr>
          <w:rFonts w:ascii="Arial Unicode MS" w:cs="Arial Unicode MS" w:eastAsia="Arial Unicode MS" w:hAnsi="Arial Unicode MS"/>
          <w:rtl w:val="0"/>
        </w:rPr>
        <w:t xml:space="preserve">1. 동일 기술로 인한 가치는 높은 것으로 계산합니다.</w:t>
      </w:r>
    </w:p>
    <w:p w:rsidR="00000000" w:rsidDel="00000000" w:rsidP="00000000" w:rsidRDefault="00000000" w:rsidRPr="00000000" w14:paraId="00001B42">
      <w:pPr>
        <w:rPr/>
      </w:pPr>
      <w:r w:rsidDel="00000000" w:rsidR="00000000" w:rsidRPr="00000000">
        <w:rPr>
          <w:rFonts w:ascii="Arial Unicode MS" w:cs="Arial Unicode MS" w:eastAsia="Arial Unicode MS" w:hAnsi="Arial Unicode MS"/>
          <w:rtl w:val="0"/>
        </w:rPr>
        <w:t xml:space="preserve">2. 하나의 연쇄 결산에서 동일한 특성이나 기술은 한 번만 계산되며, 과정에서 상태 변경으로 인해 연쇄 결산에 삽입할 수 있는 상황이더라도 다시 계산하지 않으며, 이번 연쇄 결산이 완료된 후에는 이번 연쇄 결산에 참여한 기술이나 특성이 상태 변경으로 인해 다른 연쇄 계산을 시작할 수 없습니다.</w:t>
      </w:r>
    </w:p>
    <w:p w:rsidR="00000000" w:rsidDel="00000000" w:rsidP="00000000" w:rsidRDefault="00000000" w:rsidRPr="00000000" w14:paraId="00001B43">
      <w:pPr>
        <w:rPr/>
      </w:pPr>
      <w:r w:rsidDel="00000000" w:rsidR="00000000" w:rsidRPr="00000000">
        <w:rPr>
          <w:rFonts w:ascii="Arial Unicode MS" w:cs="Arial Unicode MS" w:eastAsia="Arial Unicode MS" w:hAnsi="Arial Unicode MS"/>
          <w:rtl w:val="0"/>
        </w:rPr>
        <w:t xml:space="preserve">3. 판정에 영향을 미칠 수 있는 모든 능력은 첫 번째 판정의 관련 수치에만 영향을 미칠 수 있으며, 어떤 가치도 후속 판정에서 반복 계산되지 않습니다.</w:t>
      </w:r>
    </w:p>
    <w:p w:rsidR="00000000" w:rsidDel="00000000" w:rsidP="00000000" w:rsidRDefault="00000000" w:rsidRPr="00000000" w14:paraId="00001B44">
      <w:pPr>
        <w:rPr/>
      </w:pPr>
      <w:r w:rsidDel="00000000" w:rsidR="00000000" w:rsidRPr="00000000">
        <w:rPr>
          <w:rFonts w:ascii="Arial Unicode MS" w:cs="Arial Unicode MS" w:eastAsia="Arial Unicode MS" w:hAnsi="Arial Unicode MS"/>
          <w:rtl w:val="0"/>
        </w:rPr>
        <w:t xml:space="preserve">예: 특성 A는 플레이어가 전설 지능을 완벽 가치로 통찰에 포함시킬 수 있도록 허용하고, 특성 B는 플레이어가 전설 통찰을 완벽 가치로 지능에 포함시킬 수 있도록 허용하며, 기술 A는 지능에 완벽 가치를 부여하고 플레이어의 전설 지능을 상승시키는 상황인 경우: 기술 A를 결산한 후 특성 A를 결산하고, 만약 특성 A가 전설 통찰을 상승시킨다면 특성 B를 결산합니다. 특성 B로 인해 특성 A를 다시 결산할 수 있는 상황이라면 계산하지 않습니다.</w:t>
      </w:r>
    </w:p>
    <w:p w:rsidR="00000000" w:rsidDel="00000000" w:rsidP="00000000" w:rsidRDefault="00000000" w:rsidRPr="00000000" w14:paraId="00001B45">
      <w:pPr>
        <w:rPr/>
      </w:pPr>
      <w:r w:rsidDel="00000000" w:rsidR="00000000" w:rsidRPr="00000000">
        <w:rPr>
          <w:rFonts w:ascii="Arial Unicode MS" w:cs="Arial Unicode MS" w:eastAsia="Arial Unicode MS" w:hAnsi="Arial Unicode MS"/>
          <w:rtl w:val="0"/>
        </w:rPr>
        <w:t xml:space="preserve">특수하게도 플레이어는 특성의 발동 순서를 자유롭게 결정할 수 있지만, 특성을 발동시키는 기술은 반드시 연쇄의 시작에 위치해야 합니다.</w:t>
      </w:r>
    </w:p>
    <w:p w:rsidR="00000000" w:rsidDel="00000000" w:rsidP="00000000" w:rsidRDefault="00000000" w:rsidRPr="00000000" w14:paraId="00001B46">
      <w:pPr>
        <w:rPr/>
      </w:pPr>
      <w:r w:rsidDel="00000000" w:rsidR="00000000" w:rsidRPr="00000000">
        <w:rPr>
          <w:rtl w:val="0"/>
        </w:rPr>
        <w:t xml:space="preserve">=====================================================================</w:t>
      </w:r>
    </w:p>
    <w:p w:rsidR="00000000" w:rsidDel="00000000" w:rsidP="00000000" w:rsidRDefault="00000000" w:rsidRPr="00000000" w14:paraId="00001B47">
      <w:pPr>
        <w:rPr/>
      </w:pPr>
      <w:r w:rsidDel="00000000" w:rsidR="00000000" w:rsidRPr="00000000">
        <w:rPr>
          <w:rtl w:val="0"/>
        </w:rPr>
        <w:t xml:space="preserve">======================================</w:t>
      </w:r>
    </w:p>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정신 검정(정신 능력)</w:t>
      </w:r>
    </w:p>
    <w:p w:rsidR="00000000" w:rsidDel="00000000" w:rsidP="00000000" w:rsidRDefault="00000000" w:rsidRPr="00000000" w14:paraId="00001B49">
      <w:pPr>
        <w:rPr/>
      </w:pPr>
      <w:r w:rsidDel="00000000" w:rsidR="00000000" w:rsidRPr="00000000">
        <w:rPr>
          <w:rFonts w:ascii="Arial Unicode MS" w:cs="Arial Unicode MS" w:eastAsia="Arial Unicode MS" w:hAnsi="Arial Unicode MS"/>
          <w:rtl w:val="0"/>
        </w:rPr>
        <w:t xml:space="preserve">정신 검정이 필요한 상황은 다양하며, 해당 능력에 따라 결정됩니다.</w:t>
      </w:r>
    </w:p>
    <w:p w:rsidR="00000000" w:rsidDel="00000000" w:rsidP="00000000" w:rsidRDefault="00000000" w:rsidRPr="00000000" w14:paraId="00001B4A">
      <w:pPr>
        <w:rPr/>
      </w:pPr>
      <w:r w:rsidDel="00000000" w:rsidR="00000000" w:rsidRPr="00000000">
        <w:rPr>
          <w:rFonts w:ascii="Arial Unicode MS" w:cs="Arial Unicode MS" w:eastAsia="Arial Unicode MS" w:hAnsi="Arial Unicode MS"/>
          <w:rtl w:val="0"/>
        </w:rPr>
        <w:t xml:space="preserve">정신 검정은 일반적으로 사용자가 자신의 강력한 정신력이나 정신의 힘에 의지하여 발휘하는 능력입니다. 만약 해당 능력에 판정이 필요하다면, 정신 판정은 결심+냉정±관련 조정치가 됩니다.</w:t>
      </w:r>
    </w:p>
    <w:p w:rsidR="00000000" w:rsidDel="00000000" w:rsidP="00000000" w:rsidRDefault="00000000" w:rsidRPr="00000000" w14:paraId="00001B4B">
      <w:pPr>
        <w:rPr/>
      </w:pPr>
      <w:r w:rsidDel="00000000" w:rsidR="00000000" w:rsidRPr="00000000">
        <w:rPr>
          <w:rFonts w:ascii="Arial Unicode MS" w:cs="Arial Unicode MS" w:eastAsia="Arial Unicode MS" w:hAnsi="Arial Unicode MS"/>
          <w:rtl w:val="0"/>
        </w:rPr>
        <w:t xml:space="preserve">만약 해당 능력이 목표에 대해 공격을 가한다면, 공격 방식에 따라 정신 판정은 결심+냉정+무기 피해-목표 방어±관련 조정치가 됩니다.</w:t>
      </w:r>
    </w:p>
    <w:p w:rsidR="00000000" w:rsidDel="00000000" w:rsidP="00000000" w:rsidRDefault="00000000" w:rsidRPr="00000000" w14:paraId="00001B4C">
      <w:pPr>
        <w:rPr/>
      </w:pPr>
      <w:r w:rsidDel="00000000" w:rsidR="00000000" w:rsidRPr="00000000">
        <w:rPr>
          <w:rFonts w:ascii="Arial Unicode MS" w:cs="Arial Unicode MS" w:eastAsia="Arial Unicode MS" w:hAnsi="Arial Unicode MS"/>
          <w:rtl w:val="0"/>
        </w:rPr>
        <w:t xml:space="preserve">정신 판정의 상한선은 결심+냉정입니다. 이는 최종적으로 굴린 성공 수가 이 정신 판정 상한선을 초과하더라도 상한선에 해당하는 성공 수만 낼 수 있다는 것을 의미합니다.</w:t>
      </w:r>
    </w:p>
    <w:p w:rsidR="00000000" w:rsidDel="00000000" w:rsidP="00000000" w:rsidRDefault="00000000" w:rsidRPr="00000000" w14:paraId="00001B4D">
      <w:pPr>
        <w:rPr/>
      </w:pPr>
      <w:r w:rsidDel="00000000" w:rsidR="00000000" w:rsidRPr="00000000">
        <w:rPr>
          <w:rFonts w:ascii="Arial Unicode MS" w:cs="Arial Unicode MS" w:eastAsia="Arial Unicode MS" w:hAnsi="Arial Unicode MS"/>
          <w:rtl w:val="0"/>
        </w:rPr>
        <w:t xml:space="preserve">만약 정신 판정을 사용하여 공격한다면, 피해 상한선은 결심+냉정+무기 피해입니다. 이는 최종적으로 발생시킨 </w:t>
      </w:r>
    </w:p>
    <w:p w:rsidR="00000000" w:rsidDel="00000000" w:rsidP="00000000" w:rsidRDefault="00000000" w:rsidRPr="00000000" w14:paraId="00001B4E">
      <w:pPr>
        <w:rPr/>
      </w:pPr>
      <w:r w:rsidDel="00000000" w:rsidR="00000000" w:rsidRPr="00000000">
        <w:rPr>
          <w:rFonts w:ascii="Arial Unicode MS" w:cs="Arial Unicode MS" w:eastAsia="Arial Unicode MS" w:hAnsi="Arial Unicode MS"/>
          <w:rtl w:val="0"/>
        </w:rPr>
        <w:t xml:space="preserve">피해가 이 정신 판정 상한선을 초과하더라도 상한선에 해당하는 피해만 발생시킬 수 있다는 것을 의미합니다.</w:t>
      </w:r>
    </w:p>
    <w:p w:rsidR="00000000" w:rsidDel="00000000" w:rsidP="00000000" w:rsidRDefault="00000000" w:rsidRPr="00000000" w14:paraId="00001B4F">
      <w:pPr>
        <w:rPr/>
      </w:pPr>
      <w:r w:rsidDel="00000000" w:rsidR="00000000" w:rsidRPr="00000000">
        <w:rPr>
          <w:rtl w:val="0"/>
        </w:rPr>
        <w:t xml:space="preserve">=====================================================================</w:t>
      </w:r>
    </w:p>
    <w:p w:rsidR="00000000" w:rsidDel="00000000" w:rsidP="00000000" w:rsidRDefault="00000000" w:rsidRPr="00000000" w14:paraId="00001B50">
      <w:pPr>
        <w:rPr/>
      </w:pPr>
      <w:r w:rsidDel="00000000" w:rsidR="00000000" w:rsidRPr="00000000">
        <w:rPr>
          <w:rtl w:val="0"/>
        </w:rPr>
        <w:t xml:space="preserve">======================================</w:t>
      </w:r>
    </w:p>
    <w:p w:rsidR="00000000" w:rsidDel="00000000" w:rsidP="00000000" w:rsidRDefault="00000000" w:rsidRPr="00000000" w14:paraId="00001B51">
      <w:pPr>
        <w:rPr/>
      </w:pPr>
      <w:r w:rsidDel="00000000" w:rsidR="00000000" w:rsidRPr="00000000">
        <w:rPr>
          <w:rFonts w:ascii="Arial Unicode MS" w:cs="Arial Unicode MS" w:eastAsia="Arial Unicode MS" w:hAnsi="Arial Unicode MS"/>
          <w:rtl w:val="0"/>
        </w:rPr>
        <w:t xml:space="preserve">플레이어 소속의 독립 개체</w:t>
      </w:r>
    </w:p>
    <w:p w:rsidR="00000000" w:rsidDel="00000000" w:rsidP="00000000" w:rsidRDefault="00000000" w:rsidRPr="00000000" w14:paraId="00001B52">
      <w:pPr>
        <w:rPr/>
      </w:pPr>
      <w:r w:rsidDel="00000000" w:rsidR="00000000" w:rsidRPr="00000000">
        <w:rPr>
          <w:rFonts w:ascii="Arial Unicode MS" w:cs="Arial Unicode MS" w:eastAsia="Arial Unicode MS" w:hAnsi="Arial Unicode MS"/>
          <w:rtl w:val="0"/>
        </w:rPr>
        <w:t xml:space="preserve">소환물, 분신, 인공지능, AI가 할로 등과 같이 자체적인 신체 구조를 가지고 있는 경우, 특별한 설명이 없다면 </w:t>
      </w:r>
    </w:p>
    <w:p w:rsidR="00000000" w:rsidDel="00000000" w:rsidP="00000000" w:rsidRDefault="00000000" w:rsidRPr="00000000" w14:paraId="00001B53">
      <w:pPr>
        <w:rPr/>
      </w:pPr>
      <w:r w:rsidDel="00000000" w:rsidR="00000000" w:rsidRPr="00000000">
        <w:rPr>
          <w:rFonts w:ascii="Arial Unicode MS" w:cs="Arial Unicode MS" w:eastAsia="Arial Unicode MS" w:hAnsi="Arial Unicode MS"/>
          <w:rtl w:val="0"/>
        </w:rPr>
        <w:t xml:space="preserve">매 라운드마다 일반 캐릭터와 마찬가지로 신속 행동, 이동 행동, 표준 행동을 가집니다. 만약 선제 특성이나 </w:t>
      </w:r>
    </w:p>
    <w:p w:rsidR="00000000" w:rsidDel="00000000" w:rsidP="00000000" w:rsidRDefault="00000000" w:rsidRPr="00000000" w14:paraId="00001B54">
      <w:pPr>
        <w:rPr/>
      </w:pPr>
      <w:r w:rsidDel="00000000" w:rsidR="00000000" w:rsidRPr="00000000">
        <w:rPr>
          <w:rFonts w:ascii="Arial Unicode MS" w:cs="Arial Unicode MS" w:eastAsia="Arial Unicode MS" w:hAnsi="Arial Unicode MS"/>
          <w:rtl w:val="0"/>
        </w:rPr>
        <w:t xml:space="preserve">특별한 설명이 없다면, 주인의 행동 라운드를 따르며, 주인은 자신의 행동 라운드 전이나 후에 행동하도록 선택할 수 있습니다.</w:t>
      </w:r>
    </w:p>
    <w:p w:rsidR="00000000" w:rsidDel="00000000" w:rsidP="00000000" w:rsidRDefault="00000000" w:rsidRPr="00000000" w14:paraId="00001B55">
      <w:pPr>
        <w:rPr/>
      </w:pPr>
      <w:r w:rsidDel="00000000" w:rsidR="00000000" w:rsidRPr="00000000">
        <w:rPr>
          <w:rFonts w:ascii="Arial Unicode MS" w:cs="Arial Unicode MS" w:eastAsia="Arial Unicode MS" w:hAnsi="Arial Unicode MS"/>
          <w:rtl w:val="0"/>
        </w:rPr>
        <w:t xml:space="preserve">소환물: 일정한 대가를 지불한 후 재소환할 수 있으며, 고유성이 없고, 소환된 개체는 이전에 소환된 유닛과 무관한 완전히 새로운 </w:t>
      </w:r>
    </w:p>
    <w:p w:rsidR="00000000" w:rsidDel="00000000" w:rsidP="00000000" w:rsidRDefault="00000000" w:rsidRPr="00000000" w14:paraId="00001B56">
      <w:pPr>
        <w:rPr/>
      </w:pPr>
      <w:r w:rsidDel="00000000" w:rsidR="00000000" w:rsidRPr="00000000">
        <w:rPr>
          <w:rFonts w:ascii="Arial Unicode MS" w:cs="Arial Unicode MS" w:eastAsia="Arial Unicode MS" w:hAnsi="Arial Unicode MS"/>
          <w:rtl w:val="0"/>
        </w:rPr>
        <w:t xml:space="preserve">개체인 유닛을 소환물이라고 합니다. 특별한 설명이 없는 소환물의 경우, 동시에 동일한 출처에서 가져온 소환물은 하나만 가질 수 있습니다. 당신의 소환물은 기본적으로 당신의 아군 유닛입니다.</w:t>
      </w:r>
    </w:p>
    <w:p w:rsidR="00000000" w:rsidDel="00000000" w:rsidP="00000000" w:rsidRDefault="00000000" w:rsidRPr="00000000" w14:paraId="00001B57">
      <w:pPr>
        <w:rPr/>
      </w:pPr>
      <w:r w:rsidDel="00000000" w:rsidR="00000000" w:rsidRPr="00000000">
        <w:rPr>
          <w:rFonts w:ascii="Arial Unicode MS" w:cs="Arial Unicode MS" w:eastAsia="Arial Unicode MS" w:hAnsi="Arial Unicode MS"/>
          <w:rtl w:val="0"/>
        </w:rPr>
        <w:t xml:space="preserve">일반적으로 소환물이 사망/소멸할 때는 시체를 남길 수 없으며, 동시에 그것이 가져온 모든 물품 등 관련 사물(예: </w:t>
      </w:r>
    </w:p>
    <w:p w:rsidR="00000000" w:rsidDel="00000000" w:rsidP="00000000" w:rsidRDefault="00000000" w:rsidRPr="00000000" w14:paraId="00001B58">
      <w:pPr>
        <w:rPr/>
      </w:pPr>
      <w:r w:rsidDel="00000000" w:rsidR="00000000" w:rsidRPr="00000000">
        <w:rPr>
          <w:rFonts w:ascii="Arial Unicode MS" w:cs="Arial Unicode MS" w:eastAsia="Arial Unicode MS" w:hAnsi="Arial Unicode MS"/>
          <w:rtl w:val="0"/>
        </w:rPr>
        <w:t xml:space="preserve">버프)도 모두 즉시 사라집니다. 특별한 설명이 없는 한, 캐릭터는 소환물이 소지한 무기와 장비를 교체할 수 없습니다. 또한 어떤 경우에도 캐릭터는 소환물 위의 모든 것을 캐릭터가 특정 능력을 발휘하는 전제나 </w:t>
      </w:r>
    </w:p>
    <w:p w:rsidR="00000000" w:rsidDel="00000000" w:rsidP="00000000" w:rsidRDefault="00000000" w:rsidRPr="00000000" w14:paraId="00001B59">
      <w:pPr>
        <w:rPr/>
      </w:pPr>
      <w:r w:rsidDel="00000000" w:rsidR="00000000" w:rsidRPr="00000000">
        <w:rPr>
          <w:rFonts w:ascii="Arial Unicode MS" w:cs="Arial Unicode MS" w:eastAsia="Arial Unicode MS" w:hAnsi="Arial Unicode MS"/>
          <w:rtl w:val="0"/>
        </w:rPr>
        <w:t xml:space="preserve">재료로 사용할 수 없습니다. 당신은 소환물과의 상호작용이나 소환물이 처한 상태를 통해 어떤 조건도 달성할 수 없습니다. 예를 들어 진실한 사랑, 아군 목표 사망, 소환물에게 피해를 주어 상태를 회복하는 등의 경우입니다. 단, 특별한 설명이 있는 경우는 예외입니다.</w:t>
      </w:r>
    </w:p>
    <w:p w:rsidR="00000000" w:rsidDel="00000000" w:rsidP="00000000" w:rsidRDefault="00000000" w:rsidRPr="00000000" w14:paraId="00001B5A">
      <w:pPr>
        <w:rPr/>
      </w:pPr>
      <w:r w:rsidDel="00000000" w:rsidR="00000000" w:rsidRPr="00000000">
        <w:rPr>
          <w:rFonts w:ascii="Arial Unicode MS" w:cs="Arial Unicode MS" w:eastAsia="Arial Unicode MS" w:hAnsi="Arial Unicode MS"/>
          <w:rtl w:val="0"/>
        </w:rPr>
        <w:t xml:space="preserve">소환물이 소환한 소환물의 소유권 역시 최초 소환자에게 속하므로, 이로 인해 발생하는 상한선, 수량, 에너지 풀 </w:t>
      </w:r>
    </w:p>
    <w:p w:rsidR="00000000" w:rsidDel="00000000" w:rsidP="00000000" w:rsidRDefault="00000000" w:rsidRPr="00000000" w14:paraId="00001B5B">
      <w:pPr>
        <w:rPr/>
      </w:pPr>
      <w:r w:rsidDel="00000000" w:rsidR="00000000" w:rsidRPr="00000000">
        <w:rPr>
          <w:rFonts w:ascii="Arial Unicode MS" w:cs="Arial Unicode MS" w:eastAsia="Arial Unicode MS" w:hAnsi="Arial Unicode MS"/>
          <w:rtl w:val="0"/>
        </w:rPr>
        <w:t xml:space="preserve">등 모든 유사한 상황은 모두 초기 소환자를 기준으로 계산합니다. 소환물이 소모하는 에너지, 횟수 등 관련 내용은 모두 주인의 관련 에너지 풀과 횟수에 포함됩니다.</w:t>
      </w:r>
    </w:p>
    <w:p w:rsidR="00000000" w:rsidDel="00000000" w:rsidP="00000000" w:rsidRDefault="00000000" w:rsidRPr="00000000" w14:paraId="00001B5C">
      <w:pPr>
        <w:rPr/>
      </w:pPr>
      <w:r w:rsidDel="00000000" w:rsidR="00000000" w:rsidRPr="00000000">
        <w:rPr>
          <w:rFonts w:ascii="Arial Unicode MS" w:cs="Arial Unicode MS" w:eastAsia="Arial Unicode MS" w:hAnsi="Arial Unicode MS"/>
          <w:rtl w:val="0"/>
        </w:rPr>
        <w:t xml:space="preserve">아군의 소환물은 어떤 경우에도 적으로 간주되지 않습니다. 심지어 이 소환물이 당신 자신을 공격하더라도 마찬가지입니다.</w:t>
      </w:r>
    </w:p>
    <w:p w:rsidR="00000000" w:rsidDel="00000000" w:rsidP="00000000" w:rsidRDefault="00000000" w:rsidRPr="00000000" w14:paraId="00001B5D">
      <w:pPr>
        <w:rPr/>
      </w:pPr>
      <w:r w:rsidDel="00000000" w:rsidR="00000000" w:rsidRPr="00000000">
        <w:rPr>
          <w:rFonts w:ascii="Arial Unicode MS" w:cs="Arial Unicode MS" w:eastAsia="Arial Unicode MS" w:hAnsi="Arial Unicode MS"/>
          <w:rtl w:val="0"/>
        </w:rPr>
        <w:t xml:space="preserve">분신: 분신은 특수한 소환물로, 소환물 규칙을 따르는 동시에 다음 규칙도 따라야 합니다.</w:t>
      </w:r>
    </w:p>
    <w:p w:rsidR="00000000" w:rsidDel="00000000" w:rsidP="00000000" w:rsidRDefault="00000000" w:rsidRPr="00000000" w14:paraId="00001B5E">
      <w:pPr>
        <w:rPr/>
      </w:pPr>
      <w:r w:rsidDel="00000000" w:rsidR="00000000" w:rsidRPr="00000000">
        <w:rPr>
          <w:rFonts w:ascii="Arial Unicode MS" w:cs="Arial Unicode MS" w:eastAsia="Arial Unicode MS" w:hAnsi="Arial Unicode MS"/>
          <w:rtl w:val="0"/>
        </w:rPr>
        <w:t xml:space="preserve">분신은 당신 자신의 분신이므로, 복제, 복사, 모방의 대상이 될 수 없으며, 어떤 진영이나 </w:t>
      </w:r>
    </w:p>
    <w:p w:rsidR="00000000" w:rsidDel="00000000" w:rsidP="00000000" w:rsidRDefault="00000000" w:rsidRPr="00000000" w14:paraId="00001B5F">
      <w:pPr>
        <w:rPr/>
      </w:pPr>
      <w:r w:rsidDel="00000000" w:rsidR="00000000" w:rsidRPr="00000000">
        <w:rPr>
          <w:rFonts w:ascii="Arial Unicode MS" w:cs="Arial Unicode MS" w:eastAsia="Arial Unicode MS" w:hAnsi="Arial Unicode MS"/>
          <w:rtl w:val="0"/>
        </w:rPr>
        <w:t xml:space="preserve">조직, 시스템 등에도 가입할 수 없습니다.</w:t>
      </w:r>
    </w:p>
    <w:p w:rsidR="00000000" w:rsidDel="00000000" w:rsidP="00000000" w:rsidRDefault="00000000" w:rsidRPr="00000000" w14:paraId="00001B60">
      <w:pPr>
        <w:rPr/>
      </w:pPr>
      <w:r w:rsidDel="00000000" w:rsidR="00000000" w:rsidRPr="00000000">
        <w:rPr>
          <w:rFonts w:ascii="Arial Unicode MS" w:cs="Arial Unicode MS" w:eastAsia="Arial Unicode MS" w:hAnsi="Arial Unicode MS"/>
          <w:rtl w:val="0"/>
        </w:rPr>
        <w:t xml:space="preserve">분신의 현재 상황과 관계없이, 만약 그 데이터(속성, 기술 등 관련 내용)를 읽거나 스캔하는 등의 유사한 능력을 사용한다면, 당신은 그 주인의 원래 수치를 얻게 됩니다.</w:t>
      </w:r>
    </w:p>
    <w:p w:rsidR="00000000" w:rsidDel="00000000" w:rsidP="00000000" w:rsidRDefault="00000000" w:rsidRPr="00000000" w14:paraId="00001B61">
      <w:pPr>
        <w:rPr/>
      </w:pPr>
      <w:r w:rsidDel="00000000" w:rsidR="00000000" w:rsidRPr="00000000">
        <w:rPr>
          <w:rFonts w:ascii="Arial Unicode MS" w:cs="Arial Unicode MS" w:eastAsia="Arial Unicode MS" w:hAnsi="Arial Unicode MS"/>
          <w:rtl w:val="0"/>
        </w:rPr>
        <w:t xml:space="preserve">분신이 사망, 소멸, 퇴치 등의 상황에서는 사망해야만 발동되는 능력이 발동되지 않습니다. 심지어 해당 능력이 패시브 능력이더라도 마찬가지입니다.</w:t>
      </w:r>
    </w:p>
    <w:p w:rsidR="00000000" w:rsidDel="00000000" w:rsidP="00000000" w:rsidRDefault="00000000" w:rsidRPr="00000000" w14:paraId="00001B62">
      <w:pPr>
        <w:rPr/>
      </w:pPr>
      <w:r w:rsidDel="00000000" w:rsidR="00000000" w:rsidRPr="00000000">
        <w:rPr>
          <w:rFonts w:ascii="Arial Unicode MS" w:cs="Arial Unicode MS" w:eastAsia="Arial Unicode MS" w:hAnsi="Arial Unicode MS"/>
          <w:rtl w:val="0"/>
        </w:rPr>
        <w:t xml:space="preserve">분신은 본체에 적용되고 있는 모든 상태를 계승하며, 강화 효과, 불량 상태 등이 포함되지만 이에 국한되지 않습니다. 지속 시간도 계승하지만, 계승 후에는 각각 계산합니다.</w:t>
      </w:r>
    </w:p>
    <w:p w:rsidR="00000000" w:rsidDel="00000000" w:rsidP="00000000" w:rsidRDefault="00000000" w:rsidRPr="00000000" w14:paraId="00001B63">
      <w:pPr>
        <w:rPr/>
      </w:pPr>
      <w:r w:rsidDel="00000000" w:rsidR="00000000" w:rsidRPr="00000000">
        <w:rPr>
          <w:rFonts w:ascii="Arial Unicode MS" w:cs="Arial Unicode MS" w:eastAsia="Arial Unicode MS" w:hAnsi="Arial Unicode MS"/>
          <w:rtl w:val="0"/>
        </w:rPr>
        <w:t xml:space="preserve">지능 속성이 비어 있지 않다면, 분신은 소환자와 동일한 사고 능력을 가지게 됩니다. 이는 당신이 행동을 제어하기 위해 분신에게 행동을 지시할 필요가 없다는 것을 의미합니다.</w:t>
      </w:r>
    </w:p>
    <w:p w:rsidR="00000000" w:rsidDel="00000000" w:rsidP="00000000" w:rsidRDefault="00000000" w:rsidRPr="00000000" w14:paraId="00001B64">
      <w:pPr>
        <w:rPr/>
      </w:pPr>
      <w:r w:rsidDel="00000000" w:rsidR="00000000" w:rsidRPr="00000000">
        <w:rPr>
          <w:rFonts w:ascii="Arial Unicode MS" w:cs="Arial Unicode MS" w:eastAsia="Arial Unicode MS" w:hAnsi="Arial Unicode MS"/>
          <w:rtl w:val="0"/>
        </w:rPr>
        <w:t xml:space="preserve">종자: 고유성을 가지며, 새로 획득한 개체와 자신이 이미 획득한 개체 사이에 연관성이 없는 유닛을 종자라고 합니다.</w:t>
      </w:r>
    </w:p>
    <w:p w:rsidR="00000000" w:rsidDel="00000000" w:rsidP="00000000" w:rsidRDefault="00000000" w:rsidRPr="00000000" w14:paraId="00001B65">
      <w:pPr>
        <w:rPr/>
      </w:pPr>
      <w:r w:rsidDel="00000000" w:rsidR="00000000" w:rsidRPr="00000000">
        <w:rPr>
          <w:rFonts w:ascii="Arial Unicode MS" w:cs="Arial Unicode MS" w:eastAsia="Arial Unicode MS" w:hAnsi="Arial Unicode MS"/>
          <w:rtl w:val="0"/>
        </w:rPr>
        <w:t xml:space="preserve">특별한 설명이 없는 종자의 경우, 무한히 많은 종자를 가질 수 있습니다. 종자는 자신만의 행동 라운드와 의식을 가집니다.</w:t>
      </w:r>
    </w:p>
    <w:p w:rsidR="00000000" w:rsidDel="00000000" w:rsidP="00000000" w:rsidRDefault="00000000" w:rsidRPr="00000000" w14:paraId="00001B66">
      <w:pPr>
        <w:rPr/>
      </w:pPr>
      <w:r w:rsidDel="00000000" w:rsidR="00000000" w:rsidRPr="00000000">
        <w:rPr>
          <w:rFonts w:ascii="Arial Unicode MS" w:cs="Arial Unicode MS" w:eastAsia="Arial Unicode MS" w:hAnsi="Arial Unicode MS"/>
          <w:rtl w:val="0"/>
        </w:rPr>
        <w:t xml:space="preserve">특별한 설명이 없는 한, 어떤 분신, 소환물, 종자도 스스로 분신, 소환물 또는 종자를 소환할 수 없습니다.</w:t>
      </w:r>
    </w:p>
    <w:p w:rsidR="00000000" w:rsidDel="00000000" w:rsidP="00000000" w:rsidRDefault="00000000" w:rsidRPr="00000000" w14:paraId="00001B67">
      <w:pPr>
        <w:rPr/>
      </w:pPr>
      <w:r w:rsidDel="00000000" w:rsidR="00000000" w:rsidRPr="00000000">
        <w:rPr>
          <w:rFonts w:ascii="Arial Unicode MS" w:cs="Arial Unicode MS" w:eastAsia="Arial Unicode MS" w:hAnsi="Arial Unicode MS"/>
          <w:rtl w:val="0"/>
        </w:rPr>
        <w:t xml:space="preserve">특별한 설명이 없는 한, 분신은 의지력의 기본 용법을 사용할 필요가 없습니다.</w:t>
      </w:r>
    </w:p>
    <w:p w:rsidR="00000000" w:rsidDel="00000000" w:rsidP="00000000" w:rsidRDefault="00000000" w:rsidRPr="00000000" w14:paraId="00001B68">
      <w:pPr>
        <w:rPr/>
      </w:pPr>
      <w:r w:rsidDel="00000000" w:rsidR="00000000" w:rsidRPr="00000000">
        <w:rPr>
          <w:rFonts w:ascii="Arial Unicode MS" w:cs="Arial Unicode MS" w:eastAsia="Arial Unicode MS" w:hAnsi="Arial Unicode MS"/>
          <w:rtl w:val="0"/>
        </w:rPr>
        <w:t xml:space="preserve">특별한 설명이 없는 한, 분신은 능력을 추가하지 않는 행동은 여전히 수행할 수 있지만 주동 능력은 사용할 수 없습니다.</w:t>
      </w:r>
    </w:p>
    <w:p w:rsidR="00000000" w:rsidDel="00000000" w:rsidP="00000000" w:rsidRDefault="00000000" w:rsidRPr="00000000" w14:paraId="00001B69">
      <w:pPr>
        <w:rPr/>
      </w:pPr>
      <w:r w:rsidDel="00000000" w:rsidR="00000000" w:rsidRPr="00000000">
        <w:rPr>
          <w:rFonts w:ascii="Arial Unicode MS" w:cs="Arial Unicode MS" w:eastAsia="Arial Unicode MS" w:hAnsi="Arial Unicode MS"/>
          <w:rtl w:val="0"/>
        </w:rPr>
        <w:t xml:space="preserve">특별한 설명이 없는 한, 분신은 여전히 본체와 동일한 생물 유형을 가집니다.</w:t>
      </w:r>
    </w:p>
    <w:p w:rsidR="00000000" w:rsidDel="00000000" w:rsidP="00000000" w:rsidRDefault="00000000" w:rsidRPr="00000000" w14:paraId="00001B6A">
      <w:pPr>
        <w:rPr/>
      </w:pPr>
      <w:r w:rsidDel="00000000" w:rsidR="00000000" w:rsidRPr="00000000">
        <w:rPr>
          <w:rFonts w:ascii="Arial Unicode MS" w:cs="Arial Unicode MS" w:eastAsia="Arial Unicode MS" w:hAnsi="Arial Unicode MS"/>
          <w:rtl w:val="0"/>
        </w:rPr>
        <w:t xml:space="preserve">특별한 설명이 없는 한, 당신의 독립 개체가 야기한 위협적인 행동은 여전히 당신이 야기한 것입니다. 이는 예를 들어 당신이 주동적으로 A를 공격하지 않으면 A가 당신을 공격할 수 없는 능력을 가지고 있을 때, 이때 당신이 당신에게 속한 독립 의식을 가진 생물에게 A를 공격하라고 명령한다면, 이 행동은 당신과 이 독립 의식을 가진 생물이 함께 한 것이므로, 이때 A는 당신을 정상적으로 공격할 수 있다는 것을 의미합니다.</w:t>
      </w:r>
    </w:p>
    <w:p w:rsidR="00000000" w:rsidDel="00000000" w:rsidP="00000000" w:rsidRDefault="00000000" w:rsidRPr="00000000" w14:paraId="00001B6B">
      <w:pPr>
        <w:rPr/>
      </w:pPr>
      <w:r w:rsidDel="00000000" w:rsidR="00000000" w:rsidRPr="00000000">
        <w:rPr>
          <w:rFonts w:ascii="Arial Unicode MS" w:cs="Arial Unicode MS" w:eastAsia="Arial Unicode MS" w:hAnsi="Arial Unicode MS"/>
          <w:rtl w:val="0"/>
        </w:rPr>
        <w:t xml:space="preserve">특별한 설명이 없는 한, 분신은 모든 본능 각성 등 관련 능력을 계승할 수 없습니다.</w:t>
      </w:r>
    </w:p>
    <w:p w:rsidR="00000000" w:rsidDel="00000000" w:rsidP="00000000" w:rsidRDefault="00000000" w:rsidRPr="00000000" w14:paraId="00001B6C">
      <w:pPr>
        <w:rPr/>
      </w:pPr>
      <w:r w:rsidDel="00000000" w:rsidR="00000000" w:rsidRPr="00000000">
        <w:rPr>
          <w:rFonts w:ascii="Arial Unicode MS" w:cs="Arial Unicode MS" w:eastAsia="Arial Unicode MS" w:hAnsi="Arial Unicode MS"/>
          <w:rtl w:val="0"/>
        </w:rPr>
        <w:t xml:space="preserve">특별한 설명이 없는 한, 분신은 일반적으로 현재 당신이 착용하고 사용하고 있는 물품 세트를 복제하지만, 모든 소모품은 효과를 복제하지 않으며, 최대한 모양만 복제합니다. 소모품이 아닌 경우에는 기능을 포함한 모든 내용을 복제합니다(예: 무기, 갑옷 등. 구체적인 복제된 수치 관련 부분은 해당 능력에 표기됨). 하지만 이러한 물품은 분신만 사용할 수 있으며, 손에서 떨어지는 즉시 사라집니다.</w:t>
      </w:r>
    </w:p>
    <w:p w:rsidR="00000000" w:rsidDel="00000000" w:rsidP="00000000" w:rsidRDefault="00000000" w:rsidRPr="00000000" w14:paraId="00001B6D">
      <w:pPr>
        <w:rPr/>
      </w:pPr>
      <w:r w:rsidDel="00000000" w:rsidR="00000000" w:rsidRPr="00000000">
        <w:rPr>
          <w:rFonts w:ascii="Arial Unicode MS" w:cs="Arial Unicode MS" w:eastAsia="Arial Unicode MS" w:hAnsi="Arial Unicode MS"/>
          <w:rtl w:val="0"/>
        </w:rPr>
        <w:t xml:space="preserve">특수: 게임 진행 과정에서 캐릭터의 교환으로 인해 발생하지만 소환물에도 종자에도 속하지 않는 존재가 있을 수 있는데, 이러한 존재를 파생물이라고 하며, 그 전형적인 예가 "무한 쥐 우리"에서 꺼낸 대나무 쥐입니다. ST는 언제든지 누구라도 파생물을 기반으로 어떤 능력을 발휘하는 것을 금지할 권리가 있습니다(예: 파생물에게 피해를 주고 흡혈 가면을 통해 체력을 회복하는 등).</w:t>
      </w:r>
    </w:p>
    <w:p w:rsidR="00000000" w:rsidDel="00000000" w:rsidP="00000000" w:rsidRDefault="00000000" w:rsidRPr="00000000" w14:paraId="00001B6E">
      <w:pPr>
        <w:rPr/>
      </w:pPr>
      <w:r w:rsidDel="00000000" w:rsidR="00000000" w:rsidRPr="00000000">
        <w:rPr>
          <w:rFonts w:ascii="Arial Unicode MS" w:cs="Arial Unicode MS" w:eastAsia="Arial Unicode MS" w:hAnsi="Arial Unicode MS"/>
          <w:rtl w:val="0"/>
        </w:rPr>
        <w:t xml:space="preserve">사령사의 "골해 호령" 기술로 만든 해골 병사는 여러 번 재소환할 수 있으며, 매번 소환할 때마다 새로운 개체이고 해당 개체는 고유성이 없으므로 이는 소환물의 일종입니다. 반면 "신의 근원" 특성으로 인한 풍월은 고유성을 가지므로 일종의 종자에 속합니다. "시체 제작" 특성으로 제작한 사령 병사 역시 고유성을 가지므로 일종의 종자에 해당합니다.</w:t>
      </w:r>
    </w:p>
    <w:p w:rsidR="00000000" w:rsidDel="00000000" w:rsidP="00000000" w:rsidRDefault="00000000" w:rsidRPr="00000000" w14:paraId="00001B6F">
      <w:pPr>
        <w:pStyle w:val="Heading1"/>
        <w:rPr/>
      </w:pPr>
      <w:bookmarkStart w:colFirst="0" w:colLast="0" w:name="_s0gkevd1jiaz" w:id="47"/>
      <w:bookmarkEnd w:id="47"/>
      <w:r w:rsidDel="00000000" w:rsidR="00000000" w:rsidRPr="00000000">
        <w:rPr>
          <w:rFonts w:ascii="Arial Unicode MS" w:cs="Arial Unicode MS" w:eastAsia="Arial Unicode MS" w:hAnsi="Arial Unicode MS"/>
          <w:rtl w:val="0"/>
        </w:rPr>
        <w:t xml:space="preserve">1.5 기타 규칙</w:t>
      </w:r>
    </w:p>
    <w:p w:rsidR="00000000" w:rsidDel="00000000" w:rsidP="00000000" w:rsidRDefault="00000000" w:rsidRPr="00000000" w14:paraId="00001B70">
      <w:pPr>
        <w:pStyle w:val="Heading1"/>
        <w:rPr/>
      </w:pPr>
      <w:bookmarkStart w:colFirst="0" w:colLast="0" w:name="_j6hedzyvksvp" w:id="48"/>
      <w:bookmarkEnd w:id="48"/>
      <w:r w:rsidDel="00000000" w:rsidR="00000000" w:rsidRPr="00000000">
        <w:rPr>
          <w:rFonts w:ascii="Arial Unicode MS" w:cs="Arial Unicode MS" w:eastAsia="Arial Unicode MS" w:hAnsi="Arial Unicode MS"/>
          <w:rtl w:val="0"/>
        </w:rPr>
        <w:t xml:space="preserve">1.5.1 윤회지경</w:t>
      </w:r>
    </w:p>
    <w:p w:rsidR="00000000" w:rsidDel="00000000" w:rsidP="00000000" w:rsidRDefault="00000000" w:rsidRPr="00000000" w14:paraId="00001B71">
      <w:pPr>
        <w:rPr/>
      </w:pPr>
      <w:r w:rsidDel="00000000" w:rsidR="00000000" w:rsidRPr="00000000">
        <w:rPr>
          <w:rFonts w:ascii="Arial Unicode MS" w:cs="Arial Unicode MS" w:eastAsia="Arial Unicode MS" w:hAnsi="Arial Unicode MS"/>
          <w:rtl w:val="0"/>
        </w:rPr>
        <w:t xml:space="preserve">윤회지경:</w:t>
      </w:r>
    </w:p>
    <w:p w:rsidR="00000000" w:rsidDel="00000000" w:rsidP="00000000" w:rsidRDefault="00000000" w:rsidRPr="00000000" w14:paraId="00001B72">
      <w:pPr>
        <w:rPr/>
      </w:pPr>
      <w:r w:rsidDel="00000000" w:rsidR="00000000" w:rsidRPr="00000000">
        <w:rPr>
          <w:rtl w:val="0"/>
        </w:rPr>
        <w:t xml:space="preserve">=====================================================================</w:t>
      </w:r>
    </w:p>
    <w:p w:rsidR="00000000" w:rsidDel="00000000" w:rsidP="00000000" w:rsidRDefault="00000000" w:rsidRPr="00000000" w14:paraId="00001B73">
      <w:pPr>
        <w:rPr/>
      </w:pPr>
      <w:r w:rsidDel="00000000" w:rsidR="00000000" w:rsidRPr="00000000">
        <w:rPr>
          <w:rtl w:val="0"/>
        </w:rPr>
        <w:t xml:space="preserve">======================================</w:t>
      </w:r>
    </w:p>
    <w:p w:rsidR="00000000" w:rsidDel="00000000" w:rsidP="00000000" w:rsidRDefault="00000000" w:rsidRPr="00000000" w14:paraId="00001B74">
      <w:pPr>
        <w:rPr/>
      </w:pPr>
      <w:r w:rsidDel="00000000" w:rsidR="00000000" w:rsidRPr="00000000">
        <w:rPr>
          <w:rFonts w:ascii="Arial Unicode MS" w:cs="Arial Unicode MS" w:eastAsia="Arial Unicode MS" w:hAnsi="Arial Unicode MS"/>
          <w:rtl w:val="0"/>
        </w:rPr>
        <w:t xml:space="preserve">롤랑은 멍하니 눈앞의 광경을 바라보았습니다. 그는 광활하고 거대한 플랫폼 위에 서 있었고, 마치 전체 플랫폼이 빛을 내뿜는 것 같았습니다. 고개를 들어 멀리 바라보니, 플랫폼 전체가 한 줄기 빛도 없는 어둠 속 허공의 중앙에 위치한 듯했습니다. 플랫폼을 따라 가장자리까지 걸어가 손을 뻗으니 투명한 벽체가 만져졌고, 플랫폼 전체가 그 안에 둘러싸여 있었습니다. </w:t>
      </w:r>
    </w:p>
    <w:p w:rsidR="00000000" w:rsidDel="00000000" w:rsidP="00000000" w:rsidRDefault="00000000" w:rsidRPr="00000000" w14:paraId="00001B75">
      <w:pPr>
        <w:rPr/>
      </w:pPr>
      <w:r w:rsidDel="00000000" w:rsidR="00000000" w:rsidRPr="00000000">
        <w:rPr>
          <w:rFonts w:ascii="Arial Unicode MS" w:cs="Arial Unicode MS" w:eastAsia="Arial Unicode MS" w:hAnsi="Arial Unicode MS"/>
          <w:rtl w:val="0"/>
        </w:rPr>
        <w:t xml:space="preserve">플랫폼 위에는 10개의 작은 집들이 우뚝 서 있었는데, 그 중 하나에는 이미 "롤랑"이라는 이름이 적혀 있는 듯했고, 나머지 몇 개의 빈 방들은 롤랑이 시도해 보았지만 열리지 않았습니다. 다른 사람의 이름이 적힌 방들은 이미 주인이 있는 듯했습니다. 그래서 롤랑은 어쩔 수 없이 자신의 이름이 적힌 방 앞으로 걸어가 문을 열었습니다. </w:t>
      </w:r>
    </w:p>
    <w:p w:rsidR="00000000" w:rsidDel="00000000" w:rsidP="00000000" w:rsidRDefault="00000000" w:rsidRPr="00000000" w14:paraId="00001B76">
      <w:pPr>
        <w:rPr/>
      </w:pPr>
      <w:r w:rsidDel="00000000" w:rsidR="00000000" w:rsidRPr="00000000">
        <w:rPr>
          <w:rtl w:val="0"/>
        </w:rPr>
        <w:t xml:space="preserve">=====================================================================</w:t>
      </w:r>
    </w:p>
    <w:p w:rsidR="00000000" w:rsidDel="00000000" w:rsidP="00000000" w:rsidRDefault="00000000" w:rsidRPr="00000000" w14:paraId="00001B77">
      <w:pPr>
        <w:rPr/>
      </w:pPr>
      <w:r w:rsidDel="00000000" w:rsidR="00000000" w:rsidRPr="00000000">
        <w:rPr>
          <w:rtl w:val="0"/>
        </w:rPr>
        <w:t xml:space="preserve">======================================</w:t>
      </w:r>
    </w:p>
    <w:p w:rsidR="00000000" w:rsidDel="00000000" w:rsidP="00000000" w:rsidRDefault="00000000" w:rsidRPr="00000000" w14:paraId="00001B78">
      <w:pPr>
        <w:rPr/>
      </w:pPr>
      <w:r w:rsidDel="00000000" w:rsidR="00000000" w:rsidRPr="00000000">
        <w:rPr>
          <w:rFonts w:ascii="Arial Unicode MS" w:cs="Arial Unicode MS" w:eastAsia="Arial Unicode MS" w:hAnsi="Arial Unicode MS"/>
          <w:rtl w:val="0"/>
        </w:rPr>
        <w:t xml:space="preserve">윤회지경과 개인 방 규칙</w:t>
      </w:r>
    </w:p>
    <w:p w:rsidR="00000000" w:rsidDel="00000000" w:rsidP="00000000" w:rsidRDefault="00000000" w:rsidRPr="00000000" w14:paraId="00001B79">
      <w:pPr>
        <w:rPr/>
      </w:pPr>
      <w:r w:rsidDel="00000000" w:rsidR="00000000" w:rsidRPr="00000000">
        <w:rPr>
          <w:rFonts w:ascii="Arial Unicode MS" w:cs="Arial Unicode MS" w:eastAsia="Arial Unicode MS" w:hAnsi="Arial Unicode MS"/>
          <w:rtl w:val="0"/>
        </w:rPr>
        <w:t xml:space="preserve">윤회지경 내에서 각 캐릭터는 자신의 개인 방에 대해 절대적인 지배권을 가집니다. 방의 재질, 양식, 레이아웃, 내부 장식 등을 자유롭게 결정할 수 있지만 여전히 일정한 제한이 있습니다. </w:t>
      </w:r>
    </w:p>
    <w:p w:rsidR="00000000" w:rsidDel="00000000" w:rsidP="00000000" w:rsidRDefault="00000000" w:rsidRPr="00000000" w14:paraId="00001B7A">
      <w:pPr>
        <w:rPr/>
      </w:pPr>
      <w:r w:rsidDel="00000000" w:rsidR="00000000" w:rsidRPr="00000000">
        <w:rPr>
          <w:rFonts w:ascii="Arial Unicode MS" w:cs="Arial Unicode MS" w:eastAsia="Arial Unicode MS" w:hAnsi="Arial Unicode MS"/>
          <w:rtl w:val="0"/>
        </w:rPr>
        <w:t xml:space="preserve">윤회지경 내에서 각 인물이 소유할 수 있는 공간의 총 상한은 27입방킬로미터이며, 방의 개수는 제한이 없습니다. 하지만 인물이 직접 구상하고 윤회지경에 신청하지 않는 한, 해당 방은 그저 텅 빈 공간일 뿐입니다.  </w:t>
      </w:r>
    </w:p>
    <w:p w:rsidR="00000000" w:rsidDel="00000000" w:rsidP="00000000" w:rsidRDefault="00000000" w:rsidRPr="00000000" w14:paraId="00001B7B">
      <w:pPr>
        <w:rPr/>
      </w:pPr>
      <w:r w:rsidDel="00000000" w:rsidR="00000000" w:rsidRPr="00000000">
        <w:rPr>
          <w:rtl w:val="0"/>
        </w:rPr>
        <w:t xml:space="preserve">=====================================================================</w:t>
      </w:r>
    </w:p>
    <w:p w:rsidR="00000000" w:rsidDel="00000000" w:rsidP="00000000" w:rsidRDefault="00000000" w:rsidRPr="00000000" w14:paraId="00001B7C">
      <w:pPr>
        <w:rPr/>
      </w:pPr>
      <w:r w:rsidDel="00000000" w:rsidR="00000000" w:rsidRPr="00000000">
        <w:rPr>
          <w:rtl w:val="0"/>
        </w:rPr>
        <w:t xml:space="preserve">======================================</w:t>
      </w:r>
    </w:p>
    <w:p w:rsidR="00000000" w:rsidDel="00000000" w:rsidP="00000000" w:rsidRDefault="00000000" w:rsidRPr="00000000" w14:paraId="00001B7D">
      <w:pPr>
        <w:rPr/>
      </w:pPr>
      <w:r w:rsidDel="00000000" w:rsidR="00000000" w:rsidRPr="00000000">
        <w:rPr>
          <w:rFonts w:ascii="Arial Unicode MS" w:cs="Arial Unicode MS" w:eastAsia="Arial Unicode MS" w:hAnsi="Arial Unicode MS"/>
          <w:rtl w:val="0"/>
        </w:rPr>
        <w:t xml:space="preserve">개인 방 진입</w:t>
      </w:r>
    </w:p>
    <w:p w:rsidR="00000000" w:rsidDel="00000000" w:rsidP="00000000" w:rsidRDefault="00000000" w:rsidRPr="00000000" w14:paraId="00001B7E">
      <w:pPr>
        <w:rPr/>
      </w:pPr>
      <w:r w:rsidDel="00000000" w:rsidR="00000000" w:rsidRPr="00000000">
        <w:rPr>
          <w:rFonts w:ascii="Arial Unicode MS" w:cs="Arial Unicode MS" w:eastAsia="Arial Unicode MS" w:hAnsi="Arial Unicode MS"/>
          <w:rtl w:val="0"/>
        </w:rPr>
        <w:t xml:space="preserve">개인 방으로 통하는 문에는 자물쇠가 없지만, 해당 방의 주인과 그가 만든 생물만이 열 수 있습니다. </w:t>
      </w:r>
    </w:p>
    <w:p w:rsidR="00000000" w:rsidDel="00000000" w:rsidP="00000000" w:rsidRDefault="00000000" w:rsidRPr="00000000" w14:paraId="00001B7F">
      <w:pPr>
        <w:rPr/>
      </w:pPr>
      <w:r w:rsidDel="00000000" w:rsidR="00000000" w:rsidRPr="00000000">
        <w:rPr>
          <w:rFonts w:ascii="Arial Unicode MS" w:cs="Arial Unicode MS" w:eastAsia="Arial Unicode MS" w:hAnsi="Arial Unicode MS"/>
          <w:rtl w:val="0"/>
        </w:rPr>
        <w:t xml:space="preserve">주인이 완전히 자발적으로 동의 의사를 표시하지 않는 한, 다른 사람은 방 안으로 들어갈 수 없습니다.</w:t>
      </w:r>
    </w:p>
    <w:p w:rsidR="00000000" w:rsidDel="00000000" w:rsidP="00000000" w:rsidRDefault="00000000" w:rsidRPr="00000000" w14:paraId="00001B80">
      <w:pPr>
        <w:rPr/>
      </w:pPr>
      <w:r w:rsidDel="00000000" w:rsidR="00000000" w:rsidRPr="00000000">
        <w:rPr>
          <w:rFonts w:ascii="Arial Unicode MS" w:cs="Arial Unicode MS" w:eastAsia="Arial Unicode MS" w:hAnsi="Arial Unicode MS"/>
          <w:rtl w:val="0"/>
        </w:rPr>
        <w:t xml:space="preserve">주인이 원한다면, 자신이 만든 생물에게 개인 방으로 다른 사람을 초대하거나 허락할 수 있는 권한을 부여할 수 있으며, 방 밖에 있는 사람은 방 안에 있는 사람에게 만날 것을 요청할 수 있습니다.  </w:t>
      </w:r>
    </w:p>
    <w:p w:rsidR="00000000" w:rsidDel="00000000" w:rsidP="00000000" w:rsidRDefault="00000000" w:rsidRPr="00000000" w14:paraId="00001B81">
      <w:pPr>
        <w:rPr/>
      </w:pPr>
      <w:r w:rsidDel="00000000" w:rsidR="00000000" w:rsidRPr="00000000">
        <w:rPr>
          <w:rFonts w:ascii="Arial Unicode MS" w:cs="Arial Unicode MS" w:eastAsia="Arial Unicode MS" w:hAnsi="Arial Unicode MS"/>
          <w:rtl w:val="0"/>
        </w:rPr>
        <w:t xml:space="preserve">마지막으로 주인이 초대하더라도 초대받은 사람 역시 순수하게 자발적이어야 하며, 매혹이나 지배 등의 효과에 영향을 받는 상태여서는 안 됩니다. 그렇지 않으면 초대받은 사람을 방으로 데려갈 수 없습니다.</w:t>
      </w:r>
    </w:p>
    <w:p w:rsidR="00000000" w:rsidDel="00000000" w:rsidP="00000000" w:rsidRDefault="00000000" w:rsidRPr="00000000" w14:paraId="00001B82">
      <w:pPr>
        <w:rPr/>
      </w:pPr>
      <w:r w:rsidDel="00000000" w:rsidR="00000000" w:rsidRPr="00000000">
        <w:rPr>
          <w:rtl w:val="0"/>
        </w:rPr>
        <w:t xml:space="preserve">=====================================================================</w:t>
      </w:r>
    </w:p>
    <w:p w:rsidR="00000000" w:rsidDel="00000000" w:rsidP="00000000" w:rsidRDefault="00000000" w:rsidRPr="00000000" w14:paraId="00001B83">
      <w:pPr>
        <w:rPr/>
      </w:pPr>
      <w:r w:rsidDel="00000000" w:rsidR="00000000" w:rsidRPr="00000000">
        <w:rPr>
          <w:rtl w:val="0"/>
        </w:rPr>
        <w:t xml:space="preserve">======================================</w:t>
      </w:r>
    </w:p>
    <w:p w:rsidR="00000000" w:rsidDel="00000000" w:rsidP="00000000" w:rsidRDefault="00000000" w:rsidRPr="00000000" w14:paraId="00001B84">
      <w:pPr>
        <w:rPr/>
      </w:pPr>
      <w:r w:rsidDel="00000000" w:rsidR="00000000" w:rsidRPr="00000000">
        <w:rPr>
          <w:rFonts w:ascii="Arial Unicode MS" w:cs="Arial Unicode MS" w:eastAsia="Arial Unicode MS" w:hAnsi="Arial Unicode MS"/>
          <w:rtl w:val="0"/>
        </w:rPr>
        <w:t xml:space="preserve">개인 방 형태 </w:t>
      </w:r>
    </w:p>
    <w:p w:rsidR="00000000" w:rsidDel="00000000" w:rsidP="00000000" w:rsidRDefault="00000000" w:rsidRPr="00000000" w14:paraId="00001B85">
      <w:pPr>
        <w:rPr/>
      </w:pPr>
      <w:r w:rsidDel="00000000" w:rsidR="00000000" w:rsidRPr="00000000">
        <w:rPr>
          <w:rFonts w:ascii="Arial Unicode MS" w:cs="Arial Unicode MS" w:eastAsia="Arial Unicode MS" w:hAnsi="Arial Unicode MS"/>
          <w:rtl w:val="0"/>
        </w:rPr>
        <w:t xml:space="preserve">개인 방의 형태는 인물이 제작할 때 지정하는데, 방이라고는 하지만 자연 환경과 실외 환경을 만들어낼 수 있습니다. 다만 지구상의 상식과 지리, 물리적 특성에 부합해야 합니다. 지하실, 실내 정원, 자연스러운 초원 등 어떤 형태로든 나타날 수 있습니다. 실외 자연 환경을 지정할 경우, 하늘과 먼 곳의 경치를 모방할 수 있으며 실제와 부합하는 자연 현상을 만들어낼 수 있습니다.  </w:t>
      </w:r>
    </w:p>
    <w:p w:rsidR="00000000" w:rsidDel="00000000" w:rsidP="00000000" w:rsidRDefault="00000000" w:rsidRPr="00000000" w14:paraId="00001B86">
      <w:pPr>
        <w:rPr/>
      </w:pPr>
      <w:r w:rsidDel="00000000" w:rsidR="00000000" w:rsidRPr="00000000">
        <w:rPr>
          <w:rFonts w:ascii="Arial Unicode MS" w:cs="Arial Unicode MS" w:eastAsia="Arial Unicode MS" w:hAnsi="Arial Unicode MS"/>
          <w:rtl w:val="0"/>
        </w:rPr>
        <w:t xml:space="preserve">개인 방 내에서는 지구의 과학기술 수준에 부합하는 어떤 시설이든 건설할 수 있으며, 지구 현실에 존재하는 장비를 사용할 수 있습니다. 예를 들어 사격 훈련장을 건설할 수 있고, 그 안에는 지구상에 실제로 존재하거나 존재했던 모든 총기와 무기를 구비할 수 있으며, 지구상에 존재하는 이동 표적 제어 시스템, 전자 계산 시스템, 플라잉 디스크 발사기 등을 사용할 수 있습니다. 고급 노래방과 오락실도 건설할 수 있습니다. 작업장이나 작업실을 건설할 수 있지만, 포인트와 교환해야 하는 도구나 무기를 제작하거나 생산 라인을 이용해 대량으로 물품을 제조하려면 장비와 제어 시설을 교환해야 합니다. 포인트로 교환한 물품이나 포인트로 교환해 얻은 재료로 제작한 물품을 제외하고는 개인 방 안에서 가치 1점을 초과하는 물품과 도구를 윤회지경이나 영화 세계로 가져갈 수 없습니다. 밖으로 나갈 때 그것들은 사라집니다. (보통 일반적인 의복, 식품, 가방, 여행 가방 등은 가져갈 수 있지만, 포인트가 필요할 수 있는 명품 의복, 산해진미, 방탄 합금 상자 등은 안 됩니다. 구체적으로 어떤 물건을 가져갈 수 있는지는 ST와 상의하시기 바랍니다.)</w:t>
      </w:r>
    </w:p>
    <w:p w:rsidR="00000000" w:rsidDel="00000000" w:rsidP="00000000" w:rsidRDefault="00000000" w:rsidRPr="00000000" w14:paraId="00001B87">
      <w:pPr>
        <w:rPr/>
      </w:pPr>
      <w:r w:rsidDel="00000000" w:rsidR="00000000" w:rsidRPr="00000000">
        <w:rPr>
          <w:rFonts w:ascii="Arial Unicode MS" w:cs="Arial Unicode MS" w:eastAsia="Arial Unicode MS" w:hAnsi="Arial Unicode MS"/>
          <w:rtl w:val="0"/>
        </w:rPr>
        <w:t xml:space="preserve">지구 현실의 자연 조건에 부합하는 자연 환경도 구축할 수 있습니다. 특별히 지정하지 않는 한, 구축한 실외 환경의 하늘 높이는 1킬로미터입니다(하지만 보기에는 진짜 하늘과 차이가 없으며, 번개, 비, 눈, 무지개 등도 나타납니다. 심지어 날씨에 영향을 미치는 능력이나 특수 기술을 사용해 개인 방 내의 자연 환경에 영향을 줄 수 있습니다). 이 자연 환경에서는 합리적인 생물 군락이 자동으로 생성됩니다. 하지만 특별히 지정하지 않는 한, 그 안에는 부피 1을 초과하는 동물이 나타나지 않습니다(만약 단순히 "강이 흐르는 초원"을 요구한다면 풀밭에는 메뚜기, 들쥐, 작은 뱀이 있고, 하늘에는 작은 새들이 날아다니며, 강에는 작은 물고기와 새우가 있습니다. 하지만 "질주하는 말과 치타를 보고 싶다"고 지정해야만 이 두 동물을 볼 수 있습니다). 개인 방 안에서는 지구상에 존재하거나 존재했던, 초자연적 특성이 없는 모든 동물, 식물, 광물 또는 육안으로 볼 수 있는 다른 생물을 지정할 수 있지만, 환경이 적합하지 않으면 생존하지 못할 수 있습니다. 예를 들어 열대우림에 화남호랑이 한 마리를 지정할 수는 있지만, 환경에 적응하지 못해 곧 병들어 죽을 수 있습니다. 마찬가지로 개인 방 안에 공룡을 만들어낸다면, 지구의 쥐라기에 해당하는 적합한 자연 환경을 만들 수 없기에 곧 굶어 죽을 것입니다. </w:t>
      </w:r>
    </w:p>
    <w:p w:rsidR="00000000" w:rsidDel="00000000" w:rsidP="00000000" w:rsidRDefault="00000000" w:rsidRPr="00000000" w14:paraId="00001B88">
      <w:pPr>
        <w:rPr/>
      </w:pPr>
      <w:r w:rsidDel="00000000" w:rsidR="00000000" w:rsidRPr="00000000">
        <w:rPr>
          <w:rFonts w:ascii="Arial Unicode MS" w:cs="Arial Unicode MS" w:eastAsia="Arial Unicode MS" w:hAnsi="Arial Unicode MS"/>
          <w:rtl w:val="0"/>
        </w:rPr>
        <w:t xml:space="preserve">자연 환경에 나타난 동식물은 개인 방과 모험 세계 밖으로 가져갈 수 없으며, 시체가 되더라도 안 됩니다. </w:t>
      </w:r>
    </w:p>
    <w:p w:rsidR="00000000" w:rsidDel="00000000" w:rsidP="00000000" w:rsidRDefault="00000000" w:rsidRPr="00000000" w14:paraId="00001B89">
      <w:pPr>
        <w:rPr/>
      </w:pPr>
      <w:r w:rsidDel="00000000" w:rsidR="00000000" w:rsidRPr="00000000">
        <w:rPr>
          <w:rFonts w:ascii="Arial Unicode MS" w:cs="Arial Unicode MS" w:eastAsia="Arial Unicode MS" w:hAnsi="Arial Unicode MS"/>
          <w:rtl w:val="0"/>
        </w:rPr>
        <w:t xml:space="preserve">폐쇄된 개인 방을 구축할 경우, 암굴이나 실내라면 가장자리는 지정한 합리적인 재질로 구성됩니다. 실외 공간을 구축한다면 가장자리는 뒤틀린 허공의 경계면으로 구성되며, 가장자리를 넘으려 할 때는 폐쇄된 뒤틀린 공간의 경계면을 통과해 방금 전에 있던 위치로 되돌아갑니다. 어떤 경우든 개인 방의 가장자리는 실질적으로 공간 자체의 가장자리이므로, 어떤 방법으로도 파괴하거나 통과할 수 없습니다.</w:t>
      </w:r>
    </w:p>
    <w:p w:rsidR="00000000" w:rsidDel="00000000" w:rsidP="00000000" w:rsidRDefault="00000000" w:rsidRPr="00000000" w14:paraId="00001B8A">
      <w:pPr>
        <w:rPr/>
      </w:pPr>
      <w:r w:rsidDel="00000000" w:rsidR="00000000" w:rsidRPr="00000000">
        <w:rPr>
          <w:rtl w:val="0"/>
        </w:rPr>
        <w:t xml:space="preserve">=====================================================================</w:t>
      </w:r>
    </w:p>
    <w:p w:rsidR="00000000" w:rsidDel="00000000" w:rsidP="00000000" w:rsidRDefault="00000000" w:rsidRPr="00000000" w14:paraId="00001B8B">
      <w:pPr>
        <w:rPr/>
      </w:pPr>
      <w:r w:rsidDel="00000000" w:rsidR="00000000" w:rsidRPr="00000000">
        <w:rPr>
          <w:rtl w:val="0"/>
        </w:rPr>
        <w:t xml:space="preserve">======================================</w:t>
      </w:r>
    </w:p>
    <w:p w:rsidR="00000000" w:rsidDel="00000000" w:rsidP="00000000" w:rsidRDefault="00000000" w:rsidRPr="00000000" w14:paraId="00001B8C">
      <w:pPr>
        <w:rPr/>
      </w:pPr>
      <w:r w:rsidDel="00000000" w:rsidR="00000000" w:rsidRPr="00000000">
        <w:rPr>
          <w:rFonts w:ascii="Arial Unicode MS" w:cs="Arial Unicode MS" w:eastAsia="Arial Unicode MS" w:hAnsi="Arial Unicode MS"/>
          <w:rtl w:val="0"/>
        </w:rPr>
        <w:t xml:space="preserve">개인 방 내에서의 생활</w:t>
      </w:r>
    </w:p>
    <w:p w:rsidR="00000000" w:rsidDel="00000000" w:rsidP="00000000" w:rsidRDefault="00000000" w:rsidRPr="00000000" w14:paraId="00001B8D">
      <w:pPr>
        <w:rPr/>
      </w:pPr>
      <w:r w:rsidDel="00000000" w:rsidR="00000000" w:rsidRPr="00000000">
        <w:rPr>
          <w:rFonts w:ascii="Arial Unicode MS" w:cs="Arial Unicode MS" w:eastAsia="Arial Unicode MS" w:hAnsi="Arial Unicode MS"/>
          <w:rtl w:val="0"/>
        </w:rPr>
        <w:t xml:space="preserve">주인이나 그가 만든 인간형 생물은 음식, 음료, 간단한 생활용품을 마음대로 만들 수 있으며, 해당 저장실이나 찬장을 열기만 하면 나타납니다. 주인은 초대받은 사람이 물품을 취할 수 있는 권한도 변경할 수 있습니다.  </w:t>
      </w:r>
    </w:p>
    <w:p w:rsidR="00000000" w:rsidDel="00000000" w:rsidP="00000000" w:rsidRDefault="00000000" w:rsidRPr="00000000" w14:paraId="00001B8E">
      <w:pPr>
        <w:rPr/>
      </w:pPr>
      <w:r w:rsidDel="00000000" w:rsidR="00000000" w:rsidRPr="00000000">
        <w:rPr>
          <w:rFonts w:ascii="Arial Unicode MS" w:cs="Arial Unicode MS" w:eastAsia="Arial Unicode MS" w:hAnsi="Arial Unicode MS"/>
          <w:rtl w:val="0"/>
        </w:rPr>
        <w:t xml:space="preserve">음식과 음료는 지구상에 실제로 존재하는 것을 기준으로 하지만, 반드시 통상적인 의미의 음식과 음료일 필요는 없습니다. 일반적으로 인체가 소화할 수 있고 영양을 제공하며 무독화 처리할 수 있는 것이라면 개인 방에서 식품으로 제공할 수 있습니다(심지어 거미, 개미, 박쥐의 직장도 가능합니다).</w:t>
      </w:r>
    </w:p>
    <w:p w:rsidR="00000000" w:rsidDel="00000000" w:rsidP="00000000" w:rsidRDefault="00000000" w:rsidRPr="00000000" w14:paraId="00001B8F">
      <w:pPr>
        <w:rPr/>
      </w:pPr>
      <w:r w:rsidDel="00000000" w:rsidR="00000000" w:rsidRPr="00000000">
        <w:rPr>
          <w:rFonts w:ascii="Arial Unicode MS" w:cs="Arial Unicode MS" w:eastAsia="Arial Unicode MS" w:hAnsi="Arial Unicode MS"/>
          <w:rtl w:val="0"/>
        </w:rPr>
        <w:t xml:space="preserve">특별히 요구하지 않는 한, 음식과 음료는 항상 가장 신선한 상태입니다. 캐릭터는 심지어 "살아있는 소의 다리에서 잘라낸 신선한 고기"를 얻을 수 있습니다(하지만 이 방법으로는 살아있는 생물을 얻을 수 없습니다). 하지만 특수한 체질, 기술, 에너지 요구사항을 충족시키는 면에서는 여전히 보존품으로 간주됩니다. 예를 들어 혈족은 부엌의 식품 캐비닛에서 인간의 피를 꺼낼 수 있는데, 맛과 먹을 때의 즐거움은 살아있는 사람에게서 직접 뽑은 신선한 피와 같지만, 혈력을 보충하고 혈중독을 유발하는 면에서는 여전히 포장된 피로 간주됩니다. 인물은 마찬가지로 음식과 음료의 완제품을 얻을 수 있습니다. 하지만 사치품(예를 들어 "나폴레옹이 워털루 전투 전에 직접 구매하고 매장했으며, 승리 축하를 위해 준비한 브랜디")은 제공되지 않습니다. </w:t>
      </w:r>
    </w:p>
    <w:p w:rsidR="00000000" w:rsidDel="00000000" w:rsidP="00000000" w:rsidRDefault="00000000" w:rsidRPr="00000000" w14:paraId="00001B90">
      <w:pPr>
        <w:rPr/>
      </w:pPr>
      <w:r w:rsidDel="00000000" w:rsidR="00000000" w:rsidRPr="00000000">
        <w:rPr>
          <w:rFonts w:ascii="Arial Unicode MS" w:cs="Arial Unicode MS" w:eastAsia="Arial Unicode MS" w:hAnsi="Arial Unicode MS"/>
          <w:rtl w:val="0"/>
        </w:rPr>
        <w:t xml:space="preserve">약간 또는 미량의 과학기술이 포함된 생활용품도 이런 방식으로 얻을 수 있습니다. 예를 들어 의복, 책상, 의자, 비누, 양초 등입니다. 하지만 사치품(예를 들어 명품 의류, 또는 최고급 재료와 세계적인 장인의 솜씨로 맞춤 제작한 의류)은 얻을 수 없습니다. 새로 얻은 물품은 항상 깨끗하고 정교하게 만들어진 새것이지만, 정상적으로 낡고 더러워지거나 소모됩니다.  </w:t>
      </w:r>
    </w:p>
    <w:p w:rsidR="00000000" w:rsidDel="00000000" w:rsidP="00000000" w:rsidRDefault="00000000" w:rsidRPr="00000000" w14:paraId="00001B91">
      <w:pPr>
        <w:rPr/>
      </w:pPr>
      <w:r w:rsidDel="00000000" w:rsidR="00000000" w:rsidRPr="00000000">
        <w:rPr>
          <w:rFonts w:ascii="Arial Unicode MS" w:cs="Arial Unicode MS" w:eastAsia="Arial Unicode MS" w:hAnsi="Arial Unicode MS"/>
          <w:rtl w:val="0"/>
        </w:rPr>
        <w:t xml:space="preserve">개인 방 내의 전자 또는 과학기술 시설은 상식과 물리학적 의미에서 합리적이기만 하다면 마음대로 자유롭게 창조하고 배치할 수 있으며, 상식과 물리학적으로 타당하기만 하면 됩니다. 충분한 에너지 공급은 항상 보장됩니다. 하지만 음식과 물, 일용품과는 달리 전자 시설이나 과학기술 제품은 개인 방 밖으로 가져갈 수 없습니다.  </w:t>
      </w:r>
    </w:p>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개인 방 안에서는 어떤 시대, 어떤 국가의 화폐(금을 포함해)와 각종 마약, 금지품도 생성할 수 있지만, 이러한 것들은 개인 방 밖으로 가져갈 수 없습니다.  </w:t>
      </w:r>
    </w:p>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정보를 포함하는 모든 문화 상품은 서적, 영상 자료, 전자 게임 등 생성할 수는 있지만 역시 개인 방 밖으로 가져갈 수 없습니다.  </w:t>
      </w:r>
    </w:p>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주의: 어떤 경우에도 포인트를 사용해 교환한 것 외에는 개인 방 안의 그 어떤 것도 모험 세계로 가져갈 수 없으며, 간단한 의복은 예외입니다.</w:t>
      </w:r>
    </w:p>
    <w:p w:rsidR="00000000" w:rsidDel="00000000" w:rsidP="00000000" w:rsidRDefault="00000000" w:rsidRPr="00000000" w14:paraId="00001B95">
      <w:pPr>
        <w:rPr/>
      </w:pPr>
      <w:r w:rsidDel="00000000" w:rsidR="00000000" w:rsidRPr="00000000">
        <w:rPr>
          <w:rtl w:val="0"/>
        </w:rPr>
        <w:t xml:space="preserve">=====================================================================</w:t>
      </w:r>
    </w:p>
    <w:p w:rsidR="00000000" w:rsidDel="00000000" w:rsidP="00000000" w:rsidRDefault="00000000" w:rsidRPr="00000000" w14:paraId="00001B96">
      <w:pPr>
        <w:rPr/>
      </w:pPr>
      <w:r w:rsidDel="00000000" w:rsidR="00000000" w:rsidRPr="00000000">
        <w:rPr>
          <w:rtl w:val="0"/>
        </w:rPr>
        <w:t xml:space="preserve">======================================</w:t>
      </w:r>
    </w:p>
    <w:p w:rsidR="00000000" w:rsidDel="00000000" w:rsidP="00000000" w:rsidRDefault="00000000" w:rsidRPr="00000000" w14:paraId="00001B97">
      <w:pPr>
        <w:rPr/>
      </w:pPr>
      <w:r w:rsidDel="00000000" w:rsidR="00000000" w:rsidRPr="00000000">
        <w:rPr>
          <w:rFonts w:ascii="Arial Unicode MS" w:cs="Arial Unicode MS" w:eastAsia="Arial Unicode MS" w:hAnsi="Arial Unicode MS"/>
          <w:rtl w:val="0"/>
        </w:rPr>
        <w:t xml:space="preserve">윤회지경 참여자의 신분 상징</w:t>
      </w:r>
    </w:p>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윤회지경의 무한 윤회 모험에 참여하는 모든 캐릭터는 손목시계 하나를 받게 되는데, 이 시계는 간단한 시간 계산 기능 외에도 여러 가지 기능을 가지고 있습니다.  </w:t>
      </w:r>
    </w:p>
    <w:p w:rsidR="00000000" w:rsidDel="00000000" w:rsidP="00000000" w:rsidRDefault="00000000" w:rsidRPr="00000000" w14:paraId="00001B99">
      <w:pPr>
        <w:rPr/>
      </w:pPr>
      <w:r w:rsidDel="00000000" w:rsidR="00000000" w:rsidRPr="00000000">
        <w:rPr>
          <w:rFonts w:ascii="Arial Unicode MS" w:cs="Arial Unicode MS" w:eastAsia="Arial Unicode MS" w:hAnsi="Arial Unicode MS"/>
          <w:rtl w:val="0"/>
        </w:rPr>
        <w:t xml:space="preserve">1. 현재 모험 세계의 메인 퀘스트를 알려줍니다.</w:t>
      </w:r>
    </w:p>
    <w:p w:rsidR="00000000" w:rsidDel="00000000" w:rsidP="00000000" w:rsidRDefault="00000000" w:rsidRPr="00000000" w14:paraId="00001B9A">
      <w:pPr>
        <w:rPr/>
      </w:pPr>
      <w:r w:rsidDel="00000000" w:rsidR="00000000" w:rsidRPr="00000000">
        <w:rPr>
          <w:rFonts w:ascii="Arial Unicode MS" w:cs="Arial Unicode MS" w:eastAsia="Arial Unicode MS" w:hAnsi="Arial Unicode MS"/>
          <w:rtl w:val="0"/>
        </w:rPr>
        <w:t xml:space="preserve">2. 현재 발동된 서브 퀘스트를 알려줍니다. </w:t>
      </w:r>
    </w:p>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3. 현재 보유한 포인트와 지선 상황을 알려줍니다.</w:t>
      </w:r>
    </w:p>
    <w:p w:rsidR="00000000" w:rsidDel="00000000" w:rsidP="00000000" w:rsidRDefault="00000000" w:rsidRPr="00000000" w14:paraId="00001B9C">
      <w:pPr>
        <w:rPr/>
      </w:pPr>
      <w:r w:rsidDel="00000000" w:rsidR="00000000" w:rsidRPr="00000000">
        <w:rPr>
          <w:rFonts w:ascii="Arial Unicode MS" w:cs="Arial Unicode MS" w:eastAsia="Arial Unicode MS" w:hAnsi="Arial Unicode MS"/>
          <w:rtl w:val="0"/>
        </w:rPr>
        <w:t xml:space="preserve">4. 윤회지경으로부터의 기타 힌트와 통지 사항을 알려줍니다.</w:t>
      </w:r>
    </w:p>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5. 언어 변환 메커니즘(자세한 내용은 아래 소절 참조)</w:t>
      </w:r>
    </w:p>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어떤 경우에도 한 팀의 구성원이라 할지라도 다른 사람의 시계 내용을 볼 수 없으며, 원래 주인이 아닌 사람이 보기에는 시계 위의 글자가 흐릿하고 뒤죽박죽입니다.</w:t>
      </w:r>
    </w:p>
    <w:p w:rsidR="00000000" w:rsidDel="00000000" w:rsidP="00000000" w:rsidRDefault="00000000" w:rsidRPr="00000000" w14:paraId="00001B9F">
      <w:pPr>
        <w:rPr/>
      </w:pPr>
      <w:r w:rsidDel="00000000" w:rsidR="00000000" w:rsidRPr="00000000">
        <w:rPr>
          <w:rFonts w:ascii="Arial Unicode MS" w:cs="Arial Unicode MS" w:eastAsia="Arial Unicode MS" w:hAnsi="Arial Unicode MS"/>
          <w:rtl w:val="0"/>
        </w:rPr>
        <w:t xml:space="preserve">어떤 경우에도 모험 세계의 NPC들은 이 손목시계의 존재를 볼 수도, 알 수도 없으며 당신이 직접 폭로한다 해도 볼 수 없습니다.  </w:t>
      </w:r>
    </w:p>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어떤 경우에도 모든 윤회지경 참여자는 이 시계를 한눈에 알아볼 수 있으며, 이들을 대상으로 할 때 이 시계 자체의 존재는 숨길 수 없습니다.  </w:t>
      </w:r>
    </w:p>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어떤 이유로 팔을 잃었을 때 시계도 함께 잃는다면 즉시 발목 위에 손목시계로 변해 묶입니다. 두 다리를 잃으면 목걸이로 변해 목에 걸리거나 회중시계로 변해 가슴에 나타납니다. 어떤 경우에도 능동적 또는 수동적인 이유로 이 시계를 잃을 수 없습니다.</w:t>
      </w:r>
    </w:p>
    <w:p w:rsidR="00000000" w:rsidDel="00000000" w:rsidP="00000000" w:rsidRDefault="00000000" w:rsidRPr="00000000" w14:paraId="00001BA2">
      <w:pPr>
        <w:rPr/>
      </w:pPr>
      <w:r w:rsidDel="00000000" w:rsidR="00000000" w:rsidRPr="00000000">
        <w:rPr>
          <w:rtl w:val="0"/>
        </w:rPr>
        <w:t xml:space="preserve">=====================================================================</w:t>
      </w:r>
    </w:p>
    <w:p w:rsidR="00000000" w:rsidDel="00000000" w:rsidP="00000000" w:rsidRDefault="00000000" w:rsidRPr="00000000" w14:paraId="00001BA3">
      <w:pPr>
        <w:rPr/>
      </w:pPr>
      <w:r w:rsidDel="00000000" w:rsidR="00000000" w:rsidRPr="00000000">
        <w:rPr>
          <w:rtl w:val="0"/>
        </w:rPr>
        <w:t xml:space="preserve">======================================</w:t>
      </w:r>
    </w:p>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언어 변환 메커니즘</w:t>
      </w:r>
    </w:p>
    <w:p w:rsidR="00000000" w:rsidDel="00000000" w:rsidP="00000000" w:rsidRDefault="00000000" w:rsidRPr="00000000" w14:paraId="00001BA5">
      <w:pPr>
        <w:rPr/>
      </w:pPr>
      <w:r w:rsidDel="00000000" w:rsidR="00000000" w:rsidRPr="00000000">
        <w:rPr>
          <w:rFonts w:ascii="Arial Unicode MS" w:cs="Arial Unicode MS" w:eastAsia="Arial Unicode MS" w:hAnsi="Arial Unicode MS"/>
          <w:rtl w:val="0"/>
        </w:rPr>
        <w:t xml:space="preserve">시계를 차고 있는 한, 그리고 다른 사람이 고의로 차단하지 않는 한, 학습을 통해 습득할 수 있는 모든 언어를 배우지 않아도 알아들을 수 있습니다. 마찬가지로 당신이 입으로 말하는 현실에 존재하는 모든 언어는 시계에 의해 직접 NPC와 다른 윤회지경 참여자가 알아들을 수 있는 언어로 변환됩니다.</w:t>
      </w:r>
    </w:p>
    <w:p w:rsidR="00000000" w:rsidDel="00000000" w:rsidP="00000000" w:rsidRDefault="00000000" w:rsidRPr="00000000" w14:paraId="00001BA6">
      <w:pPr>
        <w:rPr/>
      </w:pPr>
      <w:r w:rsidDel="00000000" w:rsidR="00000000" w:rsidRPr="00000000">
        <w:rPr>
          <w:rFonts w:ascii="Arial Unicode MS" w:cs="Arial Unicode MS" w:eastAsia="Arial Unicode MS" w:hAnsi="Arial Unicode MS"/>
          <w:rtl w:val="0"/>
        </w:rPr>
        <w:t xml:space="preserve">언어 변환은 다음과 같은 특수 메커니즘을 따릅니다:</w:t>
      </w:r>
    </w:p>
    <w:p w:rsidR="00000000" w:rsidDel="00000000" w:rsidP="00000000" w:rsidRDefault="00000000" w:rsidRPr="00000000" w14:paraId="00001BA7">
      <w:pPr>
        <w:rPr/>
      </w:pPr>
      <w:r w:rsidDel="00000000" w:rsidR="00000000" w:rsidRPr="00000000">
        <w:rPr>
          <w:rFonts w:ascii="Arial Unicode MS" w:cs="Arial Unicode MS" w:eastAsia="Arial Unicode MS" w:hAnsi="Arial Unicode MS"/>
          <w:rtl w:val="0"/>
        </w:rPr>
        <w:t xml:space="preserve">1) 비록 당신이 알아들을 수 있는 언어로 변환되었지만, 여전히 "상대방이 사용한 언어가 무엇인지" 알 수 있습니다. 당신이 아는 언어인지, 모르는 언어인지, 아니면 당신이 아는 어떤 언어인지 알 수 있습니다.  </w:t>
      </w:r>
    </w:p>
    <w:p w:rsidR="00000000" w:rsidDel="00000000" w:rsidP="00000000" w:rsidRDefault="00000000" w:rsidRPr="00000000" w14:paraId="00001BA8">
      <w:pPr>
        <w:rPr/>
      </w:pPr>
      <w:r w:rsidDel="00000000" w:rsidR="00000000" w:rsidRPr="00000000">
        <w:rPr>
          <w:rFonts w:ascii="Arial Unicode MS" w:cs="Arial Unicode MS" w:eastAsia="Arial Unicode MS" w:hAnsi="Arial Unicode MS"/>
          <w:rtl w:val="0"/>
        </w:rPr>
        <w:t xml:space="preserve">2) 변환되는 것은 오직 해당 언어의 듣기와 말하기 능력뿐이며, 이 능력을 통해 문자 읽기와 쓰기 능력을 얻을 수는 없습니다.</w:t>
      </w:r>
    </w:p>
    <w:p w:rsidR="00000000" w:rsidDel="00000000" w:rsidP="00000000" w:rsidRDefault="00000000" w:rsidRPr="00000000" w14:paraId="00001BA9">
      <w:pPr>
        <w:rPr/>
      </w:pPr>
      <w:r w:rsidDel="00000000" w:rsidR="00000000" w:rsidRPr="00000000">
        <w:rPr>
          <w:rFonts w:ascii="Arial Unicode MS" w:cs="Arial Unicode MS" w:eastAsia="Arial Unicode MS" w:hAnsi="Arial Unicode MS"/>
          <w:rtl w:val="0"/>
        </w:rPr>
        <w:t xml:space="preserve">3) 이 옵션은 ST가 선택할 수 있습니다: 캐릭터는 언제든지 언어 변환 메커니즘 기능을 끄거나 켤 수 있습니다.</w:t>
      </w:r>
    </w:p>
    <w:p w:rsidR="00000000" w:rsidDel="00000000" w:rsidP="00000000" w:rsidRDefault="00000000" w:rsidRPr="00000000" w14:paraId="00001BAA">
      <w:pPr>
        <w:rPr/>
      </w:pPr>
      <w:r w:rsidDel="00000000" w:rsidR="00000000" w:rsidRPr="00000000">
        <w:rPr>
          <w:rtl w:val="0"/>
        </w:rPr>
        <w:t xml:space="preserve">=====================================================================</w:t>
      </w:r>
    </w:p>
    <w:p w:rsidR="00000000" w:rsidDel="00000000" w:rsidP="00000000" w:rsidRDefault="00000000" w:rsidRPr="00000000" w14:paraId="00001BAB">
      <w:pPr>
        <w:rPr/>
      </w:pPr>
      <w:r w:rsidDel="00000000" w:rsidR="00000000" w:rsidRPr="00000000">
        <w:rPr>
          <w:rtl w:val="0"/>
        </w:rPr>
        <w:t xml:space="preserve">======================================</w:t>
      </w:r>
    </w:p>
    <w:p w:rsidR="00000000" w:rsidDel="00000000" w:rsidP="00000000" w:rsidRDefault="00000000" w:rsidRPr="00000000" w14:paraId="00001BAC">
      <w:pPr>
        <w:rPr/>
      </w:pPr>
      <w:r w:rsidDel="00000000" w:rsidR="00000000" w:rsidRPr="00000000">
        <w:rPr>
          <w:rFonts w:ascii="Arial Unicode MS" w:cs="Arial Unicode MS" w:eastAsia="Arial Unicode MS" w:hAnsi="Arial Unicode MS"/>
          <w:rtl w:val="0"/>
        </w:rPr>
        <w:t xml:space="preserve">윤회 소대</w:t>
      </w:r>
    </w:p>
    <w:p w:rsidR="00000000" w:rsidDel="00000000" w:rsidP="00000000" w:rsidRDefault="00000000" w:rsidRPr="00000000" w14:paraId="00001BAD">
      <w:pPr>
        <w:rPr/>
      </w:pPr>
      <w:r w:rsidDel="00000000" w:rsidR="00000000" w:rsidRPr="00000000">
        <w:rPr>
          <w:rFonts w:ascii="Arial Unicode MS" w:cs="Arial Unicode MS" w:eastAsia="Arial Unicode MS" w:hAnsi="Arial Unicode MS"/>
          <w:rtl w:val="0"/>
        </w:rPr>
        <w:t xml:space="preserve">지구상의 지리적 위치에 따라 각 지역의 사람들은 다음 14개의 윤회지경 중 하나로 소환됩니다.  </w:t>
      </w:r>
    </w:p>
    <w:p w:rsidR="00000000" w:rsidDel="00000000" w:rsidP="00000000" w:rsidRDefault="00000000" w:rsidRPr="00000000" w14:paraId="00001BAE">
      <w:pPr>
        <w:rPr/>
      </w:pPr>
      <w:r w:rsidDel="00000000" w:rsidR="00000000" w:rsidRPr="00000000">
        <w:rPr>
          <w:rFonts w:ascii="Arial Unicode MS" w:cs="Arial Unicode MS" w:eastAsia="Arial Unicode MS" w:hAnsi="Arial Unicode MS"/>
          <w:rtl w:val="0"/>
        </w:rPr>
        <w:t xml:space="preserve">윤회지경에 소환된 사람은 첫 번째 모험 세계를 경험할 때 모두 "신참"이라 불립니다. 첫 번째 모험 세계에서 살아남으면 이후에는 "윤회자"가 됩니다.</w:t>
      </w:r>
    </w:p>
    <w:p w:rsidR="00000000" w:rsidDel="00000000" w:rsidP="00000000" w:rsidRDefault="00000000" w:rsidRPr="00000000" w14:paraId="00001BAF">
      <w:pPr>
        <w:rPr/>
      </w:pPr>
      <w:r w:rsidDel="00000000" w:rsidR="00000000" w:rsidRPr="00000000">
        <w:rPr>
          <w:rFonts w:ascii="Arial Unicode MS" w:cs="Arial Unicode MS" w:eastAsia="Arial Unicode MS" w:hAnsi="Arial Unicode MS"/>
          <w:rtl w:val="0"/>
        </w:rPr>
        <w:t xml:space="preserve">같은 윤회지경에 있는 윤회자들은 같은 윤회 소대의 구성원입니다.  </w:t>
      </w:r>
    </w:p>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유럽 팀: 북유럽, 서유럽, 동유럽, 북극해 지역.</w:t>
      </w:r>
    </w:p>
    <w:p w:rsidR="00000000" w:rsidDel="00000000" w:rsidP="00000000" w:rsidRDefault="00000000" w:rsidRPr="00000000" w14:paraId="00001BB1">
      <w:pPr>
        <w:rPr/>
      </w:pPr>
      <w:r w:rsidDel="00000000" w:rsidR="00000000" w:rsidRPr="00000000">
        <w:rPr>
          <w:rFonts w:ascii="Arial Unicode MS" w:cs="Arial Unicode MS" w:eastAsia="Arial Unicode MS" w:hAnsi="Arial Unicode MS"/>
          <w:rtl w:val="0"/>
        </w:rPr>
        <w:t xml:space="preserve">북아프리카 팀: 남유럽 및 북아프리카 지역.</w:t>
      </w:r>
    </w:p>
    <w:p w:rsidR="00000000" w:rsidDel="00000000" w:rsidP="00000000" w:rsidRDefault="00000000" w:rsidRPr="00000000" w14:paraId="00001BB2">
      <w:pPr>
        <w:rPr/>
      </w:pPr>
      <w:r w:rsidDel="00000000" w:rsidR="00000000" w:rsidRPr="00000000">
        <w:rPr>
          <w:rFonts w:ascii="Arial Unicode MS" w:cs="Arial Unicode MS" w:eastAsia="Arial Unicode MS" w:hAnsi="Arial Unicode MS"/>
          <w:rtl w:val="0"/>
        </w:rPr>
        <w:t xml:space="preserve">남아프리카 팀: 중앙아프리카 및 남아프리카 지역.</w:t>
      </w:r>
    </w:p>
    <w:p w:rsidR="00000000" w:rsidDel="00000000" w:rsidP="00000000" w:rsidRDefault="00000000" w:rsidRPr="00000000" w14:paraId="00001BB3">
      <w:pPr>
        <w:rPr/>
      </w:pPr>
      <w:r w:rsidDel="00000000" w:rsidR="00000000" w:rsidRPr="00000000">
        <w:rPr>
          <w:rFonts w:ascii="Arial Unicode MS" w:cs="Arial Unicode MS" w:eastAsia="Arial Unicode MS" w:hAnsi="Arial Unicode MS"/>
          <w:rtl w:val="0"/>
        </w:rPr>
        <w:t xml:space="preserve">동아시아 팀: 중국 지역.</w:t>
      </w:r>
    </w:p>
    <w:p w:rsidR="00000000" w:rsidDel="00000000" w:rsidP="00000000" w:rsidRDefault="00000000" w:rsidRPr="00000000" w14:paraId="00001BB4">
      <w:pPr>
        <w:rPr/>
      </w:pPr>
      <w:r w:rsidDel="00000000" w:rsidR="00000000" w:rsidRPr="00000000">
        <w:rPr>
          <w:rFonts w:ascii="Arial Unicode MS" w:cs="Arial Unicode MS" w:eastAsia="Arial Unicode MS" w:hAnsi="Arial Unicode MS"/>
          <w:rtl w:val="0"/>
        </w:rPr>
        <w:t xml:space="preserve">중동 팀: 중동 아랍 지역.</w:t>
      </w:r>
    </w:p>
    <w:p w:rsidR="00000000" w:rsidDel="00000000" w:rsidP="00000000" w:rsidRDefault="00000000" w:rsidRPr="00000000" w14:paraId="00001BB5">
      <w:pPr>
        <w:rPr/>
      </w:pPr>
      <w:r w:rsidDel="00000000" w:rsidR="00000000" w:rsidRPr="00000000">
        <w:rPr>
          <w:rFonts w:ascii="Arial Unicode MS" w:cs="Arial Unicode MS" w:eastAsia="Arial Unicode MS" w:hAnsi="Arial Unicode MS"/>
          <w:rtl w:val="0"/>
        </w:rPr>
        <w:t xml:space="preserve">태평양 팀: 동남아시아, 한국, 일본, 태평양 섬나라.</w:t>
      </w:r>
    </w:p>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북미 팀: 미국, 캐나다, 북아메리카 지역.</w:t>
      </w:r>
    </w:p>
    <w:p w:rsidR="00000000" w:rsidDel="00000000" w:rsidP="00000000" w:rsidRDefault="00000000" w:rsidRPr="00000000" w14:paraId="00001BB7">
      <w:pPr>
        <w:rPr/>
      </w:pPr>
      <w:r w:rsidDel="00000000" w:rsidR="00000000" w:rsidRPr="00000000">
        <w:rPr>
          <w:rFonts w:ascii="Arial Unicode MS" w:cs="Arial Unicode MS" w:eastAsia="Arial Unicode MS" w:hAnsi="Arial Unicode MS"/>
          <w:rtl w:val="0"/>
        </w:rPr>
        <w:t xml:space="preserve">중미 팀: 멕시코, 중앙아메리카 지역.</w:t>
      </w:r>
    </w:p>
    <w:p w:rsidR="00000000" w:rsidDel="00000000" w:rsidP="00000000" w:rsidRDefault="00000000" w:rsidRPr="00000000" w14:paraId="00001BB8">
      <w:pPr>
        <w:rPr/>
      </w:pPr>
      <w:r w:rsidDel="00000000" w:rsidR="00000000" w:rsidRPr="00000000">
        <w:rPr>
          <w:rFonts w:ascii="Arial Unicode MS" w:cs="Arial Unicode MS" w:eastAsia="Arial Unicode MS" w:hAnsi="Arial Unicode MS"/>
          <w:rtl w:val="0"/>
        </w:rPr>
        <w:t xml:space="preserve">남미 팀: 남아메리카 지역.</w:t>
      </w:r>
    </w:p>
    <w:p w:rsidR="00000000" w:rsidDel="00000000" w:rsidP="00000000" w:rsidRDefault="00000000" w:rsidRPr="00000000" w14:paraId="00001BB9">
      <w:pPr>
        <w:rPr/>
      </w:pPr>
      <w:r w:rsidDel="00000000" w:rsidR="00000000" w:rsidRPr="00000000">
        <w:rPr>
          <w:rFonts w:ascii="Arial Unicode MS" w:cs="Arial Unicode MS" w:eastAsia="Arial Unicode MS" w:hAnsi="Arial Unicode MS"/>
          <w:rtl w:val="0"/>
        </w:rPr>
        <w:t xml:space="preserve">오스트레일리아 팀: 오스트레일리아, 뉴질랜드, 오세아니아 지역.</w:t>
      </w:r>
    </w:p>
    <w:p w:rsidR="00000000" w:rsidDel="00000000" w:rsidP="00000000" w:rsidRDefault="00000000" w:rsidRPr="00000000" w14:paraId="00001BBA">
      <w:pPr>
        <w:rPr/>
      </w:pPr>
      <w:r w:rsidDel="00000000" w:rsidR="00000000" w:rsidRPr="00000000">
        <w:rPr>
          <w:rFonts w:ascii="Arial Unicode MS" w:cs="Arial Unicode MS" w:eastAsia="Arial Unicode MS" w:hAnsi="Arial Unicode MS"/>
          <w:rtl w:val="0"/>
        </w:rPr>
        <w:t xml:space="preserve">서아시아 팀: 인도, 파키스탄, 인도양 섬나라, 서아시아 지역.</w:t>
      </w:r>
    </w:p>
    <w:p w:rsidR="00000000" w:rsidDel="00000000" w:rsidP="00000000" w:rsidRDefault="00000000" w:rsidRPr="00000000" w14:paraId="00001BBB">
      <w:pPr>
        <w:rPr/>
      </w:pPr>
      <w:r w:rsidDel="00000000" w:rsidR="00000000" w:rsidRPr="00000000">
        <w:rPr>
          <w:rFonts w:ascii="Arial Unicode MS" w:cs="Arial Unicode MS" w:eastAsia="Arial Unicode MS" w:hAnsi="Arial Unicode MS"/>
          <w:rtl w:val="0"/>
        </w:rPr>
        <w:t xml:space="preserve">대서양 팀: 대서양 섬나라.</w:t>
      </w:r>
    </w:p>
    <w:p w:rsidR="00000000" w:rsidDel="00000000" w:rsidP="00000000" w:rsidRDefault="00000000" w:rsidRPr="00000000" w14:paraId="00001BBC">
      <w:pPr>
        <w:rPr/>
      </w:pPr>
      <w:r w:rsidDel="00000000" w:rsidR="00000000" w:rsidRPr="00000000">
        <w:rPr>
          <w:rFonts w:ascii="Arial Unicode MS" w:cs="Arial Unicode MS" w:eastAsia="Arial Unicode MS" w:hAnsi="Arial Unicode MS"/>
          <w:rtl w:val="0"/>
        </w:rPr>
        <w:t xml:space="preserve">이 외에도 일반 윤회 소대를 능가하는 실력을 가진 두 개의 특수 윤회 소대가 있습니다:</w:t>
      </w:r>
    </w:p>
    <w:p w:rsidR="00000000" w:rsidDel="00000000" w:rsidP="00000000" w:rsidRDefault="00000000" w:rsidRPr="00000000" w14:paraId="00001BBD">
      <w:pPr>
        <w:rPr/>
      </w:pPr>
      <w:r w:rsidDel="00000000" w:rsidR="00000000" w:rsidRPr="00000000">
        <w:rPr>
          <w:rFonts w:ascii="Arial Unicode MS" w:cs="Arial Unicode MS" w:eastAsia="Arial Unicode MS" w:hAnsi="Arial Unicode MS"/>
          <w:rtl w:val="0"/>
        </w:rPr>
        <w:t xml:space="preserve">천신 팀: 모든 소대에서 누군가 대장 자리를 얻을 때마다 자신의 윤회 팀을 버리고 천신 팀으로 올 수 있습니다. 천신 팀은 모두 윤회지경에서 인정받고 대장이 될 자격이 있는 윤회자들로 구성되어 있습니다.  </w:t>
      </w:r>
    </w:p>
    <w:p w:rsidR="00000000" w:rsidDel="00000000" w:rsidP="00000000" w:rsidRDefault="00000000" w:rsidRPr="00000000" w14:paraId="00001BBE">
      <w:pPr>
        <w:rPr/>
      </w:pPr>
      <w:r w:rsidDel="00000000" w:rsidR="00000000" w:rsidRPr="00000000">
        <w:rPr>
          <w:rFonts w:ascii="Arial Unicode MS" w:cs="Arial Unicode MS" w:eastAsia="Arial Unicode MS" w:hAnsi="Arial Unicode MS"/>
          <w:rtl w:val="0"/>
        </w:rPr>
        <w:t xml:space="preserve">악마 팀: 모든 소대에서 두각을 나타내고 잠재력이 강한 윤회자들은 윤회지경에 의해 몰래 복제체가 만들어집니다. 모든 복제체 윤회자들로 구성된 소대가 악마 팀입니다.</w:t>
      </w:r>
    </w:p>
    <w:p w:rsidR="00000000" w:rsidDel="00000000" w:rsidP="00000000" w:rsidRDefault="00000000" w:rsidRPr="00000000" w14:paraId="00001BBF">
      <w:pPr>
        <w:rPr/>
      </w:pPr>
      <w:r w:rsidDel="00000000" w:rsidR="00000000" w:rsidRPr="00000000">
        <w:rPr>
          <w:rtl w:val="0"/>
        </w:rPr>
        <w:t xml:space="preserve">=====================================================================</w:t>
      </w:r>
    </w:p>
    <w:p w:rsidR="00000000" w:rsidDel="00000000" w:rsidP="00000000" w:rsidRDefault="00000000" w:rsidRPr="00000000" w14:paraId="00001BC0">
      <w:pPr>
        <w:rPr/>
      </w:pPr>
      <w:r w:rsidDel="00000000" w:rsidR="00000000" w:rsidRPr="00000000">
        <w:rPr>
          <w:rtl w:val="0"/>
        </w:rPr>
        <w:t xml:space="preserve">======================================</w:t>
      </w:r>
    </w:p>
    <w:p w:rsidR="00000000" w:rsidDel="00000000" w:rsidP="00000000" w:rsidRDefault="00000000" w:rsidRPr="00000000" w14:paraId="00001BC1">
      <w:pPr>
        <w:rPr/>
      </w:pPr>
      <w:r w:rsidDel="00000000" w:rsidR="00000000" w:rsidRPr="00000000">
        <w:rPr>
          <w:rFonts w:ascii="Arial Unicode MS" w:cs="Arial Unicode MS" w:eastAsia="Arial Unicode MS" w:hAnsi="Arial Unicode MS"/>
          <w:rtl w:val="0"/>
        </w:rPr>
        <w:t xml:space="preserve">자상잔학</w:t>
      </w:r>
    </w:p>
    <w:p w:rsidR="00000000" w:rsidDel="00000000" w:rsidP="00000000" w:rsidRDefault="00000000" w:rsidRPr="00000000" w14:paraId="00001BC2">
      <w:pPr>
        <w:rPr/>
      </w:pPr>
      <w:r w:rsidDel="00000000" w:rsidR="00000000" w:rsidRPr="00000000">
        <w:rPr>
          <w:rFonts w:ascii="Arial Unicode MS" w:cs="Arial Unicode MS" w:eastAsia="Arial Unicode MS" w:hAnsi="Arial Unicode MS"/>
          <w:rtl w:val="0"/>
        </w:rPr>
        <w:t xml:space="preserve">서로 잔인하게 죽이는 장면을 보고 싶지 않기에, 누구든 팀원을 죽이면 B+4000이 차감되어 팀원 살해에 대한 처벌을 받습니다. 살인이 윤회지경에서 일어나면 즉시 차감되고, 모험 세계에서 일어나면 모험 세계 메인 퀘스트가 완료되어 윤회지경으로 돌아올 때 보상과 함께 정산됩니다.  </w:t>
      </w:r>
    </w:p>
    <w:p w:rsidR="00000000" w:rsidDel="00000000" w:rsidP="00000000" w:rsidRDefault="00000000" w:rsidRPr="00000000" w14:paraId="00001BC3">
      <w:pPr>
        <w:rPr/>
      </w:pPr>
      <w:r w:rsidDel="00000000" w:rsidR="00000000" w:rsidRPr="00000000">
        <w:rPr>
          <w:rFonts w:ascii="Arial Unicode MS" w:cs="Arial Unicode MS" w:eastAsia="Arial Unicode MS" w:hAnsi="Arial Unicode MS"/>
          <w:rtl w:val="0"/>
        </w:rPr>
        <w:t xml:space="preserve">캐릭터의 자산이 처벌을 지불하기에 부족할 때, 보유한 지선이 처벌을 지불하기에 부족하거나 보유한 보상 포인트가 처벌을 지불하기에 부족하면 캐릭터는 즉시 윤회지경에 의해 말살됩니다.</w:t>
      </w:r>
    </w:p>
    <w:p w:rsidR="00000000" w:rsidDel="00000000" w:rsidP="00000000" w:rsidRDefault="00000000" w:rsidRPr="00000000" w14:paraId="00001BC4">
      <w:pPr>
        <w:rPr/>
      </w:pPr>
      <w:r w:rsidDel="00000000" w:rsidR="00000000" w:rsidRPr="00000000">
        <w:rPr>
          <w:rFonts w:ascii="Arial Unicode MS" w:cs="Arial Unicode MS" w:eastAsia="Arial Unicode MS" w:hAnsi="Arial Unicode MS"/>
          <w:rtl w:val="0"/>
        </w:rPr>
        <w:t xml:space="preserve">같은 팀의 윤회 팀 시계를 착용한 캐릭터만이 당신의 팀원으로 인정됩니다.  </w:t>
      </w:r>
    </w:p>
    <w:p w:rsidR="00000000" w:rsidDel="00000000" w:rsidP="00000000" w:rsidRDefault="00000000" w:rsidRPr="00000000" w14:paraId="00001BC5">
      <w:pPr>
        <w:rPr/>
      </w:pPr>
      <w:r w:rsidDel="00000000" w:rsidR="00000000" w:rsidRPr="00000000">
        <w:rPr>
          <w:rtl w:val="0"/>
        </w:rPr>
        <w:t xml:space="preserve">=====================================================================</w:t>
      </w:r>
    </w:p>
    <w:p w:rsidR="00000000" w:rsidDel="00000000" w:rsidP="00000000" w:rsidRDefault="00000000" w:rsidRPr="00000000" w14:paraId="00001BC6">
      <w:pPr>
        <w:rPr/>
      </w:pPr>
      <w:r w:rsidDel="00000000" w:rsidR="00000000" w:rsidRPr="00000000">
        <w:rPr>
          <w:rtl w:val="0"/>
        </w:rPr>
        <w:t xml:space="preserve">======================================</w:t>
      </w:r>
    </w:p>
    <w:p w:rsidR="00000000" w:rsidDel="00000000" w:rsidP="00000000" w:rsidRDefault="00000000" w:rsidRPr="00000000" w14:paraId="00001BC7">
      <w:pPr>
        <w:rPr/>
      </w:pPr>
      <w:r w:rsidDel="00000000" w:rsidR="00000000" w:rsidRPr="00000000">
        <w:rPr>
          <w:rFonts w:ascii="Arial Unicode MS" w:cs="Arial Unicode MS" w:eastAsia="Arial Unicode MS" w:hAnsi="Arial Unicode MS"/>
          <w:rtl w:val="0"/>
        </w:rPr>
        <w:t xml:space="preserve">대장 신분</w:t>
      </w:r>
    </w:p>
    <w:p w:rsidR="00000000" w:rsidDel="00000000" w:rsidP="00000000" w:rsidRDefault="00000000" w:rsidRPr="00000000" w14:paraId="00001BC8">
      <w:pPr>
        <w:rPr/>
      </w:pPr>
      <w:r w:rsidDel="00000000" w:rsidR="00000000" w:rsidRPr="00000000">
        <w:rPr>
          <w:rFonts w:ascii="Arial Unicode MS" w:cs="Arial Unicode MS" w:eastAsia="Arial Unicode MS" w:hAnsi="Arial Unicode MS"/>
          <w:rtl w:val="0"/>
        </w:rPr>
        <w:t xml:space="preserve">"윤회 소대"라고 불리는 만큼 "대장"이라는 직위가 반드시 존재합니다.</w:t>
      </w:r>
    </w:p>
    <w:p w:rsidR="00000000" w:rsidDel="00000000" w:rsidP="00000000" w:rsidRDefault="00000000" w:rsidRPr="00000000" w14:paraId="00001BC9">
      <w:pPr>
        <w:rPr/>
      </w:pPr>
      <w:r w:rsidDel="00000000" w:rsidR="00000000" w:rsidRPr="00000000">
        <w:rPr>
          <w:rFonts w:ascii="Arial Unicode MS" w:cs="Arial Unicode MS" w:eastAsia="Arial Unicode MS" w:hAnsi="Arial Unicode MS"/>
          <w:rtl w:val="0"/>
        </w:rPr>
        <w:t xml:space="preserve">대장은 윤회 소대에서 가장 강한 사람은 아닐지 모르지만 가장 중요한 존재임에 틀림없습니다.  </w:t>
      </w:r>
    </w:p>
    <w:p w:rsidR="00000000" w:rsidDel="00000000" w:rsidP="00000000" w:rsidRDefault="00000000" w:rsidRPr="00000000" w14:paraId="00001BCA">
      <w:pPr>
        <w:rPr/>
      </w:pPr>
      <w:r w:rsidDel="00000000" w:rsidR="00000000" w:rsidRPr="00000000">
        <w:rPr>
          <w:rFonts w:ascii="Arial Unicode MS" w:cs="Arial Unicode MS" w:eastAsia="Arial Unicode MS" w:hAnsi="Arial Unicode MS"/>
          <w:rtl w:val="0"/>
        </w:rPr>
        <w:t xml:space="preserve">대장이 있는 소대만이 다음 모험 세계의 줄거리를 미리 알 수 있어 그에 맞춰 준비할 수 있습니다.</w:t>
      </w:r>
    </w:p>
    <w:p w:rsidR="00000000" w:rsidDel="00000000" w:rsidP="00000000" w:rsidRDefault="00000000" w:rsidRPr="00000000" w14:paraId="00001BCB">
      <w:pPr>
        <w:rPr/>
      </w:pPr>
      <w:r w:rsidDel="00000000" w:rsidR="00000000" w:rsidRPr="00000000">
        <w:rPr>
          <w:rFonts w:ascii="Arial Unicode MS" w:cs="Arial Unicode MS" w:eastAsia="Arial Unicode MS" w:hAnsi="Arial Unicode MS"/>
          <w:rtl w:val="0"/>
        </w:rPr>
        <w:t xml:space="preserve">또한 대장이 있는 소대만이 이 끝없는 윤회 전장에 진정으로 참여해 다른 윤회 소대와 서로 싸울 수 있으며, 시간의 끝까지 계속됩니다.  </w:t>
      </w:r>
    </w:p>
    <w:p w:rsidR="00000000" w:rsidDel="00000000" w:rsidP="00000000" w:rsidRDefault="00000000" w:rsidRPr="00000000" w14:paraId="00001BCC">
      <w:pPr>
        <w:rPr/>
      </w:pPr>
      <w:r w:rsidDel="00000000" w:rsidR="00000000" w:rsidRPr="00000000">
        <w:rPr>
          <w:rFonts w:ascii="Arial Unicode MS" w:cs="Arial Unicode MS" w:eastAsia="Arial Unicode MS" w:hAnsi="Arial Unicode MS"/>
          <w:rtl w:val="0"/>
        </w:rPr>
        <w:t xml:space="preserve">윤회 소대가 일시적으로 대장이 없는 상태에 처할 수도 있는데, 대장이 전사했거나 대장이 자신의 팀을 버렸기 때문일 수 있습니다. 어쨌든 윤회 소대가 대장을 잃으면 누군가가 그 직위를 계승해야 합니다.</w:t>
      </w:r>
    </w:p>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대장 권한</w:t>
      </w:r>
    </w:p>
    <w:p w:rsidR="00000000" w:rsidDel="00000000" w:rsidP="00000000" w:rsidRDefault="00000000" w:rsidRPr="00000000" w14:paraId="00001BCE">
      <w:pPr>
        <w:rPr/>
      </w:pPr>
      <w:r w:rsidDel="00000000" w:rsidR="00000000" w:rsidRPr="00000000">
        <w:rPr>
          <w:rFonts w:ascii="Arial Unicode MS" w:cs="Arial Unicode MS" w:eastAsia="Arial Unicode MS" w:hAnsi="Arial Unicode MS"/>
          <w:rtl w:val="0"/>
        </w:rPr>
        <w:t xml:space="preserve">대장 권한을 가진 자는 다음과 같은 특권을 얻을 수 있습니다:</w:t>
      </w:r>
    </w:p>
    <w:p w:rsidR="00000000" w:rsidDel="00000000" w:rsidP="00000000" w:rsidRDefault="00000000" w:rsidRPr="00000000" w14:paraId="00001BCF">
      <w:pPr>
        <w:rPr/>
      </w:pPr>
      <w:r w:rsidDel="00000000" w:rsidR="00000000" w:rsidRPr="00000000">
        <w:rPr>
          <w:rFonts w:ascii="Arial Unicode MS" w:cs="Arial Unicode MS" w:eastAsia="Arial Unicode MS" w:hAnsi="Arial Unicode MS"/>
          <w:rtl w:val="0"/>
        </w:rPr>
        <w:t xml:space="preserve">1. 본능 각성이 무료로 1단계 상승하며, 상한은 본능 각성 3단계입니다.</w:t>
      </w:r>
    </w:p>
    <w:p w:rsidR="00000000" w:rsidDel="00000000" w:rsidP="00000000" w:rsidRDefault="00000000" w:rsidRPr="00000000" w14:paraId="00001BD0">
      <w:pPr>
        <w:rPr/>
      </w:pPr>
      <w:r w:rsidDel="00000000" w:rsidR="00000000" w:rsidRPr="00000000">
        <w:rPr>
          <w:rFonts w:ascii="Arial Unicode MS" w:cs="Arial Unicode MS" w:eastAsia="Arial Unicode MS" w:hAnsi="Arial Unicode MS"/>
          <w:rtl w:val="0"/>
        </w:rPr>
        <w:t xml:space="preserve">2. 대장은 대장 권한을 얻을 때 천신 팀에 들어갈 자격이 주어집니다. (일반적으로 이렇게 되면 플레이어는 게임에서 이탈하게 됩니다)</w:t>
      </w:r>
    </w:p>
    <w:p w:rsidR="00000000" w:rsidDel="00000000" w:rsidP="00000000" w:rsidRDefault="00000000" w:rsidRPr="00000000" w14:paraId="00001BD1">
      <w:pPr>
        <w:rPr/>
      </w:pPr>
      <w:r w:rsidDel="00000000" w:rsidR="00000000" w:rsidRPr="00000000">
        <w:rPr>
          <w:rFonts w:ascii="Arial Unicode MS" w:cs="Arial Unicode MS" w:eastAsia="Arial Unicode MS" w:hAnsi="Arial Unicode MS"/>
          <w:rtl w:val="0"/>
        </w:rPr>
        <w:t xml:space="preserve">3. 생명체 제조 명단을 무료로 하나 얻으며, 대장 권한을 반복해서 얻어도 이 혜택은 반복해서 얻지 않습니다.  </w:t>
      </w:r>
    </w:p>
    <w:p w:rsidR="00000000" w:rsidDel="00000000" w:rsidP="00000000" w:rsidRDefault="00000000" w:rsidRPr="00000000" w14:paraId="00001BD2">
      <w:pPr>
        <w:rPr/>
      </w:pPr>
      <w:r w:rsidDel="00000000" w:rsidR="00000000" w:rsidRPr="00000000">
        <w:rPr>
          <w:rFonts w:ascii="Arial Unicode MS" w:cs="Arial Unicode MS" w:eastAsia="Arial Unicode MS" w:hAnsi="Arial Unicode MS"/>
          <w:rtl w:val="0"/>
        </w:rPr>
        <w:t xml:space="preserve">4. 윤회지경으로 돌아온 후, 대장은 개인 방에서 다음 모험 세계에 대한 정보를 알 수 있습니다. 세계 이름, 대략적인 세계관, 단체전 여부 등이 포함됩니다.</w:t>
      </w:r>
    </w:p>
    <w:p w:rsidR="00000000" w:rsidDel="00000000" w:rsidP="00000000" w:rsidRDefault="00000000" w:rsidRPr="00000000" w14:paraId="00001BD3">
      <w:pPr>
        <w:rPr/>
      </w:pPr>
      <w:r w:rsidDel="00000000" w:rsidR="00000000" w:rsidRPr="00000000">
        <w:rPr>
          <w:rFonts w:ascii="Arial Unicode MS" w:cs="Arial Unicode MS" w:eastAsia="Arial Unicode MS" w:hAnsi="Arial Unicode MS"/>
          <w:rtl w:val="0"/>
        </w:rPr>
        <w:t xml:space="preserve">5. 대장이 있는 팀만이 단체전에 참가할 수 있습니다. (이 규칙은 ST가 선택할 수 있습니다)</w:t>
      </w:r>
    </w:p>
    <w:p w:rsidR="00000000" w:rsidDel="00000000" w:rsidP="00000000" w:rsidRDefault="00000000" w:rsidRPr="00000000" w14:paraId="00001BD4">
      <w:pPr>
        <w:rPr/>
      </w:pPr>
      <w:r w:rsidDel="00000000" w:rsidR="00000000" w:rsidRPr="00000000">
        <w:rPr>
          <w:rFonts w:ascii="Arial Unicode MS" w:cs="Arial Unicode MS" w:eastAsia="Arial Unicode MS" w:hAnsi="Arial Unicode MS"/>
          <w:rtl w:val="0"/>
        </w:rPr>
        <w:t xml:space="preserve">6. 다음 모험 세계를 지정할 수 있습니다. (이 규칙은 ST가 선택할 수 있습니다)</w:t>
      </w:r>
    </w:p>
    <w:p w:rsidR="00000000" w:rsidDel="00000000" w:rsidP="00000000" w:rsidRDefault="00000000" w:rsidRPr="00000000" w14:paraId="00001BD5">
      <w:pPr>
        <w:rPr/>
      </w:pPr>
      <w:r w:rsidDel="00000000" w:rsidR="00000000" w:rsidRPr="00000000">
        <w:rPr>
          <w:rFonts w:ascii="Arial Unicode MS" w:cs="Arial Unicode MS" w:eastAsia="Arial Unicode MS" w:hAnsi="Arial Unicode MS"/>
          <w:rtl w:val="0"/>
        </w:rPr>
        <w:t xml:space="preserve">대장의 선택:</w:t>
      </w:r>
    </w:p>
    <w:p w:rsidR="00000000" w:rsidDel="00000000" w:rsidP="00000000" w:rsidRDefault="00000000" w:rsidRPr="00000000" w14:paraId="00001BD6">
      <w:pPr>
        <w:rPr/>
      </w:pPr>
      <w:r w:rsidDel="00000000" w:rsidR="00000000" w:rsidRPr="00000000">
        <w:rPr>
          <w:rFonts w:ascii="Arial Unicode MS" w:cs="Arial Unicode MS" w:eastAsia="Arial Unicode MS" w:hAnsi="Arial Unicode MS"/>
          <w:rtl w:val="0"/>
        </w:rPr>
        <w:t xml:space="preserve">모험 세계에 들어갈 때 대장이 없다면 이번 모험은 대장 선발전으로 간주됩니다.  </w:t>
      </w:r>
    </w:p>
    <w:p w:rsidR="00000000" w:rsidDel="00000000" w:rsidP="00000000" w:rsidRDefault="00000000" w:rsidRPr="00000000" w14:paraId="00001BD7">
      <w:pPr>
        <w:rPr/>
      </w:pPr>
      <w:r w:rsidDel="00000000" w:rsidR="00000000" w:rsidRPr="00000000">
        <w:rPr>
          <w:rFonts w:ascii="Arial Unicode MS" w:cs="Arial Unicode MS" w:eastAsia="Arial Unicode MS" w:hAnsi="Arial Unicode MS"/>
          <w:rtl w:val="0"/>
        </w:rPr>
        <w:t xml:space="preserve">이번 모험에서 가장 뛰어난 활약을 보인 캐릭터가 이번 모험 세계가 끝날 때 새로운 대장으로 선발됩니다.</w:t>
      </w:r>
    </w:p>
    <w:p w:rsidR="00000000" w:rsidDel="00000000" w:rsidP="00000000" w:rsidRDefault="00000000" w:rsidRPr="00000000" w14:paraId="00001BD8">
      <w:pPr>
        <w:rPr/>
      </w:pPr>
      <w:r w:rsidDel="00000000" w:rsidR="00000000" w:rsidRPr="00000000">
        <w:rPr>
          <w:rFonts w:ascii="Arial Unicode MS" w:cs="Arial Unicode MS" w:eastAsia="Arial Unicode MS" w:hAnsi="Arial Unicode MS"/>
          <w:rtl w:val="0"/>
        </w:rPr>
        <w:t xml:space="preserve">가장 뛰어난 활약은 다음 관점에서 판단할 수 있습니다:</w:t>
      </w:r>
    </w:p>
    <w:p w:rsidR="00000000" w:rsidDel="00000000" w:rsidP="00000000" w:rsidRDefault="00000000" w:rsidRPr="00000000" w14:paraId="00001BD9">
      <w:pPr>
        <w:rPr/>
      </w:pPr>
      <w:r w:rsidDel="00000000" w:rsidR="00000000" w:rsidRPr="00000000">
        <w:rPr>
          <w:rFonts w:ascii="Arial Unicode MS" w:cs="Arial Unicode MS" w:eastAsia="Arial Unicode MS" w:hAnsi="Arial Unicode MS"/>
          <w:rtl w:val="0"/>
        </w:rPr>
        <w:t xml:space="preserve">1. 본능 각성을 개시하고 이미 세 번의 모험 세계를 경험한 팀원.</w:t>
      </w:r>
    </w:p>
    <w:p w:rsidR="00000000" w:rsidDel="00000000" w:rsidP="00000000" w:rsidRDefault="00000000" w:rsidRPr="00000000" w14:paraId="00001BDA">
      <w:pPr>
        <w:rPr/>
      </w:pPr>
      <w:r w:rsidDel="00000000" w:rsidR="00000000" w:rsidRPr="00000000">
        <w:rPr>
          <w:rFonts w:ascii="Arial Unicode MS" w:cs="Arial Unicode MS" w:eastAsia="Arial Unicode MS" w:hAnsi="Arial Unicode MS"/>
          <w:rtl w:val="0"/>
        </w:rPr>
        <w:t xml:space="preserve">2. 이번에 가장 많은 보상을 받은 사람.</w:t>
      </w:r>
    </w:p>
    <w:p w:rsidR="00000000" w:rsidDel="00000000" w:rsidP="00000000" w:rsidRDefault="00000000" w:rsidRPr="00000000" w14:paraId="00001BDB">
      <w:pPr>
        <w:rPr/>
      </w:pPr>
      <w:r w:rsidDel="00000000" w:rsidR="00000000" w:rsidRPr="00000000">
        <w:rPr>
          <w:rFonts w:ascii="Arial Unicode MS" w:cs="Arial Unicode MS" w:eastAsia="Arial Unicode MS" w:hAnsi="Arial Unicode MS"/>
          <w:rtl w:val="0"/>
        </w:rPr>
        <w:t xml:space="preserve">3. 이번에 가장 활발했던 사람.</w:t>
      </w:r>
    </w:p>
    <w:p w:rsidR="00000000" w:rsidDel="00000000" w:rsidP="00000000" w:rsidRDefault="00000000" w:rsidRPr="00000000" w14:paraId="00001BDC">
      <w:pPr>
        <w:rPr/>
      </w:pPr>
      <w:r w:rsidDel="00000000" w:rsidR="00000000" w:rsidRPr="00000000">
        <w:rPr>
          <w:rFonts w:ascii="Arial Unicode MS" w:cs="Arial Unicode MS" w:eastAsia="Arial Unicode MS" w:hAnsi="Arial Unicode MS"/>
          <w:rtl w:val="0"/>
        </w:rPr>
        <w:t xml:space="preserve">4. 이번에 연기를 가장 잘한 사람.</w:t>
      </w:r>
    </w:p>
    <w:p w:rsidR="00000000" w:rsidDel="00000000" w:rsidP="00000000" w:rsidRDefault="00000000" w:rsidRPr="00000000" w14:paraId="00001BDD">
      <w:pPr>
        <w:rPr/>
      </w:pPr>
      <w:r w:rsidDel="00000000" w:rsidR="00000000" w:rsidRPr="00000000">
        <w:rPr>
          <w:rFonts w:ascii="Arial Unicode MS" w:cs="Arial Unicode MS" w:eastAsia="Arial Unicode MS" w:hAnsi="Arial Unicode MS"/>
          <w:rtl w:val="0"/>
        </w:rPr>
        <w:t xml:space="preserve">위 조건을 충족시키지 못하면 이번에는 선발에 성공하지 못한 것이며, 다음번에 다시 선발합니다.  </w:t>
      </w:r>
    </w:p>
    <w:p w:rsidR="00000000" w:rsidDel="00000000" w:rsidP="00000000" w:rsidRDefault="00000000" w:rsidRPr="00000000" w14:paraId="00001BDE">
      <w:pPr>
        <w:rPr/>
      </w:pPr>
      <w:r w:rsidDel="00000000" w:rsidR="00000000" w:rsidRPr="00000000">
        <w:rPr>
          <w:rFonts w:ascii="Arial Unicode MS" w:cs="Arial Unicode MS" w:eastAsia="Arial Unicode MS" w:hAnsi="Arial Unicode MS"/>
          <w:rtl w:val="0"/>
        </w:rPr>
        <w:t xml:space="preserve">위 조건을 충족시키는 캐릭터가 한 명뿐이라면 그가 직접 대장이 됩니다.  </w:t>
      </w:r>
    </w:p>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한 윤회 소대에는 대장이 한 명밖에 없으며, 새로운 대장이 선발되면 이전 대장이 부활해도 자동으로 대장 신분을 잃게 됩니다.</w:t>
      </w:r>
    </w:p>
    <w:p w:rsidR="00000000" w:rsidDel="00000000" w:rsidP="00000000" w:rsidRDefault="00000000" w:rsidRPr="00000000" w14:paraId="00001BE0">
      <w:pPr>
        <w:rPr/>
      </w:pPr>
      <w:r w:rsidDel="00000000" w:rsidR="00000000" w:rsidRPr="00000000">
        <w:rPr>
          <w:rtl w:val="0"/>
        </w:rPr>
        <w:t xml:space="preserve">=====================================================================</w:t>
      </w:r>
    </w:p>
    <w:p w:rsidR="00000000" w:rsidDel="00000000" w:rsidP="00000000" w:rsidRDefault="00000000" w:rsidRPr="00000000" w14:paraId="00001BE1">
      <w:pPr>
        <w:rPr/>
      </w:pPr>
      <w:r w:rsidDel="00000000" w:rsidR="00000000" w:rsidRPr="00000000">
        <w:rPr>
          <w:rtl w:val="0"/>
        </w:rPr>
        <w:t xml:space="preserve">======================================</w:t>
      </w:r>
    </w:p>
    <w:p w:rsidR="00000000" w:rsidDel="00000000" w:rsidP="00000000" w:rsidRDefault="00000000" w:rsidRPr="00000000" w14:paraId="00001BE2">
      <w:pPr>
        <w:rPr/>
      </w:pPr>
      <w:r w:rsidDel="00000000" w:rsidR="00000000" w:rsidRPr="00000000">
        <w:rPr>
          <w:rFonts w:ascii="Arial Unicode MS" w:cs="Arial Unicode MS" w:eastAsia="Arial Unicode MS" w:hAnsi="Arial Unicode MS"/>
          <w:rtl w:val="0"/>
        </w:rPr>
        <w:t xml:space="preserve">윤회지경 왕복</w:t>
      </w:r>
    </w:p>
    <w:p w:rsidR="00000000" w:rsidDel="00000000" w:rsidP="00000000" w:rsidRDefault="00000000" w:rsidRPr="00000000" w14:paraId="00001BE3">
      <w:pPr>
        <w:rPr/>
      </w:pPr>
      <w:r w:rsidDel="00000000" w:rsidR="00000000" w:rsidRPr="00000000">
        <w:rPr>
          <w:rFonts w:ascii="Arial Unicode MS" w:cs="Arial Unicode MS" w:eastAsia="Arial Unicode MS" w:hAnsi="Arial Unicode MS"/>
          <w:rtl w:val="0"/>
        </w:rPr>
        <w:t xml:space="preserve">처음 소환된 후에는 윤회지경을 거치지 않고 바로 첫 번째 모험 세계로 들어가게 됩니다.</w:t>
      </w:r>
    </w:p>
    <w:p w:rsidR="00000000" w:rsidDel="00000000" w:rsidP="00000000" w:rsidRDefault="00000000" w:rsidRPr="00000000" w14:paraId="00001BE4">
      <w:pPr>
        <w:rPr/>
      </w:pPr>
      <w:r w:rsidDel="00000000" w:rsidR="00000000" w:rsidRPr="00000000">
        <w:rPr>
          <w:rFonts w:ascii="Arial Unicode MS" w:cs="Arial Unicode MS" w:eastAsia="Arial Unicode MS" w:hAnsi="Arial Unicode MS"/>
          <w:rtl w:val="0"/>
        </w:rPr>
        <w:t xml:space="preserve">첫 번째 모험 세계에 들어갈 때 손목시계에는 윤회 세계에 대한 모든 규칙이 나타납니다.</w:t>
      </w:r>
    </w:p>
    <w:p w:rsidR="00000000" w:rsidDel="00000000" w:rsidP="00000000" w:rsidRDefault="00000000" w:rsidRPr="00000000" w14:paraId="00001BE5">
      <w:pPr>
        <w:rPr/>
      </w:pPr>
      <w:r w:rsidDel="00000000" w:rsidR="00000000" w:rsidRPr="00000000">
        <w:rPr>
          <w:rFonts w:ascii="Arial Unicode MS" w:cs="Arial Unicode MS" w:eastAsia="Arial Unicode MS" w:hAnsi="Arial Unicode MS"/>
          <w:rtl w:val="0"/>
        </w:rPr>
        <w:t xml:space="preserve">매번 모험 세계에 들어갈 때마다 모든 캐릭터는 모험 세계의 한 지점에 나타나게 됩니다.</w:t>
      </w:r>
    </w:p>
    <w:p w:rsidR="00000000" w:rsidDel="00000000" w:rsidP="00000000" w:rsidRDefault="00000000" w:rsidRPr="00000000" w14:paraId="00001BE6">
      <w:pPr>
        <w:rPr/>
      </w:pPr>
      <w:r w:rsidDel="00000000" w:rsidR="00000000" w:rsidRPr="00000000">
        <w:rPr>
          <w:rFonts w:ascii="Arial Unicode MS" w:cs="Arial Unicode MS" w:eastAsia="Arial Unicode MS" w:hAnsi="Arial Unicode MS"/>
          <w:rtl w:val="0"/>
        </w:rPr>
        <w:t xml:space="preserve">이때 모든 캐릭터는 특수한 상태에 처하게 되는데, 서로 대화를 나눌 수 있고 주변 환경을 관찰할 수 있으며 주변의 소리를 정상적으로 들을 수 있고 손목시계의 내용을 확인할 수 있습니다.</w:t>
      </w:r>
    </w:p>
    <w:p w:rsidR="00000000" w:rsidDel="00000000" w:rsidP="00000000" w:rsidRDefault="00000000" w:rsidRPr="00000000" w14:paraId="00001BE7">
      <w:pPr>
        <w:rPr/>
      </w:pPr>
      <w:r w:rsidDel="00000000" w:rsidR="00000000" w:rsidRPr="00000000">
        <w:rPr>
          <w:rFonts w:ascii="Arial Unicode MS" w:cs="Arial Unicode MS" w:eastAsia="Arial Unicode MS" w:hAnsi="Arial Unicode MS"/>
          <w:rtl w:val="0"/>
        </w:rPr>
        <w:t xml:space="preserve">이 외에는 캐릭터는 움직일 수 없으며, 모험 세계의 NPC와 서로 영향을 줄 수 없고, NPC는 어떤 방식으로도 캐릭터의 존재를 감지할 수 없습니다(보거나 듣는 것 포함).</w:t>
      </w:r>
    </w:p>
    <w:p w:rsidR="00000000" w:rsidDel="00000000" w:rsidP="00000000" w:rsidRDefault="00000000" w:rsidRPr="00000000" w14:paraId="00001BE8">
      <w:pPr>
        <w:rPr/>
      </w:pPr>
      <w:r w:rsidDel="00000000" w:rsidR="00000000" w:rsidRPr="00000000">
        <w:rPr>
          <w:rFonts w:ascii="Arial Unicode MS" w:cs="Arial Unicode MS" w:eastAsia="Arial Unicode MS" w:hAnsi="Arial Unicode MS"/>
          <w:rtl w:val="0"/>
        </w:rPr>
        <w:t xml:space="preserve">양측의 움직임은 서로 통과할 수 있으며 전혀 간섭할 수 없습니다.</w:t>
      </w:r>
    </w:p>
    <w:p w:rsidR="00000000" w:rsidDel="00000000" w:rsidP="00000000" w:rsidRDefault="00000000" w:rsidRPr="00000000" w14:paraId="00001BE9">
      <w:pPr>
        <w:rPr/>
      </w:pPr>
      <w:r w:rsidDel="00000000" w:rsidR="00000000" w:rsidRPr="00000000">
        <w:rPr>
          <w:rFonts w:ascii="Arial Unicode MS" w:cs="Arial Unicode MS" w:eastAsia="Arial Unicode MS" w:hAnsi="Arial Unicode MS"/>
          <w:rtl w:val="0"/>
        </w:rPr>
        <w:t xml:space="preserve">이런 상태는 보통 1~5분 정도 지속되다가 자동으로 해제됩니다. 이 시간 동안 캐릭터들은 계획을 논의하고 메인 퀘스트를 파악할 수 있습니다.</w:t>
      </w:r>
    </w:p>
    <w:p w:rsidR="00000000" w:rsidDel="00000000" w:rsidP="00000000" w:rsidRDefault="00000000" w:rsidRPr="00000000" w14:paraId="00001BEA">
      <w:pPr>
        <w:rPr/>
      </w:pPr>
      <w:r w:rsidDel="00000000" w:rsidR="00000000" w:rsidRPr="00000000">
        <w:rPr>
          <w:rFonts w:ascii="Arial Unicode MS" w:cs="Arial Unicode MS" w:eastAsia="Arial Unicode MS" w:hAnsi="Arial Unicode MS"/>
          <w:rtl w:val="0"/>
        </w:rPr>
        <w:t xml:space="preserve">일반적으로 윤회지경의 NPC는 PC의 존재나 등장에 대해 위화감을 느끼지 않습니다.</w:t>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매번 모험 세계를 완수하면 즉시 윤회지경으로 전송되어 돌아옵니다. 여기서 10일간의 평화로운 시간을 보낼 수 있고, 그 후 다음 모험 세계로 출발하여 모험을 진행합니다.</w:t>
      </w:r>
    </w:p>
    <w:p w:rsidR="00000000" w:rsidDel="00000000" w:rsidP="00000000" w:rsidRDefault="00000000" w:rsidRPr="00000000" w14:paraId="00001BEC">
      <w:pPr>
        <w:rPr/>
      </w:pPr>
      <w:r w:rsidDel="00000000" w:rsidR="00000000" w:rsidRPr="00000000">
        <w:rPr>
          <w:rFonts w:ascii="Arial Unicode MS" w:cs="Arial Unicode MS" w:eastAsia="Arial Unicode MS" w:hAnsi="Arial Unicode MS"/>
          <w:rtl w:val="0"/>
        </w:rPr>
        <w:t xml:space="preserve">대장이 없는 상황에서는 다음 모험 세계에 대한 어떤 정보도 얻을 수 없습니다.</w:t>
      </w:r>
    </w:p>
    <w:p w:rsidR="00000000" w:rsidDel="00000000" w:rsidP="00000000" w:rsidRDefault="00000000" w:rsidRPr="00000000" w14:paraId="00001BED">
      <w:pPr>
        <w:rPr/>
      </w:pPr>
      <w:r w:rsidDel="00000000" w:rsidR="00000000" w:rsidRPr="00000000">
        <w:rPr>
          <w:rFonts w:ascii="Arial Unicode MS" w:cs="Arial Unicode MS" w:eastAsia="Arial Unicode MS" w:hAnsi="Arial Unicode MS"/>
          <w:rtl w:val="0"/>
        </w:rPr>
        <w:t xml:space="preserve">단체전 분포: 팀에서 가장 오래된 팀원부터 시작해서 네 번째 모험 세계부터 단체전이 시작되며, 다른 윤회 소대와의 조우전이 벌어집니다.</w:t>
      </w:r>
    </w:p>
    <w:p w:rsidR="00000000" w:rsidDel="00000000" w:rsidP="00000000" w:rsidRDefault="00000000" w:rsidRPr="00000000" w14:paraId="00001BEE">
      <w:pPr>
        <w:rPr/>
      </w:pPr>
      <w:r w:rsidDel="00000000" w:rsidR="00000000" w:rsidRPr="00000000">
        <w:rPr>
          <w:rFonts w:ascii="Arial Unicode MS" w:cs="Arial Unicode MS" w:eastAsia="Arial Unicode MS" w:hAnsi="Arial Unicode MS"/>
          <w:rtl w:val="0"/>
        </w:rPr>
        <w:t xml:space="preserve">예: 캐릭터 A는 이미 3회, 캐릭터 B는 2회, 캐릭터 C는 1회를 완수했다면 네 번째가 단체전이 되는데, 캐릭터 A가 이미 네 번째에 도달했기 때문입니다. 만약 그가 세 번째에서 사망한다면 다음은 평소대로 진행되고, 그 다음에 단체전이 되는데 이때는 캐릭터 B가 네 번째에 도달하기 때문입니다.</w:t>
      </w:r>
    </w:p>
    <w:p w:rsidR="00000000" w:rsidDel="00000000" w:rsidP="00000000" w:rsidRDefault="00000000" w:rsidRPr="00000000" w14:paraId="00001BEF">
      <w:pPr>
        <w:rPr/>
      </w:pPr>
      <w:r w:rsidDel="00000000" w:rsidR="00000000" w:rsidRPr="00000000">
        <w:rPr>
          <w:rFonts w:ascii="Arial Unicode MS" w:cs="Arial Unicode MS" w:eastAsia="Arial Unicode MS" w:hAnsi="Arial Unicode MS"/>
          <w:rtl w:val="0"/>
        </w:rPr>
        <w:t xml:space="preserve">이렇게 되면 "신참"이 들어와서 첫 번째가 단체전인 경우가 생길 수 있고, 이 단체전이 끝난 후 모든 "원로"가 전부 사망하고 자신만 살아남을 수 있습니다. 이때는 단 2회의 모험 세계만 경험해도 다시 단체전에 돌입하게 됩니다.</w:t>
      </w:r>
    </w:p>
    <w:p w:rsidR="00000000" w:rsidDel="00000000" w:rsidP="00000000" w:rsidRDefault="00000000" w:rsidRPr="00000000" w14:paraId="00001BF0">
      <w:pPr>
        <w:rPr/>
      </w:pPr>
      <w:r w:rsidDel="00000000" w:rsidR="00000000" w:rsidRPr="00000000">
        <w:rPr>
          <w:rtl w:val="0"/>
        </w:rPr>
        <w:t xml:space="preserve">=====================================================================</w:t>
      </w:r>
    </w:p>
    <w:p w:rsidR="00000000" w:rsidDel="00000000" w:rsidP="00000000" w:rsidRDefault="00000000" w:rsidRPr="00000000" w14:paraId="00001BF1">
      <w:pPr>
        <w:rPr/>
      </w:pPr>
      <w:r w:rsidDel="00000000" w:rsidR="00000000" w:rsidRPr="00000000">
        <w:rPr>
          <w:rtl w:val="0"/>
        </w:rPr>
        <w:t xml:space="preserve">======================================</w:t>
      </w:r>
    </w:p>
    <w:p w:rsidR="00000000" w:rsidDel="00000000" w:rsidP="00000000" w:rsidRDefault="00000000" w:rsidRPr="00000000" w14:paraId="00001BF2">
      <w:pPr>
        <w:rPr/>
      </w:pPr>
      <w:r w:rsidDel="00000000" w:rsidR="00000000" w:rsidRPr="00000000">
        <w:rPr>
          <w:rFonts w:ascii="Arial Unicode MS" w:cs="Arial Unicode MS" w:eastAsia="Arial Unicode MS" w:hAnsi="Arial Unicode MS"/>
          <w:rtl w:val="0"/>
        </w:rPr>
        <w:t xml:space="preserve">이야기의 종점:</w:t>
      </w:r>
    </w:p>
    <w:p w:rsidR="00000000" w:rsidDel="00000000" w:rsidP="00000000" w:rsidRDefault="00000000" w:rsidRPr="00000000" w14:paraId="00001BF3">
      <w:pPr>
        <w:rPr/>
      </w:pPr>
      <w:r w:rsidDel="00000000" w:rsidR="00000000" w:rsidRPr="00000000">
        <w:rPr>
          <w:rFonts w:ascii="Arial Unicode MS" w:cs="Arial Unicode MS" w:eastAsia="Arial Unicode MS" w:hAnsi="Arial Unicode MS"/>
          <w:rtl w:val="0"/>
        </w:rPr>
        <w:t xml:space="preserve">일반적으로 모험 세계에는 이야기의 메인 줄거리가 있습니다(이는 메인 퀘스트와 구별됩니다). 이 메인 줄거리는 보통 여러분을 종점의 모험 세계로 이끌게 되는데, 이 모험 세계에서 여러분은 마지막 난제, 최종 보스, 가장 위험한 절경에 직면하게 됩니다. 이것이 바로 이야기의 종점��니다.</w:t>
      </w:r>
    </w:p>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예: 모든 윤회 소대가 참여하는 단체전을 마련하고 최후의 승리 소대를 가립니다.</w:t>
      </w:r>
    </w:p>
    <w:p w:rsidR="00000000" w:rsidDel="00000000" w:rsidP="00000000" w:rsidRDefault="00000000" w:rsidRPr="00000000" w14:paraId="00001BF5">
      <w:pPr>
        <w:rPr/>
      </w:pPr>
      <w:r w:rsidDel="00000000" w:rsidR="00000000" w:rsidRPr="00000000">
        <w:rPr>
          <w:rFonts w:ascii="Arial Unicode MS" w:cs="Arial Unicode MS" w:eastAsia="Arial Unicode MS" w:hAnsi="Arial Unicode MS"/>
          <w:rtl w:val="0"/>
        </w:rPr>
        <w:t xml:space="preserve">예: 모험이 계속 SF 이야기로 진행되다가 최종적으로 SF의 최종 보스를 때리는 것으로, 종국의 전투와 같은 것입니다.</w:t>
      </w:r>
    </w:p>
    <w:p w:rsidR="00000000" w:rsidDel="00000000" w:rsidP="00000000" w:rsidRDefault="00000000" w:rsidRPr="00000000" w14:paraId="00001BF6">
      <w:pPr>
        <w:rPr/>
      </w:pPr>
      <w:r w:rsidDel="00000000" w:rsidR="00000000" w:rsidRPr="00000000">
        <w:rPr>
          <w:rtl w:val="0"/>
        </w:rPr>
        <w:t xml:space="preserve">=====================================================================</w:t>
      </w:r>
    </w:p>
    <w:p w:rsidR="00000000" w:rsidDel="00000000" w:rsidP="00000000" w:rsidRDefault="00000000" w:rsidRPr="00000000" w14:paraId="00001BF7">
      <w:pPr>
        <w:rPr/>
      </w:pPr>
      <w:r w:rsidDel="00000000" w:rsidR="00000000" w:rsidRPr="00000000">
        <w:rPr>
          <w:rtl w:val="0"/>
        </w:rPr>
        <w:t xml:space="preserve">======================================</w:t>
      </w:r>
    </w:p>
    <w:p w:rsidR="00000000" w:rsidDel="00000000" w:rsidP="00000000" w:rsidRDefault="00000000" w:rsidRPr="00000000" w14:paraId="00001BF8">
      <w:pPr>
        <w:rPr/>
      </w:pPr>
      <w:r w:rsidDel="00000000" w:rsidR="00000000" w:rsidRPr="00000000">
        <w:rPr>
          <w:rFonts w:ascii="Arial Unicode MS" w:cs="Arial Unicode MS" w:eastAsia="Arial Unicode MS" w:hAnsi="Arial Unicode MS"/>
          <w:rtl w:val="0"/>
        </w:rPr>
        <w:t xml:space="preserve">모험 세계로 재입장</w:t>
      </w:r>
    </w:p>
    <w:p w:rsidR="00000000" w:rsidDel="00000000" w:rsidP="00000000" w:rsidRDefault="00000000" w:rsidRPr="00000000" w14:paraId="00001BF9">
      <w:pPr>
        <w:rPr/>
      </w:pPr>
      <w:r w:rsidDel="00000000" w:rsidR="00000000" w:rsidRPr="00000000">
        <w:rPr>
          <w:rFonts w:ascii="Arial Unicode MS" w:cs="Arial Unicode MS" w:eastAsia="Arial Unicode MS" w:hAnsi="Arial Unicode MS"/>
          <w:rtl w:val="0"/>
        </w:rPr>
        <w:t xml:space="preserve">한 소대는 지선과 포인트를 사용해 이전에 갔던 모험 세계로 돌아갈 수도 있습니다. 훈련을 위해서든, 휴식을 위해서든, 아니면 추가 지선 퀘스트를 찾기 위해서든 말입니다.</w:t>
      </w:r>
    </w:p>
    <w:p w:rsidR="00000000" w:rsidDel="00000000" w:rsidP="00000000" w:rsidRDefault="00000000" w:rsidRPr="00000000" w14:paraId="00001BFA">
      <w:pPr>
        <w:rPr/>
      </w:pPr>
      <w:r w:rsidDel="00000000" w:rsidR="00000000" w:rsidRPr="00000000">
        <w:rPr>
          <w:rFonts w:ascii="Arial Unicode MS" w:cs="Arial Unicode MS" w:eastAsia="Arial Unicode MS" w:hAnsi="Arial Unicode MS"/>
          <w:rtl w:val="0"/>
        </w:rPr>
        <w:t xml:space="preserve">전체 소대는 윤회지경으로 돌아온 후 무료로 이전 모험 세계로 돌아갈 수 있습니다.</w:t>
      </w:r>
    </w:p>
    <w:p w:rsidR="00000000" w:rsidDel="00000000" w:rsidP="00000000" w:rsidRDefault="00000000" w:rsidRPr="00000000" w14:paraId="00001BFB">
      <w:pPr>
        <w:rPr/>
      </w:pPr>
      <w:r w:rsidDel="00000000" w:rsidR="00000000" w:rsidRPr="00000000">
        <w:rPr>
          <w:rFonts w:ascii="Arial Unicode MS" w:cs="Arial Unicode MS" w:eastAsia="Arial Unicode MS" w:hAnsi="Arial Unicode MS"/>
          <w:rtl w:val="0"/>
        </w:rPr>
        <w:t xml:space="preserve">전체 팀이 함께 돌아가려면 매일 50점의 포인트를 지불해야 합니다.</w:t>
      </w:r>
    </w:p>
    <w:p w:rsidR="00000000" w:rsidDel="00000000" w:rsidP="00000000" w:rsidRDefault="00000000" w:rsidRPr="00000000" w14:paraId="00001BFC">
      <w:pPr>
        <w:rPr/>
      </w:pPr>
      <w:r w:rsidDel="00000000" w:rsidR="00000000" w:rsidRPr="00000000">
        <w:rPr>
          <w:rFonts w:ascii="Arial Unicode MS" w:cs="Arial Unicode MS" w:eastAsia="Arial Unicode MS" w:hAnsi="Arial Unicode MS"/>
          <w:rtl w:val="0"/>
        </w:rPr>
        <w:t xml:space="preserve">개별 팀원이 돌아가려면 매일 10점의 포인트를 지불해야 합니다.</w:t>
      </w:r>
    </w:p>
    <w:p w:rsidR="00000000" w:rsidDel="00000000" w:rsidP="00000000" w:rsidRDefault="00000000" w:rsidRPr="00000000" w14:paraId="00001BFD">
      <w:pPr>
        <w:rPr/>
      </w:pPr>
      <w:r w:rsidDel="00000000" w:rsidR="00000000" w:rsidRPr="00000000">
        <w:rPr>
          <w:rFonts w:ascii="Arial Unicode MS" w:cs="Arial Unicode MS" w:eastAsia="Arial Unicode MS" w:hAnsi="Arial Unicode MS"/>
          <w:rtl w:val="0"/>
        </w:rPr>
        <w:t xml:space="preserve">진행자는 이 기능을 끌 권한이 있습니다.</w:t>
      </w:r>
    </w:p>
    <w:p w:rsidR="00000000" w:rsidDel="00000000" w:rsidP="00000000" w:rsidRDefault="00000000" w:rsidRPr="00000000" w14:paraId="00001BFE">
      <w:pPr>
        <w:rPr/>
      </w:pPr>
      <w:r w:rsidDel="00000000" w:rsidR="00000000" w:rsidRPr="00000000">
        <w:rPr>
          <w:rFonts w:ascii="Arial Unicode MS" w:cs="Arial Unicode MS" w:eastAsia="Arial Unicode MS" w:hAnsi="Arial Unicode MS"/>
          <w:rtl w:val="0"/>
        </w:rPr>
        <w:t xml:space="preserve">전체 소대는 윤회지경으로 돌아온 후 C급 지선 하나를 사용해 이전 모험 세계로 돌아갈 수 있습니다.</w:t>
      </w:r>
    </w:p>
    <w:p w:rsidR="00000000" w:rsidDel="00000000" w:rsidP="00000000" w:rsidRDefault="00000000" w:rsidRPr="00000000" w14:paraId="00001BFF">
      <w:pPr>
        <w:rPr/>
      </w:pPr>
      <w:r w:rsidDel="00000000" w:rsidR="00000000" w:rsidRPr="00000000">
        <w:rPr>
          <w:rFonts w:ascii="Arial Unicode MS" w:cs="Arial Unicode MS" w:eastAsia="Arial Unicode MS" w:hAnsi="Arial Unicode MS"/>
          <w:rtl w:val="0"/>
        </w:rPr>
        <w:t xml:space="preserve">개별 팀원은 윤회지경으로 돌아온 후 D급 지선 하나를 사용해 이전 모험 세계로 돌아갈 수 있습니다.</w:t>
      </w:r>
    </w:p>
    <w:p w:rsidR="00000000" w:rsidDel="00000000" w:rsidP="00000000" w:rsidRDefault="00000000" w:rsidRPr="00000000" w14:paraId="00001C00">
      <w:pPr>
        <w:rPr/>
      </w:pPr>
      <w:r w:rsidDel="00000000" w:rsidR="00000000" w:rsidRPr="00000000">
        <w:rPr>
          <w:rFonts w:ascii="Arial Unicode MS" w:cs="Arial Unicode MS" w:eastAsia="Arial Unicode MS" w:hAnsi="Arial Unicode MS"/>
          <w:rtl w:val="0"/>
        </w:rPr>
        <w:t xml:space="preserve">전체 팀이 함께 돌아가려면 매일 50점의 포인트를 지불해야 합니다.</w:t>
      </w:r>
    </w:p>
    <w:p w:rsidR="00000000" w:rsidDel="00000000" w:rsidP="00000000" w:rsidRDefault="00000000" w:rsidRPr="00000000" w14:paraId="00001C01">
      <w:pPr>
        <w:rPr/>
      </w:pPr>
      <w:r w:rsidDel="00000000" w:rsidR="00000000" w:rsidRPr="00000000">
        <w:rPr>
          <w:rFonts w:ascii="Arial Unicode MS" w:cs="Arial Unicode MS" w:eastAsia="Arial Unicode MS" w:hAnsi="Arial Unicode MS"/>
          <w:rtl w:val="0"/>
        </w:rPr>
        <w:t xml:space="preserve">개별 팀원이 돌아가려면 매일 10점의 포인트를 지불해야 합니다.</w:t>
      </w:r>
    </w:p>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진행자는 이 기능을 끌 권한이 있습니다.</w:t>
      </w:r>
    </w:p>
    <w:p w:rsidR="00000000" w:rsidDel="00000000" w:rsidP="00000000" w:rsidRDefault="00000000" w:rsidRPr="00000000" w14:paraId="00001C03">
      <w:pPr>
        <w:rPr/>
      </w:pPr>
      <w:r w:rsidDel="00000000" w:rsidR="00000000" w:rsidRPr="00000000">
        <w:rPr>
          <w:rFonts w:ascii="Arial Unicode MS" w:cs="Arial Unicode MS" w:eastAsia="Arial Unicode MS" w:hAnsi="Arial Unicode MS"/>
          <w:rtl w:val="0"/>
        </w:rPr>
        <w:t xml:space="preserve">정상적으로 모험 세계에 두 번 입장하는 간격 동안에는 모험 세계에 한 번만 재입장할 수 있습니다.</w:t>
      </w:r>
    </w:p>
    <w:p w:rsidR="00000000" w:rsidDel="00000000" w:rsidP="00000000" w:rsidRDefault="00000000" w:rsidRPr="00000000" w14:paraId="00001C04">
      <w:pPr>
        <w:rPr/>
      </w:pPr>
      <w:r w:rsidDel="00000000" w:rsidR="00000000" w:rsidRPr="00000000">
        <w:rPr>
          <w:rFonts w:ascii="Arial Unicode MS" w:cs="Arial Unicode MS" w:eastAsia="Arial Unicode MS" w:hAnsi="Arial Unicode MS"/>
          <w:rtl w:val="0"/>
        </w:rPr>
        <w:t xml:space="preserve">모험 세계에 머문 시간이 아무리 길어도 윤회지경으로서는 24시간만 자리를 비운 것으로 계산합니다.</w:t>
      </w:r>
    </w:p>
    <w:p w:rsidR="00000000" w:rsidDel="00000000" w:rsidP="00000000" w:rsidRDefault="00000000" w:rsidRPr="00000000" w14:paraId="00001C05">
      <w:pPr>
        <w:rPr/>
      </w:pPr>
      <w:r w:rsidDel="00000000" w:rsidR="00000000" w:rsidRPr="00000000">
        <w:rPr>
          <w:rtl w:val="0"/>
        </w:rPr>
        <w:t xml:space="preserve">=====================================================================</w:t>
      </w:r>
    </w:p>
    <w:p w:rsidR="00000000" w:rsidDel="00000000" w:rsidP="00000000" w:rsidRDefault="00000000" w:rsidRPr="00000000" w14:paraId="00001C06">
      <w:pPr>
        <w:rPr/>
      </w:pPr>
      <w:r w:rsidDel="00000000" w:rsidR="00000000" w:rsidRPr="00000000">
        <w:rPr>
          <w:rtl w:val="0"/>
        </w:rPr>
        <w:t xml:space="preserve">======================================</w:t>
      </w:r>
    </w:p>
    <w:p w:rsidR="00000000" w:rsidDel="00000000" w:rsidP="00000000" w:rsidRDefault="00000000" w:rsidRPr="00000000" w14:paraId="00001C07">
      <w:pPr>
        <w:rPr/>
      </w:pPr>
      <w:r w:rsidDel="00000000" w:rsidR="00000000" w:rsidRPr="00000000">
        <w:rPr>
          <w:rFonts w:ascii="Arial Unicode MS" w:cs="Arial Unicode MS" w:eastAsia="Arial Unicode MS" w:hAnsi="Arial Unicode MS"/>
          <w:rtl w:val="0"/>
        </w:rPr>
        <w:t xml:space="preserve">모험 세계 지정</w:t>
      </w:r>
    </w:p>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이 권한은 대장만 가지고 있으며, A급 지선 보상 하나를 지불하면 다음 모험 세계를 지정할 수 있어 반드시 어떤 세계가 됩니다.</w:t>
      </w:r>
    </w:p>
    <w:p w:rsidR="00000000" w:rsidDel="00000000" w:rsidP="00000000" w:rsidRDefault="00000000" w:rsidRPr="00000000" w14:paraId="00001C09">
      <w:pPr>
        <w:rPr/>
      </w:pPr>
      <w:r w:rsidDel="00000000" w:rsidR="00000000" w:rsidRPr="00000000">
        <w:rPr>
          <w:rFonts w:ascii="Arial Unicode MS" w:cs="Arial Unicode MS" w:eastAsia="Arial Unicode MS" w:hAnsi="Arial Unicode MS"/>
          <w:rtl w:val="0"/>
        </w:rPr>
        <w:t xml:space="preserve">진행자는 이 기능을 끌 권한이 있습니다.</w:t>
      </w:r>
    </w:p>
    <w:p w:rsidR="00000000" w:rsidDel="00000000" w:rsidP="00000000" w:rsidRDefault="00000000" w:rsidRPr="00000000" w14:paraId="00001C0A">
      <w:pPr>
        <w:rPr/>
      </w:pPr>
      <w:r w:rsidDel="00000000" w:rsidR="00000000" w:rsidRPr="00000000">
        <w:rPr>
          <w:rtl w:val="0"/>
        </w:rPr>
        <w:t xml:space="preserve">=====================================================================</w:t>
      </w:r>
    </w:p>
    <w:p w:rsidR="00000000" w:rsidDel="00000000" w:rsidP="00000000" w:rsidRDefault="00000000" w:rsidRPr="00000000" w14:paraId="00001C0B">
      <w:pPr>
        <w:rPr/>
      </w:pPr>
      <w:r w:rsidDel="00000000" w:rsidR="00000000" w:rsidRPr="00000000">
        <w:rPr>
          <w:rtl w:val="0"/>
        </w:rPr>
        <w:t xml:space="preserve">======================================</w:t>
      </w:r>
    </w:p>
    <w:p w:rsidR="00000000" w:rsidDel="00000000" w:rsidP="00000000" w:rsidRDefault="00000000" w:rsidRPr="00000000" w14:paraId="00001C0C">
      <w:pPr>
        <w:rPr/>
      </w:pPr>
      <w:r w:rsidDel="00000000" w:rsidR="00000000" w:rsidRPr="00000000">
        <w:rPr>
          <w:rFonts w:ascii="Arial Unicode MS" w:cs="Arial Unicode MS" w:eastAsia="Arial Unicode MS" w:hAnsi="Arial Unicode MS"/>
          <w:rtl w:val="0"/>
        </w:rPr>
        <w:t xml:space="preserve">단체전 보상</w:t>
      </w:r>
    </w:p>
    <w:p w:rsidR="00000000" w:rsidDel="00000000" w:rsidP="00000000" w:rsidRDefault="00000000" w:rsidRPr="00000000" w14:paraId="00001C0D">
      <w:pPr>
        <w:rPr/>
      </w:pPr>
      <w:r w:rsidDel="00000000" w:rsidR="00000000" w:rsidRPr="00000000">
        <w:rPr>
          <w:rFonts w:ascii="Arial Unicode MS" w:cs="Arial Unicode MS" w:eastAsia="Arial Unicode MS" w:hAnsi="Arial Unicode MS"/>
          <w:rtl w:val="0"/>
        </w:rPr>
        <w:t xml:space="preserve">단체전 시 다른 목표 하나를 처치하면, 그가 본능 각성을 하지 않았다면 처치자는 기본 포인트 D+1000을 얻고, 본능 각성을 했다면 C+2000점을 얻으며, 해당 팀의 대장이라면 B+6000점을 얻습니다.</w:t>
      </w:r>
    </w:p>
    <w:p w:rsidR="00000000" w:rsidDel="00000000" w:rsidP="00000000" w:rsidRDefault="00000000" w:rsidRPr="00000000" w14:paraId="00001C0E">
      <w:pPr>
        <w:rPr/>
      </w:pPr>
      <w:r w:rsidDel="00000000" w:rsidR="00000000" w:rsidRPr="00000000">
        <w:rPr>
          <w:rFonts w:ascii="Arial Unicode MS" w:cs="Arial Unicode MS" w:eastAsia="Arial Unicode MS" w:hAnsi="Arial Unicode MS"/>
          <w:rtl w:val="0"/>
        </w:rPr>
        <w:t xml:space="preserve">이 외에도 목표가 이전에 소모한 모든 지선과 포인트를 계산하여, 처치자는 목표의 총 지선 합계에서 한 단계 낮은 지선과 3분의 1의 포인트를 추가 보상으로 얻습니다. (즉, AA=B, SAC=A, S의 개수와 상관없이 =A)</w:t>
      </w:r>
    </w:p>
    <w:p w:rsidR="00000000" w:rsidDel="00000000" w:rsidP="00000000" w:rsidRDefault="00000000" w:rsidRPr="00000000" w14:paraId="00001C0F">
      <w:pPr>
        <w:rPr/>
      </w:pPr>
      <w:r w:rsidDel="00000000" w:rsidR="00000000" w:rsidRPr="00000000">
        <w:rPr>
          <w:rtl w:val="0"/>
        </w:rPr>
        <w:t xml:space="preserve">=====================================================================</w:t>
      </w:r>
    </w:p>
    <w:p w:rsidR="00000000" w:rsidDel="00000000" w:rsidP="00000000" w:rsidRDefault="00000000" w:rsidRPr="00000000" w14:paraId="00001C10">
      <w:pPr>
        <w:rPr/>
      </w:pPr>
      <w:r w:rsidDel="00000000" w:rsidR="00000000" w:rsidRPr="00000000">
        <w:rPr>
          <w:rtl w:val="0"/>
        </w:rPr>
        <w:t xml:space="preserve">======================================</w:t>
      </w:r>
    </w:p>
    <w:p w:rsidR="00000000" w:rsidDel="00000000" w:rsidP="00000000" w:rsidRDefault="00000000" w:rsidRPr="00000000" w14:paraId="00001C11">
      <w:pPr>
        <w:rPr/>
      </w:pPr>
      <w:r w:rsidDel="00000000" w:rsidR="00000000" w:rsidRPr="00000000">
        <w:rPr>
          <w:rFonts w:ascii="Arial Unicode MS" w:cs="Arial Unicode MS" w:eastAsia="Arial Unicode MS" w:hAnsi="Arial Unicode MS"/>
          <w:rtl w:val="0"/>
        </w:rPr>
        <w:t xml:space="preserve">말살 메커니즘</w:t>
      </w:r>
    </w:p>
    <w:p w:rsidR="00000000" w:rsidDel="00000000" w:rsidP="00000000" w:rsidRDefault="00000000" w:rsidRPr="00000000" w14:paraId="00001C12">
      <w:pPr>
        <w:rPr/>
      </w:pPr>
      <w:r w:rsidDel="00000000" w:rsidR="00000000" w:rsidRPr="00000000">
        <w:rPr>
          <w:rFonts w:ascii="Arial Unicode MS" w:cs="Arial Unicode MS" w:eastAsia="Arial Unicode MS" w:hAnsi="Arial Unicode MS"/>
          <w:rtl w:val="0"/>
        </w:rPr>
        <w:t xml:space="preserve">윤회지경은 참가자들이 소풍 오는 곳이 아닙니다.</w:t>
      </w:r>
    </w:p>
    <w:p w:rsidR="00000000" w:rsidDel="00000000" w:rsidP="00000000" w:rsidRDefault="00000000" w:rsidRPr="00000000" w14:paraId="00001C13">
      <w:pPr>
        <w:rPr/>
      </w:pPr>
      <w:r w:rsidDel="00000000" w:rsidR="00000000" w:rsidRPr="00000000">
        <w:rPr>
          <w:rFonts w:ascii="Arial Unicode MS" w:cs="Arial Unicode MS" w:eastAsia="Arial Unicode MS" w:hAnsi="Arial Unicode MS"/>
          <w:rtl w:val="0"/>
        </w:rPr>
        <w:t xml:space="preserve">다음과 같은 상황이 발생하면 참가자는 말살당하게 됩니다:</w:t>
      </w:r>
    </w:p>
    <w:p w:rsidR="00000000" w:rsidDel="00000000" w:rsidP="00000000" w:rsidRDefault="00000000" w:rsidRPr="00000000" w14:paraId="00001C14">
      <w:pPr>
        <w:rPr/>
      </w:pPr>
      <w:r w:rsidDel="00000000" w:rsidR="00000000" w:rsidRPr="00000000">
        <w:rPr>
          <w:rFonts w:ascii="Arial Unicode MS" w:cs="Arial Unicode MS" w:eastAsia="Arial Unicode MS" w:hAnsi="Arial Unicode MS"/>
          <w:rtl w:val="0"/>
        </w:rPr>
        <w:t xml:space="preserve">메인 퀘스트 실패. 예를 들어 어떤 NPC를 보호해야 하는 임무였는데 해당 NPC가 살해당한 경우.</w:t>
      </w:r>
    </w:p>
    <w:p w:rsidR="00000000" w:rsidDel="00000000" w:rsidP="00000000" w:rsidRDefault="00000000" w:rsidRPr="00000000" w14:paraId="00001C15">
      <w:pPr>
        <w:rPr/>
      </w:pPr>
      <w:r w:rsidDel="00000000" w:rsidR="00000000" w:rsidRPr="00000000">
        <w:rPr>
          <w:rFonts w:ascii="Arial Unicode MS" w:cs="Arial Unicode MS" w:eastAsia="Arial Unicode MS" w:hAnsi="Arial Unicode MS"/>
          <w:rtl w:val="0"/>
        </w:rPr>
        <w:t xml:space="preserve">임무 지도를 벗어남. 예를 들어 특정 범위 내에서 활동해야 하는 임무였는데 PC가 지정된 범위를 벗어난 경우.</w:t>
      </w:r>
    </w:p>
    <w:p w:rsidR="00000000" w:rsidDel="00000000" w:rsidP="00000000" w:rsidRDefault="00000000" w:rsidRPr="00000000" w14:paraId="00001C16">
      <w:pPr>
        <w:rPr/>
      </w:pPr>
      <w:r w:rsidDel="00000000" w:rsidR="00000000" w:rsidRPr="00000000">
        <w:rPr>
          <w:rFonts w:ascii="Arial Unicode MS" w:cs="Arial Unicode MS" w:eastAsia="Arial Unicode MS" w:hAnsi="Arial Unicode MS"/>
          <w:rtl w:val="0"/>
        </w:rPr>
        <w:t xml:space="preserve">보유 자산이 마이너스가 됨. 예: 대량의 팀원을 살해하여 대량의 지선과 보상 포인트가 차감된 경우.</w:t>
      </w:r>
    </w:p>
    <w:p w:rsidR="00000000" w:rsidDel="00000000" w:rsidP="00000000" w:rsidRDefault="00000000" w:rsidRPr="00000000" w14:paraId="00001C17">
      <w:pPr>
        <w:rPr/>
      </w:pPr>
      <w:r w:rsidDel="00000000" w:rsidR="00000000" w:rsidRPr="00000000">
        <w:rPr>
          <w:rFonts w:ascii="Arial Unicode MS" w:cs="Arial Unicode MS" w:eastAsia="Arial Unicode MS" w:hAnsi="Arial Unicode MS"/>
          <w:rtl w:val="0"/>
        </w:rPr>
        <w:t xml:space="preserve">말살당한 PC는 어떤 경우에도 어떤 수단으로도 부활할 수 없습니다.</w:t>
      </w:r>
    </w:p>
    <w:p w:rsidR="00000000" w:rsidDel="00000000" w:rsidP="00000000" w:rsidRDefault="00000000" w:rsidRPr="00000000" w14:paraId="00001C18">
      <w:pPr>
        <w:rPr/>
      </w:pPr>
      <w:r w:rsidDel="00000000" w:rsidR="00000000" w:rsidRPr="00000000">
        <w:rPr>
          <w:rtl w:val="0"/>
        </w:rPr>
        <w:t xml:space="preserve">=====================================================================</w:t>
      </w:r>
    </w:p>
    <w:p w:rsidR="00000000" w:rsidDel="00000000" w:rsidP="00000000" w:rsidRDefault="00000000" w:rsidRPr="00000000" w14:paraId="00001C19">
      <w:pPr>
        <w:rPr/>
      </w:pPr>
      <w:r w:rsidDel="00000000" w:rsidR="00000000" w:rsidRPr="00000000">
        <w:rPr>
          <w:rtl w:val="0"/>
        </w:rPr>
        <w:t xml:space="preserve">======================================</w:t>
      </w:r>
    </w:p>
    <w:p w:rsidR="00000000" w:rsidDel="00000000" w:rsidP="00000000" w:rsidRDefault="00000000" w:rsidRPr="00000000" w14:paraId="00001C1A">
      <w:pPr>
        <w:rPr/>
      </w:pPr>
      <w:r w:rsidDel="00000000" w:rsidR="00000000" w:rsidRPr="00000000">
        <w:rPr>
          <w:rFonts w:ascii="Arial Unicode MS" w:cs="Arial Unicode MS" w:eastAsia="Arial Unicode MS" w:hAnsi="Arial Unicode MS"/>
          <w:rtl w:val="0"/>
        </w:rPr>
        <w:t xml:space="preserve">자원 이전</w:t>
      </w:r>
    </w:p>
    <w:p w:rsidR="00000000" w:rsidDel="00000000" w:rsidP="00000000" w:rsidRDefault="00000000" w:rsidRPr="00000000" w14:paraId="00001C1B">
      <w:pPr>
        <w:rPr/>
      </w:pPr>
      <w:r w:rsidDel="00000000" w:rsidR="00000000" w:rsidRPr="00000000">
        <w:rPr>
          <w:rFonts w:ascii="Arial Unicode MS" w:cs="Arial Unicode MS" w:eastAsia="Arial Unicode MS" w:hAnsi="Arial Unicode MS"/>
          <w:rtl w:val="0"/>
        </w:rPr>
        <w:t xml:space="preserve">같은 팀 구성원 간에 포인트와 지선을 서로 주고받거나 교환하는 것이 허용되며, ST가 공증합니다. 어떤 경우에도 경험치, 즉 XP는 이전할 수 없습니다.</w:t>
      </w:r>
    </w:p>
    <w:p w:rsidR="00000000" w:rsidDel="00000000" w:rsidP="00000000" w:rsidRDefault="00000000" w:rsidRPr="00000000" w14:paraId="00001C1C">
      <w:pPr>
        <w:rPr/>
      </w:pPr>
      <w:r w:rsidDel="00000000" w:rsidR="00000000" w:rsidRPr="00000000">
        <w:rPr>
          <w:rtl w:val="0"/>
        </w:rPr>
        <w:t xml:space="preserve">=====================================================================</w:t>
      </w:r>
    </w:p>
    <w:p w:rsidR="00000000" w:rsidDel="00000000" w:rsidP="00000000" w:rsidRDefault="00000000" w:rsidRPr="00000000" w14:paraId="00001C1D">
      <w:pPr>
        <w:rPr/>
      </w:pPr>
      <w:r w:rsidDel="00000000" w:rsidR="00000000" w:rsidRPr="00000000">
        <w:rPr>
          <w:rtl w:val="0"/>
        </w:rPr>
        <w:t xml:space="preserve">======================================</w:t>
      </w:r>
    </w:p>
    <w:p w:rsidR="00000000" w:rsidDel="00000000" w:rsidP="00000000" w:rsidRDefault="00000000" w:rsidRPr="00000000" w14:paraId="00001C1E">
      <w:pPr>
        <w:rPr/>
      </w:pPr>
      <w:r w:rsidDel="00000000" w:rsidR="00000000" w:rsidRPr="00000000">
        <w:rPr>
          <w:rFonts w:ascii="Arial Unicode MS" w:cs="Arial Unicode MS" w:eastAsia="Arial Unicode MS" w:hAnsi="Arial Unicode MS"/>
          <w:rtl w:val="0"/>
        </w:rPr>
        <w:t xml:space="preserve">강화 분류:</w:t>
      </w:r>
    </w:p>
    <w:p w:rsidR="00000000" w:rsidDel="00000000" w:rsidP="00000000" w:rsidRDefault="00000000" w:rsidRPr="00000000" w14:paraId="00001C1F">
      <w:pPr>
        <w:rPr/>
      </w:pPr>
      <w:r w:rsidDel="00000000" w:rsidR="00000000" w:rsidRPr="00000000">
        <w:rPr>
          <w:rFonts w:ascii="Arial Unicode MS" w:cs="Arial Unicode MS" w:eastAsia="Arial Unicode MS" w:hAnsi="Arial Unicode MS"/>
          <w:rtl w:val="0"/>
        </w:rPr>
        <w:t xml:space="preserve">윤회지경은 거의 무한한 강화 내용을 제공하지만 이러한 강화 내용도 문별로 분류되어 있으며, 심지어 일부는 중첩할 수 없고 반복해서 얻을 수도 없습니다.</w:t>
      </w:r>
    </w:p>
    <w:p w:rsidR="00000000" w:rsidDel="00000000" w:rsidP="00000000" w:rsidRDefault="00000000" w:rsidRPr="00000000" w14:paraId="00001C20">
      <w:pPr>
        <w:rPr/>
      </w:pPr>
      <w:r w:rsidDel="00000000" w:rsidR="00000000" w:rsidRPr="00000000">
        <w:rPr>
          <w:rFonts w:ascii="Arial Unicode MS" w:cs="Arial Unicode MS" w:eastAsia="Arial Unicode MS" w:hAnsi="Arial Unicode MS"/>
          <w:rtl w:val="0"/>
        </w:rPr>
        <w:t xml:space="preserve">모든 능력은 다음 몇 가지 분류로 귀납됩니다:</w:t>
      </w:r>
    </w:p>
    <w:p w:rsidR="00000000" w:rsidDel="00000000" w:rsidP="00000000" w:rsidRDefault="00000000" w:rsidRPr="00000000" w14:paraId="00001C21">
      <w:pPr>
        <w:rPr/>
      </w:pPr>
      <w:r w:rsidDel="00000000" w:rsidR="00000000" w:rsidRPr="00000000">
        <w:rPr>
          <w:rFonts w:ascii="Arial Unicode MS" w:cs="Arial Unicode MS" w:eastAsia="Arial Unicode MS" w:hAnsi="Arial Unicode MS"/>
          <w:rtl w:val="0"/>
        </w:rPr>
        <w:t xml:space="preserve">혈통</w:t>
      </w:r>
    </w:p>
    <w:p w:rsidR="00000000" w:rsidDel="00000000" w:rsidP="00000000" w:rsidRDefault="00000000" w:rsidRPr="00000000" w14:paraId="00001C22">
      <w:pPr>
        <w:rPr/>
      </w:pPr>
      <w:r w:rsidDel="00000000" w:rsidR="00000000" w:rsidRPr="00000000">
        <w:rPr>
          <w:rFonts w:ascii="Arial Unicode MS" w:cs="Arial Unicode MS" w:eastAsia="Arial Unicode MS" w:hAnsi="Arial Unicode MS"/>
          <w:rtl w:val="0"/>
        </w:rPr>
        <w:t xml:space="preserve">템플릿 중 하나로, 어떤 경우에도 캐릭터는 하나의 혈통만 얻을 수 있습니다.</w:t>
      </w:r>
    </w:p>
    <w:p w:rsidR="00000000" w:rsidDel="00000000" w:rsidP="00000000" w:rsidRDefault="00000000" w:rsidRPr="00000000" w14:paraId="00001C23">
      <w:pPr>
        <w:rPr/>
      </w:pPr>
      <w:r w:rsidDel="00000000" w:rsidR="00000000" w:rsidRPr="00000000">
        <w:rPr>
          <w:rFonts w:ascii="Arial Unicode MS" w:cs="Arial Unicode MS" w:eastAsia="Arial Unicode MS" w:hAnsi="Arial Unicode MS"/>
          <w:rtl w:val="0"/>
        </w:rPr>
        <w:t xml:space="preserve">혈통은 전승에서 비롯된 힘으로, 어떤 혈통을 가지고 있든 그 천부적 재능이 어떻든, 후천적 노력을 기울였든 그 기본 특성은 쉽게 변하지 않습니다.</w:t>
      </w:r>
    </w:p>
    <w:p w:rsidR="00000000" w:rsidDel="00000000" w:rsidP="00000000" w:rsidRDefault="00000000" w:rsidRPr="00000000" w14:paraId="00001C24">
      <w:pPr>
        <w:rPr/>
      </w:pPr>
      <w:r w:rsidDel="00000000" w:rsidR="00000000" w:rsidRPr="00000000">
        <w:rPr>
          <w:rFonts w:ascii="Arial Unicode MS" w:cs="Arial Unicode MS" w:eastAsia="Arial Unicode MS" w:hAnsi="Arial Unicode MS"/>
          <w:rtl w:val="0"/>
        </w:rPr>
        <w:t xml:space="preserve">혈통을 교환한 모든 단위는 판정 시 초자연적 생물로 간주되며, 혈통 자체에 설명이 있는 경우는 제외됩니다.</w:t>
      </w:r>
    </w:p>
    <w:p w:rsidR="00000000" w:rsidDel="00000000" w:rsidP="00000000" w:rsidRDefault="00000000" w:rsidRPr="00000000" w14:paraId="00001C25">
      <w:pPr>
        <w:rPr/>
      </w:pPr>
      <w:r w:rsidDel="00000000" w:rsidR="00000000" w:rsidRPr="00000000">
        <w:rPr>
          <w:rFonts w:ascii="Arial Unicode MS" w:cs="Arial Unicode MS" w:eastAsia="Arial Unicode MS" w:hAnsi="Arial Unicode MS"/>
          <w:rtl w:val="0"/>
        </w:rPr>
        <w:t xml:space="preserve">개조</w:t>
      </w:r>
    </w:p>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템플릿 중 하나로, 어떤 경우에도 캐릭터는 하나의 개조만 얻을 수 있습니다.</w:t>
      </w:r>
    </w:p>
    <w:p w:rsidR="00000000" w:rsidDel="00000000" w:rsidP="00000000" w:rsidRDefault="00000000" w:rsidRPr="00000000" w14:paraId="00001C27">
      <w:pPr>
        <w:rPr/>
      </w:pPr>
      <w:r w:rsidDel="00000000" w:rsidR="00000000" w:rsidRPr="00000000">
        <w:rPr>
          <w:rFonts w:ascii="Arial Unicode MS" w:cs="Arial Unicode MS" w:eastAsia="Arial Unicode MS" w:hAnsi="Arial Unicode MS"/>
          <w:rtl w:val="0"/>
        </w:rPr>
        <w:t xml:space="preserve">개조의 힘은 형체의 외적 또는 내적 전환에서 비롯되며, 개인의 천부적 재능과 노력은 그 기본 특성에 큰 영향을 미치지 않습니다.</w:t>
      </w:r>
    </w:p>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개조를 교환한 모든 단위는 판정 시 초자연적 생물로 간주되며, 개조 자체에 설명이 있는 경우는 제외됩니다.</w:t>
      </w:r>
    </w:p>
    <w:p w:rsidR="00000000" w:rsidDel="00000000" w:rsidP="00000000" w:rsidRDefault="00000000" w:rsidRPr="00000000" w14:paraId="00001C29">
      <w:pPr>
        <w:rPr/>
      </w:pPr>
      <w:r w:rsidDel="00000000" w:rsidR="00000000" w:rsidRPr="00000000">
        <w:rPr>
          <w:rFonts w:ascii="Arial Unicode MS" w:cs="Arial Unicode MS" w:eastAsia="Arial Unicode MS" w:hAnsi="Arial Unicode MS"/>
          <w:rtl w:val="0"/>
        </w:rPr>
        <w:t xml:space="preserve">동술</w:t>
      </w:r>
    </w:p>
    <w:p w:rsidR="00000000" w:rsidDel="00000000" w:rsidP="00000000" w:rsidRDefault="00000000" w:rsidRPr="00000000" w14:paraId="00001C2A">
      <w:pPr>
        <w:rPr/>
      </w:pPr>
      <w:r w:rsidDel="00000000" w:rsidR="00000000" w:rsidRPr="00000000">
        <w:rPr>
          <w:rFonts w:ascii="Arial Unicode MS" w:cs="Arial Unicode MS" w:eastAsia="Arial Unicode MS" w:hAnsi="Arial Unicode MS"/>
          <w:rtl w:val="0"/>
        </w:rPr>
        <w:t xml:space="preserve">템플릿 중 하나로, 특별한 설명이 없다면 캐릭터는 하나의 동술만 얻을 수 있습니다.</w:t>
      </w:r>
    </w:p>
    <w:p w:rsidR="00000000" w:rsidDel="00000000" w:rsidP="00000000" w:rsidRDefault="00000000" w:rsidRPr="00000000" w14:paraId="00001C2B">
      <w:pPr>
        <w:rPr/>
      </w:pPr>
      <w:r w:rsidDel="00000000" w:rsidR="00000000" w:rsidRPr="00000000">
        <w:rPr>
          <w:rFonts w:ascii="Arial Unicode MS" w:cs="Arial Unicode MS" w:eastAsia="Arial Unicode MS" w:hAnsi="Arial Unicode MS"/>
          <w:rtl w:val="0"/>
        </w:rPr>
        <w:t xml:space="preserve">동술은 일종의 특수한 능력으로, 안구에 대한 개조로 이해할 수 있습니다.</w:t>
      </w:r>
    </w:p>
    <w:p w:rsidR="00000000" w:rsidDel="00000000" w:rsidP="00000000" w:rsidRDefault="00000000" w:rsidRPr="00000000" w14:paraId="00001C2C">
      <w:pPr>
        <w:rPr/>
      </w:pPr>
      <w:r w:rsidDel="00000000" w:rsidR="00000000" w:rsidRPr="00000000">
        <w:rPr>
          <w:rFonts w:ascii="Arial Unicode MS" w:cs="Arial Unicode MS" w:eastAsia="Arial Unicode MS" w:hAnsi="Arial Unicode MS"/>
          <w:rtl w:val="0"/>
        </w:rPr>
        <w:t xml:space="preserve">동술을 교환한 모든 단위는 판정 시 초자연적 생물로 간주되며, 동술 자체에 설명이 있는 경우는 제외됩니다.</w:t>
      </w:r>
    </w:p>
    <w:p w:rsidR="00000000" w:rsidDel="00000000" w:rsidP="00000000" w:rsidRDefault="00000000" w:rsidRPr="00000000" w14:paraId="00001C2D">
      <w:pPr>
        <w:rPr/>
      </w:pPr>
      <w:r w:rsidDel="00000000" w:rsidR="00000000" w:rsidRPr="00000000">
        <w:rPr>
          <w:rFonts w:ascii="Arial Unicode MS" w:cs="Arial Unicode MS" w:eastAsia="Arial Unicode MS" w:hAnsi="Arial Unicode MS"/>
          <w:rtl w:val="0"/>
        </w:rPr>
        <w:t xml:space="preserve">수련 체계</w:t>
      </w:r>
    </w:p>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템플릿 중 하나로, 특별한 설명이 없다면 캐릭터는 하나의 수련 체계만 얻을 수 있습니다.</w:t>
      </w:r>
    </w:p>
    <w:p w:rsidR="00000000" w:rsidDel="00000000" w:rsidP="00000000" w:rsidRDefault="00000000" w:rsidRPr="00000000" w14:paraId="00001C2F">
      <w:pPr>
        <w:rPr/>
      </w:pPr>
      <w:r w:rsidDel="00000000" w:rsidR="00000000" w:rsidRPr="00000000">
        <w:rPr>
          <w:rFonts w:ascii="Arial Unicode MS" w:cs="Arial Unicode MS" w:eastAsia="Arial Unicode MS" w:hAnsi="Arial Unicode MS"/>
          <w:rtl w:val="0"/>
        </w:rPr>
        <w:t xml:space="preserve">수련 체계에는 동양의 수련 공법과 서양의 일부 수련 방식이 포함됩니다.</w:t>
      </w:r>
    </w:p>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폭발하여 죽는 것을 방지하기 위해 한 사람은 한 가지 수련 방식만 익힐 수 있습니다. 수련은 일반적으로 인물에게 각종 피동 효과를 가져다주며, 각종 정도에서 인물의 능력을 증폭시킬 수 있습니다.</w:t>
      </w:r>
    </w:p>
    <w:p w:rsidR="00000000" w:rsidDel="00000000" w:rsidP="00000000" w:rsidRDefault="00000000" w:rsidRPr="00000000" w14:paraId="00001C31">
      <w:pPr>
        <w:rPr/>
      </w:pPr>
      <w:r w:rsidDel="00000000" w:rsidR="00000000" w:rsidRPr="00000000">
        <w:rPr>
          <w:rFonts w:ascii="Arial Unicode MS" w:cs="Arial Unicode MS" w:eastAsia="Arial Unicode MS" w:hAnsi="Arial Unicode MS"/>
          <w:rtl w:val="0"/>
        </w:rPr>
        <w:t xml:space="preserve">수련 체계를 교환한 모든 단위는 판정 시 초자연적 생물로 간주되며, 해당 수련 체계 자체에 설명이 있는 경우는 제외됩니다.</w:t>
      </w:r>
    </w:p>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서적</w:t>
      </w:r>
    </w:p>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템플릿 중 하나로, 특별한 설명이 없다면 캐릭터는 하나의 서적만 얻을 수 있습니다.</w:t>
      </w:r>
    </w:p>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동서양 세계에서 각종 기묘한 공법을 수련하려면 모두 마법서나 무공 비급이 필요합니다.</w:t>
      </w:r>
    </w:p>
    <w:p w:rsidR="00000000" w:rsidDel="00000000" w:rsidP="00000000" w:rsidRDefault="00000000" w:rsidRPr="00000000" w14:paraId="00001C35">
      <w:pPr>
        <w:rPr/>
      </w:pPr>
      <w:r w:rsidDel="00000000" w:rsidR="00000000" w:rsidRPr="00000000">
        <w:rPr>
          <w:rFonts w:ascii="Arial Unicode MS" w:cs="Arial Unicode MS" w:eastAsia="Arial Unicode MS" w:hAnsi="Arial Unicode MS"/>
          <w:rtl w:val="0"/>
        </w:rPr>
        <w:t xml:space="preserve">그런데 일부 서적은 오랜 세월 축적되면서 자신만의 의식을 깨우치고 자신만의 힘을 각성했습니다. 그리고 각 서적의 성격도 제각각이라 서로 배척합니다.</w:t>
      </w:r>
    </w:p>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서적을 교환한 모든 단위는 판정 시 초자연적 생물로 간주되며, 마도서 자체에 설명이 있는 경우는 제외됩니다.</w:t>
      </w:r>
    </w:p>
    <w:p w:rsidR="00000000" w:rsidDel="00000000" w:rsidP="00000000" w:rsidRDefault="00000000" w:rsidRPr="00000000" w14:paraId="00001C37">
      <w:pPr>
        <w:rPr/>
      </w:pPr>
      <w:r w:rsidDel="00000000" w:rsidR="00000000" w:rsidRPr="00000000">
        <w:rPr>
          <w:rFonts w:ascii="Arial Unicode MS" w:cs="Arial Unicode MS" w:eastAsia="Arial Unicode MS" w:hAnsi="Arial Unicode MS"/>
          <w:rtl w:val="0"/>
        </w:rPr>
        <w:t xml:space="preserve">칭호와 유파</w:t>
      </w:r>
    </w:p>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칭호와 유파는 체계적인 훈련을 통해 습득할 수 있는 기술 체계로, 같은 훈련만 완수하면 그 수확도 마찬가지여야 하며, 특별한 설명이 없다면 일반적으로 배타성이 없습니다. 칭호와 유파의 기술은 일련의 독특한 능력 기술 트리로, 전용 기예와 기교가 딸려 있으며, 그 작성 규범은 보통 일반적인 능력과 비슷하지만 독자적인 체계를 이루고 있어 끊임없이 성장할 수 있습니다.</w:t>
      </w:r>
    </w:p>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에너지 풀</w:t>
      </w:r>
    </w:p>
    <w:p w:rsidR="00000000" w:rsidDel="00000000" w:rsidP="00000000" w:rsidRDefault="00000000" w:rsidRPr="00000000" w14:paraId="00001C3A">
      <w:pPr>
        <w:rPr/>
      </w:pPr>
      <w:r w:rsidDel="00000000" w:rsidR="00000000" w:rsidRPr="00000000">
        <w:rPr>
          <w:rFonts w:ascii="Arial Unicode MS" w:cs="Arial Unicode MS" w:eastAsia="Arial Unicode MS" w:hAnsi="Arial Unicode MS"/>
          <w:rtl w:val="0"/>
        </w:rPr>
        <w:t xml:space="preserve">에너지는 힘을 운용하고 얻는 방식입니다. 특별한 설명이 없다면 에너지 풀은 배타성이 없습니다.</w:t>
      </w:r>
    </w:p>
    <w:p w:rsidR="00000000" w:rsidDel="00000000" w:rsidP="00000000" w:rsidRDefault="00000000" w:rsidRPr="00000000" w14:paraId="00001C3B">
      <w:pPr>
        <w:rPr/>
      </w:pPr>
      <w:r w:rsidDel="00000000" w:rsidR="00000000" w:rsidRPr="00000000">
        <w:rPr>
          <w:rFonts w:ascii="Arial Unicode MS" w:cs="Arial Unicode MS" w:eastAsia="Arial Unicode MS" w:hAnsi="Arial Unicode MS"/>
          <w:rtl w:val="0"/>
        </w:rPr>
        <w:t xml:space="preserve">각 에너지는 얻을 때마다 그 운용 메커니즘도 함께 얻게 됩니다(핵심 특성으로 무엇을 사용하는지, 어떻게 회복하고 보충하는지, 기본 용법이 있는지 등등).</w:t>
      </w:r>
    </w:p>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특별한 설명이 없다면 다른 능력은 이 운용 메커니즘을 간섭하지 않고 이 운용 메커니즘의 보충으로 작용합니다.</w:t>
      </w:r>
    </w:p>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예: 단기 휴식으로 마력을 회복할 수 있는데, 자연 회복이 반감되는 능력이 있다면 마력 회복 시간도 반감됩니다.</w:t>
      </w:r>
    </w:p>
    <w:p w:rsidR="00000000" w:rsidDel="00000000" w:rsidP="00000000" w:rsidRDefault="00000000" w:rsidRPr="00000000" w14:paraId="00001C3E">
      <w:pPr>
        <w:rPr/>
      </w:pPr>
      <w:r w:rsidDel="00000000" w:rsidR="00000000" w:rsidRPr="00000000">
        <w:rPr>
          <w:rFonts w:ascii="Arial Unicode MS" w:cs="Arial Unicode MS" w:eastAsia="Arial Unicode MS" w:hAnsi="Arial Unicode MS"/>
          <w:rtl w:val="0"/>
        </w:rPr>
        <w:t xml:space="preserve">모든 에너지는 특별한 설명이 없다면 초자연적 능력입니다.</w:t>
      </w:r>
    </w:p>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기예/초식/법술 등</w:t>
      </w:r>
    </w:p>
    <w:p w:rsidR="00000000" w:rsidDel="00000000" w:rsidP="00000000" w:rsidRDefault="00000000" w:rsidRPr="00000000" w14:paraId="00001C40">
      <w:pPr>
        <w:rPr/>
      </w:pPr>
      <w:r w:rsidDel="00000000" w:rsidR="00000000" w:rsidRPr="00000000">
        <w:rPr>
          <w:rFonts w:ascii="Arial Unicode MS" w:cs="Arial Unicode MS" w:eastAsia="Arial Unicode MS" w:hAnsi="Arial Unicode MS"/>
          <w:rtl w:val="0"/>
        </w:rPr>
        <w:t xml:space="preserve">대부분 기교에 의존하는 능력은 이 항목으로 귀납되는데, 때로는 여러 기예가 같은 능력을 향상시킬 수 있습니다(예를 들어 어떤 심법은 지속적으로 방어력을 높일 수 있고, 어떤 호신강은 공격을 받을 때 에너지를 집중해 방어력을 제공하는데, 이들은 마찬가지로 방어력을 제공하지만 중첩되지 않을 수 있습니다). 기예의 가장 큰 특징은 인물이 능동적으로 사용해야 하며, 수동적으로 발효되지 않는다는 점입니다.</w:t>
      </w:r>
    </w:p>
    <w:p w:rsidR="00000000" w:rsidDel="00000000" w:rsidP="00000000" w:rsidRDefault="00000000" w:rsidRPr="00000000" w14:paraId="00001C41">
      <w:pPr>
        <w:rPr/>
      </w:pPr>
      <w:r w:rsidDel="00000000" w:rsidR="00000000" w:rsidRPr="00000000">
        <w:rPr>
          <w:rFonts w:ascii="Arial Unicode MS" w:cs="Arial Unicode MS" w:eastAsia="Arial Unicode MS" w:hAnsi="Arial Unicode MS"/>
          <w:rtl w:val="0"/>
        </w:rPr>
        <w:t xml:space="preserve">기예에는 초식, 심법, 신법, 호신강, 기능, 법술 등이 포함되며, 이들은 각각 발동할 수 있습니다.</w:t>
      </w:r>
    </w:p>
    <w:p w:rsidR="00000000" w:rsidDel="00000000" w:rsidP="00000000" w:rsidRDefault="00000000" w:rsidRPr="00000000" w14:paraId="00001C42">
      <w:pPr>
        <w:rPr/>
      </w:pPr>
      <w:r w:rsidDel="00000000" w:rsidR="00000000" w:rsidRPr="00000000">
        <w:rPr>
          <w:rFonts w:ascii="Arial Unicode MS" w:cs="Arial Unicode MS" w:eastAsia="Arial Unicode MS" w:hAnsi="Arial Unicode MS"/>
          <w:rtl w:val="0"/>
        </w:rPr>
        <w:t xml:space="preserve">기예는 일반적으로 초자연적 능력이지만, 기예 자체에 특별한 설명이 있는 경우는 제외됩니다.</w:t>
      </w:r>
    </w:p>
    <w:p w:rsidR="00000000" w:rsidDel="00000000" w:rsidP="00000000" w:rsidRDefault="00000000" w:rsidRPr="00000000" w14:paraId="00001C43">
      <w:pPr>
        <w:rPr/>
      </w:pPr>
      <w:r w:rsidDel="00000000" w:rsidR="00000000" w:rsidRPr="00000000">
        <w:rPr>
          <w:rFonts w:ascii="Arial Unicode MS" w:cs="Arial Unicode MS" w:eastAsia="Arial Unicode MS" w:hAnsi="Arial Unicode MS"/>
          <w:rtl w:val="0"/>
        </w:rPr>
        <w:t xml:space="preserve">물품</w:t>
      </w:r>
    </w:p>
    <w:p w:rsidR="00000000" w:rsidDel="00000000" w:rsidP="00000000" w:rsidRDefault="00000000" w:rsidRPr="00000000" w14:paraId="00001C44">
      <w:pPr>
        <w:rPr/>
      </w:pPr>
      <w:r w:rsidDel="00000000" w:rsidR="00000000" w:rsidRPr="00000000">
        <w:rPr>
          <w:rFonts w:ascii="Arial Unicode MS" w:cs="Arial Unicode MS" w:eastAsia="Arial Unicode MS" w:hAnsi="Arial Unicode MS"/>
          <w:rtl w:val="0"/>
        </w:rPr>
        <w:t xml:space="preserve">물품은 가장 이해하기 쉬운 것으로, 손바닥 크기의 작은 단검부터 거대한 전함 절단도까지, 현실에 존재하는 것이든 존재하지 않는 것이든 거의 모든 물품을 만들어낼 수 있습니다.</w:t>
      </w:r>
    </w:p>
    <w:p w:rsidR="00000000" w:rsidDel="00000000" w:rsidP="00000000" w:rsidRDefault="00000000" w:rsidRPr="00000000" w14:paraId="00001C45">
      <w:pPr>
        <w:rPr/>
      </w:pPr>
      <w:r w:rsidDel="00000000" w:rsidR="00000000" w:rsidRPr="00000000">
        <w:rPr>
          <w:rFonts w:ascii="Arial Unicode MS" w:cs="Arial Unicode MS" w:eastAsia="Arial Unicode MS" w:hAnsi="Arial Unicode MS"/>
          <w:rtl w:val="0"/>
        </w:rPr>
        <w:t xml:space="preserve">동시에 물품의 강화, 개조, 각종 플러그인과 특수 재료 제작 등도 모두 물품 개조에 속합니다.</w:t>
      </w:r>
    </w:p>
    <w:p w:rsidR="00000000" w:rsidDel="00000000" w:rsidP="00000000" w:rsidRDefault="00000000" w:rsidRPr="00000000" w14:paraId="00001C46">
      <w:pPr>
        <w:rPr/>
      </w:pPr>
      <w:r w:rsidDel="00000000" w:rsidR="00000000" w:rsidRPr="00000000">
        <w:rPr>
          <w:rFonts w:ascii="Arial Unicode MS" w:cs="Arial Unicode MS" w:eastAsia="Arial Unicode MS" w:hAnsi="Arial Unicode MS"/>
          <w:rtl w:val="0"/>
        </w:rPr>
        <w:t xml:space="preserve">위 분류 중 혈통, 개조, 동술, 수련 체계, 서적 이 다섯 가지는 배타성을 가지고 있어, 이런 교환은 한 가지만 교환할 수 있으며, 이후에는 업그레이드만 가능할 뿐 같은 분류의 다른 교환을 다시 구매할 수 없습니다. 이런 교환을 "템플릿 능력"이라고 합니다.</w:t>
      </w:r>
    </w:p>
    <w:p w:rsidR="00000000" w:rsidDel="00000000" w:rsidP="00000000" w:rsidRDefault="00000000" w:rsidRPr="00000000" w14:paraId="00001C47">
      <w:pPr>
        <w:rPr/>
      </w:pPr>
      <w:r w:rsidDel="00000000" w:rsidR="00000000" w:rsidRPr="00000000">
        <w:rPr>
          <w:rFonts w:ascii="Arial Unicode MS" w:cs="Arial Unicode MS" w:eastAsia="Arial Unicode MS" w:hAnsi="Arial Unicode MS"/>
          <w:rtl w:val="0"/>
        </w:rPr>
        <w:t xml:space="preserve">예를 들어 늑대인간 혈통을 교환한 인물은 다시 흡혈귀 혈통을 교환할 수 없고, 사륜안 동술을 교환한 인물은 동시에 백안을 가질 수 없으며, 인간-기계 개조를 한 인물은 다시 유전자 개조를 통해 돌연변이가 될 수 없습니다.</w:t>
      </w:r>
    </w:p>
    <w:p w:rsidR="00000000" w:rsidDel="00000000" w:rsidP="00000000" w:rsidRDefault="00000000" w:rsidRPr="00000000" w14:paraId="00001C48">
      <w:pPr>
        <w:rPr/>
      </w:pPr>
      <w:r w:rsidDel="00000000" w:rsidR="00000000" w:rsidRPr="00000000">
        <w:rPr>
          <w:rtl w:val="0"/>
        </w:rPr>
        <w:t xml:space="preserve">=====================================================================</w:t>
      </w:r>
    </w:p>
    <w:p w:rsidR="00000000" w:rsidDel="00000000" w:rsidP="00000000" w:rsidRDefault="00000000" w:rsidRPr="00000000" w14:paraId="00001C49">
      <w:pPr>
        <w:rPr/>
      </w:pPr>
      <w:r w:rsidDel="00000000" w:rsidR="00000000" w:rsidRPr="00000000">
        <w:rPr>
          <w:rtl w:val="0"/>
        </w:rPr>
        <w:t xml:space="preserve">======================================</w:t>
      </w:r>
    </w:p>
    <w:p w:rsidR="00000000" w:rsidDel="00000000" w:rsidP="00000000" w:rsidRDefault="00000000" w:rsidRPr="00000000" w14:paraId="00001C4A">
      <w:pPr>
        <w:rPr/>
      </w:pPr>
      <w:r w:rsidDel="00000000" w:rsidR="00000000" w:rsidRPr="00000000">
        <w:rPr>
          <w:rFonts w:ascii="Arial Unicode MS" w:cs="Arial Unicode MS" w:eastAsia="Arial Unicode MS" w:hAnsi="Arial Unicode MS"/>
          <w:rtl w:val="0"/>
        </w:rPr>
        <w:t xml:space="preserve">정신 시광옥:</w:t>
      </w:r>
    </w:p>
    <w:p w:rsidR="00000000" w:rsidDel="00000000" w:rsidP="00000000" w:rsidRDefault="00000000" w:rsidRPr="00000000" w14:paraId="00001C4B">
      <w:pPr>
        <w:rPr/>
      </w:pPr>
      <w:r w:rsidDel="00000000" w:rsidR="00000000" w:rsidRPr="00000000">
        <w:rPr>
          <w:rFonts w:ascii="Arial Unicode MS" w:cs="Arial Unicode MS" w:eastAsia="Arial Unicode MS" w:hAnsi="Arial Unicode MS"/>
          <w:rtl w:val="0"/>
        </w:rPr>
        <w:t xml:space="preserve">이것은 윤회지경 내부에서 개설한 소형 훈련 공간입니다. 한 번 들어갈 때마다 D+1000을 지불해야 합니다. 안에서 아무리 오래 훈련해도 시광옥에서 12XP를 얻으면 쫓겨나게 되는데, 보너스를 포함해 윤회지경에서 휴식하는 시간 제한을 한 번 사용하면 됩니다. (절조: 전설 지능은 이 훈련에서 작용하지 않습니다)</w:t>
      </w:r>
    </w:p>
    <w:p w:rsidR="00000000" w:rsidDel="00000000" w:rsidP="00000000" w:rsidRDefault="00000000" w:rsidRPr="00000000" w14:paraId="00001C4C">
      <w:pPr>
        <w:rPr/>
      </w:pPr>
      <w:r w:rsidDel="00000000" w:rsidR="00000000" w:rsidRPr="00000000">
        <w:rPr>
          <w:rFonts w:ascii="Arial Unicode MS" w:cs="Arial Unicode MS" w:eastAsia="Arial Unicode MS" w:hAnsi="Arial Unicode MS"/>
          <w:rtl w:val="0"/>
        </w:rPr>
        <w:t xml:space="preserve">선택 규칙: 정신 시광옥에서 수련하는 것은 들어갔다 나오는 것만으로 그치지 않습니다. 플레이어는 안에서 수련 상황을 연기해야 하며, ST도 상황에 따라 플레이어에게 가상 전투를 마련해줄 수 있습니다. 예를 들어 플레이어의 숙적을 심마로 삼아 환영 속에서 전투를 벌이는 등, 캐릭터 연기의 재미를 더합니다.</w:t>
      </w:r>
    </w:p>
    <w:p w:rsidR="00000000" w:rsidDel="00000000" w:rsidP="00000000" w:rsidRDefault="00000000" w:rsidRPr="00000000" w14:paraId="00001C4D">
      <w:pPr>
        <w:rPr/>
      </w:pPr>
      <w:r w:rsidDel="00000000" w:rsidR="00000000" w:rsidRPr="00000000">
        <w:rPr>
          <w:rtl w:val="0"/>
        </w:rPr>
        <w:t xml:space="preserve">=====================================================================</w:t>
      </w:r>
    </w:p>
    <w:p w:rsidR="00000000" w:rsidDel="00000000" w:rsidP="00000000" w:rsidRDefault="00000000" w:rsidRPr="00000000" w14:paraId="00001C4E">
      <w:pPr>
        <w:rPr/>
      </w:pPr>
      <w:r w:rsidDel="00000000" w:rsidR="00000000" w:rsidRPr="00000000">
        <w:rPr>
          <w:rtl w:val="0"/>
        </w:rPr>
        <w:t xml:space="preserve">======================================</w:t>
      </w:r>
    </w:p>
    <w:p w:rsidR="00000000" w:rsidDel="00000000" w:rsidP="00000000" w:rsidRDefault="00000000" w:rsidRPr="00000000" w14:paraId="00001C4F">
      <w:pPr>
        <w:rPr/>
      </w:pPr>
      <w:r w:rsidDel="00000000" w:rsidR="00000000" w:rsidRPr="00000000">
        <w:rPr>
          <w:rFonts w:ascii="Arial Unicode MS" w:cs="Arial Unicode MS" w:eastAsia="Arial Unicode MS" w:hAnsi="Arial Unicode MS"/>
          <w:rtl w:val="0"/>
        </w:rPr>
        <w:t xml:space="preserve">치료와 리셋:</w:t>
      </w:r>
    </w:p>
    <w:p w:rsidR="00000000" w:rsidDel="00000000" w:rsidP="00000000" w:rsidRDefault="00000000" w:rsidRPr="00000000" w14:paraId="00001C50">
      <w:pPr>
        <w:rPr/>
      </w:pPr>
      <w:r w:rsidDel="00000000" w:rsidR="00000000" w:rsidRPr="00000000">
        <w:rPr>
          <w:rFonts w:ascii="Arial Unicode MS" w:cs="Arial Unicode MS" w:eastAsia="Arial Unicode MS" w:hAnsi="Arial Unicode MS"/>
          <w:rtl w:val="0"/>
        </w:rPr>
        <w:t xml:space="preserve">악전고투 끝에 한쪽 팔다리가 끊어지고 반쪽 폐가 날아가 간신히 숨 쉬며 윤회지경으로 기어 들어왔다면, 가장 급한 일은 당연히 치료입니다.</w:t>
      </w:r>
    </w:p>
    <w:p w:rsidR="00000000" w:rsidDel="00000000" w:rsidP="00000000" w:rsidRDefault="00000000" w:rsidRPr="00000000" w14:paraId="00001C51">
      <w:pPr>
        <w:rPr/>
      </w:pPr>
      <w:r w:rsidDel="00000000" w:rsidR="00000000" w:rsidRPr="00000000">
        <w:rPr>
          <w:rFonts w:ascii="Arial Unicode MS" w:cs="Arial Unicode MS" w:eastAsia="Arial Unicode MS" w:hAnsi="Arial Unicode MS"/>
          <w:rtl w:val="0"/>
        </w:rPr>
        <w:t xml:space="preserve">윤회지경은 모든 상처를 복구하고 목표 몸에 있는 초자연적 효과를 해제하는 능력을 가지고 있습니다.</w:t>
      </w:r>
    </w:p>
    <w:p w:rsidR="00000000" w:rsidDel="00000000" w:rsidP="00000000" w:rsidRDefault="00000000" w:rsidRPr="00000000" w14:paraId="00001C52">
      <w:pPr>
        <w:rPr/>
      </w:pPr>
      <w:r w:rsidDel="00000000" w:rsidR="00000000" w:rsidRPr="00000000">
        <w:rPr>
          <w:rFonts w:ascii="Arial Unicode MS" w:cs="Arial Unicode MS" w:eastAsia="Arial Unicode MS" w:hAnsi="Arial Unicode MS"/>
          <w:rtl w:val="0"/>
        </w:rPr>
        <w:t xml:space="preserve">누구나 자신의 포인트를 사용해 이 능력을 발동할 수 있으며, 심지어 자신의 포인트를 사용해 다른 사람이 이 능력을 사용하도록 도울 수도 있습니다.</w:t>
      </w:r>
    </w:p>
    <w:p w:rsidR="00000000" w:rsidDel="00000000" w:rsidP="00000000" w:rsidRDefault="00000000" w:rsidRPr="00000000" w14:paraId="00001C53">
      <w:pPr>
        <w:rPr/>
      </w:pPr>
      <w:r w:rsidDel="00000000" w:rsidR="00000000" w:rsidRPr="00000000">
        <w:rPr>
          <w:rFonts w:ascii="Arial Unicode MS" w:cs="Arial Unicode MS" w:eastAsia="Arial Unicode MS" w:hAnsi="Arial Unicode MS"/>
          <w:rtl w:val="0"/>
        </w:rPr>
        <w:t xml:space="preserve">사용 가격은 다음과 같습니다:</w:t>
      </w:r>
    </w:p>
    <w:p w:rsidR="00000000" w:rsidDel="00000000" w:rsidP="00000000" w:rsidRDefault="00000000" w:rsidRPr="00000000" w14:paraId="00001C54">
      <w:pPr>
        <w:rPr/>
      </w:pPr>
      <w:r w:rsidDel="00000000" w:rsidR="00000000" w:rsidRPr="00000000">
        <w:rPr>
          <w:rFonts w:ascii="Arial Unicode MS" w:cs="Arial Unicode MS" w:eastAsia="Arial Unicode MS" w:hAnsi="Arial Unicode MS"/>
          <w:rtl w:val="0"/>
        </w:rPr>
        <w:t xml:space="preserve">충격 피해: 무료</w:t>
      </w:r>
    </w:p>
    <w:p w:rsidR="00000000" w:rsidDel="00000000" w:rsidP="00000000" w:rsidRDefault="00000000" w:rsidRPr="00000000" w14:paraId="00001C55">
      <w:pPr>
        <w:rPr/>
      </w:pPr>
      <w:r w:rsidDel="00000000" w:rsidR="00000000" w:rsidRPr="00000000">
        <w:rPr>
          <w:rFonts w:ascii="Arial Unicode MS" w:cs="Arial Unicode MS" w:eastAsia="Arial Unicode MS" w:hAnsi="Arial Unicode MS"/>
          <w:rtl w:val="0"/>
        </w:rPr>
        <w:t xml:space="preserve">심각한 피해: 무료</w:t>
      </w:r>
    </w:p>
    <w:p w:rsidR="00000000" w:rsidDel="00000000" w:rsidP="00000000" w:rsidRDefault="00000000" w:rsidRPr="00000000" w14:paraId="00001C56">
      <w:pPr>
        <w:rPr/>
      </w:pPr>
      <w:r w:rsidDel="00000000" w:rsidR="00000000" w:rsidRPr="00000000">
        <w:rPr>
          <w:rFonts w:ascii="Arial Unicode MS" w:cs="Arial Unicode MS" w:eastAsia="Arial Unicode MS" w:hAnsi="Arial Unicode MS"/>
          <w:rtl w:val="0"/>
        </w:rPr>
        <w:t xml:space="preserve">악성 피해: 무료</w:t>
      </w:r>
    </w:p>
    <w:p w:rsidR="00000000" w:rsidDel="00000000" w:rsidP="00000000" w:rsidRDefault="00000000" w:rsidRPr="00000000" w14:paraId="00001C57">
      <w:pPr>
        <w:rPr/>
      </w:pPr>
      <w:r w:rsidDel="00000000" w:rsidR="00000000" w:rsidRPr="00000000">
        <w:rPr>
          <w:rFonts w:ascii="Arial Unicode MS" w:cs="Arial Unicode MS" w:eastAsia="Arial Unicode MS" w:hAnsi="Arial Unicode MS"/>
          <w:rtl w:val="0"/>
        </w:rPr>
        <w:t xml:space="preserve">불량 상태 해제: 불량 상태 1점 제거에 5점이 듭니다.</w:t>
      </w:r>
    </w:p>
    <w:p w:rsidR="00000000" w:rsidDel="00000000" w:rsidP="00000000" w:rsidRDefault="00000000" w:rsidRPr="00000000" w14:paraId="00001C58">
      <w:pPr>
        <w:rPr/>
      </w:pPr>
      <w:r w:rsidDel="00000000" w:rsidR="00000000" w:rsidRPr="00000000">
        <w:rPr>
          <w:rFonts w:ascii="Arial Unicode MS" w:cs="Arial Unicode MS" w:eastAsia="Arial Unicode MS" w:hAnsi="Arial Unicode MS"/>
          <w:rtl w:val="0"/>
        </w:rPr>
        <w:t xml:space="preserve">초자연적 효과 해제(마법/저주 등 포함하되 이에 국한되지 않음): 지선 등급 없음 무료, D급 200점, C급 400점, B급 600점, A급 800점, S급 1000점, S급 이상의 등급은 S급과 같은 비용이 듭니다.</w:t>
      </w:r>
    </w:p>
    <w:p w:rsidR="00000000" w:rsidDel="00000000" w:rsidP="00000000" w:rsidRDefault="00000000" w:rsidRPr="00000000" w14:paraId="00001C59">
      <w:pPr>
        <w:rPr/>
      </w:pPr>
      <w:r w:rsidDel="00000000" w:rsidR="00000000" w:rsidRPr="00000000">
        <w:rPr>
          <w:rFonts w:ascii="Arial Unicode MS" w:cs="Arial Unicode MS" w:eastAsia="Arial Unicode MS" w:hAnsi="Arial Unicode MS"/>
          <w:rtl w:val="0"/>
        </w:rPr>
        <w:t xml:space="preserve">기관/사지 복구: 기관 하나 복구에 200점이 듭니다. 예: 눈, 위, 폐 등.</w:t>
      </w:r>
    </w:p>
    <w:p w:rsidR="00000000" w:rsidDel="00000000" w:rsidP="00000000" w:rsidRDefault="00000000" w:rsidRPr="00000000" w14:paraId="00001C5A">
      <w:pPr>
        <w:rPr/>
      </w:pPr>
      <w:r w:rsidDel="00000000" w:rsidR="00000000" w:rsidRPr="00000000">
        <w:rPr>
          <w:rFonts w:ascii="Arial Unicode MS" w:cs="Arial Unicode MS" w:eastAsia="Arial Unicode MS" w:hAnsi="Arial Unicode MS"/>
          <w:rtl w:val="0"/>
        </w:rPr>
        <w:t xml:space="preserve">전신 복구: 몸 하나를 새로 만드는 데 1000점이 듭니다.</w:t>
      </w:r>
    </w:p>
    <w:p w:rsidR="00000000" w:rsidDel="00000000" w:rsidP="00000000" w:rsidRDefault="00000000" w:rsidRPr="00000000" w14:paraId="00001C5B">
      <w:pPr>
        <w:rPr/>
      </w:pPr>
      <w:r w:rsidDel="00000000" w:rsidR="00000000" w:rsidRPr="00000000">
        <w:rPr>
          <w:rFonts w:ascii="Arial Unicode MS" w:cs="Arial Unicode MS" w:eastAsia="Arial Unicode MS" w:hAnsi="Arial Unicode MS"/>
          <w:rtl w:val="0"/>
        </w:rPr>
        <w:t xml:space="preserve">특성 피해: 특성 피해 1점 제거에 50점이 듭니다. (해당 특성 피해가 다른 원인으로 인한 것이라면 먼저 원인을 제거해야만 특성 피해를 제거할 수 있습니다.)</w:t>
      </w:r>
    </w:p>
    <w:p w:rsidR="00000000" w:rsidDel="00000000" w:rsidP="00000000" w:rsidRDefault="00000000" w:rsidRPr="00000000" w14:paraId="00001C5C">
      <w:pPr>
        <w:rPr/>
      </w:pPr>
      <w:r w:rsidDel="00000000" w:rsidR="00000000" w:rsidRPr="00000000">
        <w:rPr>
          <w:rFonts w:ascii="Arial Unicode MS" w:cs="Arial Unicode MS" w:eastAsia="Arial Unicode MS" w:hAnsi="Arial Unicode MS"/>
          <w:rtl w:val="0"/>
        </w:rPr>
        <w:t xml:space="preserve">정신 이상: 영구적인 정신 이상 복구에 1000점이 듭니다.</w:t>
      </w:r>
    </w:p>
    <w:p w:rsidR="00000000" w:rsidDel="00000000" w:rsidP="00000000" w:rsidRDefault="00000000" w:rsidRPr="00000000" w14:paraId="00001C5D">
      <w:pPr>
        <w:rPr/>
      </w:pPr>
      <w:r w:rsidDel="00000000" w:rsidR="00000000" w:rsidRPr="00000000">
        <w:rPr>
          <w:rFonts w:ascii="Arial Unicode MS" w:cs="Arial Unicode MS" w:eastAsia="Arial Unicode MS" w:hAnsi="Arial Unicode MS"/>
          <w:rtl w:val="0"/>
        </w:rPr>
        <w:t xml:space="preserve">특성 상실은 복구할 수 없습니다.</w:t>
      </w:r>
    </w:p>
    <w:p w:rsidR="00000000" w:rsidDel="00000000" w:rsidP="00000000" w:rsidRDefault="00000000" w:rsidRPr="00000000" w14:paraId="00001C5E">
      <w:pPr>
        <w:rPr/>
      </w:pPr>
      <w:r w:rsidDel="00000000" w:rsidR="00000000" w:rsidRPr="00000000">
        <w:rPr>
          <w:rtl w:val="0"/>
        </w:rPr>
        <w:t xml:space="preserve">=====================================================================</w:t>
      </w:r>
    </w:p>
    <w:p w:rsidR="00000000" w:rsidDel="00000000" w:rsidP="00000000" w:rsidRDefault="00000000" w:rsidRPr="00000000" w14:paraId="00001C5F">
      <w:pPr>
        <w:rPr/>
      </w:pPr>
      <w:r w:rsidDel="00000000" w:rsidR="00000000" w:rsidRPr="00000000">
        <w:rPr>
          <w:rtl w:val="0"/>
        </w:rPr>
        <w:t xml:space="preserve">======================================</w:t>
      </w:r>
    </w:p>
    <w:p w:rsidR="00000000" w:rsidDel="00000000" w:rsidP="00000000" w:rsidRDefault="00000000" w:rsidRPr="00000000" w14:paraId="00001C60">
      <w:pPr>
        <w:rPr/>
      </w:pPr>
      <w:r w:rsidDel="00000000" w:rsidR="00000000" w:rsidRPr="00000000">
        <w:rPr>
          <w:rFonts w:ascii="Arial Unicode MS" w:cs="Arial Unicode MS" w:eastAsia="Arial Unicode MS" w:hAnsi="Arial Unicode MS"/>
          <w:rtl w:val="0"/>
        </w:rPr>
        <w:t xml:space="preserve">부활:</w:t>
      </w:r>
    </w:p>
    <w:p w:rsidR="00000000" w:rsidDel="00000000" w:rsidP="00000000" w:rsidRDefault="00000000" w:rsidRPr="00000000" w14:paraId="00001C61">
      <w:pPr>
        <w:rPr/>
      </w:pPr>
      <w:r w:rsidDel="00000000" w:rsidR="00000000" w:rsidRPr="00000000">
        <w:rPr>
          <w:rFonts w:ascii="Arial Unicode MS" w:cs="Arial Unicode MS" w:eastAsia="Arial Unicode MS" w:hAnsi="Arial Unicode MS"/>
          <w:rtl w:val="0"/>
        </w:rPr>
        <w:t xml:space="preserve">윤회지경에서는 모든 캐릭터가 부활할 수 있습니다.</w:t>
      </w:r>
    </w:p>
    <w:p w:rsidR="00000000" w:rsidDel="00000000" w:rsidP="00000000" w:rsidRDefault="00000000" w:rsidRPr="00000000" w14:paraId="00001C62">
      <w:pPr>
        <w:rPr/>
      </w:pPr>
      <w:r w:rsidDel="00000000" w:rsidR="00000000" w:rsidRPr="00000000">
        <w:rPr>
          <w:rFonts w:ascii="Arial Unicode MS" w:cs="Arial Unicode MS" w:eastAsia="Arial Unicode MS" w:hAnsi="Arial Unicode MS"/>
          <w:rtl w:val="0"/>
        </w:rPr>
        <w:t xml:space="preserve">특별한 설명이 없다면 부활에 필요한 지선과 포인트는 해당 캐릭터가 이전에 소모한 모든 지선과 포인트의 합에 1000점을 더한 것입니다.</w:t>
      </w:r>
    </w:p>
    <w:p w:rsidR="00000000" w:rsidDel="00000000" w:rsidP="00000000" w:rsidRDefault="00000000" w:rsidRPr="00000000" w14:paraId="00001C63">
      <w:pPr>
        <w:rPr/>
      </w:pPr>
      <w:r w:rsidDel="00000000" w:rsidR="00000000" w:rsidRPr="00000000">
        <w:rPr>
          <w:rFonts w:ascii="Arial Unicode MS" w:cs="Arial Unicode MS" w:eastAsia="Arial Unicode MS" w:hAnsi="Arial Unicode MS"/>
          <w:rtl w:val="0"/>
        </w:rPr>
        <w:t xml:space="preserve">이런 부활 방법은 캐릭터가 몸에 지니고 있으면서 사용하지 않은 지선과 포인트는 계산하지 않습니다.</w:t>
      </w:r>
    </w:p>
    <w:p w:rsidR="00000000" w:rsidDel="00000000" w:rsidP="00000000" w:rsidRDefault="00000000" w:rsidRPr="00000000" w14:paraId="00001C64">
      <w:pPr>
        <w:rPr/>
      </w:pPr>
      <w:r w:rsidDel="00000000" w:rsidR="00000000" w:rsidRPr="00000000">
        <w:rPr>
          <w:rFonts w:ascii="Arial Unicode MS" w:cs="Arial Unicode MS" w:eastAsia="Arial Unicode MS" w:hAnsi="Arial Unicode MS"/>
          <w:rtl w:val="0"/>
        </w:rPr>
        <w:t xml:space="preserve">해당 캐릭터가 자폭, 폭체로 인해 사망했거나 부활할 수 없는 능력으로 사망했다면 부활할 수 없습니다.</w:t>
      </w:r>
    </w:p>
    <w:p w:rsidR="00000000" w:rsidDel="00000000" w:rsidP="00000000" w:rsidRDefault="00000000" w:rsidRPr="00000000" w14:paraId="00001C65">
      <w:pPr>
        <w:rPr/>
      </w:pPr>
      <w:r w:rsidDel="00000000" w:rsidR="00000000" w:rsidRPr="00000000">
        <w:rPr>
          <w:rFonts w:ascii="Arial Unicode MS" w:cs="Arial Unicode MS" w:eastAsia="Arial Unicode MS" w:hAnsi="Arial Unicode MS"/>
          <w:rtl w:val="0"/>
        </w:rPr>
        <w:t xml:space="preserve">예: 한 캐릭터가 몸에 D+1000을 사용하지 않고 가지고 있으며, D+600의 혈통과 3000점의 특성을 교환했다면, 그를 부활시키려면 D+4600점이 필요합니다.</w:t>
      </w:r>
    </w:p>
    <w:p w:rsidR="00000000" w:rsidDel="00000000" w:rsidP="00000000" w:rsidRDefault="00000000" w:rsidRPr="00000000" w14:paraId="00001C66">
      <w:pPr>
        <w:rPr/>
      </w:pPr>
      <w:r w:rsidDel="00000000" w:rsidR="00000000" w:rsidRPr="00000000">
        <w:rPr>
          <w:rFonts w:ascii="Arial Unicode MS" w:cs="Arial Unicode MS" w:eastAsia="Arial Unicode MS" w:hAnsi="Arial Unicode MS"/>
          <w:rtl w:val="0"/>
        </w:rPr>
        <w:t xml:space="preserve">특별한 설명이 없다면 모든 비영구적인 버프, 디버프 등은 부활 시 직접 제거됩니다. 영구적으로 얻은 효과, 예를 들어 영구적으로 특성을 증가시키거나 영구적으로 생명력 상한을 낮추는 등은 부활 시에도 해당 효과가 여전히 발효됩니다.</w:t>
      </w:r>
    </w:p>
    <w:p w:rsidR="00000000" w:rsidDel="00000000" w:rsidP="00000000" w:rsidRDefault="00000000" w:rsidRPr="00000000" w14:paraId="00001C67">
      <w:pPr>
        <w:rPr/>
      </w:pPr>
      <w:r w:rsidDel="00000000" w:rsidR="00000000" w:rsidRPr="00000000">
        <w:rPr>
          <w:rtl w:val="0"/>
        </w:rPr>
        <w:t xml:space="preserve">=====================================================================</w:t>
      </w:r>
    </w:p>
    <w:p w:rsidR="00000000" w:rsidDel="00000000" w:rsidP="00000000" w:rsidRDefault="00000000" w:rsidRPr="00000000" w14:paraId="00001C68">
      <w:pPr>
        <w:rPr/>
      </w:pPr>
      <w:r w:rsidDel="00000000" w:rsidR="00000000" w:rsidRPr="00000000">
        <w:rPr>
          <w:rtl w:val="0"/>
        </w:rPr>
        <w:t xml:space="preserve">======================================</w:t>
      </w:r>
    </w:p>
    <w:p w:rsidR="00000000" w:rsidDel="00000000" w:rsidP="00000000" w:rsidRDefault="00000000" w:rsidRPr="00000000" w14:paraId="00001C69">
      <w:pPr>
        <w:rPr/>
      </w:pPr>
      <w:r w:rsidDel="00000000" w:rsidR="00000000" w:rsidRPr="00000000">
        <w:rPr>
          <w:rFonts w:ascii="Arial Unicode MS" w:cs="Arial Unicode MS" w:eastAsia="Arial Unicode MS" w:hAnsi="Arial Unicode MS"/>
          <w:rtl w:val="0"/>
        </w:rPr>
        <w:t xml:space="preserve">리셋:</w:t>
      </w:r>
    </w:p>
    <w:p w:rsidR="00000000" w:rsidDel="00000000" w:rsidP="00000000" w:rsidRDefault="00000000" w:rsidRPr="00000000" w14:paraId="00001C6A">
      <w:pPr>
        <w:rPr/>
      </w:pPr>
      <w:r w:rsidDel="00000000" w:rsidR="00000000" w:rsidRPr="00000000">
        <w:rPr>
          <w:rFonts w:ascii="Arial Unicode MS" w:cs="Arial Unicode MS" w:eastAsia="Arial Unicode MS" w:hAnsi="Arial Unicode MS"/>
          <w:rtl w:val="0"/>
        </w:rPr>
        <w:t xml:space="preserve">때로는 "아 후회된다, 이 능력을 사지 말았어야 했는데"라고 생각할 때도 있습니다. 이런 경우 C+3000을 사용해 리셋할 수 있습니다.</w:t>
      </w:r>
    </w:p>
    <w:p w:rsidR="00000000" w:rsidDel="00000000" w:rsidP="00000000" w:rsidRDefault="00000000" w:rsidRPr="00000000" w14:paraId="00001C6B">
      <w:pPr>
        <w:rPr/>
      </w:pPr>
      <w:r w:rsidDel="00000000" w:rsidR="00000000" w:rsidRPr="00000000">
        <w:rPr>
          <w:rFonts w:ascii="Arial Unicode MS" w:cs="Arial Unicode MS" w:eastAsia="Arial Unicode MS" w:hAnsi="Arial Unicode MS"/>
          <w:rtl w:val="0"/>
        </w:rPr>
        <w:t xml:space="preserve">이렇게 하면 포인트로 구매한 모든 특성, 혈통, 개조, 물품 등 일련의 교환이 리셋되어 당신이 막 윤회지경에 들어왔을 때의 상태로 돌아갑니다. 경험치로 구매한 기술 등급, 초식, 기예 등도 함께 리셋할 수 있습니다.</w:t>
      </w:r>
    </w:p>
    <w:p w:rsidR="00000000" w:rsidDel="00000000" w:rsidP="00000000" w:rsidRDefault="00000000" w:rsidRPr="00000000" w14:paraId="00001C6C">
      <w:pPr>
        <w:rPr/>
      </w:pPr>
      <w:r w:rsidDel="00000000" w:rsidR="00000000" w:rsidRPr="00000000">
        <w:rPr>
          <w:rFonts w:ascii="Arial Unicode MS" w:cs="Arial Unicode MS" w:eastAsia="Arial Unicode MS" w:hAnsi="Arial Unicode MS"/>
          <w:rtl w:val="0"/>
        </w:rPr>
        <w:t xml:space="preserve">도중에 어떤 이유로 어떤 물품, 혈통, 개조 등의 능력을 잃었다면 리셋 시 이런 이미 잃은 것들은 청산하지 않습니다. 마찬가지로 일부 물품이 더 이상 가득 차 있지 않거나 사용 횟수가 소모된 경우에도 리셋할 수 없습니다. (예를 들어 세계수의 잎사귀 5점 마력을 사용했다면 리셋 시 세계수의 잎사귀는 리셋되지 않습니다)</w:t>
      </w:r>
    </w:p>
    <w:p w:rsidR="00000000" w:rsidDel="00000000" w:rsidP="00000000" w:rsidRDefault="00000000" w:rsidRPr="00000000" w14:paraId="00001C6D">
      <w:pPr>
        <w:rPr/>
      </w:pPr>
      <w:r w:rsidDel="00000000" w:rsidR="00000000" w:rsidRPr="00000000">
        <w:rPr>
          <w:rFonts w:ascii="Arial Unicode MS" w:cs="Arial Unicode MS" w:eastAsia="Arial Unicode MS" w:hAnsi="Arial Unicode MS"/>
          <w:rtl w:val="0"/>
        </w:rPr>
        <w:t xml:space="preserve">게임 중에 추가 경험치나 경험치 보너스를 얻을 수 있는 자원을 구매했다면 추가로 얻은 1XP마다 400점이 차감되는데, 차감할 포인트가 부족하면 리셋할 수 없습니다.</w:t>
      </w:r>
    </w:p>
    <w:p w:rsidR="00000000" w:rsidDel="00000000" w:rsidP="00000000" w:rsidRDefault="00000000" w:rsidRPr="00000000" w14:paraId="00001C6E">
      <w:pPr>
        <w:rPr/>
      </w:pPr>
      <w:r w:rsidDel="00000000" w:rsidR="00000000" w:rsidRPr="00000000">
        <w:rPr>
          <w:rFonts w:ascii="Arial Unicode MS" w:cs="Arial Unicode MS" w:eastAsia="Arial Unicode MS" w:hAnsi="Arial Unicode MS"/>
          <w:rtl w:val="0"/>
        </w:rPr>
        <w:t xml:space="preserve">전설 지능으로 인한 보너스는 이의 영향을 받지 않습니다.</w:t>
      </w:r>
    </w:p>
    <w:p w:rsidR="00000000" w:rsidDel="00000000" w:rsidP="00000000" w:rsidRDefault="00000000" w:rsidRPr="00000000" w14:paraId="00001C6F">
      <w:pPr>
        <w:rPr/>
      </w:pPr>
      <w:r w:rsidDel="00000000" w:rsidR="00000000" w:rsidRPr="00000000">
        <w:rPr>
          <w:rFonts w:ascii="Arial Unicode MS" w:cs="Arial Unicode MS" w:eastAsia="Arial Unicode MS" w:hAnsi="Arial Unicode MS"/>
          <w:rtl w:val="0"/>
        </w:rPr>
        <w:t xml:space="preserve">능력을 구매함으로써 물품이나 능력을 하나 증정받았다면 함께 잃게 되며, 해당 물품이나 능력을 잃었다면 해당 물품이나 능력의 원가에 따라 당신 몸에 있는 지선과 포인트에서 차감하는데, 차감할 것이 부족하면 리셋할 수 없습니다.</w:t>
      </w:r>
    </w:p>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게임 중에 정신 시광옥을 구매했다면 이 부분에 사용한 포인트와 지선은 반환되지 않습니다. 경험치가 이미 당신에게 반환되었기 때문입니다.</w:t>
      </w:r>
    </w:p>
    <w:p w:rsidR="00000000" w:rsidDel="00000000" w:rsidP="00000000" w:rsidRDefault="00000000" w:rsidRPr="00000000" w14:paraId="00001C71">
      <w:pPr>
        <w:rPr/>
      </w:pPr>
      <w:r w:rsidDel="00000000" w:rsidR="00000000" w:rsidRPr="00000000">
        <w:rPr>
          <w:rFonts w:ascii="Arial Unicode MS" w:cs="Arial Unicode MS" w:eastAsia="Arial Unicode MS" w:hAnsi="Arial Unicode MS"/>
          <w:rtl w:val="0"/>
        </w:rPr>
        <w:t xml:space="preserve">리셋에는 횟수 제한이 없으며, 만족스럽지 않다면 계속 리셋할 수 있습니다. 포인트만 충분하다면 말입니다.</w:t>
      </w:r>
    </w:p>
    <w:p w:rsidR="00000000" w:rsidDel="00000000" w:rsidP="00000000" w:rsidRDefault="00000000" w:rsidRPr="00000000" w14:paraId="00001C72">
      <w:pPr>
        <w:rPr/>
      </w:pPr>
      <w:r w:rsidDel="00000000" w:rsidR="00000000" w:rsidRPr="00000000">
        <w:rPr>
          <w:rFonts w:ascii="Arial Unicode MS" w:cs="Arial Unicode MS" w:eastAsia="Arial Unicode MS" w:hAnsi="Arial Unicode MS"/>
          <w:rtl w:val="0"/>
        </w:rPr>
        <w:t xml:space="preserve">리셋 후 일부 능력의 전제(학습 전제 포함)를 잃었다면 이 능력을 사용할 수 없습니다.</w:t>
      </w:r>
    </w:p>
    <w:p w:rsidR="00000000" w:rsidDel="00000000" w:rsidP="00000000" w:rsidRDefault="00000000" w:rsidRPr="00000000" w14:paraId="00001C73">
      <w:pPr>
        <w:rPr/>
      </w:pPr>
      <w:r w:rsidDel="00000000" w:rsidR="00000000" w:rsidRPr="00000000">
        <w:rPr>
          <w:rtl w:val="0"/>
        </w:rPr>
        <w:t xml:space="preserve">=====================================================================</w:t>
      </w:r>
    </w:p>
    <w:p w:rsidR="00000000" w:rsidDel="00000000" w:rsidP="00000000" w:rsidRDefault="00000000" w:rsidRPr="00000000" w14:paraId="00001C74">
      <w:pPr>
        <w:rPr/>
      </w:pPr>
      <w:r w:rsidDel="00000000" w:rsidR="00000000" w:rsidRPr="00000000">
        <w:rPr>
          <w:rtl w:val="0"/>
        </w:rPr>
        <w:t xml:space="preserve">======================================</w:t>
      </w:r>
    </w:p>
    <w:p w:rsidR="00000000" w:rsidDel="00000000" w:rsidP="00000000" w:rsidRDefault="00000000" w:rsidRPr="00000000" w14:paraId="00001C75">
      <w:pPr>
        <w:rPr/>
      </w:pPr>
      <w:r w:rsidDel="00000000" w:rsidR="00000000" w:rsidRPr="00000000">
        <w:rPr>
          <w:rFonts w:ascii="Arial Unicode MS" w:cs="Arial Unicode MS" w:eastAsia="Arial Unicode MS" w:hAnsi="Arial Unicode MS"/>
          <w:rtl w:val="0"/>
        </w:rPr>
        <w:t xml:space="preserve">물품 회수:</w:t>
      </w:r>
    </w:p>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윤회자의 이익을 보장하기 위해 윤회지경에서 구입한 물품은 윤회지경에서 회수할 수 있지만, 다음 원칙을 따릅니다:</w:t>
      </w:r>
    </w:p>
    <w:p w:rsidR="00000000" w:rsidDel="00000000" w:rsidP="00000000" w:rsidRDefault="00000000" w:rsidRPr="00000000" w14:paraId="00001C77">
      <w:pPr>
        <w:rPr/>
      </w:pPr>
      <w:r w:rsidDel="00000000" w:rsidR="00000000" w:rsidRPr="00000000">
        <w:rPr>
          <w:rFonts w:ascii="Arial Unicode MS" w:cs="Arial Unicode MS" w:eastAsia="Arial Unicode MS" w:hAnsi="Arial Unicode MS"/>
          <w:rtl w:val="0"/>
        </w:rPr>
        <w:t xml:space="preserve">1. 모든 소모품은 회수할 수 없습니다.</w:t>
      </w:r>
    </w:p>
    <w:p w:rsidR="00000000" w:rsidDel="00000000" w:rsidP="00000000" w:rsidRDefault="00000000" w:rsidRPr="00000000" w14:paraId="00001C78">
      <w:pPr>
        <w:rPr/>
      </w:pPr>
      <w:r w:rsidDel="00000000" w:rsidR="00000000" w:rsidRPr="00000000">
        <w:rPr>
          <w:rFonts w:ascii="Arial Unicode MS" w:cs="Arial Unicode MS" w:eastAsia="Arial Unicode MS" w:hAnsi="Arial Unicode MS"/>
          <w:rtl w:val="0"/>
        </w:rPr>
        <w:t xml:space="preserve">2. 모든 사용 횟수가 있는 물품은 회수할 수 없습니다.</w:t>
      </w:r>
    </w:p>
    <w:p w:rsidR="00000000" w:rsidDel="00000000" w:rsidP="00000000" w:rsidRDefault="00000000" w:rsidRPr="00000000" w14:paraId="00001C79">
      <w:pPr>
        <w:rPr/>
      </w:pPr>
      <w:r w:rsidDel="00000000" w:rsidR="00000000" w:rsidRPr="00000000">
        <w:rPr>
          <w:rFonts w:ascii="Arial Unicode MS" w:cs="Arial Unicode MS" w:eastAsia="Arial Unicode MS" w:hAnsi="Arial Unicode MS"/>
          <w:rtl w:val="0"/>
        </w:rPr>
        <w:t xml:space="preserve">3. 하나를 구매해 복수의 단위를 얻었다면 회수 시 모든 복수 단위를 전부 회수해야 하며, 수량 요구사항은 교환 시와 같아야 합니다.</w:t>
      </w:r>
    </w:p>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4. 지선이 없는 물품은 회수할 수 없습니다.</w:t>
      </w:r>
    </w:p>
    <w:p w:rsidR="00000000" w:rsidDel="00000000" w:rsidP="00000000" w:rsidRDefault="00000000" w:rsidRPr="00000000" w14:paraId="00001C7B">
      <w:pPr>
        <w:rPr/>
      </w:pPr>
      <w:r w:rsidDel="00000000" w:rsidR="00000000" w:rsidRPr="00000000">
        <w:rPr>
          <w:rFonts w:ascii="Arial Unicode MS" w:cs="Arial Unicode MS" w:eastAsia="Arial Unicode MS" w:hAnsi="Arial Unicode MS"/>
          <w:rtl w:val="0"/>
        </w:rPr>
        <w:t xml:space="preserve">5. 조물 규칙이 개방되었다면 자체 제작한 물품은 회수할 수 없습니다.</w:t>
      </w:r>
    </w:p>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6. 윤회지경의 정규 경로로 구매한 물품만 회수하며, 변환, 소환, 복제, 투영 등의 능력으로 제작한 물품은 일절 회수할 수 없습니다.</w:t>
      </w:r>
    </w:p>
    <w:p w:rsidR="00000000" w:rsidDel="00000000" w:rsidP="00000000" w:rsidRDefault="00000000" w:rsidRPr="00000000" w14:paraId="00001C7D">
      <w:pPr>
        <w:rPr/>
      </w:pPr>
      <w:r w:rsidDel="00000000" w:rsidR="00000000" w:rsidRPr="00000000">
        <w:rPr>
          <w:rFonts w:ascii="Arial Unicode MS" w:cs="Arial Unicode MS" w:eastAsia="Arial Unicode MS" w:hAnsi="Arial Unicode MS"/>
          <w:rtl w:val="0"/>
        </w:rPr>
        <w:t xml:space="preserve">7. 줄거리 물품은 회수할 수 없습니다.</w:t>
      </w:r>
    </w:p>
    <w:p w:rsidR="00000000" w:rsidDel="00000000" w:rsidP="00000000" w:rsidRDefault="00000000" w:rsidRPr="00000000" w14:paraId="00001C7E">
      <w:pPr>
        <w:rPr/>
      </w:pPr>
      <w:r w:rsidDel="00000000" w:rsidR="00000000" w:rsidRPr="00000000">
        <w:rPr>
          <w:rFonts w:ascii="Arial Unicode MS" w:cs="Arial Unicode MS" w:eastAsia="Arial Unicode MS" w:hAnsi="Arial Unicode MS"/>
          <w:rtl w:val="0"/>
        </w:rPr>
        <w:t xml:space="preserve">8. 어떤 능력으로 증정받은 물품이나 이와 유사한 상황의 물품은 회수할 수 없습니다.</w:t>
      </w:r>
    </w:p>
    <w:p w:rsidR="00000000" w:rsidDel="00000000" w:rsidP="00000000" w:rsidRDefault="00000000" w:rsidRPr="00000000" w14:paraId="00001C7F">
      <w:pPr>
        <w:rPr/>
      </w:pPr>
      <w:r w:rsidDel="00000000" w:rsidR="00000000" w:rsidRPr="00000000">
        <w:rPr>
          <w:rFonts w:ascii="Arial Unicode MS" w:cs="Arial Unicode MS" w:eastAsia="Arial Unicode MS" w:hAnsi="Arial Unicode MS"/>
          <w:rtl w:val="0"/>
        </w:rPr>
        <w:t xml:space="preserve">9. 구조 수치가 불만족(이미 손상됨)하거나 부정적 상태인 물품은 회수할 수 없으며, 완벽하게 수리하지 않는 한 회수할 수 없습니다.</w:t>
      </w:r>
    </w:p>
    <w:p w:rsidR="00000000" w:rsidDel="00000000" w:rsidP="00000000" w:rsidRDefault="00000000" w:rsidRPr="00000000" w14:paraId="00001C80">
      <w:pPr>
        <w:rPr/>
      </w:pPr>
      <w:r w:rsidDel="00000000" w:rsidR="00000000" w:rsidRPr="00000000">
        <w:rPr>
          <w:rFonts w:ascii="Arial Unicode MS" w:cs="Arial Unicode MS" w:eastAsia="Arial Unicode MS" w:hAnsi="Arial Unicode MS"/>
          <w:rtl w:val="0"/>
        </w:rPr>
        <w:t xml:space="preserve">회수 가격: 해당 물품 구매 가격 지선 부분의 2/3, D급 물품이라면 D급 지선을 반환하고, 포인트 부분의 4/5를 반환합니다.</w:t>
      </w:r>
    </w:p>
    <w:p w:rsidR="00000000" w:rsidDel="00000000" w:rsidP="00000000" w:rsidRDefault="00000000" w:rsidRPr="00000000" w14:paraId="00001C81">
      <w:pPr>
        <w:rPr/>
      </w:pPr>
      <w:r w:rsidDel="00000000" w:rsidR="00000000" w:rsidRPr="00000000">
        <w:rPr>
          <w:rFonts w:ascii="Arial Unicode MS" w:cs="Arial Unicode MS" w:eastAsia="Arial Unicode MS" w:hAnsi="Arial Unicode MS"/>
          <w:rtl w:val="0"/>
        </w:rPr>
        <w:t xml:space="preserve">예: D+500의 물품을 회수하면 캐릭터에게 D+400을 반환합니다.</w:t>
      </w:r>
    </w:p>
    <w:p w:rsidR="00000000" w:rsidDel="00000000" w:rsidP="00000000" w:rsidRDefault="00000000" w:rsidRPr="00000000" w14:paraId="00001C82">
      <w:pPr>
        <w:rPr/>
      </w:pPr>
      <w:r w:rsidDel="00000000" w:rsidR="00000000" w:rsidRPr="00000000">
        <w:rPr>
          <w:rFonts w:ascii="Arial Unicode MS" w:cs="Arial Unicode MS" w:eastAsia="Arial Unicode MS" w:hAnsi="Arial Unicode MS"/>
          <w:rtl w:val="0"/>
        </w:rPr>
        <w:t xml:space="preserve">예: C+1000의 물품을 회수하면 캐릭터에게 DD+800을 반환합니다.</w:t>
      </w:r>
    </w:p>
    <w:p w:rsidR="00000000" w:rsidDel="00000000" w:rsidP="00000000" w:rsidRDefault="00000000" w:rsidRPr="00000000" w14:paraId="00001C83">
      <w:pPr>
        <w:rPr/>
      </w:pPr>
      <w:r w:rsidDel="00000000" w:rsidR="00000000" w:rsidRPr="00000000">
        <w:rPr>
          <w:rFonts w:ascii="Arial Unicode MS" w:cs="Arial Unicode MS" w:eastAsia="Arial Unicode MS" w:hAnsi="Arial Unicode MS"/>
          <w:rtl w:val="0"/>
        </w:rPr>
        <w:t xml:space="preserve">특수: 악마의 열매는 회수할 수 없습니다.</w:t>
      </w:r>
    </w:p>
    <w:p w:rsidR="00000000" w:rsidDel="00000000" w:rsidP="00000000" w:rsidRDefault="00000000" w:rsidRPr="00000000" w14:paraId="00001C84">
      <w:pPr>
        <w:rPr/>
      </w:pPr>
      <w:r w:rsidDel="00000000" w:rsidR="00000000" w:rsidRPr="00000000">
        <w:rPr>
          <w:rFonts w:ascii="Arial Unicode MS" w:cs="Arial Unicode MS" w:eastAsia="Arial Unicode MS" w:hAnsi="Arial Unicode MS"/>
          <w:rtl w:val="0"/>
        </w:rPr>
        <w:t xml:space="preserve">특수: 장비에 있는 플러그인, 장치, 부여 등은 함께 회수할 수 있으며, 가격은 위와 같습니다. 요구사항에 부합하지 않으면 회수할 수 없고, 장치, 플러그인 등은 보존할 수 있지만, 부여, 재질 개조 등은 잃게 됩니다.</w:t>
      </w:r>
    </w:p>
    <w:p w:rsidR="00000000" w:rsidDel="00000000" w:rsidP="00000000" w:rsidRDefault="00000000" w:rsidRPr="00000000" w14:paraId="00001C85">
      <w:pPr>
        <w:rPr/>
      </w:pPr>
      <w:r w:rsidDel="00000000" w:rsidR="00000000" w:rsidRPr="00000000">
        <w:rPr>
          <w:rFonts w:ascii="Arial Unicode MS" w:cs="Arial Unicode MS" w:eastAsia="Arial Unicode MS" w:hAnsi="Arial Unicode MS"/>
          <w:rtl w:val="0"/>
        </w:rPr>
        <w:t xml:space="preserve">주의해야 할 점은 회수된 물품은 플레이어가 한 번도 교환하지 않은 것으로 간주되며, 해당 물품이 원래 캐릭터의 어떤 다른 능력의 전제였거나 이와 유사한 상황이었다면 캐릭터는 해당 전제를 잃은 것으로 간주됩니다.</w:t>
      </w:r>
    </w:p>
    <w:p w:rsidR="00000000" w:rsidDel="00000000" w:rsidP="00000000" w:rsidRDefault="00000000" w:rsidRPr="00000000" w14:paraId="00001C86">
      <w:pPr>
        <w:rPr/>
      </w:pPr>
      <w:r w:rsidDel="00000000" w:rsidR="00000000" w:rsidRPr="00000000">
        <w:rPr>
          <w:rtl w:val="0"/>
        </w:rPr>
        <w:t xml:space="preserve">=====================================================================</w:t>
      </w:r>
    </w:p>
    <w:p w:rsidR="00000000" w:rsidDel="00000000" w:rsidP="00000000" w:rsidRDefault="00000000" w:rsidRPr="00000000" w14:paraId="00001C87">
      <w:pPr>
        <w:rPr/>
      </w:pPr>
      <w:r w:rsidDel="00000000" w:rsidR="00000000" w:rsidRPr="00000000">
        <w:rPr>
          <w:rtl w:val="0"/>
        </w:rPr>
        <w:t xml:space="preserve">======================================</w:t>
      </w:r>
    </w:p>
    <w:p w:rsidR="00000000" w:rsidDel="00000000" w:rsidP="00000000" w:rsidRDefault="00000000" w:rsidRPr="00000000" w14:paraId="00001C88">
      <w:pPr>
        <w:pStyle w:val="Heading1"/>
        <w:rPr/>
      </w:pPr>
      <w:bookmarkStart w:colFirst="0" w:colLast="0" w:name="_23h85025or1d" w:id="49"/>
      <w:bookmarkEnd w:id="49"/>
      <w:r w:rsidDel="00000000" w:rsidR="00000000" w:rsidRPr="00000000">
        <w:rPr>
          <w:rFonts w:ascii="Arial Unicode MS" w:cs="Arial Unicode MS" w:eastAsia="Arial Unicode MS" w:hAnsi="Arial Unicode MS"/>
          <w:rtl w:val="0"/>
        </w:rPr>
        <w:t xml:space="preserve">1.5.2 본능 각성</w:t>
      </w:r>
    </w:p>
    <w:p w:rsidR="00000000" w:rsidDel="00000000" w:rsidP="00000000" w:rsidRDefault="00000000" w:rsidRPr="00000000" w14:paraId="00001C89">
      <w:pPr>
        <w:rPr/>
      </w:pPr>
      <w:r w:rsidDel="00000000" w:rsidR="00000000" w:rsidRPr="00000000">
        <w:rPr>
          <w:rFonts w:ascii="Arial Unicode MS" w:cs="Arial Unicode MS" w:eastAsia="Arial Unicode MS" w:hAnsi="Arial Unicode MS"/>
          <w:rtl w:val="0"/>
        </w:rPr>
        <w:t xml:space="preserve">본능 각성:</w:t>
      </w:r>
    </w:p>
    <w:p w:rsidR="00000000" w:rsidDel="00000000" w:rsidP="00000000" w:rsidRDefault="00000000" w:rsidRPr="00000000" w14:paraId="00001C8A">
      <w:pPr>
        <w:rPr/>
      </w:pPr>
      <w:r w:rsidDel="00000000" w:rsidR="00000000" w:rsidRPr="00000000">
        <w:rPr>
          <w:rtl w:val="0"/>
        </w:rPr>
        <w:t xml:space="preserve">=====================================================================</w:t>
      </w:r>
    </w:p>
    <w:p w:rsidR="00000000" w:rsidDel="00000000" w:rsidP="00000000" w:rsidRDefault="00000000" w:rsidRPr="00000000" w14:paraId="00001C8B">
      <w:pPr>
        <w:rPr/>
      </w:pPr>
      <w:r w:rsidDel="00000000" w:rsidR="00000000" w:rsidRPr="00000000">
        <w:rPr>
          <w:rtl w:val="0"/>
        </w:rPr>
        <w:t xml:space="preserve">======================================</w:t>
      </w:r>
    </w:p>
    <w:p w:rsidR="00000000" w:rsidDel="00000000" w:rsidP="00000000" w:rsidRDefault="00000000" w:rsidRPr="00000000" w14:paraId="00001C8C">
      <w:pPr>
        <w:rPr/>
      </w:pPr>
      <w:r w:rsidDel="00000000" w:rsidR="00000000" w:rsidRPr="00000000">
        <w:rPr>
          <w:rFonts w:ascii="Arial Unicode MS" w:cs="Arial Unicode MS" w:eastAsia="Arial Unicode MS" w:hAnsi="Arial Unicode MS"/>
          <w:rtl w:val="0"/>
        </w:rPr>
        <w:t xml:space="preserve">소위 본능 각성이란 인체 내에 숨겨져 있는 가장 기본적인 잠재력을 의미합니다.</w:t>
      </w:r>
    </w:p>
    <w:p w:rsidR="00000000" w:rsidDel="00000000" w:rsidP="00000000" w:rsidRDefault="00000000" w:rsidRPr="00000000" w14:paraId="00001C8D">
      <w:pPr>
        <w:rPr/>
      </w:pPr>
      <w:r w:rsidDel="00000000" w:rsidR="00000000" w:rsidRPr="00000000">
        <w:rPr>
          <w:rFonts w:ascii="Arial Unicode MS" w:cs="Arial Unicode MS" w:eastAsia="Arial Unicode MS" w:hAnsi="Arial Unicode MS"/>
          <w:rtl w:val="0"/>
        </w:rPr>
        <w:t xml:space="preserve">인간의 유전자에는 사용되지 않는 부분이 상당히 많이 있는데, 이 유전자들은 지구 생명체들이 과거에 걸어왔던 진화의 과정을 보여줍니다. 가장 원시적인 단세포 생명체부터 어류, 파충류, 인류에 이르기까지 다양한 종류의 유전자 조각들을 그 안에서 찾아볼 수 있으며, 심지어 인류가 아직 그 용도와 기원을 알지 못하는 유전자들도 있습니다. 소위 본능 각성이란 이렇게 잠들어 있는 유전자 조각들을 활성화시키는 것을 의미하며, 본능의 한계를 깨는 것이라고도 할 수 있습니다. </w:t>
      </w:r>
    </w:p>
    <w:p w:rsidR="00000000" w:rsidDel="00000000" w:rsidP="00000000" w:rsidRDefault="00000000" w:rsidRPr="00000000" w14:paraId="00001C8E">
      <w:pPr>
        <w:rPr/>
      </w:pPr>
      <w:r w:rsidDel="00000000" w:rsidR="00000000" w:rsidRPr="00000000">
        <w:rPr>
          <w:rFonts w:ascii="Arial Unicode MS" w:cs="Arial Unicode MS" w:eastAsia="Arial Unicode MS" w:hAnsi="Arial Unicode MS"/>
          <w:rtl w:val="0"/>
        </w:rPr>
        <w:t xml:space="preserve">인체 내의 잠재력을 극한까지 끌어올려 사용하게 되면, 그 한계를 깨는 데에서 오는 대가 또한 반드시 따르게 됩니다...</w:t>
      </w:r>
    </w:p>
    <w:p w:rsidR="00000000" w:rsidDel="00000000" w:rsidP="00000000" w:rsidRDefault="00000000" w:rsidRPr="00000000" w14:paraId="00001C8F">
      <w:pPr>
        <w:rPr/>
      </w:pPr>
      <w:r w:rsidDel="00000000" w:rsidR="00000000" w:rsidRPr="00000000">
        <w:rPr>
          <w:rFonts w:ascii="Arial Unicode MS" w:cs="Arial Unicode MS" w:eastAsia="Arial Unicode MS" w:hAnsi="Arial Unicode MS"/>
          <w:rtl w:val="0"/>
        </w:rPr>
        <w:t xml:space="preserve">한계를 뛰어넘어 본능 각성에 도달할 수 있는 사람은 극소수의 천재들뿐입니다.</w:t>
      </w:r>
    </w:p>
    <w:p w:rsidR="00000000" w:rsidDel="00000000" w:rsidP="00000000" w:rsidRDefault="00000000" w:rsidRPr="00000000" w14:paraId="00001C90">
      <w:pPr>
        <w:rPr/>
      </w:pPr>
      <w:r w:rsidDel="00000000" w:rsidR="00000000" w:rsidRPr="00000000">
        <w:rPr>
          <w:rFonts w:ascii="Arial Unicode MS" w:cs="Arial Unicode MS" w:eastAsia="Arial Unicode MS" w:hAnsi="Arial Unicode MS"/>
          <w:rtl w:val="0"/>
        </w:rPr>
        <w:t xml:space="preserve">그리고 윤회지경에서 선택하는 것은 바로 본능 각성을 개방할 수 있는 천재들입니다. 따라서 본 규칙에서는 오직 플레이어가 조종하는 캐릭터만이 본능 각성을 개방할 수 있으며, 모험 세계에 존재하는 NPC들은 특별한 상황이 아니라면 본능 각성을 개방할 수 없습니다.</w:t>
      </w:r>
    </w:p>
    <w:p w:rsidR="00000000" w:rsidDel="00000000" w:rsidP="00000000" w:rsidRDefault="00000000" w:rsidRPr="00000000" w14:paraId="00001C91">
      <w:pPr>
        <w:rPr/>
      </w:pPr>
      <w:r w:rsidDel="00000000" w:rsidR="00000000" w:rsidRPr="00000000">
        <w:rPr>
          <w:rFonts w:ascii="Arial Unicode MS" w:cs="Arial Unicode MS" w:eastAsia="Arial Unicode MS" w:hAnsi="Arial Unicode MS"/>
          <w:rtl w:val="0"/>
        </w:rPr>
        <w:t xml:space="preserve">본능 각성을 개방하기 위한 조건은 바로 위험을 감지하고, 그 위험을 통해 신체의 잠재력을 자극하는 것입니다. 만약 그 위험 속에서 죽지 않는다면, 그 사람은 생사의 기로에서 본능 각성을 개방할 가능성이 매우 높습니다. 이는 소위 긴급 상황에서의 잠재력 폭발이라고도 할 수 있습니다.</w:t>
      </w:r>
    </w:p>
    <w:p w:rsidR="00000000" w:rsidDel="00000000" w:rsidP="00000000" w:rsidRDefault="00000000" w:rsidRPr="00000000" w14:paraId="00001C92">
      <w:pPr>
        <w:rPr/>
      </w:pPr>
      <w:r w:rsidDel="00000000" w:rsidR="00000000" w:rsidRPr="00000000">
        <w:rPr>
          <w:rFonts w:ascii="Arial Unicode MS" w:cs="Arial Unicode MS" w:eastAsia="Arial Unicode MS" w:hAnsi="Arial Unicode MS"/>
          <w:rtl w:val="0"/>
        </w:rPr>
        <w:t xml:space="preserve">현실에서도 이와 관련된 많은 사례들이 있습니다. 예를 들어, 손자를 구하기 위해 트럭을 들어올린 노인이나 지진 속에서 자신의 아이를 위해 계속해서 기둥을 받치고 있던 어머니 등이 그러합니다. 이런 일들은 사실 매우 많이 있지만, 이런 사람들은 대부분 폭발적인 힘을 발휘한 후 사망하고 맙니다. 의학계에서는 이를 신체의 급사로 추측하고 있는데, 사실 정확하지는 않지만 그렇게 멀지도 않습니다. 바로 인체가 이 극한의 폭발적인 힘을 감당하지 못해 결국 사망에 이르게 되는 것입니다...</w:t>
      </w:r>
    </w:p>
    <w:p w:rsidR="00000000" w:rsidDel="00000000" w:rsidP="00000000" w:rsidRDefault="00000000" w:rsidRPr="00000000" w14:paraId="00001C93">
      <w:pPr>
        <w:rPr/>
      </w:pPr>
      <w:r w:rsidDel="00000000" w:rsidR="00000000" w:rsidRPr="00000000">
        <w:rPr>
          <w:rFonts w:ascii="Arial Unicode MS" w:cs="Arial Unicode MS" w:eastAsia="Arial Unicode MS" w:hAnsi="Arial Unicode MS"/>
          <w:rtl w:val="0"/>
        </w:rPr>
        <w:t xml:space="preserve">주의: 본능 각성 개방 판정은 비록 판정이라는 이름이 붙어 있지만, 판정 결과를 증가시키거나 판정 DP 능력에 영향을 주지 않습니다. 단, 특별히 명시된 경우는 제외합니다.</w:t>
      </w:r>
    </w:p>
    <w:p w:rsidR="00000000" w:rsidDel="00000000" w:rsidP="00000000" w:rsidRDefault="00000000" w:rsidRPr="00000000" w14:paraId="00001C94">
      <w:pPr>
        <w:rPr/>
      </w:pPr>
      <w:r w:rsidDel="00000000" w:rsidR="00000000" w:rsidRPr="00000000">
        <w:rPr>
          <w:rFonts w:ascii="Arial Unicode MS" w:cs="Arial Unicode MS" w:eastAsia="Arial Unicode MS" w:hAnsi="Arial Unicode MS"/>
          <w:rtl w:val="0"/>
        </w:rPr>
        <w:t xml:space="preserve">주의: 본능 각성 개방은 오직 해당 단계의 본능 각성 상태가 개방되지 않은 상황에서만 개방할 수 있습니다. 이는 주동적이든 피동적이든 마찬가지입니다.</w:t>
      </w:r>
    </w:p>
    <w:p w:rsidR="00000000" w:rsidDel="00000000" w:rsidP="00000000" w:rsidRDefault="00000000" w:rsidRPr="00000000" w14:paraId="00001C95">
      <w:pPr>
        <w:rPr/>
      </w:pPr>
      <w:r w:rsidDel="00000000" w:rsidR="00000000" w:rsidRPr="00000000">
        <w:rPr>
          <w:rFonts w:ascii="Arial Unicode MS" w:cs="Arial Unicode MS" w:eastAsia="Arial Unicode MS" w:hAnsi="Arial Unicode MS"/>
          <w:rtl w:val="0"/>
        </w:rPr>
        <w:t xml:space="preserve">주의: 이미 해당 단계의 본능 각성을 개방할 수 있는 상태라면, 본능 각성 개방 조건을 다시 달성했을 때 자동으로 해당 단계의 본능 각성이 개방됩니다. (예를 들어, 2단계 본능 각성을 보유하고 있는데 악성 피해를 입어 피해를 받았다면, 즉시 자동으로 2단계 본능 각성이 개방됩니다.)</w:t>
      </w:r>
    </w:p>
    <w:p w:rsidR="00000000" w:rsidDel="00000000" w:rsidP="00000000" w:rsidRDefault="00000000" w:rsidRPr="00000000" w14:paraId="00001C96">
      <w:pPr>
        <w:rPr/>
      </w:pPr>
      <w:r w:rsidDel="00000000" w:rsidR="00000000" w:rsidRPr="00000000">
        <w:rPr>
          <w:rtl w:val="0"/>
        </w:rPr>
        <w:t xml:space="preserve">=====================================================================</w:t>
      </w:r>
    </w:p>
    <w:p w:rsidR="00000000" w:rsidDel="00000000" w:rsidP="00000000" w:rsidRDefault="00000000" w:rsidRPr="00000000" w14:paraId="00001C97">
      <w:pPr>
        <w:rPr/>
      </w:pPr>
      <w:r w:rsidDel="00000000" w:rsidR="00000000" w:rsidRPr="00000000">
        <w:rPr>
          <w:rtl w:val="0"/>
        </w:rPr>
        <w:t xml:space="preserve">======================================</w:t>
      </w:r>
    </w:p>
    <w:p w:rsidR="00000000" w:rsidDel="00000000" w:rsidP="00000000" w:rsidRDefault="00000000" w:rsidRPr="00000000" w14:paraId="00001C98">
      <w:pPr>
        <w:rPr/>
      </w:pPr>
      <w:r w:rsidDel="00000000" w:rsidR="00000000" w:rsidRPr="00000000">
        <w:rPr>
          <w:rFonts w:ascii="Arial Unicode MS" w:cs="Arial Unicode MS" w:eastAsia="Arial Unicode MS" w:hAnsi="Arial Unicode MS"/>
          <w:rtl w:val="0"/>
        </w:rPr>
        <w:t xml:space="preserve">본능 각성 개방 조건은 다음과 같습니다:</w:t>
      </w:r>
    </w:p>
    <w:p w:rsidR="00000000" w:rsidDel="00000000" w:rsidP="00000000" w:rsidRDefault="00000000" w:rsidRPr="00000000" w14:paraId="00001C99">
      <w:pPr>
        <w:rPr/>
      </w:pPr>
      <w:r w:rsidDel="00000000" w:rsidR="00000000" w:rsidRPr="00000000">
        <w:rPr>
          <w:rFonts w:ascii="Arial Unicode MS" w:cs="Arial Unicode MS" w:eastAsia="Arial Unicode MS" w:hAnsi="Arial Unicode MS"/>
          <w:rtl w:val="0"/>
        </w:rPr>
        <w:t xml:space="preserve">1) 자신이 실제 피해를 받고, 해당 실제 피해 결산 후 생명력 게이지가 모두 채워졌으며, 가장 심각한 것이 악성일 때.</w:t>
      </w:r>
    </w:p>
    <w:p w:rsidR="00000000" w:rsidDel="00000000" w:rsidP="00000000" w:rsidRDefault="00000000" w:rsidRPr="00000000" w14:paraId="00001C9A">
      <w:pPr>
        <w:rPr/>
      </w:pPr>
      <w:r w:rsidDel="00000000" w:rsidR="00000000" w:rsidRPr="00000000">
        <w:rPr>
          <w:rFonts w:ascii="Arial Unicode MS" w:cs="Arial Unicode MS" w:eastAsia="Arial Unicode MS" w:hAnsi="Arial Unicode MS"/>
          <w:rtl w:val="0"/>
        </w:rPr>
        <w:t xml:space="preserve">2) 자신이 치명적인 피해나 효과를 받을 때.</w:t>
      </w:r>
    </w:p>
    <w:p w:rsidR="00000000" w:rsidDel="00000000" w:rsidP="00000000" w:rsidRDefault="00000000" w:rsidRPr="00000000" w14:paraId="00001C9B">
      <w:pPr>
        <w:rPr/>
      </w:pPr>
      <w:r w:rsidDel="00000000" w:rsidR="00000000" w:rsidRPr="00000000">
        <w:rPr>
          <w:rFonts w:ascii="Arial Unicode MS" w:cs="Arial Unicode MS" w:eastAsia="Arial Unicode MS" w:hAnsi="Arial Unicode MS"/>
          <w:rtl w:val="0"/>
        </w:rPr>
        <w:t xml:space="preserve">3) 자신이 소중히 여기는 사람이나 동료, 창조물이 치명적인 피해를 받을 때. (ST는 RP에 따라 사람, 동료 또는 창조물이 소중히 여겨지는지 여부를 결정해야 합니다.)</w:t>
      </w:r>
    </w:p>
    <w:p w:rsidR="00000000" w:rsidDel="00000000" w:rsidP="00000000" w:rsidRDefault="00000000" w:rsidRPr="00000000" w14:paraId="00001C9C">
      <w:pPr>
        <w:rPr/>
      </w:pPr>
      <w:r w:rsidDel="00000000" w:rsidR="00000000" w:rsidRPr="00000000">
        <w:rPr>
          <w:rFonts w:ascii="Arial Unicode MS" w:cs="Arial Unicode MS" w:eastAsia="Arial Unicode MS" w:hAnsi="Arial Unicode MS"/>
          <w:rtl w:val="0"/>
        </w:rPr>
        <w:t xml:space="preserve">4) 자신이 임의의 불량 상태 점수로 인해 해당 점수에 해당하는 심각한 결과에 진입했을 때.</w:t>
      </w:r>
    </w:p>
    <w:p w:rsidR="00000000" w:rsidDel="00000000" w:rsidP="00000000" w:rsidRDefault="00000000" w:rsidRPr="00000000" w14:paraId="00001C9D">
      <w:pPr>
        <w:rPr/>
      </w:pPr>
      <w:r w:rsidDel="00000000" w:rsidR="00000000" w:rsidRPr="00000000">
        <w:rPr>
          <w:rFonts w:ascii="Arial Unicode MS" w:cs="Arial Unicode MS" w:eastAsia="Arial Unicode MS" w:hAnsi="Arial Unicode MS"/>
          <w:rtl w:val="0"/>
        </w:rPr>
        <w:t xml:space="preserve">5) 자신이 임의의 불량 상태 점수로 인해 해당 점수에 해당하는 파멸적인 결과에 진입했을 때.</w:t>
      </w:r>
    </w:p>
    <w:p w:rsidR="00000000" w:rsidDel="00000000" w:rsidP="00000000" w:rsidRDefault="00000000" w:rsidRPr="00000000" w14:paraId="00001C9E">
      <w:pPr>
        <w:rPr/>
      </w:pPr>
      <w:r w:rsidDel="00000000" w:rsidR="00000000" w:rsidRPr="00000000">
        <w:rPr>
          <w:rFonts w:ascii="Arial Unicode MS" w:cs="Arial Unicode MS" w:eastAsia="Arial Unicode MS" w:hAnsi="Arial Unicode MS"/>
          <w:rtl w:val="0"/>
        </w:rPr>
        <w:t xml:space="preserve">6) 자신이 매우 긴급하고 중요한 일에 전념하고 있을 때. (이 조건은 ST가 선택할 수 있습니다.)</w:t>
      </w:r>
    </w:p>
    <w:p w:rsidR="00000000" w:rsidDel="00000000" w:rsidP="00000000" w:rsidRDefault="00000000" w:rsidRPr="00000000" w14:paraId="00001C9F">
      <w:pPr>
        <w:rPr/>
      </w:pPr>
      <w:r w:rsidDel="00000000" w:rsidR="00000000" w:rsidRPr="00000000">
        <w:rPr>
          <w:rFonts w:ascii="Arial Unicode MS" w:cs="Arial Unicode MS" w:eastAsia="Arial Unicode MS" w:hAnsi="Arial Unicode MS"/>
          <w:rtl w:val="0"/>
        </w:rPr>
        <w:t xml:space="preserve">보충 1: 어떤 경우에도 충격 피해로는 본능 각성을 개방할 수 없습니다.</w:t>
      </w:r>
    </w:p>
    <w:p w:rsidR="00000000" w:rsidDel="00000000" w:rsidP="00000000" w:rsidRDefault="00000000" w:rsidRPr="00000000" w14:paraId="00001CA0">
      <w:pPr>
        <w:rPr/>
      </w:pPr>
      <w:r w:rsidDel="00000000" w:rsidR="00000000" w:rsidRPr="00000000">
        <w:rPr>
          <w:rFonts w:ascii="Arial Unicode MS" w:cs="Arial Unicode MS" w:eastAsia="Arial Unicode MS" w:hAnsi="Arial Unicode MS"/>
          <w:rtl w:val="0"/>
        </w:rPr>
        <w:t xml:space="preserve">보충 2: 플레이어가 생명력 상한 감소 상태에 있을 때는 현재 생명력 상한을 기준으로 조건을 계산합니다.</w:t>
      </w:r>
    </w:p>
    <w:p w:rsidR="00000000" w:rsidDel="00000000" w:rsidP="00000000" w:rsidRDefault="00000000" w:rsidRPr="00000000" w14:paraId="00001CA1">
      <w:pPr>
        <w:rPr/>
      </w:pPr>
      <w:r w:rsidDel="00000000" w:rsidR="00000000" w:rsidRPr="00000000">
        <w:rPr>
          <w:rFonts w:ascii="Arial Unicode MS" w:cs="Arial Unicode MS" w:eastAsia="Arial Unicode MS" w:hAnsi="Arial Unicode MS"/>
          <w:rtl w:val="0"/>
        </w:rPr>
        <w:t xml:space="preserve">보충 3: 자해 기술이나 초식 등 유사한 능력으로는 본능 각성을 개방할 수 없습니다. 설령 그것이 자신을 죽음에 이르게 한다 해도 마찬가지입니다.</w:t>
      </w:r>
    </w:p>
    <w:p w:rsidR="00000000" w:rsidDel="00000000" w:rsidP="00000000" w:rsidRDefault="00000000" w:rsidRPr="00000000" w14:paraId="00001CA2">
      <w:pPr>
        <w:rPr/>
      </w:pPr>
      <w:r w:rsidDel="00000000" w:rsidR="00000000" w:rsidRPr="00000000">
        <w:rPr>
          <w:rFonts w:ascii="Arial Unicode MS" w:cs="Arial Unicode MS" w:eastAsia="Arial Unicode MS" w:hAnsi="Arial Unicode MS"/>
          <w:rtl w:val="0"/>
        </w:rPr>
        <w:t xml:space="preserve">보충 4: 어떤 조건에서도 동료나 아군 등 유사한 실수나 의도적인 행위로는 본능 각성을 개방할 수 없습니다.</w:t>
      </w:r>
    </w:p>
    <w:p w:rsidR="00000000" w:rsidDel="00000000" w:rsidP="00000000" w:rsidRDefault="00000000" w:rsidRPr="00000000" w14:paraId="00001CA3">
      <w:pPr>
        <w:rPr/>
      </w:pPr>
      <w:r w:rsidDel="00000000" w:rsidR="00000000" w:rsidRPr="00000000">
        <w:rPr>
          <w:rFonts w:ascii="Arial Unicode MS" w:cs="Arial Unicode MS" w:eastAsia="Arial Unicode MS" w:hAnsi="Arial Unicode MS"/>
          <w:rtl w:val="0"/>
        </w:rPr>
        <w:t xml:space="preserve">보충 5: 각 조건은 한 장면에서 한 번씩만 발동되며, 반복해서 치료하거나 불량 상태 점수를 낮춘다고 해서 추가로 개방 기회를 얻지는 않습니다. 단, 4, 5조는 각 부정적 상태마다 한 번씩 적용됩니다.</w:t>
      </w:r>
    </w:p>
    <w:p w:rsidR="00000000" w:rsidDel="00000000" w:rsidP="00000000" w:rsidRDefault="00000000" w:rsidRPr="00000000" w14:paraId="00001CA4">
      <w:pPr>
        <w:rPr/>
      </w:pPr>
      <w:r w:rsidDel="00000000" w:rsidR="00000000" w:rsidRPr="00000000">
        <w:rPr>
          <w:rFonts w:ascii="Arial Unicode MS" w:cs="Arial Unicode MS" w:eastAsia="Arial Unicode MS" w:hAnsi="Arial Unicode MS"/>
          <w:rtl w:val="0"/>
        </w:rPr>
        <w:t xml:space="preserve">보충 5: 만약 한 번의 효과로 여러 조건이 발동된다면, 그만큼 개방 기회를 얻게 됩니다. (예를 들어, 한 번의 효과로 인해 두 개의 부정적 상태가 경도에서 바로 파멸로 진입했다면, 4번의 개방 기회를 얻게 됩니다.)</w:t>
      </w:r>
    </w:p>
    <w:p w:rsidR="00000000" w:rsidDel="00000000" w:rsidP="00000000" w:rsidRDefault="00000000" w:rsidRPr="00000000" w14:paraId="00001CA5">
      <w:pPr>
        <w:rPr/>
      </w:pPr>
      <w:r w:rsidDel="00000000" w:rsidR="00000000" w:rsidRPr="00000000">
        <w:rPr>
          <w:rFonts w:ascii="Arial Unicode MS" w:cs="Arial Unicode MS" w:eastAsia="Arial Unicode MS" w:hAnsi="Arial Unicode MS"/>
          <w:rtl w:val="0"/>
        </w:rPr>
        <w:t xml:space="preserve">보충 6: 동료의 치명적인 피해는 당신의 예민한 시야 범위 내에서 규칙상 사망하기만 하면 되며, 목표가 사망했는지 여부를 감지할 수 있는 특수 능력이 필요하지 않습니다. 또한 가짜 사망 능력에 속지 않습니다. 하지만 부활류 능력, 사망 후 발동되는 효과 등은 정상적으로 작동하며, 정상적으로 당신이 개방을 시도하게 합니다. 자신이 소중히 여기는 사람은 원칙적으로 연기에 따라 결정되며, ST가 재량권을 가집니다.</w:t>
      </w:r>
    </w:p>
    <w:p w:rsidR="00000000" w:rsidDel="00000000" w:rsidP="00000000" w:rsidRDefault="00000000" w:rsidRPr="00000000" w14:paraId="00001CA6">
      <w:pPr>
        <w:rPr/>
      </w:pPr>
      <w:r w:rsidDel="00000000" w:rsidR="00000000" w:rsidRPr="00000000">
        <w:rPr>
          <w:rFonts w:ascii="Arial Unicode MS" w:cs="Arial Unicode MS" w:eastAsia="Arial Unicode MS" w:hAnsi="Arial Unicode MS"/>
          <w:rtl w:val="0"/>
        </w:rPr>
        <w:t xml:space="preserve">보충 7: 원칙적으로 윤회지경에서는 ST의 특별 허가가 없는 한 XP를 통한 주동적 해금 외의 해금 형식을 진행할 수 없습니다. 이는 불안정한 괴물을 소환해 전원을 때리는 등의 사건을 방지하기 위함입니다.</w:t>
      </w:r>
    </w:p>
    <w:p w:rsidR="00000000" w:rsidDel="00000000" w:rsidP="00000000" w:rsidRDefault="00000000" w:rsidRPr="00000000" w14:paraId="00001CA7">
      <w:pPr>
        <w:rPr/>
      </w:pPr>
      <w:r w:rsidDel="00000000" w:rsidR="00000000" w:rsidRPr="00000000">
        <w:rPr>
          <w:rFonts w:ascii="Arial Unicode MS" w:cs="Arial Unicode MS" w:eastAsia="Arial Unicode MS" w:hAnsi="Arial Unicode MS"/>
          <w:rtl w:val="0"/>
        </w:rPr>
        <w:t xml:space="preserve">보충 8: 의식을 잃은 캐릭터는 위에서 언급한 본능 각성 개방 조건을 만족시키지 않습니다.</w:t>
      </w:r>
    </w:p>
    <w:p w:rsidR="00000000" w:rsidDel="00000000" w:rsidP="00000000" w:rsidRDefault="00000000" w:rsidRPr="00000000" w14:paraId="00001CA8">
      <w:pPr>
        <w:rPr/>
      </w:pPr>
      <w:r w:rsidDel="00000000" w:rsidR="00000000" w:rsidRPr="00000000">
        <w:rPr>
          <w:rFonts w:ascii="Arial Unicode MS" w:cs="Arial Unicode MS" w:eastAsia="Arial Unicode MS" w:hAnsi="Arial Unicode MS"/>
          <w:rtl w:val="0"/>
        </w:rPr>
        <w:t xml:space="preserve">보충 9: 만약 플레이어가 절대 진정으로 사망할 수 없는 환경에 있다면, 일반적으로 본능 각성을 개방할 수 없습니다. 단, 플레이어 자신이 이를 알지 못하는 경우에는 ST가 이를 재량할 수 있습니다. 일부 가상 환경에서도 마찬가지입니다. (예를 들어, 앞서 언급한 전투는 플레이어가 실제로 자신의 신체를 사용하지 않고 '소드 아트 온라인'에 진입한 가상의 상황이었습니다.)</w:t>
      </w:r>
    </w:p>
    <w:p w:rsidR="00000000" w:rsidDel="00000000" w:rsidP="00000000" w:rsidRDefault="00000000" w:rsidRPr="00000000" w14:paraId="00001CA9">
      <w:pPr>
        <w:rPr/>
      </w:pPr>
      <w:r w:rsidDel="00000000" w:rsidR="00000000" w:rsidRPr="00000000">
        <w:rPr>
          <w:rtl w:val="0"/>
        </w:rPr>
        <w:t xml:space="preserve">=====================================================================</w:t>
      </w:r>
    </w:p>
    <w:p w:rsidR="00000000" w:rsidDel="00000000" w:rsidP="00000000" w:rsidRDefault="00000000" w:rsidRPr="00000000" w14:paraId="00001CAA">
      <w:pPr>
        <w:rPr/>
      </w:pPr>
      <w:r w:rsidDel="00000000" w:rsidR="00000000" w:rsidRPr="00000000">
        <w:rPr>
          <w:rtl w:val="0"/>
        </w:rPr>
        <w:t xml:space="preserve">======================================</w:t>
      </w:r>
    </w:p>
    <w:p w:rsidR="00000000" w:rsidDel="00000000" w:rsidP="00000000" w:rsidRDefault="00000000" w:rsidRPr="00000000" w14:paraId="00001CAB">
      <w:pPr>
        <w:rPr/>
      </w:pPr>
      <w:r w:rsidDel="00000000" w:rsidR="00000000" w:rsidRPr="00000000">
        <w:rPr>
          <w:rFonts w:ascii="Arial Unicode MS" w:cs="Arial Unicode MS" w:eastAsia="Arial Unicode MS" w:hAnsi="Arial Unicode MS"/>
          <w:rtl w:val="0"/>
        </w:rPr>
        <w:t xml:space="preserve">초상 표현:</w:t>
      </w:r>
    </w:p>
    <w:p w:rsidR="00000000" w:rsidDel="00000000" w:rsidP="00000000" w:rsidRDefault="00000000" w:rsidRPr="00000000" w14:paraId="00001CAC">
      <w:pPr>
        <w:rPr/>
      </w:pPr>
      <w:r w:rsidDel="00000000" w:rsidR="00000000" w:rsidRPr="00000000">
        <w:rPr>
          <w:rFonts w:ascii="Arial Unicode MS" w:cs="Arial Unicode MS" w:eastAsia="Arial Unicode MS" w:hAnsi="Arial Unicode MS"/>
          <w:rtl w:val="0"/>
        </w:rPr>
        <w:t xml:space="preserve">처음으로 본능 각성을 개방한 플레이어는 일반적으로 초상 표현 보상을 받게 됩니다.</w:t>
      </w:r>
    </w:p>
    <w:p w:rsidR="00000000" w:rsidDel="00000000" w:rsidP="00000000" w:rsidRDefault="00000000" w:rsidRPr="00000000" w14:paraId="00001CAD">
      <w:pPr>
        <w:rPr/>
      </w:pPr>
      <w:r w:rsidDel="00000000" w:rsidR="00000000" w:rsidRPr="00000000">
        <w:rPr>
          <w:rFonts w:ascii="Arial Unicode MS" w:cs="Arial Unicode MS" w:eastAsia="Arial Unicode MS" w:hAnsi="Arial Unicode MS"/>
          <w:rtl w:val="0"/>
        </w:rPr>
        <w:t xml:space="preserve">초상 표현은 잠재력이 폭발하는 가운데 인물이 보여주는 놀라운 행동을 의미하며, 일반적으로 다음과 같은 범주에서 선택할 수 있습니다:</w:t>
      </w:r>
    </w:p>
    <w:p w:rsidR="00000000" w:rsidDel="00000000" w:rsidP="00000000" w:rsidRDefault="00000000" w:rsidRPr="00000000" w14:paraId="00001CAE">
      <w:pPr>
        <w:rPr/>
      </w:pPr>
      <w:r w:rsidDel="00000000" w:rsidR="00000000" w:rsidRPr="00000000">
        <w:rPr>
          <w:rFonts w:ascii="Arial Unicode MS" w:cs="Arial Unicode MS" w:eastAsia="Arial Unicode MS" w:hAnsi="Arial Unicode MS"/>
          <w:rtl w:val="0"/>
        </w:rPr>
        <w:t xml:space="preserve">실력 차이를 무시하고 상대방을 일격에 섬멸합니다. (상황에 따라 ST는 이를 모든 공격 주사위가 10이 나오지만 추가 주사위는 없는 것으로 낮출 수 있습니다.)</w:t>
      </w:r>
    </w:p>
    <w:p w:rsidR="00000000" w:rsidDel="00000000" w:rsidP="00000000" w:rsidRDefault="00000000" w:rsidRPr="00000000" w14:paraId="00001CAF">
      <w:pPr>
        <w:rPr/>
      </w:pPr>
      <w:r w:rsidDel="00000000" w:rsidR="00000000" w:rsidRPr="00000000">
        <w:rPr>
          <w:rFonts w:ascii="Arial Unicode MS" w:cs="Arial Unicode MS" w:eastAsia="Arial Unicode MS" w:hAnsi="Arial Unicode MS"/>
          <w:rtl w:val="0"/>
        </w:rPr>
        <w:t xml:space="preserve">판정 없이 한 번의 행동으로 직접 성공합니다. (상황에 따라 ST는 이를 모든 판정 주사위가 10이 나오지만 추가 주사위는 없는 것으로 낮출 수 있습니다.)</w:t>
      </w:r>
    </w:p>
    <w:p w:rsidR="00000000" w:rsidDel="00000000" w:rsidP="00000000" w:rsidRDefault="00000000" w:rsidRPr="00000000" w14:paraId="00001CB0">
      <w:pPr>
        <w:rPr/>
      </w:pPr>
      <w:r w:rsidDel="00000000" w:rsidR="00000000" w:rsidRPr="00000000">
        <w:rPr>
          <w:rFonts w:ascii="Arial Unicode MS" w:cs="Arial Unicode MS" w:eastAsia="Arial Unicode MS" w:hAnsi="Arial Unicode MS"/>
          <w:rtl w:val="0"/>
        </w:rPr>
        <w:t xml:space="preserve">이번 피해를 면제받습니다.</w:t>
      </w:r>
    </w:p>
    <w:p w:rsidR="00000000" w:rsidDel="00000000" w:rsidP="00000000" w:rsidRDefault="00000000" w:rsidRPr="00000000" w14:paraId="00001CB1">
      <w:pPr>
        <w:rPr/>
      </w:pPr>
      <w:r w:rsidDel="00000000" w:rsidR="00000000" w:rsidRPr="00000000">
        <w:rPr>
          <w:rFonts w:ascii="Arial Unicode MS" w:cs="Arial Unicode MS" w:eastAsia="Arial Unicode MS" w:hAnsi="Arial Unicode MS"/>
          <w:rtl w:val="0"/>
        </w:rPr>
        <w:t xml:space="preserve">중상을 입은 동료를 적의 포위망에서 빼내어 그 과정에서 한 잎의 나뭇잎조차 스치지 않습니다.</w:t>
      </w:r>
    </w:p>
    <w:p w:rsidR="00000000" w:rsidDel="00000000" w:rsidP="00000000" w:rsidRDefault="00000000" w:rsidRPr="00000000" w14:paraId="00001CB2">
      <w:pPr>
        <w:rPr/>
      </w:pPr>
      <w:r w:rsidDel="00000000" w:rsidR="00000000" w:rsidRPr="00000000">
        <w:rPr>
          <w:rFonts w:ascii="Arial Unicode MS" w:cs="Arial Unicode MS" w:eastAsia="Arial Unicode MS" w:hAnsi="Arial Unicode MS"/>
          <w:rtl w:val="0"/>
        </w:rPr>
        <w:t xml:space="preserve">초상 표현은 오직 다른 초상 표현으로만 상쇄될 수 있습니다.</w:t>
      </w:r>
    </w:p>
    <w:p w:rsidR="00000000" w:rsidDel="00000000" w:rsidP="00000000" w:rsidRDefault="00000000" w:rsidRPr="00000000" w14:paraId="00001CB3">
      <w:pPr>
        <w:rPr/>
      </w:pPr>
      <w:r w:rsidDel="00000000" w:rsidR="00000000" w:rsidRPr="00000000">
        <w:rPr>
          <w:rFonts w:ascii="Arial Unicode MS" w:cs="Arial Unicode MS" w:eastAsia="Arial Unicode MS" w:hAnsi="Arial Unicode MS"/>
          <w:rtl w:val="0"/>
        </w:rPr>
        <w:t xml:space="preserve">ST는 또한 스토리와 설정에 따라 초상 표현의 내용을 추가하거나 줄일 수 있습니다.</w:t>
      </w:r>
    </w:p>
    <w:p w:rsidR="00000000" w:rsidDel="00000000" w:rsidP="00000000" w:rsidRDefault="00000000" w:rsidRPr="00000000" w14:paraId="00001CB4">
      <w:pPr>
        <w:rPr/>
      </w:pPr>
      <w:r w:rsidDel="00000000" w:rsidR="00000000" w:rsidRPr="00000000">
        <w:rPr>
          <w:rFonts w:ascii="Arial Unicode MS" w:cs="Arial Unicode MS" w:eastAsia="Arial Unicode MS" w:hAnsi="Arial Unicode MS"/>
          <w:rtl w:val="0"/>
        </w:rPr>
        <w:t xml:space="preserve">선택 규칙: 보다 일반적인 초상 표현</w:t>
      </w:r>
    </w:p>
    <w:p w:rsidR="00000000" w:rsidDel="00000000" w:rsidP="00000000" w:rsidRDefault="00000000" w:rsidRPr="00000000" w14:paraId="00001CB5">
      <w:pPr>
        <w:rPr/>
      </w:pPr>
      <w:r w:rsidDel="00000000" w:rsidR="00000000" w:rsidRPr="00000000">
        <w:rPr>
          <w:rFonts w:ascii="Arial Unicode MS" w:cs="Arial Unicode MS" w:eastAsia="Arial Unicode MS" w:hAnsi="Arial Unicode MS"/>
          <w:rtl w:val="0"/>
        </w:rPr>
        <w:t xml:space="preserve">초상 표현이 발동된 캐릭터는 즉시 특수 행동을 얻게 되며, 이 특수 행동을 사용하여 다음 중 하나를 선택합니다.</w:t>
      </w:r>
    </w:p>
    <w:p w:rsidR="00000000" w:rsidDel="00000000" w:rsidP="00000000" w:rsidRDefault="00000000" w:rsidRPr="00000000" w14:paraId="00001CB6">
      <w:pPr>
        <w:rPr/>
      </w:pPr>
      <w:r w:rsidDel="00000000" w:rsidR="00000000" w:rsidRPr="00000000">
        <w:rPr>
          <w:rFonts w:ascii="Arial Unicode MS" w:cs="Arial Unicode MS" w:eastAsia="Arial Unicode MS" w:hAnsi="Arial Unicode MS"/>
          <w:rtl w:val="0"/>
        </w:rPr>
        <w:t xml:space="preserve">1. 한 라운드 행동을 초과하지 않는 초식을 시전합니다. 어떤 방식으로도 다른 행동으로 분할할 수 없지만, 최대 자유 행동까지 낮출 수 있습니다. 이번 초식의 모든 관련 판정은 모두 10이 나오지만 추가 주사위는 없습니다.</w:t>
      </w:r>
    </w:p>
    <w:p w:rsidR="00000000" w:rsidDel="00000000" w:rsidP="00000000" w:rsidRDefault="00000000" w:rsidRPr="00000000" w14:paraId="00001CB7">
      <w:pPr>
        <w:rPr/>
      </w:pPr>
      <w:r w:rsidDel="00000000" w:rsidR="00000000" w:rsidRPr="00000000">
        <w:rPr>
          <w:rFonts w:ascii="Arial Unicode MS" w:cs="Arial Unicode MS" w:eastAsia="Arial Unicode MS" w:hAnsi="Arial Unicode MS"/>
          <w:rtl w:val="0"/>
        </w:rPr>
        <w:t xml:space="preserve">2. 한 라운드 행동을 초과하지 않는 행동을 진행합니다. 어떤 방식으로도 다른 행동으로 분할할 수 없지만, 최대 자유 행동까지 낮출 수 있습니다. 이번 행동의 모든 관련 판정은 모두 10이 나오지만 추가 주사위는 없습니다.</w:t>
      </w:r>
    </w:p>
    <w:p w:rsidR="00000000" w:rsidDel="00000000" w:rsidP="00000000" w:rsidRDefault="00000000" w:rsidRPr="00000000" w14:paraId="00001CB8">
      <w:pPr>
        <w:rPr/>
      </w:pPr>
      <w:r w:rsidDel="00000000" w:rsidR="00000000" w:rsidRPr="00000000">
        <w:rPr>
          <w:rFonts w:ascii="Arial Unicode MS" w:cs="Arial Unicode MS" w:eastAsia="Arial Unicode MS" w:hAnsi="Arial Unicode MS"/>
          <w:rtl w:val="0"/>
        </w:rPr>
        <w:t xml:space="preserve">3. 캐릭터가 본능 각성을 발동시킨 공격, 능력 또는 효과를 직접 회피합니다. 이는 그것들이 캐릭터에게 전혀 영향을 미치지 않았음을 의미합니다.</w:t>
      </w:r>
    </w:p>
    <w:p w:rsidR="00000000" w:rsidDel="00000000" w:rsidP="00000000" w:rsidRDefault="00000000" w:rsidRPr="00000000" w14:paraId="00001CB9">
      <w:pPr>
        <w:rPr/>
      </w:pPr>
      <w:r w:rsidDel="00000000" w:rsidR="00000000" w:rsidRPr="00000000">
        <w:rPr>
          <w:rFonts w:ascii="Arial Unicode MS" w:cs="Arial Unicode MS" w:eastAsia="Arial Unicode MS" w:hAnsi="Arial Unicode MS"/>
          <w:rtl w:val="0"/>
        </w:rPr>
        <w:t xml:space="preserve">4. 본능 각성 개방 조건 3으로 인해 초상 표현을 얻었을 때, 만약 목표가 당신의 일반 이동으로 제공되는 이동력으로 도달할 수 있는 위치에 있다면, 당신은 즉시 목표 곁으로 이동하여 당신과 해당 목표가 당신의 본능 각성을 발동시킨 공격, 능력 또는 효과를 직접 회피하도록 선택할 수 있습니다. 이는 그것들이 캐릭터에게 전혀 영향을 미치지 않았음을 의미합니다. 그 후, 당신은 즉시 일반 이동으로 제공되는 이동력을 얻게 되며, 반드시 즉시 사용해야 합니다. 특수 행동이 끝난 후에는 이동력이 남아있지 않습니다. 이를 통해 위협의 근원으로부터 멀어지는 방향으로 동료와 함께 이동할 수 있습니다. 이 효과로 제공되는 이동력은 차례 공격 능력(대표적으로 "빠른 반격" 특기, "한 치의 길이, 한 치의 힘" 특기 등)이나 지뢰 등의 발동형 함정을 발동시키지 않으며, 구체적인 판단은 ST가 내립니다.</w:t>
      </w:r>
    </w:p>
    <w:p w:rsidR="00000000" w:rsidDel="00000000" w:rsidP="00000000" w:rsidRDefault="00000000" w:rsidRPr="00000000" w14:paraId="00001CBA">
      <w:pPr>
        <w:rPr/>
      </w:pPr>
      <w:r w:rsidDel="00000000" w:rsidR="00000000" w:rsidRPr="00000000">
        <w:rPr>
          <w:rFonts w:ascii="Arial Unicode MS" w:cs="Arial Unicode MS" w:eastAsia="Arial Unicode MS" w:hAnsi="Arial Unicode MS"/>
          <w:rtl w:val="0"/>
        </w:rPr>
        <w:t xml:space="preserve">5. 당신이 본능 각성 개방 조건 6으로 인해 초상 표현을 얻었을 때, 해당 일의 모든 관련 판정은 모두 10이 나오지만 추가 주사위는 없습니다. </w:t>
      </w:r>
    </w:p>
    <w:p w:rsidR="00000000" w:rsidDel="00000000" w:rsidP="00000000" w:rsidRDefault="00000000" w:rsidRPr="00000000" w14:paraId="00001CBB">
      <w:pPr>
        <w:rPr/>
      </w:pPr>
      <w:r w:rsidDel="00000000" w:rsidR="00000000" w:rsidRPr="00000000">
        <w:rPr>
          <w:rFonts w:ascii="Arial Unicode MS" w:cs="Arial Unicode MS" w:eastAsia="Arial Unicode MS" w:hAnsi="Arial Unicode MS"/>
          <w:rtl w:val="0"/>
        </w:rPr>
        <w:t xml:space="preserve">주의해야 할 점은 본능 각성을 발동시킨 공격, 능력 또는 효과가 이번 특수 행동에서는 캐릭터에게 영향을 미치지 않았다는 것입니다. 3 또는 4를 선택하지 않는 한, 특수 행동이 끝난 후에는 그 공격, 능력 또는 효과가 계속 적용됩니다. 예를 들어, 이는 만약 캐릭터가 치명적인 피해로 인해 본능 각성을 개방하고 초상 표현을 얻었다면, 설령 초상 표현으로 피해 근원을 직접 처치했다 하더라도 초상 표현 계산이 끝난 후에는 캐릭터가 여전히 사망할 것임을 의미합니다.</w:t>
      </w:r>
    </w:p>
    <w:p w:rsidR="00000000" w:rsidDel="00000000" w:rsidP="00000000" w:rsidRDefault="00000000" w:rsidRPr="00000000" w14:paraId="00001CBC">
      <w:pPr>
        <w:rPr/>
      </w:pPr>
      <w:r w:rsidDel="00000000" w:rsidR="00000000" w:rsidRPr="00000000">
        <w:rPr>
          <w:rtl w:val="0"/>
        </w:rPr>
        <w:t xml:space="preserve">=====================================================================</w:t>
      </w:r>
    </w:p>
    <w:p w:rsidR="00000000" w:rsidDel="00000000" w:rsidP="00000000" w:rsidRDefault="00000000" w:rsidRPr="00000000" w14:paraId="00001CBD">
      <w:pPr>
        <w:rPr/>
      </w:pPr>
      <w:r w:rsidDel="00000000" w:rsidR="00000000" w:rsidRPr="00000000">
        <w:rPr>
          <w:rtl w:val="0"/>
        </w:rPr>
        <w:t xml:space="preserve">======================================</w:t>
      </w:r>
    </w:p>
    <w:p w:rsidR="00000000" w:rsidDel="00000000" w:rsidP="00000000" w:rsidRDefault="00000000" w:rsidRPr="00000000" w14:paraId="00001CBE">
      <w:pPr>
        <w:rPr/>
      </w:pPr>
      <w:r w:rsidDel="00000000" w:rsidR="00000000" w:rsidRPr="00000000">
        <w:rPr>
          <w:rFonts w:ascii="Arial Unicode MS" w:cs="Arial Unicode MS" w:eastAsia="Arial Unicode MS" w:hAnsi="Arial Unicode MS"/>
          <w:rtl w:val="0"/>
        </w:rPr>
        <w:t xml:space="preserve">1단계 본능 각성:</w:t>
      </w:r>
    </w:p>
    <w:p w:rsidR="00000000" w:rsidDel="00000000" w:rsidP="00000000" w:rsidRDefault="00000000" w:rsidRPr="00000000" w14:paraId="00001CBF">
      <w:pPr>
        <w:rPr/>
      </w:pPr>
      <w:r w:rsidDel="00000000" w:rsidR="00000000" w:rsidRPr="00000000">
        <w:rPr>
          <w:rFonts w:ascii="Arial Unicode MS" w:cs="Arial Unicode MS" w:eastAsia="Arial Unicode MS" w:hAnsi="Arial Unicode MS"/>
          <w:rtl w:val="0"/>
        </w:rPr>
        <w:t xml:space="preserve">1단계 본능 각성의 개방은 생물 진화 잠재력의 해방을 의미합니다. 이제부터 당신이 원한다면 어떤 분야에서든 천재가 될 수 있습니다.</w:t>
      </w:r>
    </w:p>
    <w:p w:rsidR="00000000" w:rsidDel="00000000" w:rsidP="00000000" w:rsidRDefault="00000000" w:rsidRPr="00000000" w14:paraId="00001CC0">
      <w:pPr>
        <w:rPr/>
      </w:pPr>
      <w:r w:rsidDel="00000000" w:rsidR="00000000" w:rsidRPr="00000000">
        <w:rPr>
          <w:rFonts w:ascii="Arial Unicode MS" w:cs="Arial Unicode MS" w:eastAsia="Arial Unicode MS" w:hAnsi="Arial Unicode MS"/>
          <w:rtl w:val="0"/>
        </w:rPr>
        <w:t xml:space="preserve">제1단계 본능 각성을 해방한 후, 당신은 태고 인류 시대의 전투 본능을 해방할 수 있습니다. 당신의 지능은 전투 본능을 이끄는 능력을 결정하고, 당신의 통찰은 전투 본능을 어느 정도까지 동원할 수 있는지를 결정합니다. 수동적으로 사용되는 전투 본능은 당신의 집중력에 반영될 것입니다.</w:t>
      </w:r>
    </w:p>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수동 개방: 언제든지 당신이 개방 조건을 달성하면(위 설명 참조), 본능 각성을 개방할 수 있는 기회를 얻게 됩니다. D10을 굴려서 결과가 10 이상이면 1단계 본능 각성 개방에 성공합니다.</w:t>
      </w:r>
    </w:p>
    <w:p w:rsidR="00000000" w:rsidDel="00000000" w:rsidP="00000000" w:rsidRDefault="00000000" w:rsidRPr="00000000" w14:paraId="00001CC2">
      <w:pPr>
        <w:rPr/>
      </w:pPr>
      <w:r w:rsidDel="00000000" w:rsidR="00000000" w:rsidRPr="00000000">
        <w:rPr>
          <w:rFonts w:ascii="Arial Unicode MS" w:cs="Arial Unicode MS" w:eastAsia="Arial Unicode MS" w:hAnsi="Arial Unicode MS"/>
          <w:rtl w:val="0"/>
        </w:rPr>
        <w:t xml:space="preserve">능동 개방: 위의 방법으로 한 번 1단계 본능 각성 개방에 성공한 후에는 이동 행동을 통해 의지력 1점을 지불하여 1단계 본능 각성을 개방하고 1단계 본능 각성의 개방 효과를 얻을 수 있습니다.</w:t>
      </w:r>
    </w:p>
    <w:p w:rsidR="00000000" w:rsidDel="00000000" w:rsidP="00000000" w:rsidRDefault="00000000" w:rsidRPr="00000000" w14:paraId="00001CC3">
      <w:pPr>
        <w:rPr/>
      </w:pPr>
      <w:r w:rsidDel="00000000" w:rsidR="00000000" w:rsidRPr="00000000">
        <w:rPr>
          <w:rFonts w:ascii="Arial Unicode MS" w:cs="Arial Unicode MS" w:eastAsia="Arial Unicode MS" w:hAnsi="Arial Unicode MS"/>
          <w:rtl w:val="0"/>
        </w:rPr>
        <w:t xml:space="preserve">해제: 1단계 본능 각성 해제는 자유 행동입니다.</w:t>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효과: 1단계 본능 각성 상태일 때, 당신은 전설 통찰과 전설 지능 중 낮은 쪽을 완벽 보너스로 모든 판정과 방어에 더할 수 있습니다.</w:t>
      </w:r>
    </w:p>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의지력의 기본 용법을 사용할 때 통찰과 지능 중 낮은 쪽의 완벽 보너스를 얻을 수 있습니다.</w:t>
      </w:r>
    </w:p>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또한 어떤 기능을 사용할 때도 1/2레벨을 보유한 것으로 간주됩니다. 즉, 어떤 기능을 사용하든 해당 기능을 일반적으로 보유한 것으로 간주되어 판정에 불이익을 받지 않지만, 기능 레벨로 인한 DP 보너스는 얻지 못합니다.</w:t>
      </w:r>
    </w:p>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이는 유전자 차원의 기억에서 비롯된 것이므로 어떤 부정적인 효과로도 상쇄되지 않습니다.</w:t>
      </w:r>
    </w:p>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지속 시간: 본능 각성을 1라운드 유지하려면 의지력 1점이 필요하며, 의지력이 부족하면 즉시 종료됩니다. 당신은 당신의 턴이 시작될 때 의지력을 사용할지 여부를 결정하며, 사용하지 않으면 본능 각성 효과가 즉시 종료됩니다.</w:t>
      </w:r>
    </w:p>
    <w:p w:rsidR="00000000" w:rsidDel="00000000" w:rsidP="00000000" w:rsidRDefault="00000000" w:rsidRPr="00000000" w14:paraId="00001CC9">
      <w:pPr>
        <w:rPr/>
      </w:pPr>
      <w:r w:rsidDel="00000000" w:rsidR="00000000" w:rsidRPr="00000000">
        <w:rPr>
          <w:rFonts w:ascii="Arial Unicode MS" w:cs="Arial Unicode MS" w:eastAsia="Arial Unicode MS" w:hAnsi="Arial Unicode MS"/>
          <w:rtl w:val="0"/>
        </w:rPr>
        <w:t xml:space="preserve">추가 보상: 오직 처음으로 1단계 본능 각성 개방에 성공했을 때만 ST는 플레이어에게 초상 표현 보상을 부여해야 합니다.</w:t>
      </w:r>
    </w:p>
    <w:p w:rsidR="00000000" w:rsidDel="00000000" w:rsidP="00000000" w:rsidRDefault="00000000" w:rsidRPr="00000000" w14:paraId="00001CCA">
      <w:pPr>
        <w:rPr/>
      </w:pPr>
      <w:r w:rsidDel="00000000" w:rsidR="00000000" w:rsidRPr="00000000">
        <w:rPr>
          <w:rtl w:val="0"/>
        </w:rPr>
        <w:t xml:space="preserve">=====================================================================</w:t>
      </w:r>
    </w:p>
    <w:p w:rsidR="00000000" w:rsidDel="00000000" w:rsidP="00000000" w:rsidRDefault="00000000" w:rsidRPr="00000000" w14:paraId="00001CCB">
      <w:pPr>
        <w:rPr/>
      </w:pPr>
      <w:r w:rsidDel="00000000" w:rsidR="00000000" w:rsidRPr="00000000">
        <w:rPr>
          <w:rtl w:val="0"/>
        </w:rPr>
        <w:t xml:space="preserve">======================================</w:t>
      </w:r>
    </w:p>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2단계 본능 각성:</w:t>
      </w:r>
    </w:p>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본능 각성의 2단계는 생물이 세포 수준에서 자신의 신체를 제어하여 행동할 때 체력이 헛되이 소모되는 것을 최소화할 수 있음을 의미합니다.</w:t>
      </w:r>
    </w:p>
    <w:p w:rsidR="00000000" w:rsidDel="00000000" w:rsidP="00000000" w:rsidRDefault="00000000" w:rsidRPr="00000000" w14:paraId="00001CCE">
      <w:pPr>
        <w:rPr/>
      </w:pPr>
      <w:r w:rsidDel="00000000" w:rsidR="00000000" w:rsidRPr="00000000">
        <w:rPr>
          <w:rFonts w:ascii="Arial Unicode MS" w:cs="Arial Unicode MS" w:eastAsia="Arial Unicode MS" w:hAnsi="Arial Unicode MS"/>
          <w:rtl w:val="0"/>
        </w:rPr>
        <w:t xml:space="preserve">수동 개방:</w:t>
      </w:r>
    </w:p>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1단계 본능 각성이 개방된 후 하나의 모험 세계를 경과했을 때(1단계를 개방한 그 장면 포함), 유사한 상황에 직면하면 본능 각성 단계를 상승시킬 수 있는 기회를 얻을 수 있습니다. 2D10을 굴려서 결과가 18 이상이면 2단계 본능 각성 개방에 성공합니다.</w:t>
      </w:r>
    </w:p>
    <w:p w:rsidR="00000000" w:rsidDel="00000000" w:rsidP="00000000" w:rsidRDefault="00000000" w:rsidRPr="00000000" w14:paraId="00001CD0">
      <w:pPr>
        <w:rPr/>
      </w:pPr>
      <w:r w:rsidDel="00000000" w:rsidR="00000000" w:rsidRPr="00000000">
        <w:rPr>
          <w:rFonts w:ascii="Arial Unicode MS" w:cs="Arial Unicode MS" w:eastAsia="Arial Unicode MS" w:hAnsi="Arial Unicode MS"/>
          <w:rtl w:val="0"/>
        </w:rPr>
        <w:t xml:space="preserve">(예를 들어, 첫 번째 모험 세계에서 1단계 본능 각성을 했다면, 두 번째 세계 이후에만 2단계 본능 각성을 시도할 수 있습니다.)</w:t>
      </w:r>
    </w:p>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능동 개방: 위의 방법으로 한 번 2단계 본능 각성 개방에 성공한 후, 1단계 본능 각성 상태라면 표준 행동을 통해 의지력 1점을 지불하여 2단계 본능 각성을 개방할 수 있습니다.</w:t>
      </w:r>
    </w:p>
    <w:p w:rsidR="00000000" w:rsidDel="00000000" w:rsidP="00000000" w:rsidRDefault="00000000" w:rsidRPr="00000000" w14:paraId="00001CD2">
      <w:pPr>
        <w:rPr/>
      </w:pPr>
      <w:r w:rsidDel="00000000" w:rsidR="00000000" w:rsidRPr="00000000">
        <w:rPr>
          <w:rFonts w:ascii="Arial Unicode MS" w:cs="Arial Unicode MS" w:eastAsia="Arial Unicode MS" w:hAnsi="Arial Unicode MS"/>
          <w:rtl w:val="0"/>
        </w:rPr>
        <w:t xml:space="preserve">해제: 2단계 본능 각성 해제는 자유 행동입니다. 2단계에서 1단계로 돌아가는 것이 아니라 모든 본능 각성 단계를 직접 해제하게 된다는 점에 유의하세요.</w:t>
      </w:r>
    </w:p>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효과: 2단계 본능 각성 상태일 때, 1단계 본능 각성의 모든 효과를 유지합니다. 그리고 의지력의 기본 용법을 사용할 때 1단계 본능 각성의 효과가 통찰과 지능 중 낮은 쪽이 아닌 높은 쪽의 보너스를 얻도록 변경됩니다.</w:t>
      </w:r>
    </w:p>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또한 하나의 신체 특성치를 선택하여 해당 특성치에서 6점의 완벽 보너스를 얻고, 해당 특성치 관련 판정에서 2개의 추가 성공을 얻습니다. 신속 행동으로 선택한 특성치를 변경할 수 있습니다.</w:t>
      </w:r>
    </w:p>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지속 시간: 2단계 본능 각성 개방은 반드시 1단계 본능 각성이 개방된 상태여야 하며, 2단계 본능 각성을 해제하면 자동으로 1단계 본능 각성도 해제되므로 2단계에는 추가 에너지 소모가 없습니다(1단계가 매 라운드 의지력 1점을 소모하는 것으로 대신 지불).</w:t>
      </w:r>
    </w:p>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추가 보상: 오직 처음으로 2단계 본능 각성 개방에 성공했을 때만 ST는 플레이어에게 초상 표현 보상을 부여해야 합니다.</w:t>
      </w:r>
    </w:p>
    <w:p w:rsidR="00000000" w:rsidDel="00000000" w:rsidP="00000000" w:rsidRDefault="00000000" w:rsidRPr="00000000" w14:paraId="00001CD7">
      <w:pPr>
        <w:rPr/>
      </w:pPr>
      <w:r w:rsidDel="00000000" w:rsidR="00000000" w:rsidRPr="00000000">
        <w:rPr>
          <w:rtl w:val="0"/>
        </w:rPr>
        <w:t xml:space="preserve">=====================================================================</w:t>
      </w:r>
    </w:p>
    <w:p w:rsidR="00000000" w:rsidDel="00000000" w:rsidP="00000000" w:rsidRDefault="00000000" w:rsidRPr="00000000" w14:paraId="00001CD8">
      <w:pPr>
        <w:rPr/>
      </w:pPr>
      <w:r w:rsidDel="00000000" w:rsidR="00000000" w:rsidRPr="00000000">
        <w:rPr>
          <w:rtl w:val="0"/>
        </w:rPr>
        <w:t xml:space="preserve">======================================</w:t>
      </w:r>
    </w:p>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3단계 본능 각성:</w:t>
      </w:r>
    </w:p>
    <w:p w:rsidR="00000000" w:rsidDel="00000000" w:rsidP="00000000" w:rsidRDefault="00000000" w:rsidRPr="00000000" w14:paraId="00001CDA">
      <w:pPr>
        <w:rPr/>
      </w:pPr>
      <w:r w:rsidDel="00000000" w:rsidR="00000000" w:rsidRPr="00000000">
        <w:rPr>
          <w:rFonts w:ascii="Arial Unicode MS" w:cs="Arial Unicode MS" w:eastAsia="Arial Unicode MS" w:hAnsi="Arial Unicode MS"/>
          <w:rtl w:val="0"/>
        </w:rPr>
        <w:t xml:space="preserve">본능 각성의 3단계는 외부에서 내부로 전환되기 시작하여 자신의 뇌 영역을 지속적으로 개발하거나 다른 사람의 사고방식을 모방할 수 있게 해줍니다.</w:t>
      </w:r>
    </w:p>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능동 개방: 2단계 본능 각성이 개방된 후 4개의 모험 세계를 경과했을 때(2단계를 개방한 그 장면 포함), 3단계 본능 각성을 자동으로 개방할 수 있습니다.</w:t>
      </w:r>
    </w:p>
    <w:p w:rsidR="00000000" w:rsidDel="00000000" w:rsidP="00000000" w:rsidRDefault="00000000" w:rsidRPr="00000000" w14:paraId="00001CDC">
      <w:pPr>
        <w:rPr/>
      </w:pPr>
      <w:r w:rsidDel="00000000" w:rsidR="00000000" w:rsidRPr="00000000">
        <w:rPr>
          <w:rFonts w:ascii="Arial Unicode MS" w:cs="Arial Unicode MS" w:eastAsia="Arial Unicode MS" w:hAnsi="Arial Unicode MS"/>
          <w:rtl w:val="0"/>
        </w:rPr>
        <w:t xml:space="preserve">2단계 본능 각성 상태라면 자유 행동을 통해 의지력 1점을 지불하여 3단계 본능 각성을 개방할 수 있습니다.</w:t>
      </w:r>
    </w:p>
    <w:p w:rsidR="00000000" w:rsidDel="00000000" w:rsidP="00000000" w:rsidRDefault="00000000" w:rsidRPr="00000000" w14:paraId="00001CDD">
      <w:pPr>
        <w:rPr/>
      </w:pPr>
      <w:r w:rsidDel="00000000" w:rsidR="00000000" w:rsidRPr="00000000">
        <w:rPr>
          <w:rFonts w:ascii="Arial Unicode MS" w:cs="Arial Unicode MS" w:eastAsia="Arial Unicode MS" w:hAnsi="Arial Unicode MS"/>
          <w:rtl w:val="0"/>
        </w:rPr>
        <w:t xml:space="preserve">해제: 3단계 본능 각성 해제는 자유 행동입니다. 2단계나 1단계로 돌아가는 것이 아니라 모든 본능 각성을 직접 해제하게 된다는 점에 유의하세요.</w:t>
      </w:r>
    </w:p>
    <w:p w:rsidR="00000000" w:rsidDel="00000000" w:rsidP="00000000" w:rsidRDefault="00000000" w:rsidRPr="00000000" w14:paraId="00001CDE">
      <w:pPr>
        <w:rPr/>
      </w:pPr>
      <w:r w:rsidDel="00000000" w:rsidR="00000000" w:rsidRPr="00000000">
        <w:rPr>
          <w:rFonts w:ascii="Arial Unicode MS" w:cs="Arial Unicode MS" w:eastAsia="Arial Unicode MS" w:hAnsi="Arial Unicode MS"/>
          <w:rtl w:val="0"/>
        </w:rPr>
        <w:t xml:space="preserve">효과: 3단계 본능 각성 상태일 때, 1, 2단계 본능 각성이 가져다주는 효과를 유지합니다. 또한 당신이 익숙한 생명체의 정신과 사회 특성치, 그리고 모든 기능 레벨을 모방할 수 있습니다. 단, 당신과 목표 사이의 특성치 1점당, 기능 1레벨당 2XP를 지불해야 합니다. 특성치는 목표의 수치-5까지만 모방할 수 있고, 기능은 목표의 수치-4까지만 모방할 수 있습니다. 한 번이라도 경험치를 지불한 적이 있다면 그 수치 이내의 차이에 대해서는 경험치를 다시 지불할 필요가 없지만, 이 경험치는 당신의 특성치, 기능, 전공이 상승한 후에는 반환되지 않습니다. 당신은 당신의 특성치와 기능을 원래의 두 배 이상으로 모방할 수 없습니다.</w:t>
      </w:r>
    </w:p>
    <w:p w:rsidR="00000000" w:rsidDel="00000000" w:rsidP="00000000" w:rsidRDefault="00000000" w:rsidRPr="00000000" w14:paraId="00001CDF">
      <w:pPr>
        <w:rPr/>
      </w:pPr>
      <w:r w:rsidDel="00000000" w:rsidR="00000000" w:rsidRPr="00000000">
        <w:rPr>
          <w:rFonts w:ascii="Arial Unicode MS" w:cs="Arial Unicode MS" w:eastAsia="Arial Unicode MS" w:hAnsi="Arial Unicode MS"/>
          <w:rtl w:val="0"/>
        </w:rPr>
        <w:t xml:space="preserve">이 익숙한 생명체는 일반적으로 당신과 3번 이상의 모험 세계를 함께 경험한 사람으로 간주됩니다.</w:t>
      </w:r>
    </w:p>
    <w:p w:rsidR="00000000" w:rsidDel="00000000" w:rsidP="00000000" w:rsidRDefault="00000000" w:rsidRPr="00000000" w14:paraId="00001CE0">
      <w:pPr>
        <w:rPr/>
      </w:pPr>
      <w:r w:rsidDel="00000000" w:rsidR="00000000" w:rsidRPr="00000000">
        <w:rPr>
          <w:rFonts w:ascii="Arial Unicode MS" w:cs="Arial Unicode MS" w:eastAsia="Arial Unicode MS" w:hAnsi="Arial Unicode MS"/>
          <w:rtl w:val="0"/>
        </w:rPr>
        <w:t xml:space="preserve">3단계 본능 각성에 누적 42XP를 투자하면 4단계 본능 각성을 개방할 수 있는 권리를 얻습니다.</w:t>
      </w:r>
    </w:p>
    <w:p w:rsidR="00000000" w:rsidDel="00000000" w:rsidP="00000000" w:rsidRDefault="00000000" w:rsidRPr="00000000" w14:paraId="00001CE1">
      <w:pPr>
        <w:rPr/>
      </w:pPr>
      <w:r w:rsidDel="00000000" w:rsidR="00000000" w:rsidRPr="00000000">
        <w:rPr>
          <w:rFonts w:ascii="Arial Unicode MS" w:cs="Arial Unicode MS" w:eastAsia="Arial Unicode MS" w:hAnsi="Arial Unicode MS"/>
          <w:rtl w:val="0"/>
        </w:rPr>
        <w:t xml:space="preserve">지속 시간: 3단계 본능 각성 개방은 반드시 2단계 본능 각성이 개방된 상태여야 하며, 3단계 본능 각성을 해제하면 자동으로 모든 본능 각성이 해제되므로 3단계에는 추가 에너지 소모가 없습니다(1단계가 매 라운드 의지력 1점을 소모하는 것으로 대신 지불).</w:t>
      </w:r>
    </w:p>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특수 설명:</w:t>
      </w:r>
    </w:p>
    <w:p w:rsidR="00000000" w:rsidDel="00000000" w:rsidP="00000000" w:rsidRDefault="00000000" w:rsidRPr="00000000" w14:paraId="00001CE3">
      <w:pPr>
        <w:rPr/>
      </w:pPr>
      <w:r w:rsidDel="00000000" w:rsidR="00000000" w:rsidRPr="00000000">
        <w:rPr>
          <w:rFonts w:ascii="Arial Unicode MS" w:cs="Arial Unicode MS" w:eastAsia="Arial Unicode MS" w:hAnsi="Arial Unicode MS"/>
          <w:rtl w:val="0"/>
        </w:rPr>
        <w:t xml:space="preserve">당신이 모방하는 목표 특성치와 당신 자신의 기본 특성치는 오직 기본 특성치, 내재 특성치, 수련 특성치 등만 계산하며, 간단히 말해 이러한 특성치들은 모두 지속 시간이 영구적이고 어떤 상황에서도 변경될 수 없는 것이어야 합니다. 특성치 피해와 흡수는 이 범주에 포함되지 않습니다.</w:t>
      </w:r>
    </w:p>
    <w:p w:rsidR="00000000" w:rsidDel="00000000" w:rsidP="00000000" w:rsidRDefault="00000000" w:rsidRPr="00000000" w14:paraId="00001CE4">
      <w:pPr>
        <w:rPr/>
      </w:pPr>
      <w:r w:rsidDel="00000000" w:rsidR="00000000" w:rsidRPr="00000000">
        <w:rPr>
          <w:rtl w:val="0"/>
        </w:rPr>
        <w:t xml:space="preserve">=====================================================================</w:t>
      </w:r>
    </w:p>
    <w:p w:rsidR="00000000" w:rsidDel="00000000" w:rsidP="00000000" w:rsidRDefault="00000000" w:rsidRPr="00000000" w14:paraId="00001CE5">
      <w:pPr>
        <w:rPr/>
      </w:pPr>
      <w:r w:rsidDel="00000000" w:rsidR="00000000" w:rsidRPr="00000000">
        <w:rPr>
          <w:rtl w:val="0"/>
        </w:rPr>
        <w:t xml:space="preserve">======================================</w:t>
      </w:r>
    </w:p>
    <w:p w:rsidR="00000000" w:rsidDel="00000000" w:rsidP="00000000" w:rsidRDefault="00000000" w:rsidRPr="00000000" w14:paraId="00001CE6">
      <w:pPr>
        <w:rPr/>
      </w:pPr>
      <w:r w:rsidDel="00000000" w:rsidR="00000000" w:rsidRPr="00000000">
        <w:rPr>
          <w:rFonts w:ascii="Arial Unicode MS" w:cs="Arial Unicode MS" w:eastAsia="Arial Unicode MS" w:hAnsi="Arial Unicode MS"/>
          <w:rtl w:val="0"/>
        </w:rPr>
        <w:t xml:space="preserve">4단계 본능 각성:</w:t>
      </w:r>
    </w:p>
    <w:p w:rsidR="00000000" w:rsidDel="00000000" w:rsidP="00000000" w:rsidRDefault="00000000" w:rsidRPr="00000000" w14:paraId="00001CE7">
      <w:pPr>
        <w:rPr/>
      </w:pPr>
      <w:r w:rsidDel="00000000" w:rsidR="00000000" w:rsidRPr="00000000">
        <w:rPr>
          <w:rFonts w:ascii="Arial Unicode MS" w:cs="Arial Unicode MS" w:eastAsia="Arial Unicode MS" w:hAnsi="Arial Unicode MS"/>
          <w:rtl w:val="0"/>
        </w:rPr>
        <w:t xml:space="preserve">본능 각성의 4단계는 진정으로 천지대도를 향해 나아가기 시작하는 단계로, 에너지를 정확하게 제어하고 조작할 수 있게 되며, 자신의 유전자를 조정하여 어떤 상황에도 대처할 수 있게 됩니다.</w:t>
      </w:r>
    </w:p>
    <w:p w:rsidR="00000000" w:rsidDel="00000000" w:rsidP="00000000" w:rsidRDefault="00000000" w:rsidRPr="00000000" w14:paraId="00001CE8">
      <w:pPr>
        <w:rPr/>
      </w:pPr>
      <w:r w:rsidDel="00000000" w:rsidR="00000000" w:rsidRPr="00000000">
        <w:rPr>
          <w:rFonts w:ascii="Arial Unicode MS" w:cs="Arial Unicode MS" w:eastAsia="Arial Unicode MS" w:hAnsi="Arial Unicode MS"/>
          <w:rtl w:val="0"/>
        </w:rPr>
        <w:t xml:space="preserve">수동 개방: 3단계 본능 각성에 누적 42XP를 투자했을 때, 위에서 언급한 위급한 순간에 본능 각성 단계를 상승시킬 수 있는 기회를 얻을 수 있습니다. 4D10을 굴려서 결과가 36 이상이면 4단계 본능 각성 개방에 성공합니다.</w:t>
      </w:r>
    </w:p>
    <w:p w:rsidR="00000000" w:rsidDel="00000000" w:rsidP="00000000" w:rsidRDefault="00000000" w:rsidRPr="00000000" w14:paraId="00001CE9">
      <w:pPr>
        <w:rPr/>
      </w:pPr>
      <w:r w:rsidDel="00000000" w:rsidR="00000000" w:rsidRPr="00000000">
        <w:rPr>
          <w:rFonts w:ascii="Arial Unicode MS" w:cs="Arial Unicode MS" w:eastAsia="Arial Unicode MS" w:hAnsi="Arial Unicode MS"/>
          <w:rtl w:val="0"/>
        </w:rPr>
        <w:t xml:space="preserve">능동 개방: 3단계 본능 각성 상태라면 신속 행동을 통해 의지력 1점을 지불하여 4단계 본능 각성을 개방할 수 있습니다.</w:t>
      </w:r>
    </w:p>
    <w:p w:rsidR="00000000" w:rsidDel="00000000" w:rsidP="00000000" w:rsidRDefault="00000000" w:rsidRPr="00000000" w14:paraId="00001CEA">
      <w:pPr>
        <w:rPr/>
      </w:pPr>
      <w:r w:rsidDel="00000000" w:rsidR="00000000" w:rsidRPr="00000000">
        <w:rPr>
          <w:rFonts w:ascii="Arial Unicode MS" w:cs="Arial Unicode MS" w:eastAsia="Arial Unicode MS" w:hAnsi="Arial Unicode MS"/>
          <w:rtl w:val="0"/>
        </w:rPr>
        <w:t xml:space="preserve">해제: 자유 행동으로 모든 본능 각성을 해제할 수 있습니다. 어떤 고단계 본능 각성에서 어떤 저단계 본능 각성 상태로 돌아갈 수는 없습니다.</w:t>
      </w:r>
    </w:p>
    <w:p w:rsidR="00000000" w:rsidDel="00000000" w:rsidP="00000000" w:rsidRDefault="00000000" w:rsidRPr="00000000" w14:paraId="00001CEB">
      <w:pPr>
        <w:rPr/>
      </w:pPr>
      <w:r w:rsidDel="00000000" w:rsidR="00000000" w:rsidRPr="00000000">
        <w:rPr>
          <w:rFonts w:ascii="Arial Unicode MS" w:cs="Arial Unicode MS" w:eastAsia="Arial Unicode MS" w:hAnsi="Arial Unicode MS"/>
          <w:rtl w:val="0"/>
        </w:rPr>
        <w:t xml:space="preserve">효과: 4단계 본능 각성 상태일 때, 1, 2, 3단계 본능 각성이 가져다주는 효과를 유지합니다. 이에 더해 다음 두 가지 능력을 얻습니다:</w:t>
      </w:r>
    </w:p>
    <w:p w:rsidR="00000000" w:rsidDel="00000000" w:rsidP="00000000" w:rsidRDefault="00000000" w:rsidRPr="00000000" w14:paraId="00001CEC">
      <w:pPr>
        <w:rPr/>
      </w:pPr>
      <w:r w:rsidDel="00000000" w:rsidR="00000000" w:rsidRPr="00000000">
        <w:rPr>
          <w:rFonts w:ascii="Arial Unicode MS" w:cs="Arial Unicode MS" w:eastAsia="Arial Unicode MS" w:hAnsi="Arial Unicode MS"/>
          <w:rtl w:val="0"/>
        </w:rPr>
        <w:t xml:space="preserve">자신의 유전자 제어: 자유 행동으로 X점의 의지력을 소모하거나 자신의 특성치 값을 조정할 수 있습니다. 하나의 특성치를 선택하여 X점의 완벽 보너스를 얻고, 다른 특성치에서 X점의 완벽 감점을 받습니다.</w:t>
      </w:r>
    </w:p>
    <w:p w:rsidR="00000000" w:rsidDel="00000000" w:rsidP="00000000" w:rsidRDefault="00000000" w:rsidRPr="00000000" w14:paraId="00001CED">
      <w:pPr>
        <w:rPr/>
      </w:pPr>
      <w:r w:rsidDel="00000000" w:rsidR="00000000" w:rsidRPr="00000000">
        <w:rPr>
          <w:rFonts w:ascii="Arial Unicode MS" w:cs="Arial Unicode MS" w:eastAsia="Arial Unicode MS" w:hAnsi="Arial Unicode MS"/>
          <w:rtl w:val="0"/>
        </w:rPr>
        <w:t xml:space="preserve">본 방법으로 조정할 수 있는 특성치는 오직 자신의 기본 특성치뿐입니다. 한 특성치에서 얻을 수 있는 완벽 보너스는 원래의 기본 특성치를 초과할 수 없습니다(예를 들어 원래의 기본 특성치가 6이라면 최대 6점까지만 추가로 얻을 수 있습니다). 다른 특성치에서 받는 감점은 기본 특성치의 절반을 초과할 수 없습니다(예를 들어 원래의 기본 특성치가 6이라면 최대 3점까지만 감소시킬 수 있습니다).</w:t>
      </w:r>
    </w:p>
    <w:p w:rsidR="00000000" w:rsidDel="00000000" w:rsidP="00000000" w:rsidRDefault="00000000" w:rsidRPr="00000000" w14:paraId="00001CEE">
      <w:pPr>
        <w:rPr/>
      </w:pPr>
      <w:r w:rsidDel="00000000" w:rsidR="00000000" w:rsidRPr="00000000">
        <w:rPr>
          <w:rFonts w:ascii="Arial Unicode MS" w:cs="Arial Unicode MS" w:eastAsia="Arial Unicode MS" w:hAnsi="Arial Unicode MS"/>
          <w:rtl w:val="0"/>
        </w:rPr>
        <w:t xml:space="preserve">미세 조작: 이 능력은 에너지 제어에 반영되며, 대략 자신의 에너지를 제어하는 것과 타인의 에너지를 유도하는 두 가지 용법이 있습니다.</w:t>
      </w:r>
    </w:p>
    <w:p w:rsidR="00000000" w:rsidDel="00000000" w:rsidP="00000000" w:rsidRDefault="00000000" w:rsidRPr="00000000" w14:paraId="00001CEF">
      <w:pPr>
        <w:rPr/>
      </w:pPr>
      <w:r w:rsidDel="00000000" w:rsidR="00000000" w:rsidRPr="00000000">
        <w:rPr>
          <w:rFonts w:ascii="Arial Unicode MS" w:cs="Arial Unicode MS" w:eastAsia="Arial Unicode MS" w:hAnsi="Arial Unicode MS"/>
          <w:rtl w:val="0"/>
        </w:rPr>
        <w:t xml:space="preserve">에너지를 소모하는 능력을 사용할 때, 해당 능력을 증폭할 수 있다면 증폭 1점당 2점의 에너지로 간주되지만, 여전히 1점의 증폭 상한만 차지합니다.</w:t>
      </w:r>
    </w:p>
    <w:p w:rsidR="00000000" w:rsidDel="00000000" w:rsidP="00000000" w:rsidRDefault="00000000" w:rsidRPr="00000000" w14:paraId="00001CF0">
      <w:pPr>
        <w:rPr/>
      </w:pPr>
      <w:r w:rsidDel="00000000" w:rsidR="00000000" w:rsidRPr="00000000">
        <w:rPr>
          <w:rFonts w:ascii="Arial Unicode MS" w:cs="Arial Unicode MS" w:eastAsia="Arial Unicode MS" w:hAnsi="Arial Unicode MS"/>
          <w:rtl w:val="0"/>
        </w:rPr>
        <w:t xml:space="preserve">누군가 당신에게 에너지를 소모하는 능력을 사용할 때, 당신은 자동으로 그가 사용한 에너지와 소모량을 알게 됩니다. 만약 그가 사용한 능력에 기본 소모 외에 추가 에너지 증폭을 투입했다면, 그 추가 증폭 부분은 당신에게 무효화됩니다.</w:t>
      </w:r>
    </w:p>
    <w:p w:rsidR="00000000" w:rsidDel="00000000" w:rsidP="00000000" w:rsidRDefault="00000000" w:rsidRPr="00000000" w14:paraId="00001CF1">
      <w:pPr>
        <w:rPr/>
      </w:pPr>
      <w:r w:rsidDel="00000000" w:rsidR="00000000" w:rsidRPr="00000000">
        <w:rPr>
          <w:rFonts w:ascii="Arial Unicode MS" w:cs="Arial Unicode MS" w:eastAsia="Arial Unicode MS" w:hAnsi="Arial Unicode MS"/>
          <w:rtl w:val="0"/>
        </w:rPr>
        <w:t xml:space="preserve">지속 시간: 4단계 본능 각성 개방은 반드시 3단계 본능 각성이 개방된 상태여야 하며, 3단계 본능 각성을 해제하면 자동으로 모든 본능 각성이 해제되므로 4단계에는 추가 에너지 소모가 없습니다(1단계가 매 라운드 의지력 1점을 소모하는 것으로 대신 지불).</w:t>
      </w:r>
    </w:p>
    <w:p w:rsidR="00000000" w:rsidDel="00000000" w:rsidP="00000000" w:rsidRDefault="00000000" w:rsidRPr="00000000" w14:paraId="00001CF2">
      <w:pPr>
        <w:rPr/>
      </w:pPr>
      <w:r w:rsidDel="00000000" w:rsidR="00000000" w:rsidRPr="00000000">
        <w:rPr>
          <w:rtl w:val="0"/>
        </w:rPr>
        <w:t xml:space="preserve">=====================================================================</w:t>
      </w:r>
    </w:p>
    <w:p w:rsidR="00000000" w:rsidDel="00000000" w:rsidP="00000000" w:rsidRDefault="00000000" w:rsidRPr="00000000" w14:paraId="00001CF3">
      <w:pPr>
        <w:rPr/>
      </w:pPr>
      <w:r w:rsidDel="00000000" w:rsidR="00000000" w:rsidRPr="00000000">
        <w:rPr>
          <w:rtl w:val="0"/>
        </w:rPr>
        <w:t xml:space="preserve">======================================</w:t>
      </w:r>
    </w:p>
    <w:p w:rsidR="00000000" w:rsidDel="00000000" w:rsidP="00000000" w:rsidRDefault="00000000" w:rsidRPr="00000000" w14:paraId="00001CF4">
      <w:pPr>
        <w:rPr/>
      </w:pPr>
      <w:r w:rsidDel="00000000" w:rsidR="00000000" w:rsidRPr="00000000">
        <w:rPr>
          <w:rFonts w:ascii="Arial Unicode MS" w:cs="Arial Unicode MS" w:eastAsia="Arial Unicode MS" w:hAnsi="Arial Unicode MS"/>
          <w:rtl w:val="0"/>
        </w:rPr>
        <w:t xml:space="preserve">5단계 본능 각성:</w:t>
      </w:r>
    </w:p>
    <w:p w:rsidR="00000000" w:rsidDel="00000000" w:rsidP="00000000" w:rsidRDefault="00000000" w:rsidRPr="00000000" w14:paraId="00001CF5">
      <w:pPr>
        <w:rPr/>
      </w:pPr>
      <w:r w:rsidDel="00000000" w:rsidR="00000000" w:rsidRPr="00000000">
        <w:rPr>
          <w:rFonts w:ascii="Arial Unicode MS" w:cs="Arial Unicode MS" w:eastAsia="Arial Unicode MS" w:hAnsi="Arial Unicode MS"/>
          <w:rtl w:val="0"/>
        </w:rPr>
        <w:t xml:space="preserve">본능 각성 5단계 능력은 에너지를 제어하는 것으로, 이른바 대도의 경지이며, 인물은 "성위"를 얻게 됩니다.</w:t>
      </w:r>
    </w:p>
    <w:p w:rsidR="00000000" w:rsidDel="00000000" w:rsidP="00000000" w:rsidRDefault="00000000" w:rsidRPr="00000000" w14:paraId="00001CF6">
      <w:pPr>
        <w:rPr/>
      </w:pPr>
      <w:r w:rsidDel="00000000" w:rsidR="00000000" w:rsidRPr="00000000">
        <w:rPr>
          <w:rFonts w:ascii="Arial Unicode MS" w:cs="Arial Unicode MS" w:eastAsia="Arial Unicode MS" w:hAnsi="Arial Unicode MS"/>
          <w:rtl w:val="0"/>
        </w:rPr>
        <w:t xml:space="preserve">본질적으로 성위는 제한적이어서, 생물은 오직 스토리에서 성위를 얻어야만 합니다. 즉, 해당하는 신역이나 도를 얻어야 하는데, 가장 간단하고 직접적인 방법은 신을 살해하거나 다른 5단계 강자를 격파하여 신격 흡수를 통해 그 신의 신역을 얻는 것입니다.</w:t>
      </w:r>
    </w:p>
    <w:p w:rsidR="00000000" w:rsidDel="00000000" w:rsidP="00000000" w:rsidRDefault="00000000" w:rsidRPr="00000000" w14:paraId="00001CF7">
      <w:pPr>
        <w:rPr/>
      </w:pPr>
      <w:r w:rsidDel="00000000" w:rsidR="00000000" w:rsidRPr="00000000">
        <w:rPr>
          <w:rFonts w:ascii="Arial Unicode MS" w:cs="Arial Unicode MS" w:eastAsia="Arial Unicode MS" w:hAnsi="Arial Unicode MS"/>
          <w:rtl w:val="0"/>
        </w:rPr>
        <w:t xml:space="preserve">주의할 점은, 비록 많은 능력들이 신격을 제공하여 당신이 성위를 수용할 수 있게 해주지만, 5단계 본능 각성이 없다면 아무리 높은 신격을 보유하고 있어도 5단계를 개방하지 못한다는 것입니다. 왜냐하면 당신은 그런 힘을 운용할 수는 있어도 이해가 부족하기 때문입니다.</w:t>
      </w:r>
    </w:p>
    <w:p w:rsidR="00000000" w:rsidDel="00000000" w:rsidP="00000000" w:rsidRDefault="00000000" w:rsidRPr="00000000" w14:paraId="00001CF8">
      <w:pPr>
        <w:rPr/>
      </w:pPr>
      <w:r w:rsidDel="00000000" w:rsidR="00000000" w:rsidRPr="00000000">
        <w:rPr>
          <w:rFonts w:ascii="Arial Unicode MS" w:cs="Arial Unicode MS" w:eastAsia="Arial Unicode MS" w:hAnsi="Arial Unicode MS"/>
          <w:rtl w:val="0"/>
        </w:rPr>
        <w:t xml:space="preserve">능동 개방: 4단계 본능 각성이 개방된 후 두 개의 모험 세계를 경과했을 때(4단계를 개방한 그 장면 포함), 심마(心魔)에 도전하는 것을 선택할 수 있습니다. 자신의 심마를 물리친 후에는 5단계 본능 각성으로 진입할 수 있습니다.</w:t>
      </w:r>
    </w:p>
    <w:p w:rsidR="00000000" w:rsidDel="00000000" w:rsidP="00000000" w:rsidRDefault="00000000" w:rsidRPr="00000000" w14:paraId="00001CF9">
      <w:pPr>
        <w:rPr/>
      </w:pPr>
      <w:r w:rsidDel="00000000" w:rsidR="00000000" w:rsidRPr="00000000">
        <w:rPr>
          <w:rFonts w:ascii="Arial Unicode MS" w:cs="Arial Unicode MS" w:eastAsia="Arial Unicode MS" w:hAnsi="Arial Unicode MS"/>
          <w:rtl w:val="0"/>
        </w:rPr>
        <w:t xml:space="preserve">각 모험 세계마다 심마에 단 한 번만 도전할 수 있습니다.</w:t>
      </w:r>
    </w:p>
    <w:p w:rsidR="00000000" w:rsidDel="00000000" w:rsidP="00000000" w:rsidRDefault="00000000" w:rsidRPr="00000000" w14:paraId="00001CFA">
      <w:pPr>
        <w:rPr/>
      </w:pPr>
      <w:r w:rsidDel="00000000" w:rsidR="00000000" w:rsidRPr="00000000">
        <w:rPr>
          <w:rFonts w:ascii="Arial Unicode MS" w:cs="Arial Unicode MS" w:eastAsia="Arial Unicode MS" w:hAnsi="Arial Unicode MS"/>
          <w:rtl w:val="0"/>
        </w:rPr>
        <w:t xml:space="preserve">심마에 도전할 때는 자신의 내면 환상 속으로 들어가지만, 외부 세계의 시간은 동시에 흐릅니다. 환상 속에서 얼마나 많은 시간을 보내든 외부 세계에서도 동일한 시간이 경과하므로, 전투 중에 발동하는 것은 극도로 위험한 상황이 될 것입니다. 이때 외부 세계와 관련해서는 당신이 자신의 캐릭터를 제어할 수 없지만, 본능에 따라 행동할 수는 있습니다.</w:t>
      </w:r>
    </w:p>
    <w:p w:rsidR="00000000" w:rsidDel="00000000" w:rsidP="00000000" w:rsidRDefault="00000000" w:rsidRPr="00000000" w14:paraId="00001CFB">
      <w:pPr>
        <w:rPr/>
      </w:pPr>
      <w:r w:rsidDel="00000000" w:rsidR="00000000" w:rsidRPr="00000000">
        <w:rPr>
          <w:rFonts w:ascii="Arial Unicode MS" w:cs="Arial Unicode MS" w:eastAsia="Arial Unicode MS" w:hAnsi="Arial Unicode MS"/>
          <w:rtl w:val="0"/>
        </w:rPr>
        <w:t xml:space="preserve">이런 험난한 형태는 각자에 따라 다르게 나타나며, 일반적으로 심마 자체와 극복 방법은 인물의 연기, 개성, 배경과 연관됩니다. 구체적인 표현 형식과 통과 판단은 ST가 장악합니다. ST는 캐릭터를 위해 독립적인 이야기를 설계할 수 있는데, 이는 그 이야기 속 경험이나 배경 설정에서 비롯됩니다. 또는 간단히 캐릭터 자신을 복제하여(심지어 일부를 강화하기도 함) 그와 대전하게 할 수도 있습니다.</w:t>
      </w:r>
    </w:p>
    <w:p w:rsidR="00000000" w:rsidDel="00000000" w:rsidP="00000000" w:rsidRDefault="00000000" w:rsidRPr="00000000" w14:paraId="00001CFC">
      <w:pPr>
        <w:rPr/>
      </w:pPr>
      <w:r w:rsidDel="00000000" w:rsidR="00000000" w:rsidRPr="00000000">
        <w:rPr>
          <w:rFonts w:ascii="Arial Unicode MS" w:cs="Arial Unicode MS" w:eastAsia="Arial Unicode MS" w:hAnsi="Arial Unicode MS"/>
          <w:rtl w:val="0"/>
        </w:rPr>
        <w:t xml:space="preserve">효과: 5단계 본능 각성 획득은 두 가지 수동적인 강화 효과를 얻습니다:</w:t>
      </w:r>
    </w:p>
    <w:p w:rsidR="00000000" w:rsidDel="00000000" w:rsidP="00000000" w:rsidRDefault="00000000" w:rsidRPr="00000000" w14:paraId="00001CFD">
      <w:pPr>
        <w:rPr/>
      </w:pPr>
      <w:r w:rsidDel="00000000" w:rsidR="00000000" w:rsidRPr="00000000">
        <w:rPr>
          <w:rFonts w:ascii="Arial Unicode MS" w:cs="Arial Unicode MS" w:eastAsia="Arial Unicode MS" w:hAnsi="Arial Unicode MS"/>
          <w:rtl w:val="0"/>
        </w:rPr>
        <w:t xml:space="preserve">전서에서 가격이 A+8000 이하인 기능, 초식, 기예 중 하나를 선택하여 획득합니다.</w:t>
      </w:r>
    </w:p>
    <w:p w:rsidR="00000000" w:rsidDel="00000000" w:rsidP="00000000" w:rsidRDefault="00000000" w:rsidRPr="00000000" w14:paraId="00001CFE">
      <w:pPr>
        <w:rPr/>
      </w:pPr>
      <w:r w:rsidDel="00000000" w:rsidR="00000000" w:rsidRPr="00000000">
        <w:rPr>
          <w:rFonts w:ascii="Arial Unicode MS" w:cs="Arial Unicode MS" w:eastAsia="Arial Unicode MS" w:hAnsi="Arial Unicode MS"/>
          <w:rtl w:val="0"/>
        </w:rPr>
        <w:t xml:space="preserve">선택한 능력에 에너지 소모가 필요하다면, 이제 동일한 양의 의지력을 소모하는 것으로 변경됩니다.</w:t>
      </w:r>
    </w:p>
    <w:p w:rsidR="00000000" w:rsidDel="00000000" w:rsidP="00000000" w:rsidRDefault="00000000" w:rsidRPr="00000000" w14:paraId="00001CFF">
      <w:pPr>
        <w:rPr/>
      </w:pPr>
      <w:r w:rsidDel="00000000" w:rsidR="00000000" w:rsidRPr="00000000">
        <w:rPr>
          <w:rFonts w:ascii="Arial Unicode MS" w:cs="Arial Unicode MS" w:eastAsia="Arial Unicode MS" w:hAnsi="Arial Unicode MS"/>
          <w:rtl w:val="0"/>
        </w:rPr>
        <w:t xml:space="preserve">전제 조건을 만족하지 않는 능력은 선택할 수 없습니다. 예를 들어 특성치 요구 사항, 생물 유형 요구 사항 등입니다.</w:t>
      </w:r>
    </w:p>
    <w:p w:rsidR="00000000" w:rsidDel="00000000" w:rsidP="00000000" w:rsidRDefault="00000000" w:rsidRPr="00000000" w14:paraId="00001D00">
      <w:pPr>
        <w:rPr/>
      </w:pPr>
      <w:r w:rsidDel="00000000" w:rsidR="00000000" w:rsidRPr="00000000">
        <w:rPr>
          <w:rFonts w:ascii="Arial Unicode MS" w:cs="Arial Unicode MS" w:eastAsia="Arial Unicode MS" w:hAnsi="Arial Unicode MS"/>
          <w:rtl w:val="0"/>
        </w:rPr>
        <w:t xml:space="preserve">선택한 능력이 법술이라면, 이제 비법술 능력으로 변경되지만 적용되는 판정과 상한은 변화하지 않으며, 여전히 자세, 언어, 서적, 위력값, 핵심어 등 법사 관련 요구 사항을 보유합니다. 이는 해당 요구 사항을 만족하지 않는다면 사용할 수 없음을 의미합니다.</w:t>
      </w:r>
    </w:p>
    <w:p w:rsidR="00000000" w:rsidDel="00000000" w:rsidP="00000000" w:rsidRDefault="00000000" w:rsidRPr="00000000" w14:paraId="00001D01">
      <w:pPr>
        <w:rPr/>
      </w:pPr>
      <w:r w:rsidDel="00000000" w:rsidR="00000000" w:rsidRPr="00000000">
        <w:rPr>
          <w:rFonts w:ascii="Arial Unicode MS" w:cs="Arial Unicode MS" w:eastAsia="Arial Unicode MS" w:hAnsi="Arial Unicode MS"/>
          <w:rtl w:val="0"/>
        </w:rPr>
        <w:t xml:space="preserve">만약 해당 능력의 전제가 원래 능력의 주간(主幹)에 있다면(예를 들어 주간 설명에서 A를 먼저 구매한 후 B를 구매하는 식으로) 역시 획득할 수 없습니다.</w:t>
      </w:r>
    </w:p>
    <w:p w:rsidR="00000000" w:rsidDel="00000000" w:rsidP="00000000" w:rsidRDefault="00000000" w:rsidRPr="00000000" w14:paraId="00001D02">
      <w:pPr>
        <w:rPr/>
      </w:pPr>
      <w:r w:rsidDel="00000000" w:rsidR="00000000" w:rsidRPr="00000000">
        <w:rPr>
          <w:rFonts w:ascii="Arial Unicode MS" w:cs="Arial Unicode MS" w:eastAsia="Arial Unicode MS" w:hAnsi="Arial Unicode MS"/>
          <w:rtl w:val="0"/>
        </w:rPr>
        <w:t xml:space="preserve">주의할 점은 이 기능, 초식, 기예는 오직 4단계 본능 각성 하에서만 사용할 수 있다는 것입니다.</w:t>
      </w:r>
    </w:p>
    <w:p w:rsidR="00000000" w:rsidDel="00000000" w:rsidP="00000000" w:rsidRDefault="00000000" w:rsidRPr="00000000" w14:paraId="00001D03">
      <w:pPr>
        <w:rPr/>
      </w:pPr>
      <w:r w:rsidDel="00000000" w:rsidR="00000000" w:rsidRPr="00000000">
        <w:rPr>
          <w:rFonts w:ascii="Arial Unicode MS" w:cs="Arial Unicode MS" w:eastAsia="Arial Unicode MS" w:hAnsi="Arial Unicode MS"/>
          <w:rtl w:val="0"/>
        </w:rPr>
        <w:t xml:space="preserve">0레벨 초범신성을 획득합니다.</w:t>
      </w:r>
    </w:p>
    <w:p w:rsidR="00000000" w:rsidDel="00000000" w:rsidP="00000000" w:rsidRDefault="00000000" w:rsidRPr="00000000" w14:paraId="00001D04">
      <w:pPr>
        <w:rPr/>
      </w:pPr>
      <w:r w:rsidDel="00000000" w:rsidR="00000000" w:rsidRPr="00000000">
        <w:rPr>
          <w:rFonts w:ascii="Arial Unicode MS" w:cs="Arial Unicode MS" w:eastAsia="Arial Unicode MS" w:hAnsi="Arial Unicode MS"/>
          <w:rtl w:val="0"/>
        </w:rPr>
        <w:t xml:space="preserve">신격 승급: 다른 5단계 강자를 격파하거나 다른 신명을 격파할 때 레벨을 상승시킬 수 있습니다.</w:t>
      </w:r>
    </w:p>
    <w:p w:rsidR="00000000" w:rsidDel="00000000" w:rsidP="00000000" w:rsidRDefault="00000000" w:rsidRPr="00000000" w14:paraId="00001D05">
      <w:pPr>
        <w:rPr/>
      </w:pPr>
      <w:r w:rsidDel="00000000" w:rsidR="00000000" w:rsidRPr="00000000">
        <w:rPr>
          <w:rFonts w:ascii="Arial Unicode MS" w:cs="Arial Unicode MS" w:eastAsia="Arial Unicode MS" w:hAnsi="Arial Unicode MS"/>
          <w:rtl w:val="0"/>
        </w:rPr>
        <w:t xml:space="preserve">해당 레벨로 상승하려면 목표 레벨에 해당하는 수량만큼의 강자를 격파해야 합니다. (예를 들어 0레벨에서 1레벨로 가려면 1명을, 1레벨에서 2레벨로 가려면 2명을, 2레벨에서 3레벨로 가려면 3명을 격파해야 합니다.)</w:t>
      </w:r>
    </w:p>
    <w:p w:rsidR="00000000" w:rsidDel="00000000" w:rsidP="00000000" w:rsidRDefault="00000000" w:rsidRPr="00000000" w14:paraId="00001D06">
      <w:pPr>
        <w:rPr/>
      </w:pPr>
      <w:r w:rsidDel="00000000" w:rsidR="00000000" w:rsidRPr="00000000">
        <w:rPr>
          <w:rFonts w:ascii="Arial Unicode MS" w:cs="Arial Unicode MS" w:eastAsia="Arial Unicode MS" w:hAnsi="Arial Unicode MS"/>
          <w:rtl w:val="0"/>
        </w:rPr>
        <w:t xml:space="preserve">지속 시간: 이 레벨의 효과는 수동적이므로 지속 시간이 없습니다.</w:t>
      </w:r>
    </w:p>
    <w:p w:rsidR="00000000" w:rsidDel="00000000" w:rsidP="00000000" w:rsidRDefault="00000000" w:rsidRPr="00000000" w14:paraId="00001D07">
      <w:pPr>
        <w:rPr/>
      </w:pPr>
      <w:r w:rsidDel="00000000" w:rsidR="00000000" w:rsidRPr="00000000">
        <w:rPr>
          <w:rtl w:val="0"/>
        </w:rPr>
        <w:t xml:space="preserve">=====================================================================</w:t>
      </w:r>
    </w:p>
    <w:p w:rsidR="00000000" w:rsidDel="00000000" w:rsidP="00000000" w:rsidRDefault="00000000" w:rsidRPr="00000000" w14:paraId="00001D08">
      <w:pPr>
        <w:rPr/>
      </w:pPr>
      <w:r w:rsidDel="00000000" w:rsidR="00000000" w:rsidRPr="00000000">
        <w:rPr>
          <w:rtl w:val="0"/>
        </w:rPr>
        <w:t xml:space="preserve">======================================</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pStyle w:val="Heading1"/>
        <w:rPr/>
      </w:pPr>
      <w:bookmarkStart w:colFirst="0" w:colLast="0" w:name="_426f4np273cs" w:id="50"/>
      <w:bookmarkEnd w:id="50"/>
      <w:r w:rsidDel="00000000" w:rsidR="00000000" w:rsidRPr="00000000">
        <w:rPr>
          <w:rFonts w:ascii="Arial Unicode MS" w:cs="Arial Unicode MS" w:eastAsia="Arial Unicode MS" w:hAnsi="Arial Unicode MS"/>
          <w:rtl w:val="0"/>
        </w:rPr>
        <w:t xml:space="preserve">1.5.3 경험치와 지선</w:t>
      </w:r>
    </w:p>
    <w:p w:rsidR="00000000" w:rsidDel="00000000" w:rsidP="00000000" w:rsidRDefault="00000000" w:rsidRPr="00000000" w14:paraId="00001D0B">
      <w:pPr>
        <w:rPr/>
      </w:pPr>
      <w:r w:rsidDel="00000000" w:rsidR="00000000" w:rsidRPr="00000000">
        <w:rPr>
          <w:rFonts w:ascii="Arial Unicode MS" w:cs="Arial Unicode MS" w:eastAsia="Arial Unicode MS" w:hAnsi="Arial Unicode MS"/>
          <w:rtl w:val="0"/>
        </w:rPr>
        <w:t xml:space="preserve">경험치와 지선:</w:t>
      </w:r>
    </w:p>
    <w:p w:rsidR="00000000" w:rsidDel="00000000" w:rsidP="00000000" w:rsidRDefault="00000000" w:rsidRPr="00000000" w14:paraId="00001D0C">
      <w:pPr>
        <w:rPr/>
      </w:pPr>
      <w:r w:rsidDel="00000000" w:rsidR="00000000" w:rsidRPr="00000000">
        <w:rPr>
          <w:rtl w:val="0"/>
        </w:rPr>
        <w:t xml:space="preserve">=====================================================================</w:t>
      </w:r>
    </w:p>
    <w:p w:rsidR="00000000" w:rsidDel="00000000" w:rsidP="00000000" w:rsidRDefault="00000000" w:rsidRPr="00000000" w14:paraId="00001D0D">
      <w:pPr>
        <w:rPr/>
      </w:pPr>
      <w:r w:rsidDel="00000000" w:rsidR="00000000" w:rsidRPr="00000000">
        <w:rPr>
          <w:rtl w:val="0"/>
        </w:rPr>
        <w:t xml:space="preserve">======================================</w:t>
      </w:r>
    </w:p>
    <w:p w:rsidR="00000000" w:rsidDel="00000000" w:rsidP="00000000" w:rsidRDefault="00000000" w:rsidRPr="00000000" w14:paraId="00001D0E">
      <w:pPr>
        <w:rPr/>
      </w:pPr>
      <w:r w:rsidDel="00000000" w:rsidR="00000000" w:rsidRPr="00000000">
        <w:rPr>
          <w:rFonts w:ascii="Arial Unicode MS" w:cs="Arial Unicode MS" w:eastAsia="Arial Unicode MS" w:hAnsi="Arial Unicode MS"/>
          <w:rtl w:val="0"/>
        </w:rPr>
        <w:t xml:space="preserve">무한 공포 TRPG에서는 세 가지 주요 화폐가 있습니다:</w:t>
      </w:r>
    </w:p>
    <w:p w:rsidR="00000000" w:rsidDel="00000000" w:rsidP="00000000" w:rsidRDefault="00000000" w:rsidRPr="00000000" w14:paraId="00001D0F">
      <w:pPr>
        <w:rPr/>
      </w:pPr>
      <w:r w:rsidDel="00000000" w:rsidR="00000000" w:rsidRPr="00000000">
        <w:rPr>
          <w:rFonts w:ascii="Arial Unicode MS" w:cs="Arial Unicode MS" w:eastAsia="Arial Unicode MS" w:hAnsi="Arial Unicode MS"/>
          <w:rtl w:val="0"/>
        </w:rPr>
        <w:t xml:space="preserve">지선: 지선은 DCBAS의 5종류로 나뉩니다. 대부분의 경우, C 등급의 능력은 거의 확실히 D 등급의 능력보다 강력할 것이며, B 등급의 능력 또한 C 등급보다 더 강력할 것입니다. 완전한 S 등급 능력 세트를 보유하고 그것들로 화려한 콤보를 연출하는 것은 모든 플레이어의 꿈입니다. 지선은 자유롭게 분해하거나 조립할 수 있습니다. 3개의 D는 1개의 C로 합칠 수 있고, 3개의 C는 1개의 B로 합칠 수 있으며, 이와 같은 방식으로 계속됩니다. 마찬가지로, 역으로 분해하는 것도 가능합니다. 1개의 C는 3개의 서로 다른 D 지선 자원을 구매하기 위해 분해될 수 있습니다.</w:t>
      </w:r>
    </w:p>
    <w:p w:rsidR="00000000" w:rsidDel="00000000" w:rsidP="00000000" w:rsidRDefault="00000000" w:rsidRPr="00000000" w14:paraId="00001D10">
      <w:pPr>
        <w:rPr/>
      </w:pPr>
      <w:r w:rsidDel="00000000" w:rsidR="00000000" w:rsidRPr="00000000">
        <w:rPr>
          <w:rFonts w:ascii="Arial Unicode MS" w:cs="Arial Unicode MS" w:eastAsia="Arial Unicode MS" w:hAnsi="Arial Unicode MS"/>
          <w:rtl w:val="0"/>
        </w:rPr>
        <w:t xml:space="preserve">보상 점수: 점수라고도 불리며, 무한류 TRPG에서 가장 흔한 화폐입니다. 일반적으로 구매할 수 있는 자원은 일정량의 지선과 보상 점수를 지불해야 합니다. 예를 들어, 고출력 입자 펄스 소총의 가격이 D+500이라면, 이 비싼 미래 과학 무기를 얻기 위해 1개의 D 지선과 500 보상 점수를 지불해야 한다는 의미입니다.</w:t>
      </w:r>
    </w:p>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경험치: XP라고도 합니다. XP는 모험 세계에서 역경을 통해 자신의 실력을 향상시키는 것에 해당합니다. 분명히, 한 사람이 얻은 XP는 다른 사람에게 양도될 수 없습니다. XP는 어떤 능력을 무에서 유로 만들어내는 데 사용될 수 없으며, 반드시 어느 정도의 기초가 있는 상태에서 "연구" 또는 "훈련"을 통해 향상시켜야 합니다. 더 많은 내용은 "경험치 시스템"과 "자체 제작 능력 규칙" 페이지에서 확인할 수 있습니다.</w:t>
      </w:r>
    </w:p>
    <w:p w:rsidR="00000000" w:rsidDel="00000000" w:rsidP="00000000" w:rsidRDefault="00000000" w:rsidRPr="00000000" w14:paraId="00001D12">
      <w:pPr>
        <w:rPr/>
      </w:pPr>
      <w:r w:rsidDel="00000000" w:rsidR="00000000" w:rsidRPr="00000000">
        <w:rPr>
          <w:rFonts w:ascii="Arial Unicode MS" w:cs="Arial Unicode MS" w:eastAsia="Arial Unicode MS" w:hAnsi="Arial Unicode MS"/>
          <w:rtl w:val="0"/>
        </w:rPr>
        <w:t xml:space="preserve">윤회지경은 참가자들이 죽을 고비를 넘긴 모험 후에 잘 쉴 수 있게 해줄 뿐만 아니라, 그들이 더 강해질 수 있는 방법도 제공합니다.</w:t>
      </w:r>
    </w:p>
    <w:p w:rsidR="00000000" w:rsidDel="00000000" w:rsidP="00000000" w:rsidRDefault="00000000" w:rsidRPr="00000000" w14:paraId="00001D13">
      <w:pPr>
        <w:rPr/>
      </w:pPr>
      <w:r w:rsidDel="00000000" w:rsidR="00000000" w:rsidRPr="00000000">
        <w:rPr>
          <w:rFonts w:ascii="Arial Unicode MS" w:cs="Arial Unicode MS" w:eastAsia="Arial Unicode MS" w:hAnsi="Arial Unicode MS"/>
          <w:rtl w:val="0"/>
        </w:rPr>
        <w:t xml:space="preserve">무한류 TRPG에서는 거의 무한한 종류의 다양한 능력을 교환할 수 있습니다.</w:t>
      </w:r>
    </w:p>
    <w:p w:rsidR="00000000" w:rsidDel="00000000" w:rsidP="00000000" w:rsidRDefault="00000000" w:rsidRPr="00000000" w14:paraId="00001D14">
      <w:pPr>
        <w:rPr/>
      </w:pPr>
      <w:r w:rsidDel="00000000" w:rsidR="00000000" w:rsidRPr="00000000">
        <w:rPr>
          <w:rFonts w:ascii="Arial Unicode MS" w:cs="Arial Unicode MS" w:eastAsia="Arial Unicode MS" w:hAnsi="Arial Unicode MS"/>
          <w:rtl w:val="0"/>
        </w:rPr>
        <w:t xml:space="preserve">지선과 보상 점수를 소모하는 것은 특수한 상황이 아니라면 반드시 윤회 세계에서만 가능하며, 자원 교환은 자유 행동입니다.</w:t>
      </w:r>
    </w:p>
    <w:p w:rsidR="00000000" w:rsidDel="00000000" w:rsidP="00000000" w:rsidRDefault="00000000" w:rsidRPr="00000000" w14:paraId="00001D15">
      <w:pPr>
        <w:rPr/>
      </w:pPr>
      <w:r w:rsidDel="00000000" w:rsidR="00000000" w:rsidRPr="00000000">
        <w:rPr>
          <w:rFonts w:ascii="Arial Unicode MS" w:cs="Arial Unicode MS" w:eastAsia="Arial Unicode MS" w:hAnsi="Arial Unicode MS"/>
          <w:rtl w:val="0"/>
        </w:rPr>
        <w:t xml:space="preserve">경험치 소모는 윤회 세계와 모험 세계 모두에서 직접 소모할 수 있습니다. 모험 세계에서 선택할 경우, 특수한 상황(예: 광전, 인황)이 아니라면 원래의 *2배 경험치를 소모해야 하며, 경험치를 소모하여 새로운 능력을 습득하는 데는 행동이 필요하지 않습니다.</w:t>
      </w:r>
    </w:p>
    <w:p w:rsidR="00000000" w:rsidDel="00000000" w:rsidP="00000000" w:rsidRDefault="00000000" w:rsidRPr="00000000" w14:paraId="00001D16">
      <w:pPr>
        <w:rPr/>
      </w:pPr>
      <w:r w:rsidDel="00000000" w:rsidR="00000000" w:rsidRPr="00000000">
        <w:rPr>
          <w:rtl w:val="0"/>
        </w:rPr>
        <w:t xml:space="preserve">=====================================================================</w:t>
      </w:r>
    </w:p>
    <w:p w:rsidR="00000000" w:rsidDel="00000000" w:rsidP="00000000" w:rsidRDefault="00000000" w:rsidRPr="00000000" w14:paraId="00001D17">
      <w:pPr>
        <w:rPr/>
      </w:pPr>
      <w:r w:rsidDel="00000000" w:rsidR="00000000" w:rsidRPr="00000000">
        <w:rPr>
          <w:rtl w:val="0"/>
        </w:rPr>
        <w:t xml:space="preserve">======================================</w:t>
      </w:r>
    </w:p>
    <w:p w:rsidR="00000000" w:rsidDel="00000000" w:rsidP="00000000" w:rsidRDefault="00000000" w:rsidRPr="00000000" w14:paraId="00001D18">
      <w:pPr>
        <w:rPr/>
      </w:pPr>
      <w:r w:rsidDel="00000000" w:rsidR="00000000" w:rsidRPr="00000000">
        <w:rPr>
          <w:rFonts w:ascii="Arial Unicode MS" w:cs="Arial Unicode MS" w:eastAsia="Arial Unicode MS" w:hAnsi="Arial Unicode MS"/>
          <w:rtl w:val="0"/>
        </w:rPr>
        <w:t xml:space="preserve">지선과 점수 보상 시스템</w:t>
      </w:r>
    </w:p>
    <w:p w:rsidR="00000000" w:rsidDel="00000000" w:rsidP="00000000" w:rsidRDefault="00000000" w:rsidRPr="00000000" w14:paraId="00001D19">
      <w:pPr>
        <w:rPr/>
      </w:pPr>
      <w:r w:rsidDel="00000000" w:rsidR="00000000" w:rsidRPr="00000000">
        <w:rPr>
          <w:rFonts w:ascii="Arial Unicode MS" w:cs="Arial Unicode MS" w:eastAsia="Arial Unicode MS" w:hAnsi="Arial Unicode MS"/>
          <w:rtl w:val="0"/>
        </w:rPr>
        <w:t xml:space="preserve">무한류 TRPG 게임 규칙에서, 캐릭터가 몬스터를 물리치거나 어려움(일반적으로 일정 수준의 생명의 위험이 있음을 의미)이 있는 도전을 완수했을 때, 우리는 플레이어에게 일부 보상을 지급할 것입니다. 이러한 보상은 지선과 점수의 형태로 나타납니다.</w:t>
      </w:r>
    </w:p>
    <w:p w:rsidR="00000000" w:rsidDel="00000000" w:rsidP="00000000" w:rsidRDefault="00000000" w:rsidRPr="00000000" w14:paraId="00001D1A">
      <w:pPr>
        <w:rPr/>
      </w:pPr>
      <w:r w:rsidDel="00000000" w:rsidR="00000000" w:rsidRPr="00000000">
        <w:rPr>
          <w:rFonts w:ascii="Arial Unicode MS" w:cs="Arial Unicode MS" w:eastAsia="Arial Unicode MS" w:hAnsi="Arial Unicode MS"/>
          <w:rtl w:val="0"/>
        </w:rPr>
        <w:t xml:space="preserve">지선과 점수는 윤회지경의 다양한 강화를 구매하는 데 사용될 수 있습니다. 여기에는 혈통, 개조, 동술, 칭호, 유파, 마도서 등이 포함됩니다.</w:t>
      </w:r>
    </w:p>
    <w:p w:rsidR="00000000" w:rsidDel="00000000" w:rsidP="00000000" w:rsidRDefault="00000000" w:rsidRPr="00000000" w14:paraId="00001D1B">
      <w:pPr>
        <w:rPr/>
      </w:pPr>
      <w:r w:rsidDel="00000000" w:rsidR="00000000" w:rsidRPr="00000000">
        <w:rPr>
          <w:rtl w:val="0"/>
        </w:rPr>
        <w:t xml:space="preserve">=====================================================================</w:t>
      </w:r>
    </w:p>
    <w:p w:rsidR="00000000" w:rsidDel="00000000" w:rsidP="00000000" w:rsidRDefault="00000000" w:rsidRPr="00000000" w14:paraId="00001D1C">
      <w:pPr>
        <w:rPr/>
      </w:pPr>
      <w:r w:rsidDel="00000000" w:rsidR="00000000" w:rsidRPr="00000000">
        <w:rPr>
          <w:rtl w:val="0"/>
        </w:rPr>
        <w:t xml:space="preserve">======================================</w:t>
      </w:r>
    </w:p>
    <w:p w:rsidR="00000000" w:rsidDel="00000000" w:rsidP="00000000" w:rsidRDefault="00000000" w:rsidRPr="00000000" w14:paraId="00001D1D">
      <w:pPr>
        <w:rPr/>
      </w:pPr>
      <w:r w:rsidDel="00000000" w:rsidR="00000000" w:rsidRPr="00000000">
        <w:rPr>
          <w:rFonts w:ascii="Arial Unicode MS" w:cs="Arial Unicode MS" w:eastAsia="Arial Unicode MS" w:hAnsi="Arial Unicode MS"/>
          <w:rtl w:val="0"/>
        </w:rPr>
        <w:t xml:space="preserve">지선과 점수의 획득:</w:t>
      </w:r>
    </w:p>
    <w:p w:rsidR="00000000" w:rsidDel="00000000" w:rsidP="00000000" w:rsidRDefault="00000000" w:rsidRPr="00000000" w14:paraId="00001D1E">
      <w:pPr>
        <w:rPr/>
      </w:pPr>
      <w:r w:rsidDel="00000000" w:rsidR="00000000" w:rsidRPr="00000000">
        <w:rPr>
          <w:rFonts w:ascii="Arial Unicode MS" w:cs="Arial Unicode MS" w:eastAsia="Arial Unicode MS" w:hAnsi="Arial Unicode MS"/>
          <w:rtl w:val="0"/>
        </w:rPr>
        <w:t xml:space="preserve">1. 눈앞의 몬스터를 물리치면, 해당 몬스터가 캐릭터에게 줄 수 있는 위협 정도에 따라 보상이 정의됩니다. 보상은 유동적일 수 있는데, 같은 몬스터라도 서로 다른 시기 또는 서로 다른 캐릭터를 마주할 때 주는 위협이 다르기 때문입니다.</w:t>
      </w:r>
    </w:p>
    <w:p w:rsidR="00000000" w:rsidDel="00000000" w:rsidP="00000000" w:rsidRDefault="00000000" w:rsidRPr="00000000" w14:paraId="00001D1F">
      <w:pPr>
        <w:rPr/>
      </w:pPr>
      <w:r w:rsidDel="00000000" w:rsidR="00000000" w:rsidRPr="00000000">
        <w:rPr>
          <w:rFonts w:ascii="Arial Unicode MS" w:cs="Arial Unicode MS" w:eastAsia="Arial Unicode MS" w:hAnsi="Arial Unicode MS"/>
          <w:rtl w:val="0"/>
        </w:rPr>
        <w:t xml:space="preserve">2. 눈앞의 난제를 해결하면, 난제의 난이도와 필요성, 그리고 캐릭터에 대한 위협을 기준으로 보상의 양이 정의됩니다.</w:t>
      </w:r>
    </w:p>
    <w:p w:rsidR="00000000" w:rsidDel="00000000" w:rsidP="00000000" w:rsidRDefault="00000000" w:rsidRPr="00000000" w14:paraId="00001D20">
      <w:pPr>
        <w:rPr/>
      </w:pPr>
      <w:r w:rsidDel="00000000" w:rsidR="00000000" w:rsidRPr="00000000">
        <w:rPr>
          <w:rFonts w:ascii="Arial Unicode MS" w:cs="Arial Unicode MS" w:eastAsia="Arial Unicode MS" w:hAnsi="Arial Unicode MS"/>
          <w:rtl w:val="0"/>
        </w:rPr>
        <w:t xml:space="preserve">예를 들어, 해리 포터에서 죽음의 성물을 파괴하는 것 등이 있습니다.</w:t>
      </w:r>
    </w:p>
    <w:p w:rsidR="00000000" w:rsidDel="00000000" w:rsidP="00000000" w:rsidRDefault="00000000" w:rsidRPr="00000000" w14:paraId="00001D21">
      <w:pPr>
        <w:rPr/>
      </w:pPr>
      <w:r w:rsidDel="00000000" w:rsidR="00000000" w:rsidRPr="00000000">
        <w:rPr>
          <w:rFonts w:ascii="Arial Unicode MS" w:cs="Arial Unicode MS" w:eastAsia="Arial Unicode MS" w:hAnsi="Arial Unicode MS"/>
          <w:rtl w:val="0"/>
        </w:rPr>
        <w:t xml:space="preserve">3. 한 모험 세계를 안전하게 통과하고 주요 임무를 완수한 후 윤회지경으로 돌아오면, 이는 고정 보상입니다.</w:t>
      </w:r>
    </w:p>
    <w:p w:rsidR="00000000" w:rsidDel="00000000" w:rsidP="00000000" w:rsidRDefault="00000000" w:rsidRPr="00000000" w14:paraId="00001D22">
      <w:pPr>
        <w:rPr/>
      </w:pPr>
      <w:r w:rsidDel="00000000" w:rsidR="00000000" w:rsidRPr="00000000">
        <w:rPr>
          <w:rtl w:val="0"/>
        </w:rPr>
        <w:t xml:space="preserve">=====================================================================</w:t>
      </w:r>
    </w:p>
    <w:p w:rsidR="00000000" w:rsidDel="00000000" w:rsidP="00000000" w:rsidRDefault="00000000" w:rsidRPr="00000000" w14:paraId="00001D23">
      <w:pPr>
        <w:rPr/>
      </w:pPr>
      <w:r w:rsidDel="00000000" w:rsidR="00000000" w:rsidRPr="00000000">
        <w:rPr>
          <w:rtl w:val="0"/>
        </w:rPr>
        <w:t xml:space="preserve">======================================</w:t>
      </w:r>
    </w:p>
    <w:p w:rsidR="00000000" w:rsidDel="00000000" w:rsidP="00000000" w:rsidRDefault="00000000" w:rsidRPr="00000000" w14:paraId="00001D24">
      <w:pPr>
        <w:rPr/>
      </w:pPr>
      <w:r w:rsidDel="00000000" w:rsidR="00000000" w:rsidRPr="00000000">
        <w:rPr>
          <w:rFonts w:ascii="Arial Unicode MS" w:cs="Arial Unicode MS" w:eastAsia="Arial Unicode MS" w:hAnsi="Arial Unicode MS"/>
          <w:rtl w:val="0"/>
        </w:rPr>
        <w:t xml:space="preserve">현재 난이도를 평가하는 방법:</w:t>
      </w:r>
    </w:p>
    <w:p w:rsidR="00000000" w:rsidDel="00000000" w:rsidP="00000000" w:rsidRDefault="00000000" w:rsidRPr="00000000" w14:paraId="00001D25">
      <w:pPr>
        <w:rPr/>
      </w:pPr>
      <w:r w:rsidDel="00000000" w:rsidR="00000000" w:rsidRPr="00000000">
        <w:rPr>
          <w:rFonts w:ascii="Arial Unicode MS" w:cs="Arial Unicode MS" w:eastAsia="Arial Unicode MS" w:hAnsi="Arial Unicode MS"/>
          <w:rtl w:val="0"/>
        </w:rPr>
        <w:t xml:space="preserve">1. 위협 없음: 몬스터나 난제가 캐릭터에게 거의 어떤 피해나 영향도 줄 수 없습니다. 보상은 일반적으로 1-10점 정도이며, 대개 방대한 수의 잡몹이 등장합니다.</w:t>
      </w:r>
    </w:p>
    <w:p w:rsidR="00000000" w:rsidDel="00000000" w:rsidP="00000000" w:rsidRDefault="00000000" w:rsidRPr="00000000" w14:paraId="00001D26">
      <w:pPr>
        <w:rPr/>
      </w:pPr>
      <w:r w:rsidDel="00000000" w:rsidR="00000000" w:rsidRPr="00000000">
        <w:rPr>
          <w:rFonts w:ascii="Arial Unicode MS" w:cs="Arial Unicode MS" w:eastAsia="Arial Unicode MS" w:hAnsi="Arial Unicode MS"/>
          <w:rtl w:val="0"/>
        </w:rPr>
        <w:t xml:space="preserve">2. 매우 쉬움: 몬스터나 난제가 그들에게 심각한 장애물이 되지 않으며, 최대 약간의 자원(예: 생명력, 에너지 풀 등)을 잃을 수 있습니다. 보상은 일반적으로 50-500점 정도이며, 대개 잡몹 중 정예 유닛이 등장합니다.</w:t>
      </w:r>
    </w:p>
    <w:p w:rsidR="00000000" w:rsidDel="00000000" w:rsidP="00000000" w:rsidRDefault="00000000" w:rsidRPr="00000000" w14:paraId="00001D27">
      <w:pPr>
        <w:rPr/>
      </w:pPr>
      <w:r w:rsidDel="00000000" w:rsidR="00000000" w:rsidRPr="00000000">
        <w:rPr>
          <w:rFonts w:ascii="Arial Unicode MS" w:cs="Arial Unicode MS" w:eastAsia="Arial Unicode MS" w:hAnsi="Arial Unicode MS"/>
          <w:rtl w:val="0"/>
        </w:rPr>
        <w:t xml:space="preserve">3. 균등한 대결: 몬스터나 난제가 캐릭터들과 수준이 비슷하며, 심지어 일부 위험한 순간이 발생할 수 있지만, 승리의 저울은 여전히 캐릭터들 쪽으로 기울어집니다. 보상은 일반적으로 D-C 정도이며, 대개 소형 보스가 등장합니다.</w:t>
      </w:r>
    </w:p>
    <w:p w:rsidR="00000000" w:rsidDel="00000000" w:rsidP="00000000" w:rsidRDefault="00000000" w:rsidRPr="00000000" w14:paraId="00001D28">
      <w:pPr>
        <w:rPr/>
      </w:pPr>
      <w:r w:rsidDel="00000000" w:rsidR="00000000" w:rsidRPr="00000000">
        <w:rPr>
          <w:rFonts w:ascii="Arial Unicode MS" w:cs="Arial Unicode MS" w:eastAsia="Arial Unicode MS" w:hAnsi="Arial Unicode MS"/>
          <w:rtl w:val="0"/>
        </w:rPr>
        <w:t xml:space="preserve">4. 상당한 도전: 몬스터나 난제가 캐릭터들보다 확실히 강력하며, 캐릭터들은 그것을 이기기 위해 일정한 위험을 감수해야 합니다. 이는 팀 내 캐릭터의 심각한 부상이나 사망으로 이어질 수 있습니다. 보상은 일반적으로 C-B 정도이며, 대개 스토리 상의 대형 보스입니다.</w:t>
      </w:r>
    </w:p>
    <w:p w:rsidR="00000000" w:rsidDel="00000000" w:rsidP="00000000" w:rsidRDefault="00000000" w:rsidRPr="00000000" w14:paraId="00001D29">
      <w:pPr>
        <w:rPr/>
      </w:pPr>
      <w:r w:rsidDel="00000000" w:rsidR="00000000" w:rsidRPr="00000000">
        <w:rPr>
          <w:rFonts w:ascii="Arial Unicode MS" w:cs="Arial Unicode MS" w:eastAsia="Arial Unicode MS" w:hAnsi="Arial Unicode MS"/>
          <w:rtl w:val="0"/>
        </w:rPr>
        <w:t xml:space="preserve">5. 치명적인 위협: 몬스터나 난제의 수준이 캐릭터들을 훨씬 능가하며, 캐릭터들이 그것과 맞서기 위해서는 좋은 전략과 전술이 필요합니다. 그렇지 않으면 심각한 사상자가 발생하거나, 심지어 전멸(전원 사망)의 위험이 있습니다. 보상은 일반적으로 B 등급 이상이며, 대개 스토리에서 숨겨진 극도로 무서운 보스입니다.</w:t>
      </w:r>
    </w:p>
    <w:p w:rsidR="00000000" w:rsidDel="00000000" w:rsidP="00000000" w:rsidRDefault="00000000" w:rsidRPr="00000000" w14:paraId="00001D2A">
      <w:pPr>
        <w:rPr/>
      </w:pPr>
      <w:r w:rsidDel="00000000" w:rsidR="00000000" w:rsidRPr="00000000">
        <w:rPr>
          <w:rtl w:val="0"/>
        </w:rPr>
        <w:t xml:space="preserve">=====================================================================</w:t>
      </w:r>
    </w:p>
    <w:p w:rsidR="00000000" w:rsidDel="00000000" w:rsidP="00000000" w:rsidRDefault="00000000" w:rsidRPr="00000000" w14:paraId="00001D2B">
      <w:pPr>
        <w:rPr/>
      </w:pPr>
      <w:r w:rsidDel="00000000" w:rsidR="00000000" w:rsidRPr="00000000">
        <w:rPr>
          <w:rtl w:val="0"/>
        </w:rPr>
        <w:t xml:space="preserve">======================================</w:t>
      </w:r>
    </w:p>
    <w:p w:rsidR="00000000" w:rsidDel="00000000" w:rsidP="00000000" w:rsidRDefault="00000000" w:rsidRPr="00000000" w14:paraId="00001D2C">
      <w:pPr>
        <w:rPr/>
      </w:pPr>
      <w:r w:rsidDel="00000000" w:rsidR="00000000" w:rsidRPr="00000000">
        <w:rPr>
          <w:rFonts w:ascii="Arial Unicode MS" w:cs="Arial Unicode MS" w:eastAsia="Arial Unicode MS" w:hAnsi="Arial Unicode MS"/>
          <w:rtl w:val="0"/>
        </w:rPr>
        <w:t xml:space="preserve">보상 지급 제안:</w:t>
      </w:r>
    </w:p>
    <w:p w:rsidR="00000000" w:rsidDel="00000000" w:rsidP="00000000" w:rsidRDefault="00000000" w:rsidRPr="00000000" w14:paraId="00001D2D">
      <w:pPr>
        <w:rPr/>
      </w:pPr>
      <w:r w:rsidDel="00000000" w:rsidR="00000000" w:rsidRPr="00000000">
        <w:rPr>
          <w:rFonts w:ascii="Arial Unicode MS" w:cs="Arial Unicode MS" w:eastAsia="Arial Unicode MS" w:hAnsi="Arial Unicode MS"/>
          <w:rtl w:val="0"/>
        </w:rPr>
        <w:t xml:space="preserve">지선과 보상 점수는 자유롭게 분할할 수 있습니다. 예를 들어, 1개의 C 등급 지선은 3개의 D 등급 지선으로 분할될 수 있고, 1000점은 2개의 500점짜리 물자를 구매하는 데 사용될 수 있으며, 10개의 100점짜리 물자를 구매할 수 있습니다.</w:t>
      </w:r>
    </w:p>
    <w:p w:rsidR="00000000" w:rsidDel="00000000" w:rsidP="00000000" w:rsidRDefault="00000000" w:rsidRPr="00000000" w14:paraId="00001D2E">
      <w:pPr>
        <w:rPr/>
      </w:pPr>
      <w:r w:rsidDel="00000000" w:rsidR="00000000" w:rsidRPr="00000000">
        <w:rPr>
          <w:rFonts w:ascii="Arial Unicode MS" w:cs="Arial Unicode MS" w:eastAsia="Arial Unicode MS" w:hAnsi="Arial Unicode MS"/>
          <w:rtl w:val="0"/>
        </w:rPr>
        <w:t xml:space="preserve">물론, ST는 플레이어의 분할을 금지하고, 플레이어가 획득한 지선 등급에 따라서만 구매할 수 있도록 규정할 권한이 있습니다(점수는 여전히 분할 가능). 하지만 우리는 이렇게 하는 것을 권장하지 않습니다. 결국 자유도는 이 규칙의 매력이기 때문입니다.</w:t>
      </w:r>
    </w:p>
    <w:p w:rsidR="00000000" w:rsidDel="00000000" w:rsidP="00000000" w:rsidRDefault="00000000" w:rsidRPr="00000000" w14:paraId="00001D2F">
      <w:pPr>
        <w:rPr/>
      </w:pPr>
      <w:r w:rsidDel="00000000" w:rsidR="00000000" w:rsidRPr="00000000">
        <w:rPr>
          <w:rFonts w:ascii="Arial Unicode MS" w:cs="Arial Unicode MS" w:eastAsia="Arial Unicode MS" w:hAnsi="Arial Unicode MS"/>
          <w:rtl w:val="0"/>
        </w:rPr>
        <w:t xml:space="preserve">우리는 보상을 모두 한 플레이어에게 주는 것을 지지하지 않습니다. 플레이어들이 균등하게 분배하는 것을 제안하며, 물론 특별한 요구 사항이 있다면 우선적으로 배정할 수 있습니다. 이는 플레이어의 문제이므로 지나치게 간섭하지 않습니다. 하지만 일반적으로 한 캐릭터가 다른 플레이어를 훨씬 능가하는 보상을 받는다면, 다른 플레이어의 게임 경험에 영향을 줄 수 있습니다.</w:t>
      </w:r>
    </w:p>
    <w:p w:rsidR="00000000" w:rsidDel="00000000" w:rsidP="00000000" w:rsidRDefault="00000000" w:rsidRPr="00000000" w14:paraId="00001D30">
      <w:pPr>
        <w:rPr/>
      </w:pPr>
      <w:r w:rsidDel="00000000" w:rsidR="00000000" w:rsidRPr="00000000">
        <w:rPr>
          <w:rFonts w:ascii="Arial Unicode MS" w:cs="Arial Unicode MS" w:eastAsia="Arial Unicode MS" w:hAnsi="Arial Unicode MS"/>
          <w:rtl w:val="0"/>
        </w:rPr>
        <w:t xml:space="preserve">이는 ST가 유연하게 처리해야 하며, 플레이어 간에 지선이나 점수를 증정하거나 거래하는 것을 강제로 균등 분배할 것인지, 아니면 금지할 것인지 결정합니다.</w:t>
      </w:r>
    </w:p>
    <w:p w:rsidR="00000000" w:rsidDel="00000000" w:rsidP="00000000" w:rsidRDefault="00000000" w:rsidRPr="00000000" w14:paraId="00001D31">
      <w:pPr>
        <w:rPr/>
      </w:pPr>
      <w:r w:rsidDel="00000000" w:rsidR="00000000" w:rsidRPr="00000000">
        <w:rPr>
          <w:rtl w:val="0"/>
        </w:rPr>
        <w:t xml:space="preserve">=====================================================================</w:t>
      </w:r>
    </w:p>
    <w:p w:rsidR="00000000" w:rsidDel="00000000" w:rsidP="00000000" w:rsidRDefault="00000000" w:rsidRPr="00000000" w14:paraId="00001D32">
      <w:pPr>
        <w:rPr/>
      </w:pPr>
      <w:r w:rsidDel="00000000" w:rsidR="00000000" w:rsidRPr="00000000">
        <w:rPr>
          <w:rtl w:val="0"/>
        </w:rPr>
        <w:t xml:space="preserve">======================================</w:t>
      </w:r>
    </w:p>
    <w:p w:rsidR="00000000" w:rsidDel="00000000" w:rsidP="00000000" w:rsidRDefault="00000000" w:rsidRPr="00000000" w14:paraId="00001D33">
      <w:pPr>
        <w:rPr/>
      </w:pPr>
      <w:r w:rsidDel="00000000" w:rsidR="00000000" w:rsidRPr="00000000">
        <w:rPr>
          <w:rFonts w:ascii="Arial Unicode MS" w:cs="Arial Unicode MS" w:eastAsia="Arial Unicode MS" w:hAnsi="Arial Unicode MS"/>
          <w:rtl w:val="0"/>
        </w:rPr>
        <w:t xml:space="preserve">고정 보상 지급:</w:t>
      </w:r>
    </w:p>
    <w:p w:rsidR="00000000" w:rsidDel="00000000" w:rsidP="00000000" w:rsidRDefault="00000000" w:rsidRPr="00000000" w14:paraId="00001D34">
      <w:pPr>
        <w:rPr/>
      </w:pPr>
      <w:r w:rsidDel="00000000" w:rsidR="00000000" w:rsidRPr="00000000">
        <w:rPr>
          <w:rFonts w:ascii="Arial Unicode MS" w:cs="Arial Unicode MS" w:eastAsia="Arial Unicode MS" w:hAnsi="Arial Unicode MS"/>
          <w:rtl w:val="0"/>
        </w:rPr>
        <w:t xml:space="preserve">플레이어가 성공적으로 윤회지경으로 돌아왔을 때, n/2개의 D 등급 지선 보상을 받게 됩니다. n은 모험 세계의 횟수이며, 올림합니다. 그런 다음 D마다 1000점을 얻습니다.</w:t>
      </w:r>
    </w:p>
    <w:p w:rsidR="00000000" w:rsidDel="00000000" w:rsidP="00000000" w:rsidRDefault="00000000" w:rsidRPr="00000000" w14:paraId="00001D35">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1D36">
      <w:pPr>
        <w:rPr/>
      </w:pPr>
      <w:r w:rsidDel="00000000" w:rsidR="00000000" w:rsidRPr="00000000">
        <w:rPr>
          <w:rFonts w:ascii="Arial Unicode MS" w:cs="Arial Unicode MS" w:eastAsia="Arial Unicode MS" w:hAnsi="Arial Unicode MS"/>
          <w:rtl w:val="0"/>
        </w:rPr>
        <w:t xml:space="preserve">제1차 모험 세계: D 등급 지선 보상 + 1000점</w:t>
      </w:r>
    </w:p>
    <w:p w:rsidR="00000000" w:rsidDel="00000000" w:rsidP="00000000" w:rsidRDefault="00000000" w:rsidRPr="00000000" w14:paraId="00001D37">
      <w:pPr>
        <w:rPr/>
      </w:pPr>
      <w:r w:rsidDel="00000000" w:rsidR="00000000" w:rsidRPr="00000000">
        <w:rPr>
          <w:rFonts w:ascii="Arial Unicode MS" w:cs="Arial Unicode MS" w:eastAsia="Arial Unicode MS" w:hAnsi="Arial Unicode MS"/>
          <w:rtl w:val="0"/>
        </w:rPr>
        <w:t xml:space="preserve">제2차 모험 세계: D 등급 지선 보상 + 1000점</w:t>
      </w:r>
    </w:p>
    <w:p w:rsidR="00000000" w:rsidDel="00000000" w:rsidP="00000000" w:rsidRDefault="00000000" w:rsidRPr="00000000" w14:paraId="00001D38">
      <w:pPr>
        <w:rPr/>
      </w:pPr>
      <w:r w:rsidDel="00000000" w:rsidR="00000000" w:rsidRPr="00000000">
        <w:rPr>
          <w:rFonts w:ascii="Arial Unicode MS" w:cs="Arial Unicode MS" w:eastAsia="Arial Unicode MS" w:hAnsi="Arial Unicode MS"/>
          <w:rtl w:val="0"/>
        </w:rPr>
        <w:t xml:space="preserve">제3차 모험 세계: DD 등급 지선 보상 + 2000점</w:t>
      </w:r>
    </w:p>
    <w:p w:rsidR="00000000" w:rsidDel="00000000" w:rsidP="00000000" w:rsidRDefault="00000000" w:rsidRPr="00000000" w14:paraId="00001D39">
      <w:pPr>
        <w:rPr/>
      </w:pPr>
      <w:r w:rsidDel="00000000" w:rsidR="00000000" w:rsidRPr="00000000">
        <w:rPr>
          <w:rFonts w:ascii="Arial Unicode MS" w:cs="Arial Unicode MS" w:eastAsia="Arial Unicode MS" w:hAnsi="Arial Unicode MS"/>
          <w:rtl w:val="0"/>
        </w:rPr>
        <w:t xml:space="preserve">제4차 모험 세계: DD 등급 지선 보상 + 2000점</w:t>
      </w:r>
    </w:p>
    <w:p w:rsidR="00000000" w:rsidDel="00000000" w:rsidP="00000000" w:rsidRDefault="00000000" w:rsidRPr="00000000" w14:paraId="00001D3A">
      <w:pPr>
        <w:rPr/>
      </w:pPr>
      <w:r w:rsidDel="00000000" w:rsidR="00000000" w:rsidRPr="00000000">
        <w:rPr>
          <w:rFonts w:ascii="Arial Unicode MS" w:cs="Arial Unicode MS" w:eastAsia="Arial Unicode MS" w:hAnsi="Arial Unicode MS"/>
          <w:rtl w:val="0"/>
        </w:rPr>
        <w:t xml:space="preserve">제5차 모험 세계: C 등급 지선 보상 + 3000점</w:t>
      </w:r>
    </w:p>
    <w:p w:rsidR="00000000" w:rsidDel="00000000" w:rsidP="00000000" w:rsidRDefault="00000000" w:rsidRPr="00000000" w14:paraId="00001D3B">
      <w:pPr>
        <w:rPr/>
      </w:pPr>
      <w:r w:rsidDel="00000000" w:rsidR="00000000" w:rsidRPr="00000000">
        <w:rPr>
          <w:rFonts w:ascii="Arial Unicode MS" w:cs="Arial Unicode MS" w:eastAsia="Arial Unicode MS" w:hAnsi="Arial Unicode MS"/>
          <w:rtl w:val="0"/>
        </w:rPr>
        <w:t xml:space="preserve">제6차 모험 세계: C 등급 지선 보상 + 3000점</w:t>
      </w:r>
    </w:p>
    <w:p w:rsidR="00000000" w:rsidDel="00000000" w:rsidP="00000000" w:rsidRDefault="00000000" w:rsidRPr="00000000" w14:paraId="00001D3C">
      <w:pPr>
        <w:rPr/>
      </w:pPr>
      <w:r w:rsidDel="00000000" w:rsidR="00000000" w:rsidRPr="00000000">
        <w:rPr>
          <w:rFonts w:ascii="Arial Unicode MS" w:cs="Arial Unicode MS" w:eastAsia="Arial Unicode MS" w:hAnsi="Arial Unicode MS"/>
          <w:rtl w:val="0"/>
        </w:rPr>
        <w:t xml:space="preserve">제7차 모험 세계: CD 등급 지선 보상 + 4000점</w:t>
      </w:r>
    </w:p>
    <w:p w:rsidR="00000000" w:rsidDel="00000000" w:rsidP="00000000" w:rsidRDefault="00000000" w:rsidRPr="00000000" w14:paraId="00001D3D">
      <w:pPr>
        <w:rPr/>
      </w:pPr>
      <w:r w:rsidDel="00000000" w:rsidR="00000000" w:rsidRPr="00000000">
        <w:rPr>
          <w:rFonts w:ascii="Arial Unicode MS" w:cs="Arial Unicode MS" w:eastAsia="Arial Unicode MS" w:hAnsi="Arial Unicode MS"/>
          <w:rtl w:val="0"/>
        </w:rPr>
        <w:t xml:space="preserve">제8차 모험 세계: CD 등급 지선 보상 + 4000점</w:t>
      </w:r>
    </w:p>
    <w:p w:rsidR="00000000" w:rsidDel="00000000" w:rsidP="00000000" w:rsidRDefault="00000000" w:rsidRPr="00000000" w14:paraId="00001D3E">
      <w:pPr>
        <w:rPr/>
      </w:pPr>
      <w:r w:rsidDel="00000000" w:rsidR="00000000" w:rsidRPr="00000000">
        <w:rPr>
          <w:rFonts w:ascii="Arial Unicode MS" w:cs="Arial Unicode MS" w:eastAsia="Arial Unicode MS" w:hAnsi="Arial Unicode MS"/>
          <w:rtl w:val="0"/>
        </w:rPr>
        <w:t xml:space="preserve">제9차 모험 세계: CDD 등급 지선 보상 + 5000점</w:t>
      </w:r>
    </w:p>
    <w:p w:rsidR="00000000" w:rsidDel="00000000" w:rsidP="00000000" w:rsidRDefault="00000000" w:rsidRPr="00000000" w14:paraId="00001D3F">
      <w:pPr>
        <w:rPr/>
      </w:pPr>
      <w:r w:rsidDel="00000000" w:rsidR="00000000" w:rsidRPr="00000000">
        <w:rPr>
          <w:rFonts w:ascii="Arial Unicode MS" w:cs="Arial Unicode MS" w:eastAsia="Arial Unicode MS" w:hAnsi="Arial Unicode MS"/>
          <w:rtl w:val="0"/>
        </w:rPr>
        <w:t xml:space="preserve">이와 같은 방식으로 계속됩니다.</w:t>
      </w:r>
    </w:p>
    <w:p w:rsidR="00000000" w:rsidDel="00000000" w:rsidP="00000000" w:rsidRDefault="00000000" w:rsidRPr="00000000" w14:paraId="00001D40">
      <w:pPr>
        <w:rPr/>
      </w:pPr>
      <w:r w:rsidDel="00000000" w:rsidR="00000000" w:rsidRPr="00000000">
        <w:rPr>
          <w:rtl w:val="0"/>
        </w:rPr>
        <w:t xml:space="preserve">=====================================================================</w:t>
      </w:r>
    </w:p>
    <w:p w:rsidR="00000000" w:rsidDel="00000000" w:rsidP="00000000" w:rsidRDefault="00000000" w:rsidRPr="00000000" w14:paraId="00001D41">
      <w:pPr>
        <w:rPr/>
      </w:pPr>
      <w:r w:rsidDel="00000000" w:rsidR="00000000" w:rsidRPr="00000000">
        <w:rPr>
          <w:rtl w:val="0"/>
        </w:rPr>
        <w:t xml:space="preserve">======================================</w:t>
      </w:r>
    </w:p>
    <w:p w:rsidR="00000000" w:rsidDel="00000000" w:rsidP="00000000" w:rsidRDefault="00000000" w:rsidRPr="00000000" w14:paraId="00001D42">
      <w:pPr>
        <w:rPr/>
      </w:pPr>
      <w:r w:rsidDel="00000000" w:rsidR="00000000" w:rsidRPr="00000000">
        <w:rPr>
          <w:rFonts w:ascii="Arial Unicode MS" w:cs="Arial Unicode MS" w:eastAsia="Arial Unicode MS" w:hAnsi="Arial Unicode MS"/>
          <w:rtl w:val="0"/>
        </w:rPr>
        <w:t xml:space="preserve">지선과 점수의 용도:</w:t>
      </w:r>
    </w:p>
    <w:p w:rsidR="00000000" w:rsidDel="00000000" w:rsidP="00000000" w:rsidRDefault="00000000" w:rsidRPr="00000000" w14:paraId="00001D43">
      <w:pPr>
        <w:rPr/>
      </w:pPr>
      <w:r w:rsidDel="00000000" w:rsidR="00000000" w:rsidRPr="00000000">
        <w:rPr>
          <w:rFonts w:ascii="Arial Unicode MS" w:cs="Arial Unicode MS" w:eastAsia="Arial Unicode MS" w:hAnsi="Arial Unicode MS"/>
          <w:rtl w:val="0"/>
        </w:rPr>
        <w:t xml:space="preserve">윤회지경의 교환을 구매하는 데 사용되며, 특별한 언급이 없다면 지선과 점수는 윤회지경에서만 사용할 수 있습니다:</w:t>
      </w:r>
    </w:p>
    <w:p w:rsidR="00000000" w:rsidDel="00000000" w:rsidP="00000000" w:rsidRDefault="00000000" w:rsidRPr="00000000" w14:paraId="00001D44">
      <w:pPr>
        <w:rPr/>
      </w:pPr>
      <w:r w:rsidDel="00000000" w:rsidR="00000000" w:rsidRPr="00000000">
        <w:rPr>
          <w:rFonts w:ascii="Arial Unicode MS" w:cs="Arial Unicode MS" w:eastAsia="Arial Unicode MS" w:hAnsi="Arial Unicode MS"/>
          <w:rtl w:val="0"/>
        </w:rPr>
        <w:t xml:space="preserve">1. 자신의 특성치 변경: 1점의 특성치를 올리는 데 소모되는 점수는 현재 특성치 * 200 보상 점수입니다.</w:t>
      </w:r>
    </w:p>
    <w:p w:rsidR="00000000" w:rsidDel="00000000" w:rsidP="00000000" w:rsidRDefault="00000000" w:rsidRPr="00000000" w14:paraId="00001D45">
      <w:pPr>
        <w:rPr/>
      </w:pPr>
      <w:r w:rsidDel="00000000" w:rsidR="00000000" w:rsidRPr="00000000">
        <w:rPr>
          <w:rFonts w:ascii="Arial Unicode MS" w:cs="Arial Unicode MS" w:eastAsia="Arial Unicode MS" w:hAnsi="Arial Unicode MS"/>
          <w:rtl w:val="0"/>
        </w:rPr>
        <w:t xml:space="preserve">2. 아이템 구매.</w:t>
      </w:r>
    </w:p>
    <w:p w:rsidR="00000000" w:rsidDel="00000000" w:rsidP="00000000" w:rsidRDefault="00000000" w:rsidRPr="00000000" w14:paraId="00001D46">
      <w:pPr>
        <w:rPr/>
      </w:pPr>
      <w:r w:rsidDel="00000000" w:rsidR="00000000" w:rsidRPr="00000000">
        <w:rPr>
          <w:rFonts w:ascii="Arial Unicode MS" w:cs="Arial Unicode MS" w:eastAsia="Arial Unicode MS" w:hAnsi="Arial Unicode MS"/>
          <w:rtl w:val="0"/>
        </w:rPr>
        <w:t xml:space="preserve">3. 혈통, 개조, 동술 등 세 가지 템플릿(종족과 재능) 유형의 능력 구매.</w:t>
      </w:r>
    </w:p>
    <w:p w:rsidR="00000000" w:rsidDel="00000000" w:rsidP="00000000" w:rsidRDefault="00000000" w:rsidRPr="00000000" w14:paraId="00001D47">
      <w:pPr>
        <w:rPr/>
      </w:pPr>
      <w:r w:rsidDel="00000000" w:rsidR="00000000" w:rsidRPr="00000000">
        <w:rPr>
          <w:rFonts w:ascii="Arial Unicode MS" w:cs="Arial Unicode MS" w:eastAsia="Arial Unicode MS" w:hAnsi="Arial Unicode MS"/>
          <w:rtl w:val="0"/>
        </w:rPr>
        <w:t xml:space="preserve">4. 칭호, 유파 등 직업 성격의 능력 구매.</w:t>
      </w:r>
    </w:p>
    <w:p w:rsidR="00000000" w:rsidDel="00000000" w:rsidP="00000000" w:rsidRDefault="00000000" w:rsidRPr="00000000" w14:paraId="00001D48">
      <w:pPr>
        <w:rPr/>
      </w:pPr>
      <w:r w:rsidDel="00000000" w:rsidR="00000000" w:rsidRPr="00000000">
        <w:rPr>
          <w:rFonts w:ascii="Arial Unicode MS" w:cs="Arial Unicode MS" w:eastAsia="Arial Unicode MS" w:hAnsi="Arial Unicode MS"/>
          <w:rtl w:val="0"/>
        </w:rPr>
        <w:t xml:space="preserve">5. 기술, 법술, 기예 등 응용 성격의 능력 구매.</w:t>
      </w:r>
    </w:p>
    <w:p w:rsidR="00000000" w:rsidDel="00000000" w:rsidP="00000000" w:rsidRDefault="00000000" w:rsidRPr="00000000" w14:paraId="00001D49">
      <w:pPr>
        <w:rPr/>
      </w:pPr>
      <w:r w:rsidDel="00000000" w:rsidR="00000000" w:rsidRPr="00000000">
        <w:rPr>
          <w:rtl w:val="0"/>
        </w:rPr>
        <w:t xml:space="preserve">=====================================================================</w:t>
      </w:r>
    </w:p>
    <w:p w:rsidR="00000000" w:rsidDel="00000000" w:rsidP="00000000" w:rsidRDefault="00000000" w:rsidRPr="00000000" w14:paraId="00001D4A">
      <w:pPr>
        <w:rPr/>
      </w:pPr>
      <w:r w:rsidDel="00000000" w:rsidR="00000000" w:rsidRPr="00000000">
        <w:rPr>
          <w:rtl w:val="0"/>
        </w:rPr>
        <w:t xml:space="preserve">======================================</w:t>
      </w:r>
    </w:p>
    <w:p w:rsidR="00000000" w:rsidDel="00000000" w:rsidP="00000000" w:rsidRDefault="00000000" w:rsidRPr="00000000" w14:paraId="00001D4B">
      <w:pPr>
        <w:rPr/>
      </w:pPr>
      <w:r w:rsidDel="00000000" w:rsidR="00000000" w:rsidRPr="00000000">
        <w:rPr>
          <w:rFonts w:ascii="Arial Unicode MS" w:cs="Arial Unicode MS" w:eastAsia="Arial Unicode MS" w:hAnsi="Arial Unicode MS"/>
          <w:rtl w:val="0"/>
        </w:rPr>
        <w:t xml:space="preserve">경험치 시스템</w:t>
      </w:r>
    </w:p>
    <w:p w:rsidR="00000000" w:rsidDel="00000000" w:rsidP="00000000" w:rsidRDefault="00000000" w:rsidRPr="00000000" w14:paraId="00001D4C">
      <w:pPr>
        <w:rPr/>
      </w:pPr>
      <w:r w:rsidDel="00000000" w:rsidR="00000000" w:rsidRPr="00000000">
        <w:rPr>
          <w:rFonts w:ascii="Arial Unicode MS" w:cs="Arial Unicode MS" w:eastAsia="Arial Unicode MS" w:hAnsi="Arial Unicode MS"/>
          <w:rtl w:val="0"/>
        </w:rPr>
        <w:t xml:space="preserve">경험치(XP)는 다양한 일을 겪은 후 캐릭터가 얻는 일종의 향상입니다. 평범한 사람들이 가지지 못한 비범한 경험을 가진 캐릭터는 당연히 일반인보다 더 많은 역경, 경험, 지식을 가지고 있습니다. 경험치는 캐릭터의 다양한 기술을 향상시키고, 더 많은 기교(전공)를 얻을 수 있게 해주며, 부지런한 단련은 캐릭터의 신체와 정신의 강도를 증가시킬 수 있습니다. 또한, 윤회지경에서 제공하는 일부 강화도 추가 경험치를 통해 이해하고 연습해야만 진정으로 습득할 수 있습니다.</w:t>
      </w:r>
    </w:p>
    <w:p w:rsidR="00000000" w:rsidDel="00000000" w:rsidP="00000000" w:rsidRDefault="00000000" w:rsidRPr="00000000" w14:paraId="00001D4D">
      <w:pPr>
        <w:rPr/>
      </w:pPr>
      <w:r w:rsidDel="00000000" w:rsidR="00000000" w:rsidRPr="00000000">
        <w:rPr>
          <w:rtl w:val="0"/>
        </w:rPr>
        <w:t xml:space="preserve">=====================================================================</w:t>
      </w:r>
    </w:p>
    <w:p w:rsidR="00000000" w:rsidDel="00000000" w:rsidP="00000000" w:rsidRDefault="00000000" w:rsidRPr="00000000" w14:paraId="00001D4E">
      <w:pPr>
        <w:rPr/>
      </w:pPr>
      <w:r w:rsidDel="00000000" w:rsidR="00000000" w:rsidRPr="00000000">
        <w:rPr>
          <w:rtl w:val="0"/>
        </w:rPr>
        <w:t xml:space="preserve">======================================</w:t>
      </w:r>
    </w:p>
    <w:p w:rsidR="00000000" w:rsidDel="00000000" w:rsidP="00000000" w:rsidRDefault="00000000" w:rsidRPr="00000000" w14:paraId="00001D4F">
      <w:pPr>
        <w:rPr/>
      </w:pPr>
      <w:r w:rsidDel="00000000" w:rsidR="00000000" w:rsidRPr="00000000">
        <w:rPr>
          <w:rFonts w:ascii="Arial Unicode MS" w:cs="Arial Unicode MS" w:eastAsia="Arial Unicode MS" w:hAnsi="Arial Unicode MS"/>
          <w:rtl w:val="0"/>
        </w:rPr>
        <w:t xml:space="preserve">경험치의 획득:</w:t>
      </w:r>
    </w:p>
    <w:p w:rsidR="00000000" w:rsidDel="00000000" w:rsidP="00000000" w:rsidRDefault="00000000" w:rsidRPr="00000000" w14:paraId="00001D50">
      <w:pPr>
        <w:rPr/>
      </w:pPr>
      <w:r w:rsidDel="00000000" w:rsidR="00000000" w:rsidRPr="00000000">
        <w:rPr>
          <w:rFonts w:ascii="Arial Unicode MS" w:cs="Arial Unicode MS" w:eastAsia="Arial Unicode MS" w:hAnsi="Arial Unicode MS"/>
          <w:rtl w:val="0"/>
        </w:rPr>
        <w:t xml:space="preserve">무한 공포 TRPG에서 각 플레이어가 획득하는 경험치는 그들의 실력에 따라 결정됩니다. 일반적으로 ST는 매 세션이 끝날 때마다 각자의 실력에 따라 획득한 경험치를 기록해야 합니다. 각 모험이 끝날 때는 각자가 해당 모험 세계에서 전반적으로 보여준 실력에 따라 경험치를 부여해야 합니다. 대부분의 경우 ST는 한 모험 세계가 끝날 때 이러한 경험치를 한꺼번에 발급할 수 있습니다. 그러나 플레이어의 캐릭터가 모험 세계(또는 모험 외부의 특정 챕터)에서 휴식이나 훈련을 위해 상당한 시간을 얻었다면, ST는 이미 획득한 경험치를 미리 발급하여 필요한 기술을 훈련할 수 있게 할 수도 있습니다.</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Fonts w:ascii="Arial Unicode MS" w:cs="Arial Unicode MS" w:eastAsia="Arial Unicode MS" w:hAnsi="Arial Unicode MS"/>
          <w:rtl w:val="0"/>
        </w:rPr>
        <w:t xml:space="preserve">일반적으로 경험치는 다음과 같은 방식으로 발급됩니다:</w:t>
      </w:r>
    </w:p>
    <w:p w:rsidR="00000000" w:rsidDel="00000000" w:rsidP="00000000" w:rsidRDefault="00000000" w:rsidRPr="00000000" w14:paraId="00001D53">
      <w:pPr>
        <w:rPr/>
      </w:pPr>
      <w:r w:rsidDel="00000000" w:rsidR="00000000" w:rsidRPr="00000000">
        <w:rPr>
          <w:rFonts w:ascii="Arial Unicode MS" w:cs="Arial Unicode MS" w:eastAsia="Arial Unicode MS" w:hAnsi="Arial Unicode MS"/>
          <w:rtl w:val="0"/>
        </w:rPr>
        <w:t xml:space="preserve">경험치를 5개 부분으로 나누고, PC의 실력에 따라 5개 부분을 더합니다. 총계가 PC의 경험치가 됩니다.</w:t>
      </w:r>
    </w:p>
    <w:p w:rsidR="00000000" w:rsidDel="00000000" w:rsidP="00000000" w:rsidRDefault="00000000" w:rsidRPr="00000000" w14:paraId="00001D54">
      <w:pPr>
        <w:rPr/>
      </w:pPr>
      <w:r w:rsidDel="00000000" w:rsidR="00000000" w:rsidRPr="00000000">
        <w:rPr>
          <w:rFonts w:ascii="Arial Unicode MS" w:cs="Arial Unicode MS" w:eastAsia="Arial Unicode MS" w:hAnsi="Arial Unicode MS"/>
          <w:rtl w:val="0"/>
        </w:rPr>
        <w:t xml:space="preserve">제1부분: 기본값으로, 현재 모험 세계의 회차에 따라 결정되며 윤회지경으로 돌아올 때 발급됩니다. 모든 캐릭터는 2+2n점의 경험치를 얻습니다. n은 모험 세계의 회차입니다.</w:t>
      </w:r>
    </w:p>
    <w:p w:rsidR="00000000" w:rsidDel="00000000" w:rsidP="00000000" w:rsidRDefault="00000000" w:rsidRPr="00000000" w14:paraId="00001D55">
      <w:pPr>
        <w:rPr/>
      </w:pPr>
      <w:r w:rsidDel="00000000" w:rsidR="00000000" w:rsidRPr="00000000">
        <w:rPr>
          <w:rFonts w:ascii="Arial Unicode MS" w:cs="Arial Unicode MS" w:eastAsia="Arial Unicode MS" w:hAnsi="Arial Unicode MS"/>
          <w:rtl w:val="0"/>
        </w:rPr>
        <w:t xml:space="preserve">제1차 모험 세계: 4점 XP, 제2차 모험 세계: 6점 XP, 이와 같은 방식으로 계속됩니다.</w:t>
      </w:r>
    </w:p>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제2부분: 보상 경험치로, 이번에 모든 캐릭터가 획득한 모든 점수와 지선의 총계(고정 보상 계산)를 계산합니다. 캐릭터들이 D를 하나 얻을 때마다 3점의 경험치를 얻고, 500점마다 2점의 경험치를 얻습니다. 그런 다음 참여한 PC 수로 이 수를 나누고 올림하여 각 PC가 해당하는 보상 경험치를 얻습니다. 이는 윤회지경으로 돌아올 때 발급됩니다.</w:t>
      </w:r>
    </w:p>
    <w:p w:rsidR="00000000" w:rsidDel="00000000" w:rsidP="00000000" w:rsidRDefault="00000000" w:rsidRPr="00000000" w14:paraId="00001D57">
      <w:pPr>
        <w:rPr/>
      </w:pPr>
      <w:r w:rsidDel="00000000" w:rsidR="00000000" w:rsidRPr="00000000">
        <w:rPr>
          <w:rFonts w:ascii="Arial Unicode MS" w:cs="Arial Unicode MS" w:eastAsia="Arial Unicode MS" w:hAnsi="Arial Unicode MS"/>
          <w:rtl w:val="0"/>
        </w:rPr>
        <w:t xml:space="preserve">(예를 들어, 캐릭터들이 총 BB+16000을 얻었다면, 이를 점수로 환산하면 54+48=102점이 됩니다. 그런 다음 총 4명의 PC가 있으므로, 각자는 25점의 XP를 얻고 내림합니다.)</w:t>
      </w:r>
    </w:p>
    <w:p w:rsidR="00000000" w:rsidDel="00000000" w:rsidP="00000000" w:rsidRDefault="00000000" w:rsidRPr="00000000" w14:paraId="00001D58">
      <w:pPr>
        <w:rPr/>
      </w:pPr>
      <w:r w:rsidDel="00000000" w:rsidR="00000000" w:rsidRPr="00000000">
        <w:rPr>
          <w:rFonts w:ascii="Arial Unicode MS" w:cs="Arial Unicode MS" w:eastAsia="Arial Unicode MS" w:hAnsi="Arial Unicode MS"/>
          <w:rtl w:val="0"/>
        </w:rPr>
        <w:t xml:space="preserve">제3부분: 특별 실력으로, 이 경험치의 보상 내용은 다음과 같으며 윤회지경으로 돌아올 때 발급됩니다:</w:t>
      </w:r>
    </w:p>
    <w:p w:rsidR="00000000" w:rsidDel="00000000" w:rsidP="00000000" w:rsidRDefault="00000000" w:rsidRPr="00000000" w14:paraId="00001D59">
      <w:pPr>
        <w:rPr/>
      </w:pPr>
      <w:r w:rsidDel="00000000" w:rsidR="00000000" w:rsidRPr="00000000">
        <w:rPr>
          <w:rFonts w:ascii="Arial Unicode MS" w:cs="Arial Unicode MS" w:eastAsia="Arial Unicode MS" w:hAnsi="Arial Unicode MS"/>
          <w:rtl w:val="0"/>
        </w:rPr>
        <w:t xml:space="preserve">1. 참여율: 해당 PC가 한 세션에 완전히 참여하고, 그 기간 동안 방치나 위임 등의 행위가 없었으며, 기본적인 행동을 수행했다면 2점의 경험치를 부여합니다. (이 경험치는 해당 세션이 끝난 후 즉시 발급됩니다.)</w:t>
      </w:r>
    </w:p>
    <w:p w:rsidR="00000000" w:rsidDel="00000000" w:rsidP="00000000" w:rsidRDefault="00000000" w:rsidRPr="00000000" w14:paraId="00001D5A">
      <w:pPr>
        <w:rPr/>
      </w:pPr>
      <w:r w:rsidDel="00000000" w:rsidR="00000000" w:rsidRPr="00000000">
        <w:rPr>
          <w:rFonts w:ascii="Arial Unicode MS" w:cs="Arial Unicode MS" w:eastAsia="Arial Unicode MS" w:hAnsi="Arial Unicode MS"/>
          <w:rtl w:val="0"/>
        </w:rPr>
        <w:t xml:space="preserve">2. 참전율: 해당 PC가 한 전투에 완전히 참여하고, 이 전투의 평가 수준이 "대등한 대결" 이상이며, 동시에 해당 PC가 전투와 관련된 해당 행동을 수행했다면(예: 피해 감수, 피해 유발, 버프 제공 등) 1점의 경험치를 얻습니다. (일반적으로 한 세션의 전투 횟수는 5회를 넘지 않는 것이 좋습니다.)</w:t>
      </w:r>
    </w:p>
    <w:p w:rsidR="00000000" w:rsidDel="00000000" w:rsidP="00000000" w:rsidRDefault="00000000" w:rsidRPr="00000000" w14:paraId="00001D5B">
      <w:pPr>
        <w:rPr/>
      </w:pPr>
      <w:r w:rsidDel="00000000" w:rsidR="00000000" w:rsidRPr="00000000">
        <w:rPr>
          <w:rFonts w:ascii="Arial Unicode MS" w:cs="Arial Unicode MS" w:eastAsia="Arial Unicode MS" w:hAnsi="Arial Unicode MS"/>
          <w:rtl w:val="0"/>
        </w:rPr>
        <w:t xml:space="preserve">3. 실력 보상은 ST가 플레이어의 세션 내 실력에 따라 발급하는 추가 보상입니다. 실력에는 전투력 담당, 뛰어난 RP, 스토리 실력 등이 포함됩니다. 표창의 의미가 있으므로 일반적으로 최종 생존한 PC 총원에서 1을 뺀 수에 따라 발급합니다. 예를 들어 4명의 PC가 있다면 실력이 가장 좋은 사람에게 3점, 보통인 사람에게 2점, 다소 부족한 사람에게 1점, 가장 부족한 사람에게는 주지 않습니다. 6명의 PC라면 1등은 5점의 경험치를 받습니다.</w:t>
      </w:r>
    </w:p>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4. 스토리 페널티: PC가 한 명 사망할 때마다 살아있는 모든 PC는 1점의 경험치를 차감당합니다. 잘 설계된 지선이 상실되거나 중요 NPC가 사망하면 모든 PC는 1점의 경험치를 차감당합니다.</w:t>
      </w:r>
    </w:p>
    <w:p w:rsidR="00000000" w:rsidDel="00000000" w:rsidP="00000000" w:rsidRDefault="00000000" w:rsidRPr="00000000" w14:paraId="00001D5D">
      <w:pPr>
        <w:rPr/>
      </w:pPr>
      <w:r w:rsidDel="00000000" w:rsidR="00000000" w:rsidRPr="00000000">
        <w:rPr>
          <w:rFonts w:ascii="Arial Unicode MS" w:cs="Arial Unicode MS" w:eastAsia="Arial Unicode MS" w:hAnsi="Arial Unicode MS"/>
          <w:rtl w:val="0"/>
        </w:rPr>
        <w:t xml:space="preserve">특수: 해당 세션의 경험치와 지선 보상이 상당히 많이 발급된 경우, 제3부분의 보상과 페널티에 계수를 곱할 수 있습니다. 이 계수는 이미 거쳐 온 모험 세계의 단계로, 예를 들어 제1단계는 1, 제2단계는 2입니다. 이렇게 하면 경험치 보상과 페널티도 증가할 수 있습니다.</w:t>
      </w:r>
    </w:p>
    <w:p w:rsidR="00000000" w:rsidDel="00000000" w:rsidP="00000000" w:rsidRDefault="00000000" w:rsidRPr="00000000" w14:paraId="00001D5E">
      <w:pPr>
        <w:rPr/>
      </w:pPr>
      <w:r w:rsidDel="00000000" w:rsidR="00000000" w:rsidRPr="00000000">
        <w:rPr>
          <w:rtl w:val="0"/>
        </w:rPr>
        <w:t xml:space="preserve">=====================================================================</w:t>
      </w:r>
    </w:p>
    <w:p w:rsidR="00000000" w:rsidDel="00000000" w:rsidP="00000000" w:rsidRDefault="00000000" w:rsidRPr="00000000" w14:paraId="00001D5F">
      <w:pPr>
        <w:rPr/>
      </w:pPr>
      <w:r w:rsidDel="00000000" w:rsidR="00000000" w:rsidRPr="00000000">
        <w:rPr>
          <w:rtl w:val="0"/>
        </w:rPr>
        <w:t xml:space="preserve">======================================</w:t>
      </w:r>
    </w:p>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경험치의 용도:</w:t>
      </w:r>
    </w:p>
    <w:p w:rsidR="00000000" w:rsidDel="00000000" w:rsidP="00000000" w:rsidRDefault="00000000" w:rsidRPr="00000000" w14:paraId="00001D61">
      <w:pPr>
        <w:rPr/>
      </w:pPr>
      <w:r w:rsidDel="00000000" w:rsidR="00000000" w:rsidRPr="00000000">
        <w:rPr>
          <w:rFonts w:ascii="Arial Unicode MS" w:cs="Arial Unicode MS" w:eastAsia="Arial Unicode MS" w:hAnsi="Arial Unicode MS"/>
          <w:rtl w:val="0"/>
        </w:rPr>
        <w:t xml:space="preserve">1. 자신의 특성치 구매: 1점의 특성치를 올리는 데 소모되는 경험치는 현재 특성치 * 4XP입니다.</w:t>
      </w:r>
    </w:p>
    <w:p w:rsidR="00000000" w:rsidDel="00000000" w:rsidP="00000000" w:rsidRDefault="00000000" w:rsidRPr="00000000" w14:paraId="00001D62">
      <w:pPr>
        <w:rPr/>
      </w:pPr>
      <w:r w:rsidDel="00000000" w:rsidR="00000000" w:rsidRPr="00000000">
        <w:rPr>
          <w:rFonts w:ascii="Arial Unicode MS" w:cs="Arial Unicode MS" w:eastAsia="Arial Unicode MS" w:hAnsi="Arial Unicode MS"/>
          <w:rtl w:val="0"/>
        </w:rPr>
        <w:t xml:space="preserve">2. 자신의 기능 레벨 구매: 1레벨의 기능 레벨을 올리는 데 소모되는 경험치는 현재 기능 레벨 * 2XP입니다. 0레벨에서 1레벨로 올리는 데는 1XP가 소모됩니다.</w:t>
      </w:r>
    </w:p>
    <w:p w:rsidR="00000000" w:rsidDel="00000000" w:rsidP="00000000" w:rsidRDefault="00000000" w:rsidRPr="00000000" w14:paraId="00001D63">
      <w:pPr>
        <w:rPr/>
      </w:pPr>
      <w:r w:rsidDel="00000000" w:rsidR="00000000" w:rsidRPr="00000000">
        <w:rPr>
          <w:rFonts w:ascii="Arial Unicode MS" w:cs="Arial Unicode MS" w:eastAsia="Arial Unicode MS" w:hAnsi="Arial Unicode MS"/>
          <w:rtl w:val="0"/>
        </w:rPr>
        <w:t xml:space="preserve">3. 전문 구매, 각 전문은 1XP를 소모합니다.</w:t>
      </w:r>
    </w:p>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4. 전공 구매.</w:t>
      </w:r>
    </w:p>
    <w:p w:rsidR="00000000" w:rsidDel="00000000" w:rsidP="00000000" w:rsidRDefault="00000000" w:rsidRPr="00000000" w14:paraId="00001D65">
      <w:pPr>
        <w:rPr/>
      </w:pPr>
      <w:r w:rsidDel="00000000" w:rsidR="00000000" w:rsidRPr="00000000">
        <w:rPr>
          <w:rFonts w:ascii="Arial Unicode MS" w:cs="Arial Unicode MS" w:eastAsia="Arial Unicode MS" w:hAnsi="Arial Unicode MS"/>
          <w:rtl w:val="0"/>
        </w:rPr>
        <w:t xml:space="preserve">5. 칭호, 유파 등 직업 성격의 능력 구매.</w:t>
      </w:r>
    </w:p>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6. 기술, 법술, 기예 등 응용 성격의 능력 구매.</w:t>
      </w:r>
    </w:p>
    <w:p w:rsidR="00000000" w:rsidDel="00000000" w:rsidP="00000000" w:rsidRDefault="00000000" w:rsidRPr="00000000" w14:paraId="00001D67">
      <w:pPr>
        <w:rPr/>
      </w:pPr>
      <w:r w:rsidDel="00000000" w:rsidR="00000000" w:rsidRPr="00000000">
        <w:rPr>
          <w:rFonts w:ascii="Arial Unicode MS" w:cs="Arial Unicode MS" w:eastAsia="Arial Unicode MS" w:hAnsi="Arial Unicode MS"/>
          <w:rtl w:val="0"/>
        </w:rPr>
        <w:t xml:space="preserve">특수: 경험치는 지선과 점수와 달리 윤회지경에서만 사용할 필요가 없고 모험 세계에서도 사용할 수 있다는 점에 주의해야 합니다. 그러나 모험 세계에서 사용할 경우에는 원래 경험치의 두 배를 소모해야 합니다.</w:t>
      </w:r>
    </w:p>
    <w:p w:rsidR="00000000" w:rsidDel="00000000" w:rsidP="00000000" w:rsidRDefault="00000000" w:rsidRPr="00000000" w14:paraId="00001D68">
      <w:pPr>
        <w:rPr/>
      </w:pPr>
      <w:r w:rsidDel="00000000" w:rsidR="00000000" w:rsidRPr="00000000">
        <w:rPr>
          <w:rtl w:val="0"/>
        </w:rPr>
        <w:t xml:space="preserve">=====================================================================</w:t>
      </w:r>
    </w:p>
    <w:p w:rsidR="00000000" w:rsidDel="00000000" w:rsidP="00000000" w:rsidRDefault="00000000" w:rsidRPr="00000000" w14:paraId="00001D69">
      <w:pPr>
        <w:rPr/>
      </w:pPr>
      <w:r w:rsidDel="00000000" w:rsidR="00000000" w:rsidRPr="00000000">
        <w:rPr>
          <w:rtl w:val="0"/>
        </w:rPr>
        <w:t xml:space="preserve">======================================</w:t>
      </w:r>
    </w:p>
    <w:p w:rsidR="00000000" w:rsidDel="00000000" w:rsidP="00000000" w:rsidRDefault="00000000" w:rsidRPr="00000000" w14:paraId="00001D6A">
      <w:pPr>
        <w:pStyle w:val="Heading1"/>
        <w:rPr/>
      </w:pPr>
      <w:bookmarkStart w:colFirst="0" w:colLast="0" w:name="_dm6v29i4x9vy" w:id="51"/>
      <w:bookmarkEnd w:id="51"/>
      <w:r w:rsidDel="00000000" w:rsidR="00000000" w:rsidRPr="00000000">
        <w:rPr>
          <w:rFonts w:ascii="Arial Unicode MS" w:cs="Arial Unicode MS" w:eastAsia="Arial Unicode MS" w:hAnsi="Arial Unicode MS"/>
          <w:rtl w:val="0"/>
        </w:rPr>
        <w:t xml:space="preserve">1.5.4 환경 규칙</w:t>
      </w:r>
    </w:p>
    <w:p w:rsidR="00000000" w:rsidDel="00000000" w:rsidP="00000000" w:rsidRDefault="00000000" w:rsidRPr="00000000" w14:paraId="00001D6B">
      <w:pPr>
        <w:rPr/>
      </w:pPr>
      <w:r w:rsidDel="00000000" w:rsidR="00000000" w:rsidRPr="00000000">
        <w:rPr>
          <w:rFonts w:ascii="Arial Unicode MS" w:cs="Arial Unicode MS" w:eastAsia="Arial Unicode MS" w:hAnsi="Arial Unicode MS"/>
          <w:rtl w:val="0"/>
        </w:rPr>
        <w:t xml:space="preserve">환경 규칙:</w:t>
      </w:r>
    </w:p>
    <w:p w:rsidR="00000000" w:rsidDel="00000000" w:rsidP="00000000" w:rsidRDefault="00000000" w:rsidRPr="00000000" w14:paraId="00001D6C">
      <w:pPr>
        <w:rPr/>
      </w:pPr>
      <w:r w:rsidDel="00000000" w:rsidR="00000000" w:rsidRPr="00000000">
        <w:rPr>
          <w:rtl w:val="0"/>
        </w:rPr>
        <w:t xml:space="preserve">=====================================================================</w:t>
      </w:r>
    </w:p>
    <w:p w:rsidR="00000000" w:rsidDel="00000000" w:rsidP="00000000" w:rsidRDefault="00000000" w:rsidRPr="00000000" w14:paraId="00001D6D">
      <w:pPr>
        <w:rPr/>
      </w:pPr>
      <w:r w:rsidDel="00000000" w:rsidR="00000000" w:rsidRPr="00000000">
        <w:rPr>
          <w:rtl w:val="0"/>
        </w:rPr>
        <w:t xml:space="preserve">======================================</w:t>
      </w:r>
    </w:p>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환경이 가져오는 효과는 모두 환경 영향으로 간주됩니다.</w:t>
      </w:r>
    </w:p>
    <w:p w:rsidR="00000000" w:rsidDel="00000000" w:rsidP="00000000" w:rsidRDefault="00000000" w:rsidRPr="00000000" w14:paraId="00001D6F">
      <w:pPr>
        <w:rPr/>
      </w:pPr>
      <w:r w:rsidDel="00000000" w:rsidR="00000000" w:rsidRPr="00000000">
        <w:rPr>
          <w:rFonts w:ascii="Arial Unicode MS" w:cs="Arial Unicode MS" w:eastAsia="Arial Unicode MS" w:hAnsi="Arial Unicode MS"/>
          <w:rtl w:val="0"/>
        </w:rPr>
        <w:t xml:space="preserve">모든 환경 영향은 자연적인 환경 효과입니다. </w:t>
      </w:r>
    </w:p>
    <w:p w:rsidR="00000000" w:rsidDel="00000000" w:rsidP="00000000" w:rsidRDefault="00000000" w:rsidRPr="00000000" w14:paraId="00001D70">
      <w:pPr>
        <w:rPr/>
      </w:pPr>
      <w:r w:rsidDel="00000000" w:rsidR="00000000" w:rsidRPr="00000000">
        <w:rPr>
          <w:rFonts w:ascii="Arial Unicode MS" w:cs="Arial Unicode MS" w:eastAsia="Arial Unicode MS" w:hAnsi="Arial Unicode MS"/>
          <w:rtl w:val="0"/>
        </w:rPr>
        <w:t xml:space="preserve">대부분의 환경은 단일 환경이 아니라 복합 환경인 경우가 있습니다. 예를 들어 산사태와 용암을 융합하여 화산 폭발로 만들 수 있습니다.</w:t>
      </w:r>
    </w:p>
    <w:p w:rsidR="00000000" w:rsidDel="00000000" w:rsidP="00000000" w:rsidRDefault="00000000" w:rsidRPr="00000000" w14:paraId="00001D71">
      <w:pPr>
        <w:rPr/>
      </w:pPr>
      <w:r w:rsidDel="00000000" w:rsidR="00000000" w:rsidRPr="00000000">
        <w:rPr>
          <w:rFonts w:ascii="Arial Unicode MS" w:cs="Arial Unicode MS" w:eastAsia="Arial Unicode MS" w:hAnsi="Arial Unicode MS"/>
          <w:rtl w:val="0"/>
        </w:rPr>
        <w:t xml:space="preserve">아래 환경 중에서 "이것은 환경 효과입니다"라는 설명이 있는 것은 환경 효과에 면역이 되면 해당 효과에 면역이 되지만, 이 설명이 없는 경우에는 환경 효과에 면역이 되어도 해당 환경 효과에는 면역이 되지 않습니다.</w:t>
      </w:r>
    </w:p>
    <w:p w:rsidR="00000000" w:rsidDel="00000000" w:rsidP="00000000" w:rsidRDefault="00000000" w:rsidRPr="00000000" w14:paraId="00001D72">
      <w:pPr>
        <w:rPr/>
      </w:pPr>
      <w:r w:rsidDel="00000000" w:rsidR="00000000" w:rsidRPr="00000000">
        <w:rPr>
          <w:rtl w:val="0"/>
        </w:rPr>
        <w:t xml:space="preserve">=====================================================================</w:t>
      </w:r>
    </w:p>
    <w:p w:rsidR="00000000" w:rsidDel="00000000" w:rsidP="00000000" w:rsidRDefault="00000000" w:rsidRPr="00000000" w14:paraId="00001D73">
      <w:pPr>
        <w:rPr/>
      </w:pPr>
      <w:r w:rsidDel="00000000" w:rsidR="00000000" w:rsidRPr="00000000">
        <w:rPr>
          <w:rtl w:val="0"/>
        </w:rPr>
        <w:t xml:space="preserve">======================================</w:t>
      </w:r>
    </w:p>
    <w:p w:rsidR="00000000" w:rsidDel="00000000" w:rsidP="00000000" w:rsidRDefault="00000000" w:rsidRPr="00000000" w14:paraId="00001D74">
      <w:pPr>
        <w:rPr/>
      </w:pPr>
      <w:r w:rsidDel="00000000" w:rsidR="00000000" w:rsidRPr="00000000">
        <w:rPr>
          <w:rFonts w:ascii="Arial Unicode MS" w:cs="Arial Unicode MS" w:eastAsia="Arial Unicode MS" w:hAnsi="Arial Unicode MS"/>
          <w:rtl w:val="0"/>
        </w:rPr>
        <w:t xml:space="preserve">숲:</w:t>
      </w:r>
    </w:p>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숲 지형은 세 가지로 분류됩니다: 소림, 일반, 밀림. 이러한 숲 유형은 다양한 영화에 등장합니다.</w:t>
      </w:r>
    </w:p>
    <w:p w:rsidR="00000000" w:rsidDel="00000000" w:rsidP="00000000" w:rsidRDefault="00000000" w:rsidRPr="00000000" w14:paraId="00001D76">
      <w:pPr>
        <w:rPr/>
      </w:pPr>
      <w:r w:rsidDel="00000000" w:rsidR="00000000" w:rsidRPr="00000000">
        <w:rPr>
          <w:rFonts w:ascii="Arial Unicode MS" w:cs="Arial Unicode MS" w:eastAsia="Arial Unicode MS" w:hAnsi="Arial Unicode MS"/>
          <w:rtl w:val="0"/>
        </w:rPr>
        <w:t xml:space="preserve">다양한 지형에 따라 다른 지형을 배치할 수 있습니다.</w:t>
      </w:r>
    </w:p>
    <w:p w:rsidR="00000000" w:rsidDel="00000000" w:rsidP="00000000" w:rsidRDefault="00000000" w:rsidRPr="00000000" w14:paraId="00001D77">
      <w:pPr>
        <w:rPr/>
      </w:pPr>
      <w:r w:rsidDel="00000000" w:rsidR="00000000" w:rsidRPr="00000000">
        <w:rPr>
          <w:rFonts w:ascii="Arial Unicode MS" w:cs="Arial Unicode MS" w:eastAsia="Arial Unicode MS" w:hAnsi="Arial Unicode MS"/>
          <w:rtl w:val="0"/>
        </w:rPr>
        <w:t xml:space="preserve">일반적으로 한 숲에는 이 세 가지 지형이 동시에 포함될 수 있으며, 소림은 외곽에, 중앙에는 밀림이 주를 이룹니다. </w:t>
      </w:r>
    </w:p>
    <w:p w:rsidR="00000000" w:rsidDel="00000000" w:rsidP="00000000" w:rsidRDefault="00000000" w:rsidRPr="00000000" w14:paraId="00001D78">
      <w:pPr>
        <w:rPr/>
      </w:pPr>
      <w:r w:rsidDel="00000000" w:rsidR="00000000" w:rsidRPr="00000000">
        <w:rPr>
          <w:rFonts w:ascii="Arial Unicode MS" w:cs="Arial Unicode MS" w:eastAsia="Arial Unicode MS" w:hAnsi="Arial Unicode MS"/>
          <w:rtl w:val="0"/>
        </w:rPr>
        <w:t xml:space="preserve">구분 방법:</w:t>
      </w:r>
    </w:p>
    <w:p w:rsidR="00000000" w:rsidDel="00000000" w:rsidP="00000000" w:rsidRDefault="00000000" w:rsidRPr="00000000" w14:paraId="00001D79">
      <w:pPr>
        <w:rPr/>
      </w:pPr>
      <w:r w:rsidDel="00000000" w:rsidR="00000000" w:rsidRPr="00000000">
        <w:rPr>
          <w:rFonts w:ascii="Arial Unicode MS" w:cs="Arial Unicode MS" w:eastAsia="Arial Unicode MS" w:hAnsi="Arial Unicode MS"/>
          <w:rtl w:val="0"/>
        </w:rPr>
        <w:t xml:space="preserve">소림: 큰 나무가 없고, 평균 2미터마다 50%의 확률로 일반 나무가 한 그루씩 나타납니다.</w:t>
      </w:r>
    </w:p>
    <w:p w:rsidR="00000000" w:rsidDel="00000000" w:rsidP="00000000" w:rsidRDefault="00000000" w:rsidRPr="00000000" w14:paraId="00001D7A">
      <w:pPr>
        <w:rPr/>
      </w:pPr>
      <w:r w:rsidDel="00000000" w:rsidR="00000000" w:rsidRPr="00000000">
        <w:rPr>
          <w:rFonts w:ascii="Arial Unicode MS" w:cs="Arial Unicode MS" w:eastAsia="Arial Unicode MS" w:hAnsi="Arial Unicode MS"/>
          <w:rtl w:val="0"/>
        </w:rPr>
        <w:t xml:space="preserve">보통: 큰 나무가 소수 있고, 평균 2미터마다 70%의 확률로 일반 나무가 한 그루 나타나거나 10%의 확률로 큰 나무가 나타납니다. </w:t>
      </w:r>
    </w:p>
    <w:p w:rsidR="00000000" w:rsidDel="00000000" w:rsidP="00000000" w:rsidRDefault="00000000" w:rsidRPr="00000000" w14:paraId="00001D7B">
      <w:pPr>
        <w:rPr/>
      </w:pPr>
      <w:r w:rsidDel="00000000" w:rsidR="00000000" w:rsidRPr="00000000">
        <w:rPr>
          <w:rFonts w:ascii="Arial Unicode MS" w:cs="Arial Unicode MS" w:eastAsia="Arial Unicode MS" w:hAnsi="Arial Unicode MS"/>
          <w:rtl w:val="0"/>
        </w:rPr>
        <w:t xml:space="preserve">밀림: 큰 나무가 일부 있고, 평균 2미터마다 80%의 확률로 일반 나무가 나타나거나 20%의 확률로 큰 나무가 나타납니다.</w:t>
      </w:r>
    </w:p>
    <w:p w:rsidR="00000000" w:rsidDel="00000000" w:rsidP="00000000" w:rsidRDefault="00000000" w:rsidRPr="00000000" w14:paraId="00001D7C">
      <w:pPr>
        <w:rPr/>
      </w:pPr>
      <w:r w:rsidDel="00000000" w:rsidR="00000000" w:rsidRPr="00000000">
        <w:rPr>
          <w:rFonts w:ascii="Arial Unicode MS" w:cs="Arial Unicode MS" w:eastAsia="Arial Unicode MS" w:hAnsi="Arial Unicode MS"/>
          <w:rtl w:val="0"/>
        </w:rPr>
        <w:t xml:space="preserve">숲 지형에서 가장 중요한 특징은 나무입니다.</w:t>
      </w:r>
    </w:p>
    <w:p w:rsidR="00000000" w:rsidDel="00000000" w:rsidP="00000000" w:rsidRDefault="00000000" w:rsidRPr="00000000" w14:paraId="00001D7D">
      <w:pPr>
        <w:rPr/>
      </w:pPr>
      <w:r w:rsidDel="00000000" w:rsidR="00000000" w:rsidRPr="00000000">
        <w:rPr>
          <w:rFonts w:ascii="Arial Unicode MS" w:cs="Arial Unicode MS" w:eastAsia="Arial Unicode MS" w:hAnsi="Arial Unicode MS"/>
          <w:rtl w:val="0"/>
        </w:rPr>
        <w:t xml:space="preserve">일반적으로 한 그루의 나무는 한 목표물에 엄폐물을 제공할 수 있습니다.</w:t>
      </w:r>
    </w:p>
    <w:p w:rsidR="00000000" w:rsidDel="00000000" w:rsidP="00000000" w:rsidRDefault="00000000" w:rsidRPr="00000000" w14:paraId="00001D7E">
      <w:pPr>
        <w:rPr/>
      </w:pPr>
      <w:r w:rsidDel="00000000" w:rsidR="00000000" w:rsidRPr="00000000">
        <w:rPr>
          <w:rFonts w:ascii="Arial Unicode MS" w:cs="Arial Unicode MS" w:eastAsia="Arial Unicode MS" w:hAnsi="Arial Unicode MS"/>
          <w:rtl w:val="0"/>
        </w:rPr>
        <w:t xml:space="preserve">환경 효과:</w:t>
      </w:r>
    </w:p>
    <w:p w:rsidR="00000000" w:rsidDel="00000000" w:rsidP="00000000" w:rsidRDefault="00000000" w:rsidRPr="00000000" w14:paraId="00001D7F">
      <w:pPr>
        <w:rPr/>
      </w:pPr>
      <w:r w:rsidDel="00000000" w:rsidR="00000000" w:rsidRPr="00000000">
        <w:rPr>
          <w:rFonts w:ascii="Arial Unicode MS" w:cs="Arial Unicode MS" w:eastAsia="Arial Unicode MS" w:hAnsi="Arial Unicode MS"/>
          <w:rtl w:val="0"/>
        </w:rPr>
        <w:t xml:space="preserve">덤불은 일반적으로 덩굴, 뿌리, 작은 관목 등 숲 바닥에서 흔히 볼 수 있는 것들로 구성됩니다. 이러한 것들이 숲 바닥에 가득합니다. </w:t>
      </w:r>
    </w:p>
    <w:p w:rsidR="00000000" w:rsidDel="00000000" w:rsidP="00000000" w:rsidRDefault="00000000" w:rsidRPr="00000000" w14:paraId="00001D80">
      <w:pPr>
        <w:rPr/>
      </w:pPr>
      <w:r w:rsidDel="00000000" w:rsidR="00000000" w:rsidRPr="00000000">
        <w:rPr>
          <w:rFonts w:ascii="Arial Unicode MS" w:cs="Arial Unicode MS" w:eastAsia="Arial Unicode MS" w:hAnsi="Arial Unicode MS"/>
          <w:rtl w:val="0"/>
        </w:rPr>
        <w:t xml:space="preserve">모든 숲 바닥은 험난한 지형으로 간주되며, 이것은 환경 효과입니다.</w:t>
      </w:r>
    </w:p>
    <w:p w:rsidR="00000000" w:rsidDel="00000000" w:rsidP="00000000" w:rsidRDefault="00000000" w:rsidRPr="00000000" w14:paraId="00001D81">
      <w:pPr>
        <w:rPr/>
      </w:pPr>
      <w:r w:rsidDel="00000000" w:rsidR="00000000" w:rsidRPr="00000000">
        <w:rPr>
          <w:rFonts w:ascii="Arial Unicode MS" w:cs="Arial Unicode MS" w:eastAsia="Arial Unicode MS" w:hAnsi="Arial Unicode MS"/>
          <w:rtl w:val="0"/>
        </w:rPr>
        <w:t xml:space="preserve">또한 숲에는 일부 덤불이 있습니다.</w:t>
      </w:r>
    </w:p>
    <w:p w:rsidR="00000000" w:rsidDel="00000000" w:rsidP="00000000" w:rsidRDefault="00000000" w:rsidRPr="00000000" w14:paraId="00001D82">
      <w:pPr>
        <w:rPr/>
      </w:pPr>
      <w:r w:rsidDel="00000000" w:rsidR="00000000" w:rsidRPr="00000000">
        <w:rPr>
          <w:rFonts w:ascii="Arial Unicode MS" w:cs="Arial Unicode MS" w:eastAsia="Arial Unicode MS" w:hAnsi="Arial Unicode MS"/>
          <w:rtl w:val="0"/>
        </w:rPr>
        <w:t xml:space="preserve">이러한 덤불은 보통 숲과 밀림에서만 나타납니다. 2미터마다 보통 숲에 나타날 확률은 20%, 밀림에 나타날 확률은 50%입니다.</w:t>
      </w:r>
    </w:p>
    <w:p w:rsidR="00000000" w:rsidDel="00000000" w:rsidP="00000000" w:rsidRDefault="00000000" w:rsidRPr="00000000" w14:paraId="00001D83">
      <w:pPr>
        <w:rPr/>
      </w:pPr>
      <w:r w:rsidDel="00000000" w:rsidR="00000000" w:rsidRPr="00000000">
        <w:rPr>
          <w:rFonts w:ascii="Arial Unicode MS" w:cs="Arial Unicode MS" w:eastAsia="Arial Unicode MS" w:hAnsi="Arial Unicode MS"/>
          <w:rtl w:val="0"/>
        </w:rPr>
        <w:t xml:space="preserve">캐릭터는 덤불과 같은 위치에 있을 수 있으며, 덤불에 있을 때 이러한 덤불은 목표물에 엄폐물을 제공할 수 있고, 숨기(은신) 판정 시 3DP 환경 보너스를 얻습니다. </w:t>
      </w:r>
    </w:p>
    <w:p w:rsidR="00000000" w:rsidDel="00000000" w:rsidP="00000000" w:rsidRDefault="00000000" w:rsidRPr="00000000" w14:paraId="00001D84">
      <w:pPr>
        <w:rPr/>
      </w:pPr>
      <w:r w:rsidDel="00000000" w:rsidR="00000000" w:rsidRPr="00000000">
        <w:rPr>
          <w:rFonts w:ascii="Arial Unicode MS" w:cs="Arial Unicode MS" w:eastAsia="Arial Unicode MS" w:hAnsi="Arial Unicode MS"/>
          <w:rtl w:val="0"/>
        </w:rPr>
        <w:t xml:space="preserve">나무로 인해 다양한 숲에서의 시야 거리가 다릅니다.</w:t>
      </w:r>
    </w:p>
    <w:p w:rsidR="00000000" w:rsidDel="00000000" w:rsidP="00000000" w:rsidRDefault="00000000" w:rsidRPr="00000000" w14:paraId="00001D85">
      <w:pPr>
        <w:rPr/>
      </w:pPr>
      <w:r w:rsidDel="00000000" w:rsidR="00000000" w:rsidRPr="00000000">
        <w:rPr>
          <w:rFonts w:ascii="Arial Unicode MS" w:cs="Arial Unicode MS" w:eastAsia="Arial Unicode MS" w:hAnsi="Arial Unicode MS"/>
          <w:rtl w:val="0"/>
        </w:rPr>
        <w:t xml:space="preserve">소림의 최대 시야 거리는 6D10미터입니다.</w:t>
      </w:r>
    </w:p>
    <w:p w:rsidR="00000000" w:rsidDel="00000000" w:rsidP="00000000" w:rsidRDefault="00000000" w:rsidRPr="00000000" w14:paraId="00001D86">
      <w:pPr>
        <w:rPr/>
      </w:pPr>
      <w:r w:rsidDel="00000000" w:rsidR="00000000" w:rsidRPr="00000000">
        <w:rPr>
          <w:rFonts w:ascii="Arial Unicode MS" w:cs="Arial Unicode MS" w:eastAsia="Arial Unicode MS" w:hAnsi="Arial Unicode MS"/>
          <w:rtl w:val="0"/>
        </w:rPr>
        <w:t xml:space="preserve">보통 숲의 최대 시야 거리는 5D10미터입니다.</w:t>
      </w:r>
    </w:p>
    <w:p w:rsidR="00000000" w:rsidDel="00000000" w:rsidP="00000000" w:rsidRDefault="00000000" w:rsidRPr="00000000" w14:paraId="00001D87">
      <w:pPr>
        <w:rPr/>
      </w:pPr>
      <w:r w:rsidDel="00000000" w:rsidR="00000000" w:rsidRPr="00000000">
        <w:rPr>
          <w:rFonts w:ascii="Arial Unicode MS" w:cs="Arial Unicode MS" w:eastAsia="Arial Unicode MS" w:hAnsi="Arial Unicode MS"/>
          <w:rtl w:val="0"/>
        </w:rPr>
        <w:t xml:space="preserve">밀림의 최대 시야 거리는 4D10미터입니다. </w:t>
      </w:r>
    </w:p>
    <w:p w:rsidR="00000000" w:rsidDel="00000000" w:rsidP="00000000" w:rsidRDefault="00000000" w:rsidRPr="00000000" w14:paraId="00001D88">
      <w:pPr>
        <w:rPr/>
      </w:pPr>
      <w:r w:rsidDel="00000000" w:rsidR="00000000" w:rsidRPr="00000000">
        <w:rPr>
          <w:rFonts w:ascii="Arial Unicode MS" w:cs="Arial Unicode MS" w:eastAsia="Arial Unicode MS" w:hAnsi="Arial Unicode MS"/>
          <w:rtl w:val="0"/>
        </w:rPr>
        <w:t xml:space="preserve">이 항목은 캐릭터의 최대 시야에만 영향을 미치며, 다른 감지 범위나 희미한 범위 능력에는 영향을 주지 않지만 암시에는 정상적으로 영향을 줍니다.</w:t>
      </w:r>
    </w:p>
    <w:p w:rsidR="00000000" w:rsidDel="00000000" w:rsidP="00000000" w:rsidRDefault="00000000" w:rsidRPr="00000000" w14:paraId="00001D89">
      <w:pPr>
        <w:rPr/>
      </w:pPr>
      <w:r w:rsidDel="00000000" w:rsidR="00000000" w:rsidRPr="00000000">
        <w:rPr>
          <w:rFonts w:ascii="Arial Unicode MS" w:cs="Arial Unicode MS" w:eastAsia="Arial Unicode MS" w:hAnsi="Arial Unicode MS"/>
          <w:rtl w:val="0"/>
        </w:rPr>
        <w:t xml:space="preserve">숲속의 각종 소리는 청취를 방해합니다. 통찰+수사(청취) 판정 시 목표 음원이 자신으로부터 5미터 초과할 때마다 DC가 1점씩 증가합니다.</w:t>
      </w:r>
    </w:p>
    <w:p w:rsidR="00000000" w:rsidDel="00000000" w:rsidP="00000000" w:rsidRDefault="00000000" w:rsidRPr="00000000" w14:paraId="00001D8A">
      <w:pPr>
        <w:rPr/>
      </w:pPr>
      <w:r w:rsidDel="00000000" w:rsidR="00000000" w:rsidRPr="00000000">
        <w:rPr>
          <w:rFonts w:ascii="Arial Unicode MS" w:cs="Arial Unicode MS" w:eastAsia="Arial Unicode MS" w:hAnsi="Arial Unicode MS"/>
          <w:rtl w:val="0"/>
        </w:rPr>
        <w:t xml:space="preserve">숲속의 기타 지형 요소:</w:t>
      </w:r>
    </w:p>
    <w:p w:rsidR="00000000" w:rsidDel="00000000" w:rsidP="00000000" w:rsidRDefault="00000000" w:rsidRPr="00000000" w14:paraId="00001D8B">
      <w:pPr>
        <w:rPr/>
      </w:pPr>
      <w:r w:rsidDel="00000000" w:rsidR="00000000" w:rsidRPr="00000000">
        <w:rPr>
          <w:rFonts w:ascii="Arial Unicode MS" w:cs="Arial Unicode MS" w:eastAsia="Arial Unicode MS" w:hAnsi="Arial Unicode MS"/>
          <w:rtl w:val="0"/>
        </w:rPr>
        <w:t xml:space="preserve">쓰러진 거목: 이러한 거목은 그 부피에 따라 엄폐 규칙에 따른 해당 엄폐 보너스를 제공할 수 있습니다.</w:t>
      </w:r>
    </w:p>
    <w:p w:rsidR="00000000" w:rsidDel="00000000" w:rsidP="00000000" w:rsidRDefault="00000000" w:rsidRPr="00000000" w14:paraId="00001D8C">
      <w:pPr>
        <w:rPr/>
      </w:pPr>
      <w:r w:rsidDel="00000000" w:rsidR="00000000" w:rsidRPr="00000000">
        <w:rPr>
          <w:rFonts w:ascii="Arial Unicode MS" w:cs="Arial Unicode MS" w:eastAsia="Arial Unicode MS" w:hAnsi="Arial Unicode MS"/>
          <w:rtl w:val="0"/>
        </w:rPr>
        <w:t xml:space="preserve">숲속 개울: 이러한 개울은 일반적으로 폭이 4미터, 깊이가 1미터를 넘지 않습니다.</w:t>
      </w:r>
    </w:p>
    <w:p w:rsidR="00000000" w:rsidDel="00000000" w:rsidP="00000000" w:rsidRDefault="00000000" w:rsidRPr="00000000" w14:paraId="00001D8D">
      <w:pPr>
        <w:rPr/>
      </w:pPr>
      <w:r w:rsidDel="00000000" w:rsidR="00000000" w:rsidRPr="00000000">
        <w:rPr>
          <w:rFonts w:ascii="Arial Unicode MS" w:cs="Arial Unicode MS" w:eastAsia="Arial Unicode MS" w:hAnsi="Arial Unicode MS"/>
          <w:rtl w:val="0"/>
        </w:rPr>
        <w:t xml:space="preserve">숲길: 이러한 길에서 이동하는 것은 험난한 지형으로 간주되지 않습니다.</w:t>
      </w:r>
    </w:p>
    <w:p w:rsidR="00000000" w:rsidDel="00000000" w:rsidP="00000000" w:rsidRDefault="00000000" w:rsidRPr="00000000" w14:paraId="00001D8E">
      <w:pPr>
        <w:rPr/>
      </w:pPr>
      <w:r w:rsidDel="00000000" w:rsidR="00000000" w:rsidRPr="00000000">
        <w:rPr>
          <w:rFonts w:ascii="Arial Unicode MS" w:cs="Arial Unicode MS" w:eastAsia="Arial Unicode MS" w:hAnsi="Arial Unicode MS"/>
          <w:rtl w:val="0"/>
        </w:rPr>
        <w:t xml:space="preserve">산불:</w:t>
      </w:r>
    </w:p>
    <w:p w:rsidR="00000000" w:rsidDel="00000000" w:rsidP="00000000" w:rsidRDefault="00000000" w:rsidRPr="00000000" w14:paraId="00001D8F">
      <w:pPr>
        <w:rPr/>
      </w:pPr>
      <w:r w:rsidDel="00000000" w:rsidR="00000000" w:rsidRPr="00000000">
        <w:rPr>
          <w:rFonts w:ascii="Arial Unicode MS" w:cs="Arial Unicode MS" w:eastAsia="Arial Unicode MS" w:hAnsi="Arial Unicode MS"/>
          <w:rtl w:val="0"/>
        </w:rPr>
        <w:t xml:space="preserve">대부분의 PC는 아무 데나 불을 지르는 것을 선택할 수 있습니다. 물론 가뭄으로 인해, 또는 나무에 번개가 치거나, 영화에 원래 있던 장면 때문에 우리는 캐릭터가 처한 위험한 상황을 알리기 위해 산불을 사용할 것입니다.</w:t>
      </w:r>
    </w:p>
    <w:p w:rsidR="00000000" w:rsidDel="00000000" w:rsidP="00000000" w:rsidRDefault="00000000" w:rsidRPr="00000000" w14:paraId="00001D90">
      <w:pPr>
        <w:rPr/>
      </w:pPr>
      <w:r w:rsidDel="00000000" w:rsidR="00000000" w:rsidRPr="00000000">
        <w:rPr>
          <w:rFonts w:ascii="Arial Unicode MS" w:cs="Arial Unicode MS" w:eastAsia="Arial Unicode MS" w:hAnsi="Arial Unicode MS"/>
          <w:rtl w:val="0"/>
        </w:rPr>
        <w:t xml:space="preserve">캐릭터는 통찰+수사(정찰) 판정을 통해 산불을 발견할 수 있으며, 성공 수 하나당 자신으로부터 100미터 밖의 화재 상황을 발견할 수 있고, 최대 캐릭터 자신의 희미한 범위를 초과할 수 없습니다.</w:t>
      </w:r>
    </w:p>
    <w:p w:rsidR="00000000" w:rsidDel="00000000" w:rsidP="00000000" w:rsidRDefault="00000000" w:rsidRPr="00000000" w14:paraId="00001D91">
      <w:pPr>
        <w:rPr/>
      </w:pPr>
      <w:r w:rsidDel="00000000" w:rsidR="00000000" w:rsidRPr="00000000">
        <w:rPr>
          <w:rFonts w:ascii="Arial Unicode MS" w:cs="Arial Unicode MS" w:eastAsia="Arial Unicode MS" w:hAnsi="Arial Unicode MS"/>
          <w:rtl w:val="0"/>
        </w:rPr>
        <w:t xml:space="preserve">파티의 모든 인물의 판정이 모두 실패하면, 불길이 캐릭터의 시야(또는 캐릭터의 일부 특수 능력, 예를 들어 암시) 안으로 번질 때 캐릭터는 반드시 숲에 불이 났다는 것을 발견하게 됩니다.</w:t>
      </w:r>
    </w:p>
    <w:p w:rsidR="00000000" w:rsidDel="00000000" w:rsidP="00000000" w:rsidRDefault="00000000" w:rsidRPr="00000000" w14:paraId="00001D92">
      <w:pPr>
        <w:rPr/>
      </w:pPr>
      <w:r w:rsidDel="00000000" w:rsidR="00000000" w:rsidRPr="00000000">
        <w:rPr>
          <w:rFonts w:ascii="Arial Unicode MS" w:cs="Arial Unicode MS" w:eastAsia="Arial Unicode MS" w:hAnsi="Arial Unicode MS"/>
          <w:rtl w:val="0"/>
        </w:rPr>
        <w:t xml:space="preserve">어떤 정찰 수단도 없는 캐릭터(예: 장님이며 다른 특수 능력이 없는 경우)의 경우, 불길로부터 30미터 거리에서 산불의 뜨거운 느낌으로 자동으로 화재를 발견합니다.</w:t>
      </w:r>
    </w:p>
    <w:p w:rsidR="00000000" w:rsidDel="00000000" w:rsidP="00000000" w:rsidRDefault="00000000" w:rsidRPr="00000000" w14:paraId="00001D93">
      <w:pPr>
        <w:rPr/>
      </w:pPr>
      <w:r w:rsidDel="00000000" w:rsidR="00000000" w:rsidRPr="00000000">
        <w:rPr>
          <w:rFonts w:ascii="Arial Unicode MS" w:cs="Arial Unicode MS" w:eastAsia="Arial Unicode MS" w:hAnsi="Arial Unicode MS"/>
          <w:rtl w:val="0"/>
        </w:rPr>
        <w:t xml:space="preserve">순풍의 화재 번질 속도는 매우 빠르며, 그 속도는 현재 풍속*1.5와 같습니다.</w:t>
      </w:r>
    </w:p>
    <w:p w:rsidR="00000000" w:rsidDel="00000000" w:rsidP="00000000" w:rsidRDefault="00000000" w:rsidRPr="00000000" w14:paraId="00001D94">
      <w:pPr>
        <w:rPr/>
      </w:pPr>
      <w:r w:rsidDel="00000000" w:rsidR="00000000" w:rsidRPr="00000000">
        <w:rPr>
          <w:rFonts w:ascii="Arial Unicode MS" w:cs="Arial Unicode MS" w:eastAsia="Arial Unicode MS" w:hAnsi="Arial Unicode MS"/>
          <w:rtl w:val="0"/>
        </w:rPr>
        <w:t xml:space="preserve">무풍 상태에서의 화재 번질 속도는 5미터/라운드입니다.</w:t>
      </w:r>
    </w:p>
    <w:p w:rsidR="00000000" w:rsidDel="00000000" w:rsidP="00000000" w:rsidRDefault="00000000" w:rsidRPr="00000000" w14:paraId="00001D95">
      <w:pPr>
        <w:rPr/>
      </w:pPr>
      <w:r w:rsidDel="00000000" w:rsidR="00000000" w:rsidRPr="00000000">
        <w:rPr>
          <w:rFonts w:ascii="Arial Unicode MS" w:cs="Arial Unicode MS" w:eastAsia="Arial Unicode MS" w:hAnsi="Arial Unicode MS"/>
          <w:rtl w:val="0"/>
        </w:rPr>
        <w:t xml:space="preserve">역풍 상태에서의 화재는 역풍 방향으로 번지지 않고 풍속에 따라 순풍 방향으로 번집니다.</w:t>
      </w:r>
    </w:p>
    <w:p w:rsidR="00000000" w:rsidDel="00000000" w:rsidP="00000000" w:rsidRDefault="00000000" w:rsidRPr="00000000" w14:paraId="00001D96">
      <w:pPr>
        <w:rPr/>
      </w:pPr>
      <w:r w:rsidDel="00000000" w:rsidR="00000000" w:rsidRPr="00000000">
        <w:rPr>
          <w:rFonts w:ascii="Arial Unicode MS" w:cs="Arial Unicode MS" w:eastAsia="Arial Unicode MS" w:hAnsi="Arial Unicode MS"/>
          <w:rtl w:val="0"/>
        </w:rPr>
        <w:t xml:space="preserve">숲에 불이 붙으면 해당 구역은 8D10분 내에 불타 없어집니다.</w:t>
      </w:r>
    </w:p>
    <w:p w:rsidR="00000000" w:rsidDel="00000000" w:rsidP="00000000" w:rsidRDefault="00000000" w:rsidRPr="00000000" w14:paraId="00001D97">
      <w:pPr>
        <w:rPr/>
      </w:pPr>
      <w:r w:rsidDel="00000000" w:rsidR="00000000" w:rsidRPr="00000000">
        <w:rPr>
          <w:rtl w:val="0"/>
        </w:rPr>
        <w:t xml:space="preserve">=====================================================================</w:t>
      </w:r>
    </w:p>
    <w:p w:rsidR="00000000" w:rsidDel="00000000" w:rsidP="00000000" w:rsidRDefault="00000000" w:rsidRPr="00000000" w14:paraId="00001D98">
      <w:pPr>
        <w:rPr/>
      </w:pPr>
      <w:r w:rsidDel="00000000" w:rsidR="00000000" w:rsidRPr="00000000">
        <w:rPr>
          <w:rtl w:val="0"/>
        </w:rPr>
        <w:t xml:space="preserve">======================================</w:t>
      </w:r>
    </w:p>
    <w:p w:rsidR="00000000" w:rsidDel="00000000" w:rsidP="00000000" w:rsidRDefault="00000000" w:rsidRPr="00000000" w14:paraId="00001D99">
      <w:pPr>
        <w:rPr/>
      </w:pPr>
      <w:r w:rsidDel="00000000" w:rsidR="00000000" w:rsidRPr="00000000">
        <w:rPr>
          <w:rFonts w:ascii="Arial Unicode MS" w:cs="Arial Unicode MS" w:eastAsia="Arial Unicode MS" w:hAnsi="Arial Unicode MS"/>
          <w:rtl w:val="0"/>
        </w:rPr>
        <w:t xml:space="preserve">늪지:</w:t>
      </w:r>
    </w:p>
    <w:p w:rsidR="00000000" w:rsidDel="00000000" w:rsidP="00000000" w:rsidRDefault="00000000" w:rsidRPr="00000000" w14:paraId="00001D9A">
      <w:pPr>
        <w:rPr/>
      </w:pPr>
      <w:r w:rsidDel="00000000" w:rsidR="00000000" w:rsidRPr="00000000">
        <w:rPr>
          <w:rFonts w:ascii="Arial Unicode MS" w:cs="Arial Unicode MS" w:eastAsia="Arial Unicode MS" w:hAnsi="Arial Unicode MS"/>
          <w:rtl w:val="0"/>
        </w:rPr>
        <w:t xml:space="preserve">늪지 지형은 일반적으로 습한 늪지와 비교적 건조한 진흙탕 두 가지로 나뉩니다.</w:t>
      </w:r>
    </w:p>
    <w:p w:rsidR="00000000" w:rsidDel="00000000" w:rsidP="00000000" w:rsidRDefault="00000000" w:rsidRPr="00000000" w14:paraId="00001D9B">
      <w:pPr>
        <w:rPr/>
      </w:pPr>
      <w:r w:rsidDel="00000000" w:rsidR="00000000" w:rsidRPr="00000000">
        <w:rPr>
          <w:rFonts w:ascii="Arial Unicode MS" w:cs="Arial Unicode MS" w:eastAsia="Arial Unicode MS" w:hAnsi="Arial Unicode MS"/>
          <w:rtl w:val="0"/>
        </w:rPr>
        <w:t xml:space="preserve">일반적으로 늪지는 주변이 호수이거나 이전에 호수였지만, 어쨌든 모험 세계에서 이 지형이 늪지라면 ST는 이 지형에 늪지를 배치해야 합니다.</w:t>
      </w:r>
    </w:p>
    <w:p w:rsidR="00000000" w:rsidDel="00000000" w:rsidP="00000000" w:rsidRDefault="00000000" w:rsidRPr="00000000" w14:paraId="00001D9C">
      <w:pPr>
        <w:rPr/>
      </w:pPr>
      <w:r w:rsidDel="00000000" w:rsidR="00000000" w:rsidRPr="00000000">
        <w:rPr>
          <w:rFonts w:ascii="Arial Unicode MS" w:cs="Arial Unicode MS" w:eastAsia="Arial Unicode MS" w:hAnsi="Arial Unicode MS"/>
          <w:rtl w:val="0"/>
        </w:rPr>
        <w:t xml:space="preserve">늪지에서 가장 보편적인 지형은 습지입니다. 습지 외에도 물웅덩이와 사람 잡아먹는 늪이 있습니다.</w:t>
      </w:r>
    </w:p>
    <w:p w:rsidR="00000000" w:rsidDel="00000000" w:rsidP="00000000" w:rsidRDefault="00000000" w:rsidRPr="00000000" w14:paraId="00001D9D">
      <w:pPr>
        <w:rPr/>
      </w:pPr>
      <w:r w:rsidDel="00000000" w:rsidR="00000000" w:rsidRPr="00000000">
        <w:rPr>
          <w:rFonts w:ascii="Arial Unicode MS" w:cs="Arial Unicode MS" w:eastAsia="Arial Unicode MS" w:hAnsi="Arial Unicode MS"/>
          <w:rtl w:val="0"/>
        </w:rPr>
        <w:t xml:space="preserve">습지: 모든 습지는 험난한 지형이며, 이 지형에 있을 때 모든 반사 내성 판정 시 3DP 환경 페널티를 받습니다. 이것은 환경 효과입니다.</w:t>
      </w:r>
    </w:p>
    <w:p w:rsidR="00000000" w:rsidDel="00000000" w:rsidP="00000000" w:rsidRDefault="00000000" w:rsidRPr="00000000" w14:paraId="00001D9E">
      <w:pPr>
        <w:rPr/>
      </w:pPr>
      <w:r w:rsidDel="00000000" w:rsidR="00000000" w:rsidRPr="00000000">
        <w:rPr>
          <w:rFonts w:ascii="Arial Unicode MS" w:cs="Arial Unicode MS" w:eastAsia="Arial Unicode MS" w:hAnsi="Arial Unicode MS"/>
          <w:rtl w:val="0"/>
        </w:rPr>
        <w:t xml:space="preserve">물웅덩이: 물웅덩이에는 약 1미터-2미터 깊이의 오수가 있습니다. 중형 크기 이하의 생물은 여기서 1미터 이동하는 데 4미터의 이동력이 소모됩니다. 소형 크기 이하의 생물은 물웅덩이에서 "수영"을 해야만 이동할 수 있습니다. 물웅덩이에 있는 모든 중형 크기 이하의 목표물은 4점의 엄폐 방어를 얻을 수 있습니다.</w:t>
      </w:r>
    </w:p>
    <w:p w:rsidR="00000000" w:rsidDel="00000000" w:rsidP="00000000" w:rsidRDefault="00000000" w:rsidRPr="00000000" w14:paraId="00001D9F">
      <w:pPr>
        <w:rPr/>
      </w:pPr>
      <w:r w:rsidDel="00000000" w:rsidR="00000000" w:rsidRPr="00000000">
        <w:rPr>
          <w:rFonts w:ascii="Arial Unicode MS" w:cs="Arial Unicode MS" w:eastAsia="Arial Unicode MS" w:hAnsi="Arial Unicode MS"/>
          <w:rtl w:val="0"/>
        </w:rPr>
        <w:t xml:space="preserve">보통 물웅덩이의 주변은 습지로 둘러싸여 있습니다.</w:t>
      </w:r>
    </w:p>
    <w:p w:rsidR="00000000" w:rsidDel="00000000" w:rsidP="00000000" w:rsidRDefault="00000000" w:rsidRPr="00000000" w14:paraId="00001DA0">
      <w:pPr>
        <w:rPr/>
      </w:pPr>
      <w:r w:rsidDel="00000000" w:rsidR="00000000" w:rsidRPr="00000000">
        <w:rPr>
          <w:rFonts w:ascii="Arial Unicode MS" w:cs="Arial Unicode MS" w:eastAsia="Arial Unicode MS" w:hAnsi="Arial Unicode MS"/>
          <w:rtl w:val="0"/>
        </w:rPr>
        <w:t xml:space="preserve">그리고 습지와 물웅덩이에서 숨기(잠행) 관련 판정을 할 때는 모두 2DP 환경 페널티를 받습니다.</w:t>
      </w:r>
    </w:p>
    <w:p w:rsidR="00000000" w:rsidDel="00000000" w:rsidP="00000000" w:rsidRDefault="00000000" w:rsidRPr="00000000" w14:paraId="00001DA1">
      <w:pPr>
        <w:rPr/>
      </w:pPr>
      <w:r w:rsidDel="00000000" w:rsidR="00000000" w:rsidRPr="00000000">
        <w:rPr>
          <w:rFonts w:ascii="Arial Unicode MS" w:cs="Arial Unicode MS" w:eastAsia="Arial Unicode MS" w:hAnsi="Arial Unicode MS"/>
          <w:rtl w:val="0"/>
        </w:rPr>
        <w:t xml:space="preserve">사람 잡아먹는 늪: 사람 잡아먹는 늪은 일반적으로 매우 단단해 보이며, 일반 평지나 습지와 비슷합니다. 자신의 정상 속도로 이동하는 목표물은 통찰+생존(야외 생존) 판정을 할 수 있으며, DC는 2이고, 성공하면 실족하기 전에 앞의 사람 잡아먹는 늪을 발견할 수 있습니다. 달리기나 돌격 등의 행위를 하는 캐릭터는 실족하기 전에 사람 잡아먹는 늪을 발견할 기회가 없습니다. 캐릭터가 사람 잡아먹는 늪에 들어가면 해당 캐릭터는 매 라운드 "운동(수영)" 판정을 하며, DC는 2입니다. 성공하면 자신이 계속 가라앉지 않도록 유지하고, 실패하면 1점의 부피만큼 가라앉습니다. 가라앉은 부피가 자신의 부피와 같아지면 물에 잠긴 것으로 간주되며, 이때 질식 상태에 들어갑니다. 성공 수가 5보다 크면 1미터 평행 이동할 수 있는 것으로 간주됩니다.</w:t>
      </w:r>
    </w:p>
    <w:p w:rsidR="00000000" w:rsidDel="00000000" w:rsidP="00000000" w:rsidRDefault="00000000" w:rsidRPr="00000000" w14:paraId="00001DA2">
      <w:pPr>
        <w:rPr/>
      </w:pPr>
      <w:r w:rsidDel="00000000" w:rsidR="00000000" w:rsidRPr="00000000">
        <w:rPr>
          <w:rFonts w:ascii="Arial Unicode MS" w:cs="Arial Unicode MS" w:eastAsia="Arial Unicode MS" w:hAnsi="Arial Unicode MS"/>
          <w:rtl w:val="0"/>
        </w:rPr>
        <w:t xml:space="preserve">빠진 사람이 물가로 기어 올라갈 수 있을 때(예를 들어 물가의 풀이나 나뭇가지 등을 잡을 때)는 "운동(수영)" 판정이 "근력+운동(수영)" 판정으로 바뀝니다. 누군가 도와준다면 협조 규칙에 따라 판단합니다.</w:t>
      </w:r>
    </w:p>
    <w:p w:rsidR="00000000" w:rsidDel="00000000" w:rsidP="00000000" w:rsidRDefault="00000000" w:rsidRPr="00000000" w14:paraId="00001DA3">
      <w:pPr>
        <w:rPr/>
      </w:pPr>
      <w:r w:rsidDel="00000000" w:rsidR="00000000" w:rsidRPr="00000000">
        <w:rPr>
          <w:rFonts w:ascii="Arial Unicode MS" w:cs="Arial Unicode MS" w:eastAsia="Arial Unicode MS" w:hAnsi="Arial Unicode MS"/>
          <w:rtl w:val="0"/>
        </w:rPr>
        <w:t xml:space="preserve">일반적으로 늪지 지형은 캐릭터의 시야에 영향을 주지 않으며, 청취에도 영향을 주지 않습니다.</w:t>
      </w:r>
    </w:p>
    <w:p w:rsidR="00000000" w:rsidDel="00000000" w:rsidP="00000000" w:rsidRDefault="00000000" w:rsidRPr="00000000" w14:paraId="00001DA4">
      <w:pPr>
        <w:rPr/>
      </w:pPr>
      <w:r w:rsidDel="00000000" w:rsidR="00000000" w:rsidRPr="00000000">
        <w:rPr>
          <w:rFonts w:ascii="Arial Unicode MS" w:cs="Arial Unicode MS" w:eastAsia="Arial Unicode MS" w:hAnsi="Arial Unicode MS"/>
          <w:rtl w:val="0"/>
        </w:rPr>
        <w:t xml:space="preserve">늪지의 기타 지형 요소:</w:t>
      </w:r>
    </w:p>
    <w:p w:rsidR="00000000" w:rsidDel="00000000" w:rsidP="00000000" w:rsidRDefault="00000000" w:rsidRPr="00000000" w14:paraId="00001DA5">
      <w:pPr>
        <w:rPr/>
      </w:pPr>
      <w:r w:rsidDel="00000000" w:rsidR="00000000" w:rsidRPr="00000000">
        <w:rPr>
          <w:rFonts w:ascii="Arial Unicode MS" w:cs="Arial Unicode MS" w:eastAsia="Arial Unicode MS" w:hAnsi="Arial Unicode MS"/>
          <w:rtl w:val="0"/>
        </w:rPr>
        <w:t xml:space="preserve">물론 지형 외에도 늪지에는 일반 나무와 덤불 그리고 가시덤불이 있을 수 있습니다.</w:t>
      </w:r>
    </w:p>
    <w:p w:rsidR="00000000" w:rsidDel="00000000" w:rsidP="00000000" w:rsidRDefault="00000000" w:rsidRPr="00000000" w14:paraId="00001DA6">
      <w:pPr>
        <w:rPr/>
      </w:pPr>
      <w:r w:rsidDel="00000000" w:rsidR="00000000" w:rsidRPr="00000000">
        <w:rPr>
          <w:rFonts w:ascii="Arial Unicode MS" w:cs="Arial Unicode MS" w:eastAsia="Arial Unicode MS" w:hAnsi="Arial Unicode MS"/>
          <w:rtl w:val="0"/>
        </w:rPr>
        <w:t xml:space="preserve">가시덤불: 이 식물은 늪지 지형에서 흔히 볼 수 있으며, 일반적으로 돌, 흙과 섞여 있어 낮은 벽과 같습니다. 이러한 가시덤불은 엄폐물을 제공할 수 있습니다.</w:t>
      </w:r>
    </w:p>
    <w:p w:rsidR="00000000" w:rsidDel="00000000" w:rsidP="00000000" w:rsidRDefault="00000000" w:rsidRPr="00000000" w14:paraId="00001DA7">
      <w:pPr>
        <w:rPr/>
      </w:pPr>
      <w:r w:rsidDel="00000000" w:rsidR="00000000" w:rsidRPr="00000000">
        <w:rPr>
          <w:rFonts w:ascii="Arial Unicode MS" w:cs="Arial Unicode MS" w:eastAsia="Arial Unicode MS" w:hAnsi="Arial Unicode MS"/>
          <w:rtl w:val="0"/>
        </w:rPr>
        <w:t xml:space="preserve">가시덤불을 뚫고 지나가려면 근력+운동(등반) 판정을 해야 하며, DC는 3입니다. 실패하면 차이값 1점당 1점의 관통 충격 피해를 받습니다.</w:t>
      </w:r>
    </w:p>
    <w:p w:rsidR="00000000" w:rsidDel="00000000" w:rsidP="00000000" w:rsidRDefault="00000000" w:rsidRPr="00000000" w14:paraId="00001DA8">
      <w:pPr>
        <w:rPr/>
      </w:pPr>
      <w:r w:rsidDel="00000000" w:rsidR="00000000" w:rsidRPr="00000000">
        <w:rPr>
          <w:rtl w:val="0"/>
        </w:rPr>
        <w:t xml:space="preserve">=====================================================================</w:t>
      </w:r>
    </w:p>
    <w:p w:rsidR="00000000" w:rsidDel="00000000" w:rsidP="00000000" w:rsidRDefault="00000000" w:rsidRPr="00000000" w14:paraId="00001DA9">
      <w:pPr>
        <w:rPr/>
      </w:pPr>
      <w:r w:rsidDel="00000000" w:rsidR="00000000" w:rsidRPr="00000000">
        <w:rPr>
          <w:rtl w:val="0"/>
        </w:rPr>
        <w:t xml:space="preserve">======================================</w:t>
      </w:r>
    </w:p>
    <w:p w:rsidR="00000000" w:rsidDel="00000000" w:rsidP="00000000" w:rsidRDefault="00000000" w:rsidRPr="00000000" w14:paraId="00001DAA">
      <w:pPr>
        <w:rPr/>
      </w:pPr>
      <w:r w:rsidDel="00000000" w:rsidR="00000000" w:rsidRPr="00000000">
        <w:rPr>
          <w:rFonts w:ascii="Arial Unicode MS" w:cs="Arial Unicode MS" w:eastAsia="Arial Unicode MS" w:hAnsi="Arial Unicode MS"/>
          <w:rtl w:val="0"/>
        </w:rPr>
        <w:t xml:space="preserve">구릉:</w:t>
      </w:r>
    </w:p>
    <w:p w:rsidR="00000000" w:rsidDel="00000000" w:rsidP="00000000" w:rsidRDefault="00000000" w:rsidRPr="00000000" w14:paraId="00001DAB">
      <w:pPr>
        <w:rPr/>
      </w:pPr>
      <w:r w:rsidDel="00000000" w:rsidR="00000000" w:rsidRPr="00000000">
        <w:rPr>
          <w:rFonts w:ascii="Arial Unicode MS" w:cs="Arial Unicode MS" w:eastAsia="Arial Unicode MS" w:hAnsi="Arial Unicode MS"/>
          <w:rtl w:val="0"/>
        </w:rPr>
        <w:t xml:space="preserve">구릉 지형은 다른 모든 지형에 나타날 수 있으며, 물론 독립적인 한 구역일 수도 있습니다.</w:t>
      </w:r>
    </w:p>
    <w:p w:rsidR="00000000" w:rsidDel="00000000" w:rsidP="00000000" w:rsidRDefault="00000000" w:rsidRPr="00000000" w14:paraId="00001DAC">
      <w:pPr>
        <w:rPr/>
      </w:pPr>
      <w:r w:rsidDel="00000000" w:rsidR="00000000" w:rsidRPr="00000000">
        <w:rPr>
          <w:rFonts w:ascii="Arial Unicode MS" w:cs="Arial Unicode MS" w:eastAsia="Arial Unicode MS" w:hAnsi="Arial Unicode MS"/>
          <w:rtl w:val="0"/>
        </w:rPr>
        <w:t xml:space="preserve">어쨌든 이러한 지형을 어디에나 삽입하여 일부 경관을 구성할 수 있습니다. 일부 모험 세계에서는 숲 외에 대부분의 지형이 구릉입니다.</w:t>
      </w:r>
    </w:p>
    <w:p w:rsidR="00000000" w:rsidDel="00000000" w:rsidP="00000000" w:rsidRDefault="00000000" w:rsidRPr="00000000" w14:paraId="00001DAD">
      <w:pPr>
        <w:rPr/>
      </w:pPr>
      <w:r w:rsidDel="00000000" w:rsidR="00000000" w:rsidRPr="00000000">
        <w:rPr>
          <w:rFonts w:ascii="Arial Unicode MS" w:cs="Arial Unicode MS" w:eastAsia="Arial Unicode MS" w:hAnsi="Arial Unicode MS"/>
          <w:rtl w:val="0"/>
        </w:rPr>
        <w:t xml:space="preserve">구릉은 보통 평원과 산맥 사이에 있으며, 매우 흔한 지형입니다.</w:t>
      </w:r>
    </w:p>
    <w:p w:rsidR="00000000" w:rsidDel="00000000" w:rsidP="00000000" w:rsidRDefault="00000000" w:rsidRPr="00000000" w14:paraId="00001DAE">
      <w:pPr>
        <w:rPr/>
      </w:pPr>
      <w:r w:rsidDel="00000000" w:rsidR="00000000" w:rsidRPr="00000000">
        <w:rPr>
          <w:rFonts w:ascii="Arial Unicode MS" w:cs="Arial Unicode MS" w:eastAsia="Arial Unicode MS" w:hAnsi="Arial Unicode MS"/>
          <w:rtl w:val="0"/>
        </w:rPr>
        <w:t xml:space="preserve">구릉의 지형은 높낮이가 있어 비교적 복잡하며, 우리는 이를 3가지로 분류합니다:</w:t>
      </w:r>
    </w:p>
    <w:p w:rsidR="00000000" w:rsidDel="00000000" w:rsidP="00000000" w:rsidRDefault="00000000" w:rsidRPr="00000000" w14:paraId="00001DAF">
      <w:pPr>
        <w:rPr/>
      </w:pPr>
      <w:r w:rsidDel="00000000" w:rsidR="00000000" w:rsidRPr="00000000">
        <w:rPr>
          <w:rFonts w:ascii="Arial Unicode MS" w:cs="Arial Unicode MS" w:eastAsia="Arial Unicode MS" w:hAnsi="Arial Unicode MS"/>
          <w:rtl w:val="0"/>
        </w:rPr>
        <w:t xml:space="preserve">완경사: 위에서 아래로 전진할 때는 정상 지형으로 간주되고, 아래에서 위로 전진할 때는 험난한 지형으로 간주되지만, 이 험난한 지형에서는 돌격이 허용됩니다. 이것은 환경 효과입니다.</w:t>
      </w:r>
    </w:p>
    <w:p w:rsidR="00000000" w:rsidDel="00000000" w:rsidP="00000000" w:rsidRDefault="00000000" w:rsidRPr="00000000" w14:paraId="00001DB0">
      <w:pPr>
        <w:rPr/>
      </w:pPr>
      <w:r w:rsidDel="00000000" w:rsidR="00000000" w:rsidRPr="00000000">
        <w:rPr>
          <w:rFonts w:ascii="Arial Unicode MS" w:cs="Arial Unicode MS" w:eastAsia="Arial Unicode MS" w:hAnsi="Arial Unicode MS"/>
          <w:rtl w:val="0"/>
        </w:rPr>
        <w:t xml:space="preserve">급경사: 위에서 아래로 전진할 때는 정상 지형으로 간주되지만, 위에서 아래로 돌격 등의 행위를 할 때는 민첩+운동(평형감각) 판정을 해야 하며, DC는 2입니다. 실패하면 넘어지고 현재 속도의 1D2*1/6미터만큼 미끄러지며, 남은 미끄러진 미터 수/2만큼의 충격 피해를 받습니다. 아래에서 위로 전진할 때는 험난한 지형으로 간주되며, 이것은 환경 효과입니다.</w:t>
      </w:r>
    </w:p>
    <w:p w:rsidR="00000000" w:rsidDel="00000000" w:rsidP="00000000" w:rsidRDefault="00000000" w:rsidRPr="00000000" w14:paraId="00001DB1">
      <w:pPr>
        <w:rPr/>
      </w:pPr>
      <w:r w:rsidDel="00000000" w:rsidR="00000000" w:rsidRPr="00000000">
        <w:rPr>
          <w:rFonts w:ascii="Arial Unicode MS" w:cs="Arial Unicode MS" w:eastAsia="Arial Unicode MS" w:hAnsi="Arial Unicode MS"/>
          <w:rtl w:val="0"/>
        </w:rPr>
        <w:t xml:space="preserve">절벽: 절벽은 수직의 암벽으로, 정상적으로 이동할 수 없습니다. 일반적으로 절벽의 높이는 2D10미터입니다.</w:t>
      </w:r>
    </w:p>
    <w:p w:rsidR="00000000" w:rsidDel="00000000" w:rsidP="00000000" w:rsidRDefault="00000000" w:rsidRPr="00000000" w14:paraId="00001DB2">
      <w:pPr>
        <w:rPr/>
      </w:pPr>
      <w:r w:rsidDel="00000000" w:rsidR="00000000" w:rsidRPr="00000000">
        <w:rPr>
          <w:rFonts w:ascii="Arial Unicode MS" w:cs="Arial Unicode MS" w:eastAsia="Arial Unicode MS" w:hAnsi="Arial Unicode MS"/>
          <w:rtl w:val="0"/>
        </w:rPr>
        <w:t xml:space="preserve">일반적으로 구릉은 캐릭터의 시야를 방해하지 않으며, 청취 판정에도 어떤 영향을 주지 않습니다.</w:t>
      </w:r>
    </w:p>
    <w:p w:rsidR="00000000" w:rsidDel="00000000" w:rsidP="00000000" w:rsidRDefault="00000000" w:rsidRPr="00000000" w14:paraId="00001DB3">
      <w:pPr>
        <w:rPr/>
      </w:pPr>
      <w:r w:rsidDel="00000000" w:rsidR="00000000" w:rsidRPr="00000000">
        <w:rPr>
          <w:rFonts w:ascii="Arial Unicode MS" w:cs="Arial Unicode MS" w:eastAsia="Arial Unicode MS" w:hAnsi="Arial Unicode MS"/>
          <w:rtl w:val="0"/>
        </w:rPr>
        <w:t xml:space="preserve">하지만 구릉의 높은 위치에 있는 캐릭터는 낮은 위치의 캐릭터에 대해 부분 엄폐를 얻습니다.</w:t>
      </w:r>
    </w:p>
    <w:p w:rsidR="00000000" w:rsidDel="00000000" w:rsidP="00000000" w:rsidRDefault="00000000" w:rsidRPr="00000000" w14:paraId="00001DB4">
      <w:pPr>
        <w:rPr/>
      </w:pPr>
      <w:r w:rsidDel="00000000" w:rsidR="00000000" w:rsidRPr="00000000">
        <w:rPr>
          <w:rFonts w:ascii="Arial Unicode MS" w:cs="Arial Unicode MS" w:eastAsia="Arial Unicode MS" w:hAnsi="Arial Unicode MS"/>
          <w:rtl w:val="0"/>
        </w:rPr>
        <w:t xml:space="preserve">구릉의 기타 지형 요소:</w:t>
      </w:r>
    </w:p>
    <w:p w:rsidR="00000000" w:rsidDel="00000000" w:rsidP="00000000" w:rsidRDefault="00000000" w:rsidRPr="00000000" w14:paraId="00001DB5">
      <w:pPr>
        <w:rPr/>
      </w:pPr>
      <w:r w:rsidDel="00000000" w:rsidR="00000000" w:rsidRPr="00000000">
        <w:rPr>
          <w:rFonts w:ascii="Arial Unicode MS" w:cs="Arial Unicode MS" w:eastAsia="Arial Unicode MS" w:hAnsi="Arial Unicode MS"/>
          <w:rtl w:val="0"/>
        </w:rPr>
        <w:t xml:space="preserve">구릉에는 가끔 나무와 덤불이 있고, 구릉의 가장 아래쪽 계곡 바닥에는 개울이 흔히 있습니다.</w:t>
      </w:r>
    </w:p>
    <w:p w:rsidR="00000000" w:rsidDel="00000000" w:rsidP="00000000" w:rsidRDefault="00000000" w:rsidRPr="00000000" w14:paraId="00001DB6">
      <w:pPr>
        <w:rPr/>
      </w:pPr>
      <w:r w:rsidDel="00000000" w:rsidR="00000000" w:rsidRPr="00000000">
        <w:rPr>
          <w:rFonts w:ascii="Arial Unicode MS" w:cs="Arial Unicode MS" w:eastAsia="Arial Unicode MS" w:hAnsi="Arial Unicode MS"/>
          <w:rtl w:val="0"/>
        </w:rPr>
        <w:t xml:space="preserve">일반 나무와 덤불: 자세한 내용은 "숲"을 참조하십시오.</w:t>
      </w:r>
    </w:p>
    <w:p w:rsidR="00000000" w:rsidDel="00000000" w:rsidP="00000000" w:rsidRDefault="00000000" w:rsidRPr="00000000" w14:paraId="00001DB7">
      <w:pPr>
        <w:rPr/>
      </w:pPr>
      <w:r w:rsidDel="00000000" w:rsidR="00000000" w:rsidRPr="00000000">
        <w:rPr>
          <w:rFonts w:ascii="Arial Unicode MS" w:cs="Arial Unicode MS" w:eastAsia="Arial Unicode MS" w:hAnsi="Arial Unicode MS"/>
          <w:rtl w:val="0"/>
        </w:rPr>
        <w:t xml:space="preserve">계곡 개울: 이러한 개울은 일반적으로 폭이 4미터, 깊이가 2미터를 넘지 않습니다. 주의할 점은 이러한 개울은 일반적으로 가장 낮은 곳으로 흐른다는 것입니다.</w:t>
      </w:r>
    </w:p>
    <w:p w:rsidR="00000000" w:rsidDel="00000000" w:rsidP="00000000" w:rsidRDefault="00000000" w:rsidRPr="00000000" w14:paraId="00001DB8">
      <w:pPr>
        <w:rPr/>
      </w:pPr>
      <w:r w:rsidDel="00000000" w:rsidR="00000000" w:rsidRPr="00000000">
        <w:rPr>
          <w:rtl w:val="0"/>
        </w:rPr>
        <w:t xml:space="preserve">=====================================================================</w:t>
      </w:r>
    </w:p>
    <w:p w:rsidR="00000000" w:rsidDel="00000000" w:rsidP="00000000" w:rsidRDefault="00000000" w:rsidRPr="00000000" w14:paraId="00001DB9">
      <w:pPr>
        <w:rPr/>
      </w:pPr>
      <w:r w:rsidDel="00000000" w:rsidR="00000000" w:rsidRPr="00000000">
        <w:rPr>
          <w:rtl w:val="0"/>
        </w:rPr>
        <w:t xml:space="preserve">======================================</w:t>
      </w:r>
    </w:p>
    <w:p w:rsidR="00000000" w:rsidDel="00000000" w:rsidP="00000000" w:rsidRDefault="00000000" w:rsidRPr="00000000" w14:paraId="00001DBA">
      <w:pPr>
        <w:rPr/>
      </w:pPr>
      <w:r w:rsidDel="00000000" w:rsidR="00000000" w:rsidRPr="00000000">
        <w:rPr>
          <w:rFonts w:ascii="Arial Unicode MS" w:cs="Arial Unicode MS" w:eastAsia="Arial Unicode MS" w:hAnsi="Arial Unicode MS"/>
          <w:rtl w:val="0"/>
        </w:rPr>
        <w:t xml:space="preserve">산맥:</w:t>
      </w:r>
    </w:p>
    <w:p w:rsidR="00000000" w:rsidDel="00000000" w:rsidP="00000000" w:rsidRDefault="00000000" w:rsidRPr="00000000" w14:paraId="00001DBB">
      <w:pPr>
        <w:rPr/>
      </w:pPr>
      <w:r w:rsidDel="00000000" w:rsidR="00000000" w:rsidRPr="00000000">
        <w:rPr>
          <w:rFonts w:ascii="Arial Unicode MS" w:cs="Arial Unicode MS" w:eastAsia="Arial Unicode MS" w:hAnsi="Arial Unicode MS"/>
          <w:rtl w:val="0"/>
        </w:rPr>
        <w:t xml:space="preserve">산맥 지형은 일반적으로 영화에서 비교적 드물게 나옵니다. 산맥 지역은 모두 매우 거대하며, 일반적으로 산맥은 3개의 부분으로 구성되어 있습니다. 캐릭터가 산맥 지역에 들어가면 차례로 비교적 완만한 고산 지형, 그 다음 험준한 산봉우리 지형, 마지막으로 정상의 산정 지형을 보게 됩니다.</w:t>
      </w:r>
    </w:p>
    <w:p w:rsidR="00000000" w:rsidDel="00000000" w:rsidP="00000000" w:rsidRDefault="00000000" w:rsidRPr="00000000" w14:paraId="00001DBC">
      <w:pPr>
        <w:rPr/>
      </w:pPr>
      <w:r w:rsidDel="00000000" w:rsidR="00000000" w:rsidRPr="00000000">
        <w:rPr>
          <w:rFonts w:ascii="Arial Unicode MS" w:cs="Arial Unicode MS" w:eastAsia="Arial Unicode MS" w:hAnsi="Arial Unicode MS"/>
          <w:rtl w:val="0"/>
        </w:rPr>
        <w:t xml:space="preserve">산맥 지형은 비교적 많은 복잡한 지세를 가지고 있습니다.</w:t>
      </w:r>
    </w:p>
    <w:p w:rsidR="00000000" w:rsidDel="00000000" w:rsidP="00000000" w:rsidRDefault="00000000" w:rsidRPr="00000000" w14:paraId="00001DBD">
      <w:pPr>
        <w:rPr/>
      </w:pPr>
      <w:r w:rsidDel="00000000" w:rsidR="00000000" w:rsidRPr="00000000">
        <w:rPr>
          <w:rFonts w:ascii="Arial Unicode MS" w:cs="Arial Unicode MS" w:eastAsia="Arial Unicode MS" w:hAnsi="Arial Unicode MS"/>
          <w:rtl w:val="0"/>
        </w:rPr>
        <w:t xml:space="preserve">완경사: 구릉의 완경사와 비슷합니다.</w:t>
      </w:r>
    </w:p>
    <w:p w:rsidR="00000000" w:rsidDel="00000000" w:rsidP="00000000" w:rsidRDefault="00000000" w:rsidRPr="00000000" w14:paraId="00001DBE">
      <w:pPr>
        <w:rPr/>
      </w:pPr>
      <w:r w:rsidDel="00000000" w:rsidR="00000000" w:rsidRPr="00000000">
        <w:rPr>
          <w:rFonts w:ascii="Arial Unicode MS" w:cs="Arial Unicode MS" w:eastAsia="Arial Unicode MS" w:hAnsi="Arial Unicode MS"/>
          <w:rtl w:val="0"/>
        </w:rPr>
        <w:t xml:space="preserve">급경사: 구릉의 급경사와 비슷합니다.</w:t>
      </w:r>
    </w:p>
    <w:p w:rsidR="00000000" w:rsidDel="00000000" w:rsidP="00000000" w:rsidRDefault="00000000" w:rsidRPr="00000000" w14:paraId="00001DBF">
      <w:pPr>
        <w:rPr/>
      </w:pPr>
      <w:r w:rsidDel="00000000" w:rsidR="00000000" w:rsidRPr="00000000">
        <w:rPr>
          <w:rFonts w:ascii="Arial Unicode MS" w:cs="Arial Unicode MS" w:eastAsia="Arial Unicode MS" w:hAnsi="Arial Unicode MS"/>
          <w:rtl w:val="0"/>
        </w:rPr>
        <w:t xml:space="preserve">절벽: 구릉의 절벽과 비슷합니다. 하지만 더 높이 솟아 있으며, 고산 지역의 높이는 구릉과 비슷하지만, 고봉 지역의 절벽 높이는 이미 4D10미터에 달하고, 산정 지역의 절벽 높이는 8D10미터입니다.</w:t>
      </w:r>
    </w:p>
    <w:p w:rsidR="00000000" w:rsidDel="00000000" w:rsidP="00000000" w:rsidRDefault="00000000" w:rsidRPr="00000000" w14:paraId="00001DC0">
      <w:pPr>
        <w:rPr/>
      </w:pPr>
      <w:r w:rsidDel="00000000" w:rsidR="00000000" w:rsidRPr="00000000">
        <w:rPr>
          <w:rFonts w:ascii="Arial Unicode MS" w:cs="Arial Unicode MS" w:eastAsia="Arial Unicode MS" w:hAnsi="Arial Unicode MS"/>
          <w:rtl w:val="0"/>
        </w:rPr>
        <w:t xml:space="preserve">협곡: 협곡은 지질 변동으로 인해 생깁니다. 이는 함정과 비슷하며, 협곡은 매우 위험해서 캐릭터가 협곡 위에 있을 때는 산체 안으로 떨어집니다. 협곡은 보통 4D10미터 깊이에 길이 3-5미터, 폭 3-15미터이며, 떨어진 후 기어 올라오는 난이도는 일반 암벽에 따라 계산합니다.</w:t>
      </w:r>
    </w:p>
    <w:p w:rsidR="00000000" w:rsidDel="00000000" w:rsidP="00000000" w:rsidRDefault="00000000" w:rsidRPr="00000000" w14:paraId="00001DC1">
      <w:pPr>
        <w:rPr/>
      </w:pPr>
      <w:r w:rsidDel="00000000" w:rsidR="00000000" w:rsidRPr="00000000">
        <w:rPr>
          <w:rFonts w:ascii="Arial Unicode MS" w:cs="Arial Unicode MS" w:eastAsia="Arial Unicode MS" w:hAnsi="Arial Unicode MS"/>
          <w:rtl w:val="0"/>
        </w:rPr>
        <w:t xml:space="preserve">다양한 지형은 다양한 지세를 가지고 있습니다:</w:t>
      </w:r>
    </w:p>
    <w:p w:rsidR="00000000" w:rsidDel="00000000" w:rsidP="00000000" w:rsidRDefault="00000000" w:rsidRPr="00000000" w14:paraId="00001DC2">
      <w:pPr>
        <w:rPr/>
      </w:pPr>
      <w:r w:rsidDel="00000000" w:rsidR="00000000" w:rsidRPr="00000000">
        <w:rPr>
          <w:rFonts w:ascii="Arial Unicode MS" w:cs="Arial Unicode MS" w:eastAsia="Arial Unicode MS" w:hAnsi="Arial Unicode MS"/>
          <w:rtl w:val="0"/>
        </w:rPr>
        <w:t xml:space="preserve">고산: 고산 지형에는 50%의 완경사와 40%의 급경사, 10%의 절벽으로 구성되어 있으며, 지세가 전체적으로 비교적 완만합니다.</w:t>
      </w:r>
    </w:p>
    <w:p w:rsidR="00000000" w:rsidDel="00000000" w:rsidP="00000000" w:rsidRDefault="00000000" w:rsidRPr="00000000" w14:paraId="00001DC3">
      <w:pPr>
        <w:rPr/>
      </w:pPr>
      <w:r w:rsidDel="00000000" w:rsidR="00000000" w:rsidRPr="00000000">
        <w:rPr>
          <w:rFonts w:ascii="Arial Unicode MS" w:cs="Arial Unicode MS" w:eastAsia="Arial Unicode MS" w:hAnsi="Arial Unicode MS"/>
          <w:rtl w:val="0"/>
        </w:rPr>
        <w:t xml:space="preserve">산봉우리: 산봉우리 지형에는 25%의 완경사, 55%의 급경사, 15%의 절벽, 5%의 협곡으로 구성되어 있으며, 지세가 분명히 더 가파르고 위험합니다.</w:t>
      </w:r>
    </w:p>
    <w:p w:rsidR="00000000" w:rsidDel="00000000" w:rsidP="00000000" w:rsidRDefault="00000000" w:rsidRPr="00000000" w14:paraId="00001DC4">
      <w:pPr>
        <w:rPr/>
      </w:pPr>
      <w:r w:rsidDel="00000000" w:rsidR="00000000" w:rsidRPr="00000000">
        <w:rPr>
          <w:rFonts w:ascii="Arial Unicode MS" w:cs="Arial Unicode MS" w:eastAsia="Arial Unicode MS" w:hAnsi="Arial Unicode MS"/>
          <w:rtl w:val="0"/>
        </w:rPr>
        <w:t xml:space="preserve">산정: 산정 지형에서는 완경사가 15%밖에 없고, 급경사가 55%입니다. 절벽은 20%로 증가하고, 협곡은 10%로 증가하며, 이런 지형은 매우 가파르고 위험해서 오르기 쉽지 않습니다.</w:t>
      </w:r>
    </w:p>
    <w:p w:rsidR="00000000" w:rsidDel="00000000" w:rsidP="00000000" w:rsidRDefault="00000000" w:rsidRPr="00000000" w14:paraId="00001DC5">
      <w:pPr>
        <w:rPr/>
      </w:pPr>
      <w:r w:rsidDel="00000000" w:rsidR="00000000" w:rsidRPr="00000000">
        <w:rPr>
          <w:rFonts w:ascii="Arial Unicode MS" w:cs="Arial Unicode MS" w:eastAsia="Arial Unicode MS" w:hAnsi="Arial Unicode MS"/>
          <w:rtl w:val="0"/>
        </w:rPr>
        <w:t xml:space="preserve">일반적으로 구릉은 캐릭터의 시야를 방해하지 않습니다.</w:t>
      </w:r>
    </w:p>
    <w:p w:rsidR="00000000" w:rsidDel="00000000" w:rsidP="00000000" w:rsidRDefault="00000000" w:rsidRPr="00000000" w14:paraId="00001DC6">
      <w:pPr>
        <w:rPr/>
      </w:pPr>
      <w:r w:rsidDel="00000000" w:rsidR="00000000" w:rsidRPr="00000000">
        <w:rPr>
          <w:rFonts w:ascii="Arial Unicode MS" w:cs="Arial Unicode MS" w:eastAsia="Arial Unicode MS" w:hAnsi="Arial Unicode MS"/>
          <w:rtl w:val="0"/>
        </w:rPr>
        <w:t xml:space="preserve">하지만 고산에서는 일반적으로 소리가 더 멀리 전달됩니다. 이는 고산에서 청력 감지 범위가 두 배로 확장된다는 것을 의미합니다.</w:t>
      </w:r>
    </w:p>
    <w:p w:rsidR="00000000" w:rsidDel="00000000" w:rsidP="00000000" w:rsidRDefault="00000000" w:rsidRPr="00000000" w14:paraId="00001DC7">
      <w:pPr>
        <w:rPr/>
      </w:pPr>
      <w:r w:rsidDel="00000000" w:rsidR="00000000" w:rsidRPr="00000000">
        <w:rPr>
          <w:rFonts w:ascii="Arial Unicode MS" w:cs="Arial Unicode MS" w:eastAsia="Arial Unicode MS" w:hAnsi="Arial Unicode MS"/>
          <w:rtl w:val="0"/>
        </w:rPr>
        <w:t xml:space="preserve">하지만 산맥의 높은 위치에 있는 캐릭터는 낮은 위치의 캐릭터에 대해 엄폐물을 얻습니다.</w:t>
      </w:r>
    </w:p>
    <w:p w:rsidR="00000000" w:rsidDel="00000000" w:rsidP="00000000" w:rsidRDefault="00000000" w:rsidRPr="00000000" w14:paraId="00001DC8">
      <w:pPr>
        <w:rPr/>
      </w:pPr>
      <w:r w:rsidDel="00000000" w:rsidR="00000000" w:rsidRPr="00000000">
        <w:rPr>
          <w:rFonts w:ascii="Arial Unicode MS" w:cs="Arial Unicode MS" w:eastAsia="Arial Unicode MS" w:hAnsi="Arial Unicode MS"/>
          <w:rtl w:val="0"/>
        </w:rPr>
        <w:t xml:space="preserve">산맥의 기타 지형 요소:</w:t>
      </w:r>
    </w:p>
    <w:p w:rsidR="00000000" w:rsidDel="00000000" w:rsidP="00000000" w:rsidRDefault="00000000" w:rsidRPr="00000000" w14:paraId="00001DC9">
      <w:pPr>
        <w:rPr/>
      </w:pPr>
      <w:r w:rsidDel="00000000" w:rsidR="00000000" w:rsidRPr="00000000">
        <w:rPr>
          <w:rFonts w:ascii="Arial Unicode MS" w:cs="Arial Unicode MS" w:eastAsia="Arial Unicode MS" w:hAnsi="Arial Unicode MS"/>
          <w:rtl w:val="0"/>
        </w:rPr>
        <w:t xml:space="preserve">덤불: 자세한 내용은 "숲"을 참조하십시오. 하지만 덤불은 매우 적게 나타나며, 산정에 도달한 후에는 거의 없어집니다.</w:t>
      </w:r>
    </w:p>
    <w:p w:rsidR="00000000" w:rsidDel="00000000" w:rsidP="00000000" w:rsidRDefault="00000000" w:rsidRPr="00000000" w14:paraId="00001DCA">
      <w:pPr>
        <w:rPr/>
      </w:pPr>
      <w:r w:rsidDel="00000000" w:rsidR="00000000" w:rsidRPr="00000000">
        <w:rPr>
          <w:rFonts w:ascii="Arial Unicode MS" w:cs="Arial Unicode MS" w:eastAsia="Arial Unicode MS" w:hAnsi="Arial Unicode MS"/>
          <w:rtl w:val="0"/>
        </w:rPr>
        <w:t xml:space="preserve">자갈밭: 자갈밭에는 작은 자갈이 널려 있으며, 이는 험난한 지형입니다. 자갈밭에서 운동(평형감각)과 숨기(잠행) 관련 판정 시 3DP 환경 페널티를 받습니다. 이것은 환경 효과입니다.</w:t>
      </w:r>
    </w:p>
    <w:p w:rsidR="00000000" w:rsidDel="00000000" w:rsidP="00000000" w:rsidRDefault="00000000" w:rsidRPr="00000000" w14:paraId="00001DCB">
      <w:pPr>
        <w:rPr/>
      </w:pPr>
      <w:r w:rsidDel="00000000" w:rsidR="00000000" w:rsidRPr="00000000">
        <w:rPr>
          <w:rFonts w:ascii="Arial Unicode MS" w:cs="Arial Unicode MS" w:eastAsia="Arial Unicode MS" w:hAnsi="Arial Unicode MS"/>
          <w:rtl w:val="0"/>
        </w:rPr>
        <w:t xml:space="preserve">밀집 자갈밭: 지면에 크기가 다양한 자갈이 널려 있으며, 이는 험난한 지형입니다. 여기에서 운동(평형감각) 판정 시 3DP 환경 페널티를 받고, 숨기(잠행) 관련 판정 시 3DP 환경 페널티를 받습니다. 이것은 환경 효과입니다.</w:t>
      </w:r>
    </w:p>
    <w:p w:rsidR="00000000" w:rsidDel="00000000" w:rsidP="00000000" w:rsidRDefault="00000000" w:rsidRPr="00000000" w14:paraId="00001DCC">
      <w:pPr>
        <w:rPr/>
      </w:pPr>
      <w:r w:rsidDel="00000000" w:rsidR="00000000" w:rsidRPr="00000000">
        <w:rPr>
          <w:rFonts w:ascii="Arial Unicode MS" w:cs="Arial Unicode MS" w:eastAsia="Arial Unicode MS" w:hAnsi="Arial Unicode MS"/>
          <w:rtl w:val="0"/>
        </w:rPr>
        <w:t xml:space="preserve">산간 개울: 이러한 개울은 일반적으로 폭이 4미터, 깊이가 2미터를 넘지 않습니다. 주의할 점은 이러한 개울은 일반적으로 가장 낮은 곳으로 흐른다는 것입니다.</w:t>
      </w:r>
    </w:p>
    <w:p w:rsidR="00000000" w:rsidDel="00000000" w:rsidP="00000000" w:rsidRDefault="00000000" w:rsidRPr="00000000" w14:paraId="00001DCD">
      <w:pPr>
        <w:rPr/>
      </w:pPr>
      <w:r w:rsidDel="00000000" w:rsidR="00000000" w:rsidRPr="00000000">
        <w:rPr>
          <w:rFonts w:ascii="Arial Unicode MS" w:cs="Arial Unicode MS" w:eastAsia="Arial Unicode MS" w:hAnsi="Arial Unicode MS"/>
          <w:rtl w:val="0"/>
        </w:rPr>
        <w:t xml:space="preserve">산맥의 특수 지형 요소:</w:t>
      </w:r>
    </w:p>
    <w:p w:rsidR="00000000" w:rsidDel="00000000" w:rsidP="00000000" w:rsidRDefault="00000000" w:rsidRPr="00000000" w14:paraId="00001DCE">
      <w:pPr>
        <w:rPr/>
      </w:pPr>
      <w:r w:rsidDel="00000000" w:rsidR="00000000" w:rsidRPr="00000000">
        <w:rPr>
          <w:rFonts w:ascii="Arial Unicode MS" w:cs="Arial Unicode MS" w:eastAsia="Arial Unicode MS" w:hAnsi="Arial Unicode MS"/>
          <w:rtl w:val="0"/>
        </w:rPr>
        <w:t xml:space="preserve">산굴: 산굴은 일반적으로 하나 또는 여러 개의 입구가 있습니다. 동굴의 입구는 보통 암벽에 나타나는데, 이는 동굴 입구가 일반적으로 절벽이나 급경사에 있다는 것을 의미합니다.</w:t>
      </w:r>
    </w:p>
    <w:p w:rsidR="00000000" w:rsidDel="00000000" w:rsidP="00000000" w:rsidRDefault="00000000" w:rsidRPr="00000000" w14:paraId="00001DCF">
      <w:pPr>
        <w:rPr/>
      </w:pPr>
      <w:r w:rsidDel="00000000" w:rsidR="00000000" w:rsidRPr="00000000">
        <w:rPr>
          <w:rFonts w:ascii="Arial Unicode MS" w:cs="Arial Unicode MS" w:eastAsia="Arial Unicode MS" w:hAnsi="Arial Unicode MS"/>
          <w:rtl w:val="0"/>
        </w:rPr>
        <w:t xml:space="preserve">고도: 고지대에서 행동하는 것은 고지대에 익숙하지 않은 생물에게는 매우 힘들 뿐만 아니라 상당히 치명적일 수 있습니다. 고산의 기후는 추울 뿐만 아니라 공기도 희박해서 대부분의 생물에게 좋지 않은 영향을 줍니다.</w:t>
      </w:r>
    </w:p>
    <w:p w:rsidR="00000000" w:rsidDel="00000000" w:rsidP="00000000" w:rsidRDefault="00000000" w:rsidRPr="00000000" w14:paraId="00001DD0">
      <w:pPr>
        <w:rPr/>
      </w:pPr>
      <w:r w:rsidDel="00000000" w:rsidR="00000000" w:rsidRPr="00000000">
        <w:rPr>
          <w:rFonts w:ascii="Arial Unicode MS" w:cs="Arial Unicode MS" w:eastAsia="Arial Unicode MS" w:hAnsi="Arial Unicode MS"/>
          <w:rtl w:val="0"/>
        </w:rPr>
        <w:t xml:space="preserve">주의하십시오: 호흡이 필요 없는 생물(예: 언데드, 구조물, 정령 생물, 영체 등)은 모두 고도의 영향을 받지 않습니다.</w:t>
      </w:r>
    </w:p>
    <w:p w:rsidR="00000000" w:rsidDel="00000000" w:rsidP="00000000" w:rsidRDefault="00000000" w:rsidRPr="00000000" w14:paraId="00001DD1">
      <w:pPr>
        <w:rPr/>
      </w:pPr>
      <w:r w:rsidDel="00000000" w:rsidR="00000000" w:rsidRPr="00000000">
        <w:rPr>
          <w:rFonts w:ascii="Arial Unicode MS" w:cs="Arial Unicode MS" w:eastAsia="Arial Unicode MS" w:hAnsi="Arial Unicode MS"/>
          <w:rtl w:val="0"/>
        </w:rPr>
        <w:t xml:space="preserve">고도 분류:</w:t>
      </w:r>
    </w:p>
    <w:p w:rsidR="00000000" w:rsidDel="00000000" w:rsidP="00000000" w:rsidRDefault="00000000" w:rsidRPr="00000000" w14:paraId="00001DD2">
      <w:pPr>
        <w:rPr/>
      </w:pPr>
      <w:r w:rsidDel="00000000" w:rsidR="00000000" w:rsidRPr="00000000">
        <w:rPr>
          <w:rFonts w:ascii="Arial Unicode MS" w:cs="Arial Unicode MS" w:eastAsia="Arial Unicode MS" w:hAnsi="Arial Unicode MS"/>
          <w:rtl w:val="0"/>
        </w:rPr>
        <w:t xml:space="preserve">저고도 구역: 3000미터 이하, 이 구역에서는 대부분의 지형이 고산 지형입니다. 이 외에는 다른 환경 영향이 없습니다.</w:t>
      </w:r>
    </w:p>
    <w:p w:rsidR="00000000" w:rsidDel="00000000" w:rsidP="00000000" w:rsidRDefault="00000000" w:rsidRPr="00000000" w14:paraId="00001DD3">
      <w:pPr>
        <w:rPr/>
      </w:pPr>
      <w:r w:rsidDel="00000000" w:rsidR="00000000" w:rsidRPr="00000000">
        <w:rPr>
          <w:rFonts w:ascii="Arial Unicode MS" w:cs="Arial Unicode MS" w:eastAsia="Arial Unicode MS" w:hAnsi="Arial Unicode MS"/>
          <w:rtl w:val="0"/>
        </w:rPr>
        <w:t xml:space="preserve">중고도 구역: 3000-9000미터, 이 구역은 일반적으로 비교적 낮은 산맥의 가장 높은 곳이거나 비교적 높은 산맥에서 사람이 아직 다닐 수 있는 지대입니다. 이 구역에서는 고산 환경에 적응하지 않은 모든 생물이 호흡 곤란을 느끼며, 매시간 강인 판정을 하는데, DC는 2이고, 6시간마다 DC+1입니다. 1 실패할 때마다 1점의 피로 점수를 얻으며, 무한 누적되고 회복되지 않습니다. 인물이 이 구역을 벗어나 정상 환경으로 돌아갈 때까지만 이 점수를 정상적으로 면제받을 수 있습니다. 이것은 환경 효과입니다.</w:t>
      </w:r>
    </w:p>
    <w:p w:rsidR="00000000" w:rsidDel="00000000" w:rsidP="00000000" w:rsidRDefault="00000000" w:rsidRPr="00000000" w14:paraId="00001DD4">
      <w:pPr>
        <w:rPr/>
      </w:pPr>
      <w:r w:rsidDel="00000000" w:rsidR="00000000" w:rsidRPr="00000000">
        <w:rPr>
          <w:rFonts w:ascii="Arial Unicode MS" w:cs="Arial Unicode MS" w:eastAsia="Arial Unicode MS" w:hAnsi="Arial Unicode MS"/>
          <w:rtl w:val="0"/>
        </w:rPr>
        <w:t xml:space="preserve">고고도 구역: 9000미터 이상, 이런 극단적인 환경에서는 정상적인 생물이 적응할 수 없으며, 모든 비면역 생물은 모두 이 구역의 환경 영향을 받습니다. 이 환경에서 캐릭터는 매시간 강인 판정을 하는데, DC는 2이고, 6시간마다 DC+1입니다. 1 실패할 때마다 1점의 피로 점수를 얻으며, 무한 누적되고 회복되지 않습니다. 동시에 6시간마다 한 번 더 강인 판정을 해야 하는데, DC는 2이고, 6시간마다 DC+1입니다. 매번 실패하면 모든 특성치가 1점의 특성치 피해를 받으며, 이 특성치 피해는 어떤 방식으로도 회복할 수 없습니다. 인물이 이 구역을 벗어나 정상 환경으로 돌아갈 때까지만 이 피로 점수와 특성치 피해를 정상적으로 면제받을 수 있습니다. 이것은 환경 효과입니다.</w:t>
      </w:r>
    </w:p>
    <w:p w:rsidR="00000000" w:rsidDel="00000000" w:rsidP="00000000" w:rsidRDefault="00000000" w:rsidRPr="00000000" w14:paraId="00001DD5">
      <w:pPr>
        <w:rPr/>
      </w:pPr>
      <w:r w:rsidDel="00000000" w:rsidR="00000000" w:rsidRPr="00000000">
        <w:rPr>
          <w:rFonts w:ascii="Arial Unicode MS" w:cs="Arial Unicode MS" w:eastAsia="Arial Unicode MS" w:hAnsi="Arial Unicode MS"/>
          <w:rtl w:val="0"/>
        </w:rPr>
        <w:t xml:space="preserve">특수 사건:</w:t>
      </w:r>
    </w:p>
    <w:p w:rsidR="00000000" w:rsidDel="00000000" w:rsidP="00000000" w:rsidRDefault="00000000" w:rsidRPr="00000000" w14:paraId="00001DD6">
      <w:pPr>
        <w:rPr/>
      </w:pPr>
      <w:r w:rsidDel="00000000" w:rsidR="00000000" w:rsidRPr="00000000">
        <w:rPr>
          <w:rFonts w:ascii="Arial Unicode MS" w:cs="Arial Unicode MS" w:eastAsia="Arial Unicode MS" w:hAnsi="Arial Unicode MS"/>
          <w:rtl w:val="0"/>
        </w:rPr>
        <w:t xml:space="preserve">산사태:</w:t>
      </w:r>
    </w:p>
    <w:p w:rsidR="00000000" w:rsidDel="00000000" w:rsidP="00000000" w:rsidRDefault="00000000" w:rsidRPr="00000000" w14:paraId="00001DD7">
      <w:pPr>
        <w:rPr/>
      </w:pPr>
      <w:r w:rsidDel="00000000" w:rsidR="00000000" w:rsidRPr="00000000">
        <w:rPr>
          <w:rFonts w:ascii="Arial Unicode MS" w:cs="Arial Unicode MS" w:eastAsia="Arial Unicode MS" w:hAnsi="Arial Unicode MS"/>
          <w:rtl w:val="0"/>
        </w:rPr>
        <w:t xml:space="preserve">산사태는 많은 산돌을 동반하여 높은 곳에서 굴러 떨어지는데, 이는 산지에서 가장 치명적인 위기입니다.</w:t>
      </w:r>
    </w:p>
    <w:p w:rsidR="00000000" w:rsidDel="00000000" w:rsidP="00000000" w:rsidRDefault="00000000" w:rsidRPr="00000000" w14:paraId="00001DD8">
      <w:pPr>
        <w:rPr/>
      </w:pPr>
      <w:r w:rsidDel="00000000" w:rsidR="00000000" w:rsidRPr="00000000">
        <w:rPr>
          <w:rFonts w:ascii="Arial Unicode MS" w:cs="Arial Unicode MS" w:eastAsia="Arial Unicode MS" w:hAnsi="Arial Unicode MS"/>
          <w:rtl w:val="0"/>
        </w:rPr>
        <w:t xml:space="preserve">캐릭터는 통찰+수사(정찰) 판정을 통해 산사태를 발견할 수 있으며, 성공 수 하나당 자신으로부터 200미터 밖의 산사태를 발견할 수 있고, 최대 캐릭터 자신의 희미한 정찰 범위를 초과할 수 없습니다.</w:t>
      </w:r>
    </w:p>
    <w:p w:rsidR="00000000" w:rsidDel="00000000" w:rsidP="00000000" w:rsidRDefault="00000000" w:rsidRPr="00000000" w14:paraId="00001DD9">
      <w:pPr>
        <w:rPr/>
      </w:pPr>
      <w:r w:rsidDel="00000000" w:rsidR="00000000" w:rsidRPr="00000000">
        <w:rPr>
          <w:rFonts w:ascii="Arial Unicode MS" w:cs="Arial Unicode MS" w:eastAsia="Arial Unicode MS" w:hAnsi="Arial Unicode MS"/>
          <w:rtl w:val="0"/>
        </w:rPr>
        <w:t xml:space="preserve">파티의 모든 인물의 판정이 모두 실패하면, 산사태가 캐릭터의 시야(또는 캐릭터의 일부 특수 능력, 예를 들어 암시) 안으로 들어올 때 캐릭터는 반드시 산사태를 발견하게 됩니다.</w:t>
      </w:r>
    </w:p>
    <w:p w:rsidR="00000000" w:rsidDel="00000000" w:rsidP="00000000" w:rsidRDefault="00000000" w:rsidRPr="00000000" w14:paraId="00001DDA">
      <w:pPr>
        <w:rPr/>
      </w:pPr>
      <w:r w:rsidDel="00000000" w:rsidR="00000000" w:rsidRPr="00000000">
        <w:rPr>
          <w:rFonts w:ascii="Arial Unicode MS" w:cs="Arial Unicode MS" w:eastAsia="Arial Unicode MS" w:hAnsi="Arial Unicode MS"/>
          <w:rtl w:val="0"/>
        </w:rPr>
        <w:t xml:space="preserve">어떤 정찰 수단도 없는 캐릭터(예: 장님이며 다른 특수 능력이 없는 경우)는 통찰+수사(청취) 판정을 통해 성공 수 하나당 50미터 밖의 산사태를 발견할 수 있습니다.</w:t>
      </w:r>
    </w:p>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산사태는 두 개의 구역을 포함합니다:</w:t>
      </w:r>
    </w:p>
    <w:p w:rsidR="00000000" w:rsidDel="00000000" w:rsidP="00000000" w:rsidRDefault="00000000" w:rsidRPr="00000000" w14:paraId="00001DDC">
      <w:pPr>
        <w:rPr/>
      </w:pPr>
      <w:r w:rsidDel="00000000" w:rsidR="00000000" w:rsidRPr="00000000">
        <w:rPr>
          <w:rFonts w:ascii="Arial Unicode MS" w:cs="Arial Unicode MS" w:eastAsia="Arial Unicode MS" w:hAnsi="Arial Unicode MS"/>
          <w:rtl w:val="0"/>
        </w:rPr>
        <w:t xml:space="preserve">매몰 구역: 캐릭터가 이 구역에 있을 때는 반드시 피해를 받습니다. 이 구역의 캐릭터는 20L의 낙하물 피해를 받으며, 반사로 내성 굴림을 할 수 있고, 성공 수 3개당 이 피해를 1단계 상승시킬 수 있으며, 최대 충격 피해까지 상승시킬 수 있습니다.</w:t>
      </w:r>
    </w:p>
    <w:p w:rsidR="00000000" w:rsidDel="00000000" w:rsidP="00000000" w:rsidRDefault="00000000" w:rsidRPr="00000000" w14:paraId="00001DDD">
      <w:pPr>
        <w:rPr/>
      </w:pPr>
      <w:r w:rsidDel="00000000" w:rsidR="00000000" w:rsidRPr="00000000">
        <w:rPr>
          <w:rFonts w:ascii="Arial Unicode MS" w:cs="Arial Unicode MS" w:eastAsia="Arial Unicode MS" w:hAnsi="Arial Unicode MS"/>
          <w:rtl w:val="0"/>
        </w:rPr>
        <w:t xml:space="preserve">동시에 그들은 산사태의 잔해에 깔리게 됩니다.</w:t>
      </w:r>
    </w:p>
    <w:p w:rsidR="00000000" w:rsidDel="00000000" w:rsidP="00000000" w:rsidRDefault="00000000" w:rsidRPr="00000000" w14:paraId="00001DDE">
      <w:pPr>
        <w:rPr/>
      </w:pPr>
      <w:r w:rsidDel="00000000" w:rsidR="00000000" w:rsidRPr="00000000">
        <w:rPr>
          <w:rFonts w:ascii="Arial Unicode MS" w:cs="Arial Unicode MS" w:eastAsia="Arial Unicode MS" w:hAnsi="Arial Unicode MS"/>
          <w:rtl w:val="0"/>
        </w:rPr>
        <w:t xml:space="preserve">미끄러짐 구역: 캐릭터가 이 구역에 있을 때는 캐릭터가 일부 방법으로 피할 수 있습니다. 캐릭터는 20L의 낙하물 피해를 받으며, 반사로 내성 굴림을 할 수 있고, 성공 수 3개당 1점의 피해를 줄일 수 있으며, 피해가 0으로 줄어들면 무사하지만, 그렇지 않으면 역시 산사태의 잔해에 깔리게 됩니다.</w:t>
      </w:r>
    </w:p>
    <w:p w:rsidR="00000000" w:rsidDel="00000000" w:rsidP="00000000" w:rsidRDefault="00000000" w:rsidRPr="00000000" w14:paraId="00001DDF">
      <w:pPr>
        <w:rPr/>
      </w:pPr>
      <w:r w:rsidDel="00000000" w:rsidR="00000000" w:rsidRPr="00000000">
        <w:rPr>
          <w:rFonts w:ascii="Arial Unicode MS" w:cs="Arial Unicode MS" w:eastAsia="Arial Unicode MS" w:hAnsi="Arial Unicode MS"/>
          <w:rtl w:val="0"/>
        </w:rPr>
        <w:t xml:space="preserve">캐릭터가 아래에 깔렸을 때는 매분 1점의 심각한 물리 피해를 받으며, 이 피해는 피해 감소를 무시합니다.</w:t>
      </w:r>
    </w:p>
    <w:p w:rsidR="00000000" w:rsidDel="00000000" w:rsidP="00000000" w:rsidRDefault="00000000" w:rsidRPr="00000000" w14:paraId="00001DE0">
      <w:pPr>
        <w:rPr/>
      </w:pPr>
      <w:r w:rsidDel="00000000" w:rsidR="00000000" w:rsidRPr="00000000">
        <w:rPr>
          <w:rFonts w:ascii="Arial Unicode MS" w:cs="Arial Unicode MS" w:eastAsia="Arial Unicode MS" w:hAnsi="Arial Unicode MS"/>
          <w:rtl w:val="0"/>
        </w:rPr>
        <w:t xml:space="preserve">보통 산사태의 발생 범위는 매우 크며, 폭은 3D10*10미터에 달할 수 있고, 매몰 구역은 일반적으로 이 거리의 중심에 있습니다. 산사태의 굴러 떨어지는 속도는 매 라운드 150미터입니다.</w:t>
      </w:r>
    </w:p>
    <w:p w:rsidR="00000000" w:rsidDel="00000000" w:rsidP="00000000" w:rsidRDefault="00000000" w:rsidRPr="00000000" w14:paraId="00001DE1">
      <w:pPr>
        <w:rPr/>
      </w:pPr>
      <w:r w:rsidDel="00000000" w:rsidR="00000000" w:rsidRPr="00000000">
        <w:rPr>
          <w:rtl w:val="0"/>
        </w:rPr>
        <w:t xml:space="preserve">=====================================================================</w:t>
      </w:r>
    </w:p>
    <w:p w:rsidR="00000000" w:rsidDel="00000000" w:rsidP="00000000" w:rsidRDefault="00000000" w:rsidRPr="00000000" w14:paraId="00001DE2">
      <w:pPr>
        <w:rPr/>
      </w:pPr>
      <w:r w:rsidDel="00000000" w:rsidR="00000000" w:rsidRPr="00000000">
        <w:rPr>
          <w:rtl w:val="0"/>
        </w:rPr>
        <w:t xml:space="preserve">======================================</w:t>
      </w:r>
    </w:p>
    <w:p w:rsidR="00000000" w:rsidDel="00000000" w:rsidP="00000000" w:rsidRDefault="00000000" w:rsidRPr="00000000" w14:paraId="00001DE3">
      <w:pPr>
        <w:rPr/>
      </w:pPr>
      <w:r w:rsidDel="00000000" w:rsidR="00000000" w:rsidRPr="00000000">
        <w:rPr>
          <w:rFonts w:ascii="Arial Unicode MS" w:cs="Arial Unicode MS" w:eastAsia="Arial Unicode MS" w:hAnsi="Arial Unicode MS"/>
          <w:rtl w:val="0"/>
        </w:rPr>
        <w:t xml:space="preserve">사막:</w:t>
      </w:r>
    </w:p>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어디에서나 사막은 항상 매우 흔한 지형입니다.</w:t>
      </w:r>
    </w:p>
    <w:p w:rsidR="00000000" w:rsidDel="00000000" w:rsidP="00000000" w:rsidRDefault="00000000" w:rsidRPr="00000000" w14:paraId="00001DE5">
      <w:pPr>
        <w:rPr/>
      </w:pPr>
      <w:r w:rsidDel="00000000" w:rsidR="00000000" w:rsidRPr="00000000">
        <w:rPr>
          <w:rFonts w:ascii="Arial Unicode MS" w:cs="Arial Unicode MS" w:eastAsia="Arial Unicode MS" w:hAnsi="Arial Unicode MS"/>
          <w:rtl w:val="0"/>
        </w:rPr>
        <w:t xml:space="preserve">사막 지형도 보통 세 가지로 분류됩니다:</w:t>
      </w:r>
    </w:p>
    <w:p w:rsidR="00000000" w:rsidDel="00000000" w:rsidP="00000000" w:rsidRDefault="00000000" w:rsidRPr="00000000" w14:paraId="00001DE6">
      <w:pPr>
        <w:rPr/>
      </w:pPr>
      <w:r w:rsidDel="00000000" w:rsidR="00000000" w:rsidRPr="00000000">
        <w:rPr>
          <w:rFonts w:ascii="Arial Unicode MS" w:cs="Arial Unicode MS" w:eastAsia="Arial Unicode MS" w:hAnsi="Arial Unicode MS"/>
          <w:rtl w:val="0"/>
        </w:rPr>
        <w:t xml:space="preserve">한랭 사막: 이런 사막은 일반적으로 한대 지역(예: 시베리아)에 나타나며, 25%의 빙원, 5%의 자갈밭, 15%의 덤불로 구성되어 있습니다.</w:t>
      </w:r>
    </w:p>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돌 사막: 이런 사막은 일반적으로 온대, 서부 황야 등의 사막에 나타나며, 이 사막은 30%의 자갈밭과 밀집 자갈밭, 그리고 5%의 덤불로 구성되어 있습니다.</w:t>
      </w:r>
    </w:p>
    <w:p w:rsidR="00000000" w:rsidDel="00000000" w:rsidP="00000000" w:rsidRDefault="00000000" w:rsidRPr="00000000" w14:paraId="00001DE8">
      <w:pPr>
        <w:rPr/>
      </w:pPr>
      <w:r w:rsidDel="00000000" w:rsidR="00000000" w:rsidRPr="00000000">
        <w:rPr>
          <w:rFonts w:ascii="Arial Unicode MS" w:cs="Arial Unicode MS" w:eastAsia="Arial Unicode MS" w:hAnsi="Arial Unicode MS"/>
          <w:rtl w:val="0"/>
        </w:rPr>
        <w:t xml:space="preserve">일반 사막: 이런 사막은 일반적으로 열대, 순수한 사막을 말하는 것입니다. 5%의 덤불, 10%의 자갈밭, 5%의 밀집 자갈밭, 그리고 50%의 사구로 구성되어 있습니다.</w:t>
      </w:r>
    </w:p>
    <w:p w:rsidR="00000000" w:rsidDel="00000000" w:rsidP="00000000" w:rsidRDefault="00000000" w:rsidRPr="00000000" w14:paraId="00001DE9">
      <w:pPr>
        <w:rPr/>
      </w:pPr>
      <w:r w:rsidDel="00000000" w:rsidR="00000000" w:rsidRPr="00000000">
        <w:rPr>
          <w:rFonts w:ascii="Arial Unicode MS" w:cs="Arial Unicode MS" w:eastAsia="Arial Unicode MS" w:hAnsi="Arial Unicode MS"/>
          <w:rtl w:val="0"/>
        </w:rPr>
        <w:t xml:space="preserve">주의해야 할 점은 한랭 사막은 일반적으로 얼음과 눈으로 덮여 있어 상대적으로 물을 구하기 쉽습니다. 그리고 여름에는 한랭 사막의 얼음이 녹을 수 있는데, 이는 한랭 사막을 늪지로 만들 수 있지만, 물웅덩이는 없습니다.</w:t>
      </w:r>
    </w:p>
    <w:p w:rsidR="00000000" w:rsidDel="00000000" w:rsidP="00000000" w:rsidRDefault="00000000" w:rsidRPr="00000000" w14:paraId="00001DEA">
      <w:pPr>
        <w:rPr/>
      </w:pPr>
      <w:r w:rsidDel="00000000" w:rsidR="00000000" w:rsidRPr="00000000">
        <w:rPr>
          <w:rFonts w:ascii="Arial Unicode MS" w:cs="Arial Unicode MS" w:eastAsia="Arial Unicode MS" w:hAnsi="Arial Unicode MS"/>
          <w:rtl w:val="0"/>
        </w:rPr>
        <w:t xml:space="preserve">사막의 독특한 지형 요소:</w:t>
      </w:r>
    </w:p>
    <w:p w:rsidR="00000000" w:rsidDel="00000000" w:rsidP="00000000" w:rsidRDefault="00000000" w:rsidRPr="00000000" w14:paraId="00001DEB">
      <w:pPr>
        <w:rPr/>
      </w:pPr>
      <w:r w:rsidDel="00000000" w:rsidR="00000000" w:rsidRPr="00000000">
        <w:rPr>
          <w:rFonts w:ascii="Arial Unicode MS" w:cs="Arial Unicode MS" w:eastAsia="Arial Unicode MS" w:hAnsi="Arial Unicode MS"/>
          <w:rtl w:val="0"/>
        </w:rPr>
        <w:t xml:space="preserve">사구: 사구는 일반적으로 바람에 의해 형성되며, 사구는 이동할 수 있습니다. 사구의 범위는 수백 평방미터에 달할 수 있으며, 바람이 계속 불면 이동하는데, 일반적으로 사구의 바람 부는 면은 완경사이고, 바람 반대편은 급경사입니다.</w:t>
      </w:r>
    </w:p>
    <w:p w:rsidR="00000000" w:rsidDel="00000000" w:rsidP="00000000" w:rsidRDefault="00000000" w:rsidRPr="00000000" w14:paraId="00001DEC">
      <w:pPr>
        <w:rPr/>
      </w:pPr>
      <w:r w:rsidDel="00000000" w:rsidR="00000000" w:rsidRPr="00000000">
        <w:rPr>
          <w:rFonts w:ascii="Arial Unicode MS" w:cs="Arial Unicode MS" w:eastAsia="Arial Unicode MS" w:hAnsi="Arial Unicode MS"/>
          <w:rtl w:val="0"/>
        </w:rPr>
        <w:t xml:space="preserve">빙원: 지면에 덮인 얇은 얼음층으로, 험난한 지형입니다. 이 험난한 지형은 무시할 수 있는데, 무시하려면 빙원에서 이동할 때 민첩+운동(평형감각) 판정을 해야 하며, DC는 2입니다. 성공하면 이번 라운드에 빙원을 무시하고 이동할 수 있고, 그렇지 않으면 넘어집니다. 이번 라운드의 행동이 돌격이나 유사한 행동이라면 DC는 4로 바뀌며, 이것은 환경 효과입니다.</w:t>
      </w:r>
    </w:p>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일반적으로 사막은 캐릭터의 시야를 방해하지 않으며, 청취 판정에도 어떤 영향을 주지 않습니다.</w:t>
      </w:r>
    </w:p>
    <w:p w:rsidR="00000000" w:rsidDel="00000000" w:rsidP="00000000" w:rsidRDefault="00000000" w:rsidRPr="00000000" w14:paraId="00001DEE">
      <w:pPr>
        <w:rPr/>
      </w:pPr>
      <w:r w:rsidDel="00000000" w:rsidR="00000000" w:rsidRPr="00000000">
        <w:rPr>
          <w:rFonts w:ascii="Arial Unicode MS" w:cs="Arial Unicode MS" w:eastAsia="Arial Unicode MS" w:hAnsi="Arial Unicode MS"/>
          <w:rtl w:val="0"/>
        </w:rPr>
        <w:t xml:space="preserve">사막의 기타 지형 요소:</w:t>
      </w:r>
    </w:p>
    <w:p w:rsidR="00000000" w:rsidDel="00000000" w:rsidP="00000000" w:rsidRDefault="00000000" w:rsidRPr="00000000" w14:paraId="00001DEF">
      <w:pPr>
        <w:rPr/>
      </w:pPr>
      <w:r w:rsidDel="00000000" w:rsidR="00000000" w:rsidRPr="00000000">
        <w:rPr>
          <w:rFonts w:ascii="Arial Unicode MS" w:cs="Arial Unicode MS" w:eastAsia="Arial Unicode MS" w:hAnsi="Arial Unicode MS"/>
          <w:rtl w:val="0"/>
        </w:rPr>
        <w:t xml:space="preserve">덤불: 자세한 내용은 "숲"을 참조하십시오.</w:t>
      </w:r>
    </w:p>
    <w:p w:rsidR="00000000" w:rsidDel="00000000" w:rsidP="00000000" w:rsidRDefault="00000000" w:rsidRPr="00000000" w14:paraId="00001DF0">
      <w:pPr>
        <w:rPr/>
      </w:pPr>
      <w:r w:rsidDel="00000000" w:rsidR="00000000" w:rsidRPr="00000000">
        <w:rPr>
          <w:rFonts w:ascii="Arial Unicode MS" w:cs="Arial Unicode MS" w:eastAsia="Arial Unicode MS" w:hAnsi="Arial Unicode MS"/>
          <w:rtl w:val="0"/>
        </w:rPr>
        <w:t xml:space="preserve">자갈밭: 자갈밭에는 작은 자갈이 널려 있으며, 이는 험난한 지형입니다. 자갈밭에서 운동(평형감각)과 숨기(잠행) 관련 판정 시 3DP 환경 페널티를 받습니다. 이것은 환경 효과입니다.</w:t>
      </w:r>
    </w:p>
    <w:p w:rsidR="00000000" w:rsidDel="00000000" w:rsidP="00000000" w:rsidRDefault="00000000" w:rsidRPr="00000000" w14:paraId="00001DF1">
      <w:pPr>
        <w:rPr/>
      </w:pPr>
      <w:r w:rsidDel="00000000" w:rsidR="00000000" w:rsidRPr="00000000">
        <w:rPr>
          <w:rFonts w:ascii="Arial Unicode MS" w:cs="Arial Unicode MS" w:eastAsia="Arial Unicode MS" w:hAnsi="Arial Unicode MS"/>
          <w:rtl w:val="0"/>
        </w:rPr>
        <w:t xml:space="preserve">밀집 자갈밭: 지면에 크기가 다양한 자갈이 널려 있으며, 이는 험난한 지형입니다. 여기에서 운동(평형감각) 판정 시 3DP 환경 페널티를 받고, 숨기(잠행) 관련 판정 시 3DP 환경 페널티를 받습니다. 이것은 환경 효과입니다.</w:t>
      </w:r>
    </w:p>
    <w:p w:rsidR="00000000" w:rsidDel="00000000" w:rsidP="00000000" w:rsidRDefault="00000000" w:rsidRPr="00000000" w14:paraId="00001DF2">
      <w:pPr>
        <w:rPr/>
      </w:pPr>
      <w:r w:rsidDel="00000000" w:rsidR="00000000" w:rsidRPr="00000000">
        <w:rPr>
          <w:rFonts w:ascii="Arial Unicode MS" w:cs="Arial Unicode MS" w:eastAsia="Arial Unicode MS" w:hAnsi="Arial Unicode MS"/>
          <w:rtl w:val="0"/>
        </w:rPr>
        <w:t xml:space="preserve">유사: 자세한 내용은 "늪지"의 "사람 잡아먹는 늪"을 참조하십시오.</w:t>
      </w:r>
    </w:p>
    <w:p w:rsidR="00000000" w:rsidDel="00000000" w:rsidP="00000000" w:rsidRDefault="00000000" w:rsidRPr="00000000" w14:paraId="00001DF3">
      <w:pPr>
        <w:rPr/>
      </w:pPr>
      <w:r w:rsidDel="00000000" w:rsidR="00000000" w:rsidRPr="00000000">
        <w:rPr>
          <w:rtl w:val="0"/>
        </w:rPr>
        <w:t xml:space="preserve">=====================================================================</w:t>
      </w:r>
    </w:p>
    <w:p w:rsidR="00000000" w:rsidDel="00000000" w:rsidP="00000000" w:rsidRDefault="00000000" w:rsidRPr="00000000" w14:paraId="00001DF4">
      <w:pPr>
        <w:rPr/>
      </w:pPr>
      <w:r w:rsidDel="00000000" w:rsidR="00000000" w:rsidRPr="00000000">
        <w:rPr>
          <w:rtl w:val="0"/>
        </w:rPr>
        <w:t xml:space="preserve">======================================</w:t>
      </w:r>
    </w:p>
    <w:p w:rsidR="00000000" w:rsidDel="00000000" w:rsidP="00000000" w:rsidRDefault="00000000" w:rsidRPr="00000000" w14:paraId="00001DF5">
      <w:pPr>
        <w:rPr/>
      </w:pPr>
      <w:r w:rsidDel="00000000" w:rsidR="00000000" w:rsidRPr="00000000">
        <w:rPr>
          <w:rFonts w:ascii="Arial Unicode MS" w:cs="Arial Unicode MS" w:eastAsia="Arial Unicode MS" w:hAnsi="Arial Unicode MS"/>
          <w:rtl w:val="0"/>
        </w:rPr>
        <w:t xml:space="preserve">수중:</w:t>
      </w:r>
    </w:p>
    <w:p w:rsidR="00000000" w:rsidDel="00000000" w:rsidP="00000000" w:rsidRDefault="00000000" w:rsidRPr="00000000" w14:paraId="00001DF6">
      <w:pPr>
        <w:rPr/>
      </w:pPr>
      <w:r w:rsidDel="00000000" w:rsidR="00000000" w:rsidRPr="00000000">
        <w:rPr>
          <w:rFonts w:ascii="Arial Unicode MS" w:cs="Arial Unicode MS" w:eastAsia="Arial Unicode MS" w:hAnsi="Arial Unicode MS"/>
          <w:rtl w:val="0"/>
        </w:rPr>
        <w:t xml:space="preserve">전투 수정:</w:t>
      </w:r>
    </w:p>
    <w:p w:rsidR="00000000" w:rsidDel="00000000" w:rsidP="00000000" w:rsidRDefault="00000000" w:rsidRPr="00000000" w14:paraId="00001DF7">
      <w:pPr>
        <w:rPr/>
      </w:pPr>
      <w:r w:rsidDel="00000000" w:rsidR="00000000" w:rsidRPr="00000000">
        <w:rPr>
          <w:rFonts w:ascii="Arial Unicode MS" w:cs="Arial Unicode MS" w:eastAsia="Arial Unicode MS" w:hAnsi="Arial Unicode MS"/>
          <w:rtl w:val="0"/>
        </w:rPr>
        <w:t xml:space="preserve">모든 원거리 공격은 물속에서 공격하거나 물속 목표물을 공격할 때 더 이상 원래의 사거리를 사용하지 않습니다. 관통 또는 초관통 속성이 없다면 기본 사거리는 모두 20미터와 자신의 기본 사거리 중 낮은 쪽으로 바뀌며, 관통 또는 초관통 속성이 있다면 사거리는 영향을 받지 않습니다.</w:t>
      </w:r>
    </w:p>
    <w:p w:rsidR="00000000" w:rsidDel="00000000" w:rsidP="00000000" w:rsidRDefault="00000000" w:rsidRPr="00000000" w14:paraId="00001DF8">
      <w:pPr>
        <w:rPr/>
      </w:pPr>
      <w:r w:rsidDel="00000000" w:rsidR="00000000" w:rsidRPr="00000000">
        <w:rPr>
          <w:rFonts w:ascii="Arial Unicode MS" w:cs="Arial Unicode MS" w:eastAsia="Arial Unicode MS" w:hAnsi="Arial Unicode MS"/>
          <w:rtl w:val="0"/>
        </w:rPr>
        <w:t xml:space="preserve">자연적인 화염은 물속에서 타오를 수 없습니다.</w:t>
      </w:r>
    </w:p>
    <w:p w:rsidR="00000000" w:rsidDel="00000000" w:rsidP="00000000" w:rsidRDefault="00000000" w:rsidRPr="00000000" w14:paraId="00001DF9">
      <w:pPr>
        <w:rPr/>
      </w:pPr>
      <w:r w:rsidDel="00000000" w:rsidR="00000000" w:rsidRPr="00000000">
        <w:rPr>
          <w:rFonts w:ascii="Arial Unicode MS" w:cs="Arial Unicode MS" w:eastAsia="Arial Unicode MS" w:hAnsi="Arial Unicode MS"/>
          <w:rtl w:val="0"/>
        </w:rPr>
        <w:t xml:space="preserve">수압:</w:t>
      </w:r>
    </w:p>
    <w:p w:rsidR="00000000" w:rsidDel="00000000" w:rsidP="00000000" w:rsidRDefault="00000000" w:rsidRPr="00000000" w14:paraId="00001DFA">
      <w:pPr>
        <w:rPr/>
      </w:pPr>
      <w:r w:rsidDel="00000000" w:rsidR="00000000" w:rsidRPr="00000000">
        <w:rPr>
          <w:rFonts w:ascii="Arial Unicode MS" w:cs="Arial Unicode MS" w:eastAsia="Arial Unicode MS" w:hAnsi="Arial Unicode MS"/>
          <w:rtl w:val="0"/>
        </w:rPr>
        <w:t xml:space="preserve">수압은 캐릭터의 행동을 뚜렷이 방해하고, 동시에 캐릭터에게 뚜렷한 피해를 줍니다.</w:t>
      </w:r>
    </w:p>
    <w:p w:rsidR="00000000" w:rsidDel="00000000" w:rsidP="00000000" w:rsidRDefault="00000000" w:rsidRPr="00000000" w14:paraId="00001DFB">
      <w:pPr>
        <w:rPr/>
      </w:pPr>
      <w:r w:rsidDel="00000000" w:rsidR="00000000" w:rsidRPr="00000000">
        <w:rPr>
          <w:rFonts w:ascii="Arial Unicode MS" w:cs="Arial Unicode MS" w:eastAsia="Arial Unicode MS" w:hAnsi="Arial Unicode MS"/>
          <w:rtl w:val="0"/>
        </w:rPr>
        <w:t xml:space="preserve">어떤 방호도 없는 상황에서 캐릭터가 30미터를 초과하여 잠수할 때마다 매분 강인 판정을 해야 하는데, DC는 3이고, 매번 판정 시 DC+1이며, 실패하면 1점의 피할 수 없는 둔기 심각 피해를 받습니다. 이것은 환경 효과입니다.</w:t>
      </w:r>
    </w:p>
    <w:p w:rsidR="00000000" w:rsidDel="00000000" w:rsidP="00000000" w:rsidRDefault="00000000" w:rsidRPr="00000000" w14:paraId="00001DFC">
      <w:pPr>
        <w:rPr/>
      </w:pPr>
      <w:r w:rsidDel="00000000" w:rsidR="00000000" w:rsidRPr="00000000">
        <w:rPr>
          <w:rFonts w:ascii="Arial Unicode MS" w:cs="Arial Unicode MS" w:eastAsia="Arial Unicode MS" w:hAnsi="Arial Unicode MS"/>
          <w:rtl w:val="0"/>
        </w:rPr>
        <w:t xml:space="preserve">어떤 방호도 없는 상황에서 캐릭터가 10미터를 초과하여 잠수하면 1점의 피할 수 없는 속박 점수를 받는데, 이 속박 점수는 해제하거나 제거할 수 없으며, 이 구역을 벗어나면 이 속박 점수는 즉시 사라집니다. 이것은 환경 효과입니다.</w:t>
      </w:r>
    </w:p>
    <w:p w:rsidR="00000000" w:rsidDel="00000000" w:rsidP="00000000" w:rsidRDefault="00000000" w:rsidRPr="00000000" w14:paraId="00001DFD">
      <w:pPr>
        <w:rPr/>
      </w:pPr>
      <w:r w:rsidDel="00000000" w:rsidR="00000000" w:rsidRPr="00000000">
        <w:rPr>
          <w:rFonts w:ascii="Arial Unicode MS" w:cs="Arial Unicode MS" w:eastAsia="Arial Unicode MS" w:hAnsi="Arial Unicode MS"/>
          <w:rtl w:val="0"/>
        </w:rPr>
        <w:t xml:space="preserve">물속에서의 시야 거리는 물의 맑기에 따라 달라집니다. 일반적으로 맑은 물에서는 4D10*5미터까지 볼 수 있습니다. 좀 더 탁하다면 1D10*5미터입니다. 사수와 완류 외에는 모든 급류는 탁한 것으로 간주됩니다.</w:t>
      </w:r>
    </w:p>
    <w:p w:rsidR="00000000" w:rsidDel="00000000" w:rsidP="00000000" w:rsidRDefault="00000000" w:rsidRPr="00000000" w14:paraId="00001DFE">
      <w:pPr>
        <w:rPr/>
      </w:pPr>
      <w:r w:rsidDel="00000000" w:rsidR="00000000" w:rsidRPr="00000000">
        <w:rPr>
          <w:rFonts w:ascii="Arial Unicode MS" w:cs="Arial Unicode MS" w:eastAsia="Arial Unicode MS" w:hAnsi="Arial Unicode MS"/>
          <w:rtl w:val="0"/>
        </w:rPr>
        <w:t xml:space="preserve">특수 사건:</w:t>
      </w:r>
    </w:p>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홍수: 많은 영화에서 우리는 홍수에 직면하게 되는데, 이런 상황에서 모든 홍수 범람 기간 동안 하천 수위는 2D10미터 상승하고, 하폭은 1-2배 넓어집니다. 이런 상황에서 수영 관련 판정은 추가로 2개의 성공 수를 잃습니다. 동시에 모든 유속은 1.5배 상승하는데, 사수가 상승한 후에도 완류에 도달하지 못하면 기본적으로 최저 유속인 완류로 상승합니다.</w:t>
      </w:r>
    </w:p>
    <w:p w:rsidR="00000000" w:rsidDel="00000000" w:rsidP="00000000" w:rsidRDefault="00000000" w:rsidRPr="00000000" w14:paraId="00001E00">
      <w:pPr>
        <w:rPr/>
      </w:pPr>
      <w:r w:rsidDel="00000000" w:rsidR="00000000" w:rsidRPr="00000000">
        <w:rPr>
          <w:rtl w:val="0"/>
        </w:rPr>
        <w:t xml:space="preserve">=====================================================================</w:t>
      </w:r>
    </w:p>
    <w:p w:rsidR="00000000" w:rsidDel="00000000" w:rsidP="00000000" w:rsidRDefault="00000000" w:rsidRPr="00000000" w14:paraId="00001E01">
      <w:pPr>
        <w:rPr/>
      </w:pPr>
      <w:r w:rsidDel="00000000" w:rsidR="00000000" w:rsidRPr="00000000">
        <w:rPr>
          <w:rtl w:val="0"/>
        </w:rPr>
        <w:t xml:space="preserve">======================================</w:t>
      </w:r>
    </w:p>
    <w:p w:rsidR="00000000" w:rsidDel="00000000" w:rsidP="00000000" w:rsidRDefault="00000000" w:rsidRPr="00000000" w14:paraId="00001E02">
      <w:pPr>
        <w:rPr/>
      </w:pPr>
      <w:r w:rsidDel="00000000" w:rsidR="00000000" w:rsidRPr="00000000">
        <w:rPr>
          <w:rFonts w:ascii="Arial Unicode MS" w:cs="Arial Unicode MS" w:eastAsia="Arial Unicode MS" w:hAnsi="Arial Unicode MS"/>
          <w:rtl w:val="0"/>
        </w:rPr>
        <w:t xml:space="preserve">날씨:</w:t>
      </w:r>
    </w:p>
    <w:p w:rsidR="00000000" w:rsidDel="00000000" w:rsidP="00000000" w:rsidRDefault="00000000" w:rsidRPr="00000000" w14:paraId="00001E03">
      <w:pPr>
        <w:rPr/>
      </w:pPr>
      <w:r w:rsidDel="00000000" w:rsidR="00000000" w:rsidRPr="00000000">
        <w:rPr>
          <w:rFonts w:ascii="Arial Unicode MS" w:cs="Arial Unicode MS" w:eastAsia="Arial Unicode MS" w:hAnsi="Arial Unicode MS"/>
          <w:rtl w:val="0"/>
        </w:rPr>
        <w:t xml:space="preserve">날씨가 가져오는 모든 효과는 환경 효과입니다.</w:t>
      </w:r>
    </w:p>
    <w:p w:rsidR="00000000" w:rsidDel="00000000" w:rsidP="00000000" w:rsidRDefault="00000000" w:rsidRPr="00000000" w14:paraId="00001E04">
      <w:pPr>
        <w:rPr/>
      </w:pPr>
      <w:r w:rsidDel="00000000" w:rsidR="00000000" w:rsidRPr="00000000">
        <w:rPr>
          <w:rFonts w:ascii="Arial Unicode MS" w:cs="Arial Unicode MS" w:eastAsia="Arial Unicode MS" w:hAnsi="Arial Unicode MS"/>
          <w:rtl w:val="0"/>
        </w:rPr>
        <w:t xml:space="preserve">날씨는 각 모험 세계에서 흔히 볼 수 있는 요소인데, 우리는 대략 몇 가지 간단한 날씨를 언급할 것입니다. 더 복잡한 것이 필요하다면 ST는 여러 날씨를 혼합하여 설계할 수 있습니다.</w:t>
      </w:r>
    </w:p>
    <w:p w:rsidR="00000000" w:rsidDel="00000000" w:rsidP="00000000" w:rsidRDefault="00000000" w:rsidRPr="00000000" w14:paraId="00001E05">
      <w:pPr>
        <w:rPr/>
      </w:pPr>
      <w:r w:rsidDel="00000000" w:rsidR="00000000" w:rsidRPr="00000000">
        <w:rPr>
          <w:rFonts w:ascii="Arial Unicode MS" w:cs="Arial Unicode MS" w:eastAsia="Arial Unicode MS" w:hAnsi="Arial Unicode MS"/>
          <w:rtl w:val="0"/>
        </w:rPr>
        <w:t xml:space="preserve">예를 들어 비+눈 날씨는 "비"와 "눈"의 특성을 더하고 높은 쪽을 취하여 새로운 날씨로 만들 수 있습니다.</w:t>
      </w:r>
    </w:p>
    <w:p w:rsidR="00000000" w:rsidDel="00000000" w:rsidP="00000000" w:rsidRDefault="00000000" w:rsidRPr="00000000" w14:paraId="00001E06">
      <w:pPr>
        <w:rPr/>
      </w:pPr>
      <w:r w:rsidDel="00000000" w:rsidR="00000000" w:rsidRPr="00000000">
        <w:rPr>
          <w:rFonts w:ascii="Arial Unicode MS" w:cs="Arial Unicode MS" w:eastAsia="Arial Unicode MS" w:hAnsi="Arial Unicode MS"/>
          <w:rtl w:val="0"/>
        </w:rPr>
        <w:t xml:space="preserve">진눈깨비: 눈이 내리면 시야가 뚜렷이 감소하여 인물의 시야 거리가 원래의 절반으로 감소합니다. 그리고 수사(정찰)와 수사(수색) 판정 시 3DP 환경 페널티를 받습니다. 눈이 쌓이면 눈밭은 험난한 지형으로 간주되며, 이것은 환경 효과입니다.</w:t>
      </w:r>
    </w:p>
    <w:p w:rsidR="00000000" w:rsidDel="00000000" w:rsidP="00000000" w:rsidRDefault="00000000" w:rsidRPr="00000000" w14:paraId="00001E07">
      <w:pPr>
        <w:rPr/>
      </w:pPr>
      <w:r w:rsidDel="00000000" w:rsidR="00000000" w:rsidRPr="00000000">
        <w:rPr>
          <w:rFonts w:ascii="Arial Unicode MS" w:cs="Arial Unicode MS" w:eastAsia="Arial Unicode MS" w:hAnsi="Arial Unicode MS"/>
          <w:rtl w:val="0"/>
        </w:rPr>
        <w:t xml:space="preserve">비: 빗물은 시야를 뚜렷이 감소시켜 인물의 시야 거리가 원래의 절반으로 감소합니다. 그리고 수사(정찰)와 수사(수색) 판정 시 3DP 환경 페널티를 받습니다. 이것은 환경 효과입니다.</w:t>
      </w:r>
    </w:p>
    <w:p w:rsidR="00000000" w:rsidDel="00000000" w:rsidP="00000000" w:rsidRDefault="00000000" w:rsidRPr="00000000" w14:paraId="00001E08">
      <w:pPr>
        <w:rPr/>
      </w:pPr>
      <w:r w:rsidDel="00000000" w:rsidR="00000000" w:rsidRPr="00000000">
        <w:rPr>
          <w:rFonts w:ascii="Arial Unicode MS" w:cs="Arial Unicode MS" w:eastAsia="Arial Unicode MS" w:hAnsi="Arial Unicode MS"/>
          <w:rtl w:val="0"/>
        </w:rPr>
        <w:t xml:space="preserve">눈: 눈이 내리면 시야가 뚜렷이 감소하여 인물의 시야 거리가 원래의 절반으로 감소합니다. 그리고 수사(정찰)와 수사(수색) 판정 시 3DP 환경 페널티를 받습니다. 눈이 쌓이면 눈밭은 험난한 지형으로 간주되며, 이것은 환경 효과입니다.</w:t>
      </w:r>
    </w:p>
    <w:p w:rsidR="00000000" w:rsidDel="00000000" w:rsidP="00000000" w:rsidRDefault="00000000" w:rsidRPr="00000000" w14:paraId="00001E09">
      <w:pPr>
        <w:rPr/>
      </w:pPr>
      <w:r w:rsidDel="00000000" w:rsidR="00000000" w:rsidRPr="00000000">
        <w:rPr>
          <w:rFonts w:ascii="Arial Unicode MS" w:cs="Arial Unicode MS" w:eastAsia="Arial Unicode MS" w:hAnsi="Arial Unicode MS"/>
          <w:rtl w:val="0"/>
        </w:rPr>
        <w:t xml:space="preserve">우박: 우박은 시야에 영향을 주지 않지만, 우박 소리 때문에 수사(청취) 판정 시 3DP 환경 페널티를 받습니다. 동시에 우박 속에 있으면 매 라운드 시작 시 10%의 확률로 1점의 물리 심각 둔기 피해를 받습니다. 이것은 환경 효과입니다.</w:t>
      </w:r>
    </w:p>
    <w:p w:rsidR="00000000" w:rsidDel="00000000" w:rsidP="00000000" w:rsidRDefault="00000000" w:rsidRPr="00000000" w14:paraId="00001E0A">
      <w:pPr>
        <w:rPr/>
      </w:pPr>
      <w:r w:rsidDel="00000000" w:rsidR="00000000" w:rsidRPr="00000000">
        <w:rPr>
          <w:rFonts w:ascii="Arial Unicode MS" w:cs="Arial Unicode MS" w:eastAsia="Arial Unicode MS" w:hAnsi="Arial Unicode MS"/>
          <w:rtl w:val="0"/>
        </w:rPr>
        <w:t xml:space="preserve">폭풍: 강풍과 강수(눈일 수도 있고, 모래일 수도 있으며, 우박일 수도 있음)가 동반되는 폭풍은 시야를 급격히 감소시켜 시야 거리가 원래의 1/4로 감소하고, 캐릭터가 원거리 공격 판정, 수사(정찰), 수사(수색), 수사(청취) 판정 시 6DP 환경 페널티를 받습니다. 이것은 환경 효과입니다.</w:t>
      </w:r>
    </w:p>
    <w:p w:rsidR="00000000" w:rsidDel="00000000" w:rsidP="00000000" w:rsidRDefault="00000000" w:rsidRPr="00000000" w14:paraId="00001E0B">
      <w:pPr>
        <w:rPr/>
      </w:pPr>
      <w:r w:rsidDel="00000000" w:rsidR="00000000" w:rsidRPr="00000000">
        <w:rPr>
          <w:rFonts w:ascii="Arial Unicode MS" w:cs="Arial Unicode MS" w:eastAsia="Arial Unicode MS" w:hAnsi="Arial Unicode MS"/>
          <w:rtl w:val="0"/>
        </w:rPr>
        <w:t xml:space="preserve">모래 폭풍: 모래 폭풍은 기본 효과 외에도 모래 폭풍에 노출된 캐릭터에게 매분 1점의 심각한 물리 피해를 주는데, 이 피해는 피해 감소를 무시하며, 동시에 모래가 코와 입으로 들어가 목표물이 질식 상태에 빠집니다. 목표물이 일부 물품으로 코와 입을 가리면 자신의 건강 수치*5라운드 후에야 질식 상태에 빠집니다. 이것은 환경 효과입니다.</w:t>
      </w:r>
    </w:p>
    <w:p w:rsidR="00000000" w:rsidDel="00000000" w:rsidP="00000000" w:rsidRDefault="00000000" w:rsidRPr="00000000" w14:paraId="00001E0C">
      <w:pPr>
        <w:rPr/>
      </w:pPr>
      <w:r w:rsidDel="00000000" w:rsidR="00000000" w:rsidRPr="00000000">
        <w:rPr>
          <w:rFonts w:ascii="Arial Unicode MS" w:cs="Arial Unicode MS" w:eastAsia="Arial Unicode MS" w:hAnsi="Arial Unicode MS"/>
          <w:rtl w:val="0"/>
        </w:rPr>
        <w:t xml:space="preserve">눈보라: 눈이 쌓이고 저온이 동반됩니다. 이것은 환경 효과입니다.</w:t>
      </w:r>
    </w:p>
    <w:p w:rsidR="00000000" w:rsidDel="00000000" w:rsidP="00000000" w:rsidRDefault="00000000" w:rsidRPr="00000000" w14:paraId="00001E0D">
      <w:pPr>
        <w:rPr/>
      </w:pPr>
      <w:r w:rsidDel="00000000" w:rsidR="00000000" w:rsidRPr="00000000">
        <w:rPr>
          <w:rFonts w:ascii="Arial Unicode MS" w:cs="Arial Unicode MS" w:eastAsia="Arial Unicode MS" w:hAnsi="Arial Unicode MS"/>
          <w:rtl w:val="0"/>
        </w:rPr>
        <w:t xml:space="preserve">뇌우: 뇌우가 발생할 때는 매분 거대한 번개가 한 번 떨어지는데, 40점의 심각한 번개 피해를 주지만, 사람을 맞출 확률은 1%이고, 목표물이 금속 중갑옷을 입고 있다면 확률이 5%로 상승하며, 각 캐릭터는 각각 1D100 투척을 해서 맞았는지 결정하는데, 이 투척은 판정이 아닙니다.</w:t>
      </w:r>
    </w:p>
    <w:p w:rsidR="00000000" w:rsidDel="00000000" w:rsidP="00000000" w:rsidRDefault="00000000" w:rsidRPr="00000000" w14:paraId="00001E0E">
      <w:pPr>
        <w:rPr/>
      </w:pPr>
      <w:r w:rsidDel="00000000" w:rsidR="00000000" w:rsidRPr="00000000">
        <w:rPr>
          <w:rFonts w:ascii="Arial Unicode MS" w:cs="Arial Unicode MS" w:eastAsia="Arial Unicode MS" w:hAnsi="Arial Unicode MS"/>
          <w:rtl w:val="0"/>
        </w:rPr>
        <w:t xml:space="preserve">풍력:</w:t>
      </w:r>
    </w:p>
    <w:p w:rsidR="00000000" w:rsidDel="00000000" w:rsidP="00000000" w:rsidRDefault="00000000" w:rsidRPr="00000000" w14:paraId="00001E0F">
      <w:pPr>
        <w:rPr/>
      </w:pPr>
      <w:r w:rsidDel="00000000" w:rsidR="00000000" w:rsidRPr="00000000">
        <w:rPr>
          <w:rFonts w:ascii="Arial Unicode MS" w:cs="Arial Unicode MS" w:eastAsia="Arial Unicode MS" w:hAnsi="Arial Unicode MS"/>
          <w:rtl w:val="0"/>
        </w:rPr>
        <w:t xml:space="preserve">무풍: 풍속 매 라운드 0-52미터, 영향이 없습니다.</w:t>
      </w:r>
    </w:p>
    <w:p w:rsidR="00000000" w:rsidDel="00000000" w:rsidP="00000000" w:rsidRDefault="00000000" w:rsidRPr="00000000" w14:paraId="00001E10">
      <w:pPr>
        <w:rPr/>
      </w:pPr>
      <w:r w:rsidDel="00000000" w:rsidR="00000000" w:rsidRPr="00000000">
        <w:rPr>
          <w:rFonts w:ascii="Arial Unicode MS" w:cs="Arial Unicode MS" w:eastAsia="Arial Unicode MS" w:hAnsi="Arial Unicode MS"/>
          <w:rtl w:val="0"/>
        </w:rPr>
        <w:t xml:space="preserve">강풍: 풍속 매 라운드 52-78미터, 캐릭터의 수사(청취) 판정 시 3DP 환경 페널티를 받습니다. 원거리 공격 사용 시 3DP 환경 페널티를 받습니다. 초소형 크기의 생물은 매 라운드 시작 시 강인 판정을 하는데, DC는 2이고, 실패하면 넘어집니다. 이것은 환경 효과입니다.</w:t>
      </w:r>
    </w:p>
    <w:p w:rsidR="00000000" w:rsidDel="00000000" w:rsidP="00000000" w:rsidRDefault="00000000" w:rsidRPr="00000000" w14:paraId="00001E11">
      <w:pPr>
        <w:rPr/>
      </w:pPr>
      <w:r w:rsidDel="00000000" w:rsidR="00000000" w:rsidRPr="00000000">
        <w:rPr>
          <w:rFonts w:ascii="Arial Unicode MS" w:cs="Arial Unicode MS" w:eastAsia="Arial Unicode MS" w:hAnsi="Arial Unicode MS"/>
          <w:rtl w:val="0"/>
        </w:rPr>
        <w:t xml:space="preserve">폭풍: 풍속 매 라운드 78-130미터, 캐릭터의 수사(청취) 판정 시 6DP 환경 페널티를 받습니다. 원거리 공격 사용 시 6DP 환경 페널티를 받습니다. 중형 크기 이하의 생물은 매 라운드 시작 시 강인 판정을 하는데, DC는 4입니다. 목표물이 초소형 생물이라면 성공 수가 DC보다 1 적을 때마다 1미터 날아가고, 1점의 심각한 물리 피해를 받습니다. 목표물이 소형 생물이라면 실패 시 넘어지고, 목표물이 중형 생물이라면 역풍으로 전진할 수 없습니다. 이것은 환경 효과입니다.</w:t>
      </w:r>
    </w:p>
    <w:p w:rsidR="00000000" w:rsidDel="00000000" w:rsidP="00000000" w:rsidRDefault="00000000" w:rsidRPr="00000000" w14:paraId="00001E12">
      <w:pPr>
        <w:rPr/>
      </w:pPr>
      <w:r w:rsidDel="00000000" w:rsidR="00000000" w:rsidRPr="00000000">
        <w:rPr>
          <w:rFonts w:ascii="Arial Unicode MS" w:cs="Arial Unicode MS" w:eastAsia="Arial Unicode MS" w:hAnsi="Arial Unicode MS"/>
          <w:rtl w:val="0"/>
        </w:rPr>
        <w:t xml:space="preserve">대폭풍: 풍속 매 라운드 130-182미터, 캐릭터의 수사(청취) 판정 시 12DP 환경 페널티를 받습니다. 원거리 공격 사용 시 12DP 환경 페널티를 받습니다. 초대형 크기 이하의 생물은 매 라운드 시작 시 강인 판정을 하는데, DC는 8입니다. 목표물이 소형 생물 이하라면 성공 수가 DC보다 1 적을 때마다 1미터 날아가고, 1점의 심각한 물리 피해를 받습니다. 목표물이 대형 크기 이하라면 실패 시 넘어집니다. 목표물이 초대형 생물이라면 역풍으로 전진할 수 없습니다. 이것은 환경 효과입니다.</w:t>
      </w:r>
    </w:p>
    <w:p w:rsidR="00000000" w:rsidDel="00000000" w:rsidP="00000000" w:rsidRDefault="00000000" w:rsidRPr="00000000" w14:paraId="00001E13">
      <w:pPr>
        <w:rPr/>
      </w:pPr>
      <w:r w:rsidDel="00000000" w:rsidR="00000000" w:rsidRPr="00000000">
        <w:rPr>
          <w:rFonts w:ascii="Arial Unicode MS" w:cs="Arial Unicode MS" w:eastAsia="Arial Unicode MS" w:hAnsi="Arial Unicode MS"/>
          <w:rtl w:val="0"/>
        </w:rPr>
        <w:t xml:space="preserve">허리케인: 풍속 매 라운드 182-418미터, 캐릭터의 수사(청취) 판정 시 24DP 환경 페널티를 받습니다. 원거리 공격 사용 시 24DP 환경 페널티를 받고, 근접 공격 사용 시 6DP 환경 페널티를 받습니다. 모든 거대형 생물 이하의 생물은 매 라운드 시작 시 강인 판정을 하는데, DC는 12입니다. 목표물이 중형 생물 이하라면 성공 수가 DC보다 1 적을 때마다 1미터 날아가고, 1점의 심각한 물리 피해를 받습니다. 목표물이 초대형 생물 이하라면 실패 시 넘어집니다. 목표물이 거대형 생물이라면 역풍으로 전진할 수 없습니다. 이것은 환경 효과입니다.</w:t>
      </w:r>
    </w:p>
    <w:p w:rsidR="00000000" w:rsidDel="00000000" w:rsidP="00000000" w:rsidRDefault="00000000" w:rsidRPr="00000000" w14:paraId="00001E14">
      <w:pPr>
        <w:rPr/>
      </w:pPr>
      <w:r w:rsidDel="00000000" w:rsidR="00000000" w:rsidRPr="00000000">
        <w:rPr>
          <w:rFonts w:ascii="Arial Unicode MS" w:cs="Arial Unicode MS" w:eastAsia="Arial Unicode MS" w:hAnsi="Arial Unicode MS"/>
          <w:rtl w:val="0"/>
        </w:rPr>
        <w:t xml:space="preserve">토네이도: 풍속 매 라운드 418미터 초과, 캐릭터는 수사(청취) 판정을 할 수 없고, 원거리 공격도 사용할 수 없으며, 근접 공격 사용 시 12DP 환경 페널티를 받습니다. 모든 목표물은 강인 판정을 하는데, DC는 20입니다. 목표물이 초대형 생물 이하라면 성공 수가 DC보다 1 적을 때마다 토네이도 안으로 날아갑니다(아래 참조). 목표물이 거대형 생물 이하라면 실패 시 넘어집니다. 목표물이 초거대형 생물이라면 역풍으로 전진할 수 없습니다. 이것은 환경 효과입니다.</w:t>
      </w:r>
    </w:p>
    <w:p w:rsidR="00000000" w:rsidDel="00000000" w:rsidP="00000000" w:rsidRDefault="00000000" w:rsidRPr="00000000" w14:paraId="00001E15">
      <w:pPr>
        <w:rPr/>
      </w:pPr>
      <w:r w:rsidDel="00000000" w:rsidR="00000000" w:rsidRPr="00000000">
        <w:rPr>
          <w:rFonts w:ascii="Arial Unicode MS" w:cs="Arial Unicode MS" w:eastAsia="Arial Unicode MS" w:hAnsi="Arial Unicode MS"/>
          <w:rtl w:val="0"/>
        </w:rPr>
        <w:t xml:space="preserve">캐릭터가 토네이도 쪽으로 날아가면 토네이도 내부에서 1D10라운드 동안 회전하며, 매 라운드 20점의 심각한 물리 피해를 받고, 인물이 기류 밖으로 던져질 때까지 지속됩니다(낙하 피해는 정상적으로 계산).</w:t>
      </w:r>
    </w:p>
    <w:p w:rsidR="00000000" w:rsidDel="00000000" w:rsidP="00000000" w:rsidRDefault="00000000" w:rsidRPr="00000000" w14:paraId="00001E16">
      <w:pPr>
        <w:rPr/>
      </w:pPr>
      <w:r w:rsidDel="00000000" w:rsidR="00000000" w:rsidRPr="00000000">
        <w:rPr>
          <w:rFonts w:ascii="Arial Unicode MS" w:cs="Arial Unicode MS" w:eastAsia="Arial Unicode MS" w:hAnsi="Arial Unicode MS"/>
          <w:rtl w:val="0"/>
        </w:rPr>
        <w:t xml:space="preserve">특수: 비행 생물의 크기는 판단 시 1단계 감소합니다. 예를 들어 대형 생물이 비행 중이라면 판정 시 중형 생물로 간주합니다.</w:t>
      </w:r>
    </w:p>
    <w:p w:rsidR="00000000" w:rsidDel="00000000" w:rsidP="00000000" w:rsidRDefault="00000000" w:rsidRPr="00000000" w14:paraId="00001E17">
      <w:pPr>
        <w:rPr/>
      </w:pPr>
      <w:r w:rsidDel="00000000" w:rsidR="00000000" w:rsidRPr="00000000">
        <w:rPr>
          <w:rFonts w:ascii="Arial Unicode MS" w:cs="Arial Unicode MS" w:eastAsia="Arial Unicode MS" w:hAnsi="Arial Unicode MS"/>
          <w:rtl w:val="0"/>
        </w:rPr>
        <w:t xml:space="preserve">특수: 비행 생물이 전진할 수 없다면 추가로 1D10미터 밀려납니다. 비행 생물이 넘어지면 추가로 2D10미터 밀려나고, 비행 생물이 날아가면 실패의 효과가 두 배가 됩니다.</w:t>
      </w:r>
    </w:p>
    <w:p w:rsidR="00000000" w:rsidDel="00000000" w:rsidP="00000000" w:rsidRDefault="00000000" w:rsidRPr="00000000" w14:paraId="00001E18">
      <w:pPr>
        <w:rPr/>
      </w:pPr>
      <w:r w:rsidDel="00000000" w:rsidR="00000000" w:rsidRPr="00000000">
        <w:rPr>
          <w:rFonts w:ascii="Arial Unicode MS" w:cs="Arial Unicode MS" w:eastAsia="Arial Unicode MS" w:hAnsi="Arial Unicode MS"/>
          <w:rtl w:val="0"/>
        </w:rPr>
        <w:t xml:space="preserve">안개: 안개는 시야를 가릴 수 있으며, 캐릭터의 시야 거리 범위는 안개의 크기에 따라 변합니다.</w:t>
      </w:r>
    </w:p>
    <w:p w:rsidR="00000000" w:rsidDel="00000000" w:rsidP="00000000" w:rsidRDefault="00000000" w:rsidRPr="00000000" w14:paraId="00001E19">
      <w:pPr>
        <w:rPr/>
      </w:pPr>
      <w:r w:rsidDel="00000000" w:rsidR="00000000" w:rsidRPr="00000000">
        <w:rPr>
          <w:rtl w:val="0"/>
        </w:rPr>
        <w:t xml:space="preserve">=====================================================================</w:t>
      </w:r>
    </w:p>
    <w:p w:rsidR="00000000" w:rsidDel="00000000" w:rsidP="00000000" w:rsidRDefault="00000000" w:rsidRPr="00000000" w14:paraId="00001E1A">
      <w:pPr>
        <w:rPr/>
      </w:pPr>
      <w:r w:rsidDel="00000000" w:rsidR="00000000" w:rsidRPr="00000000">
        <w:rPr>
          <w:rtl w:val="0"/>
        </w:rPr>
        <w:t xml:space="preserve">======================================</w:t>
      </w:r>
    </w:p>
    <w:p w:rsidR="00000000" w:rsidDel="00000000" w:rsidP="00000000" w:rsidRDefault="00000000" w:rsidRPr="00000000" w14:paraId="00001E1B">
      <w:pPr>
        <w:rPr/>
      </w:pPr>
      <w:r w:rsidDel="00000000" w:rsidR="00000000" w:rsidRPr="00000000">
        <w:rPr>
          <w:rFonts w:ascii="Arial Unicode MS" w:cs="Arial Unicode MS" w:eastAsia="Arial Unicode MS" w:hAnsi="Arial Unicode MS"/>
          <w:rtl w:val="0"/>
        </w:rPr>
        <w:t xml:space="preserve">온도:</w:t>
      </w:r>
    </w:p>
    <w:p w:rsidR="00000000" w:rsidDel="00000000" w:rsidP="00000000" w:rsidRDefault="00000000" w:rsidRPr="00000000" w14:paraId="00001E1C">
      <w:pPr>
        <w:rPr/>
      </w:pPr>
      <w:r w:rsidDel="00000000" w:rsidR="00000000" w:rsidRPr="00000000">
        <w:rPr>
          <w:rFonts w:ascii="Arial Unicode MS" w:cs="Arial Unicode MS" w:eastAsia="Arial Unicode MS" w:hAnsi="Arial Unicode MS"/>
          <w:rtl w:val="0"/>
        </w:rPr>
        <w:t xml:space="preserve">온도가 가져오는 모든 효과는 환경 효과입니다.</w:t>
      </w:r>
    </w:p>
    <w:p w:rsidR="00000000" w:rsidDel="00000000" w:rsidP="00000000" w:rsidRDefault="00000000" w:rsidRPr="00000000" w14:paraId="00001E1D">
      <w:pPr>
        <w:rPr/>
      </w:pPr>
      <w:r w:rsidDel="00000000" w:rsidR="00000000" w:rsidRPr="00000000">
        <w:rPr>
          <w:rFonts w:ascii="Arial Unicode MS" w:cs="Arial Unicode MS" w:eastAsia="Arial Unicode MS" w:hAnsi="Arial Unicode MS"/>
          <w:rtl w:val="0"/>
        </w:rPr>
        <w:t xml:space="preserve">뜨겁고 추운 상태에서 캐릭터가 소모하는 물과 음식은 두 배가 되고, 극단적으로 뜨겁거나 극단적으로 추운 상황에서는 캐릭터가 소모하는 물과 음식이 세 배가 됩니다.</w:t>
      </w:r>
    </w:p>
    <w:p w:rsidR="00000000" w:rsidDel="00000000" w:rsidP="00000000" w:rsidRDefault="00000000" w:rsidRPr="00000000" w14:paraId="00001E1E">
      <w:pPr>
        <w:rPr/>
      </w:pPr>
      <w:r w:rsidDel="00000000" w:rsidR="00000000" w:rsidRPr="00000000">
        <w:rPr>
          <w:rFonts w:ascii="Arial Unicode MS" w:cs="Arial Unicode MS" w:eastAsia="Arial Unicode MS" w:hAnsi="Arial Unicode MS"/>
          <w:rtl w:val="0"/>
        </w:rPr>
        <w:t xml:space="preserve">부족하면 갈증 상태에 빠집니다.</w:t>
      </w:r>
    </w:p>
    <w:p w:rsidR="00000000" w:rsidDel="00000000" w:rsidP="00000000" w:rsidRDefault="00000000" w:rsidRPr="00000000" w14:paraId="00001E1F">
      <w:pPr>
        <w:rPr/>
      </w:pPr>
      <w:r w:rsidDel="00000000" w:rsidR="00000000" w:rsidRPr="00000000">
        <w:rPr>
          <w:rFonts w:ascii="Arial Unicode MS" w:cs="Arial Unicode MS" w:eastAsia="Arial Unicode MS" w:hAnsi="Arial Unicode MS"/>
          <w:rtl w:val="0"/>
        </w:rPr>
        <w:t xml:space="preserve">온도 온도 등급</w:t>
      </w:r>
    </w:p>
    <w:p w:rsidR="00000000" w:rsidDel="00000000" w:rsidP="00000000" w:rsidRDefault="00000000" w:rsidRPr="00000000" w14:paraId="00001E20">
      <w:pPr>
        <w:rPr/>
      </w:pPr>
      <w:r w:rsidDel="00000000" w:rsidR="00000000" w:rsidRPr="00000000">
        <w:rPr>
          <w:rFonts w:ascii="Arial Unicode MS" w:cs="Arial Unicode MS" w:eastAsia="Arial Unicode MS" w:hAnsi="Arial Unicode MS"/>
          <w:rtl w:val="0"/>
        </w:rPr>
        <w:t xml:space="preserve">60도 이상 극단적 고온</w:t>
      </w:r>
    </w:p>
    <w:p w:rsidR="00000000" w:rsidDel="00000000" w:rsidP="00000000" w:rsidRDefault="00000000" w:rsidRPr="00000000" w14:paraId="00001E21">
      <w:pPr>
        <w:rPr/>
      </w:pPr>
      <w:r w:rsidDel="00000000" w:rsidR="00000000" w:rsidRPr="00000000">
        <w:rPr>
          <w:rFonts w:ascii="Arial Unicode MS" w:cs="Arial Unicode MS" w:eastAsia="Arial Unicode MS" w:hAnsi="Arial Unicode MS"/>
          <w:rtl w:val="0"/>
        </w:rPr>
        <w:t xml:space="preserve">43도-59도 고온</w:t>
      </w:r>
    </w:p>
    <w:p w:rsidR="00000000" w:rsidDel="00000000" w:rsidP="00000000" w:rsidRDefault="00000000" w:rsidRPr="00000000" w14:paraId="00001E22">
      <w:pPr>
        <w:rPr/>
      </w:pPr>
      <w:r w:rsidDel="00000000" w:rsidR="00000000" w:rsidRPr="00000000">
        <w:rPr>
          <w:rFonts w:ascii="Arial Unicode MS" w:cs="Arial Unicode MS" w:eastAsia="Arial Unicode MS" w:hAnsi="Arial Unicode MS"/>
          <w:rtl w:val="0"/>
        </w:rPr>
        <w:t xml:space="preserve">32도-42도 더위</w:t>
      </w:r>
    </w:p>
    <w:p w:rsidR="00000000" w:rsidDel="00000000" w:rsidP="00000000" w:rsidRDefault="00000000" w:rsidRPr="00000000" w14:paraId="00001E23">
      <w:pPr>
        <w:rPr/>
      </w:pPr>
      <w:r w:rsidDel="00000000" w:rsidR="00000000" w:rsidRPr="00000000">
        <w:rPr>
          <w:rFonts w:ascii="Arial Unicode MS" w:cs="Arial Unicode MS" w:eastAsia="Arial Unicode MS" w:hAnsi="Arial Unicode MS"/>
          <w:rtl w:val="0"/>
        </w:rPr>
        <w:t xml:space="preserve">4도-31도 정상</w:t>
      </w:r>
    </w:p>
    <w:p w:rsidR="00000000" w:rsidDel="00000000" w:rsidP="00000000" w:rsidRDefault="00000000" w:rsidRPr="00000000" w14:paraId="00001E24">
      <w:pPr>
        <w:rPr/>
      </w:pPr>
      <w:r w:rsidDel="00000000" w:rsidR="00000000" w:rsidRPr="00000000">
        <w:rPr>
          <w:rFonts w:ascii="Arial Unicode MS" w:cs="Arial Unicode MS" w:eastAsia="Arial Unicode MS" w:hAnsi="Arial Unicode MS"/>
          <w:rtl w:val="0"/>
        </w:rPr>
        <w:t xml:space="preserve">5도-영하 17도 한랭</w:t>
      </w:r>
    </w:p>
    <w:p w:rsidR="00000000" w:rsidDel="00000000" w:rsidP="00000000" w:rsidRDefault="00000000" w:rsidRPr="00000000" w14:paraId="00001E25">
      <w:pPr>
        <w:rPr/>
      </w:pPr>
      <w:r w:rsidDel="00000000" w:rsidR="00000000" w:rsidRPr="00000000">
        <w:rPr>
          <w:rFonts w:ascii="Arial Unicode MS" w:cs="Arial Unicode MS" w:eastAsia="Arial Unicode MS" w:hAnsi="Arial Unicode MS"/>
          <w:rtl w:val="0"/>
        </w:rPr>
        <w:t xml:space="preserve">영하 18도 이하 극단적 한랭</w:t>
      </w:r>
    </w:p>
    <w:p w:rsidR="00000000" w:rsidDel="00000000" w:rsidP="00000000" w:rsidRDefault="00000000" w:rsidRPr="00000000" w14:paraId="00001E26">
      <w:pPr>
        <w:rPr/>
      </w:pPr>
      <w:r w:rsidDel="00000000" w:rsidR="00000000" w:rsidRPr="00000000">
        <w:rPr>
          <w:rFonts w:ascii="Arial Unicode MS" w:cs="Arial Unicode MS" w:eastAsia="Arial Unicode MS" w:hAnsi="Arial Unicode MS"/>
          <w:rtl w:val="0"/>
        </w:rPr>
        <w:t xml:space="preserve">고온: 캐릭터가 32도를 초과하는 환경에 있을 때 캐릭터의 모든 신체 판정 시 1DP 환경 페널티를 받습니다. 그리고 매시간 강인 판정을 해야 하는데, DC는 3이고, 매번 판정 시 DC+1입니다. 실패하면 1점의 화염 충격 피해를 받습니다.</w:t>
      </w:r>
    </w:p>
    <w:p w:rsidR="00000000" w:rsidDel="00000000" w:rsidP="00000000" w:rsidRDefault="00000000" w:rsidRPr="00000000" w14:paraId="00001E27">
      <w:pPr>
        <w:rPr/>
      </w:pPr>
      <w:r w:rsidDel="00000000" w:rsidR="00000000" w:rsidRPr="00000000">
        <w:rPr>
          <w:rFonts w:ascii="Arial Unicode MS" w:cs="Arial Unicode MS" w:eastAsia="Arial Unicode MS" w:hAnsi="Arial Unicode MS"/>
          <w:rtl w:val="0"/>
        </w:rPr>
        <w:t xml:space="preserve">캐릭터가 43도를 초과하는 환경에 있을 때 캐릭터의 모든 신체 판정 시 2DP 환경 페널티를 받습니다. 그리고 캐릭터는 10분마다 강인 판정을 해야 하는데, DC는 3이고, 매번 판정 시 DC+1입니다. 실패하면 1점의 화염 충격 피해를 받습니다.</w:t>
      </w:r>
    </w:p>
    <w:p w:rsidR="00000000" w:rsidDel="00000000" w:rsidP="00000000" w:rsidRDefault="00000000" w:rsidRPr="00000000" w14:paraId="00001E28">
      <w:pPr>
        <w:rPr/>
      </w:pPr>
      <w:r w:rsidDel="00000000" w:rsidR="00000000" w:rsidRPr="00000000">
        <w:rPr>
          <w:rFonts w:ascii="Arial Unicode MS" w:cs="Arial Unicode MS" w:eastAsia="Arial Unicode MS" w:hAnsi="Arial Unicode MS"/>
          <w:rtl w:val="0"/>
        </w:rPr>
        <w:t xml:space="preserve">극단적 고온 환경: 캐릭터가 60도를 초과하는 환경에 있을 때 캐릭터의 모든 신체 판정 시 4DP 환경 페널티를 받습니다. 그리고 캐릭터는 1분마다 강인 판정을 해야 하는데, DC는 3이고, 매번 판정 시 DC+1입니다. 실패하면 1점의 화염 심각 피해를 받습니다.</w:t>
      </w:r>
    </w:p>
    <w:p w:rsidR="00000000" w:rsidDel="00000000" w:rsidP="00000000" w:rsidRDefault="00000000" w:rsidRPr="00000000" w14:paraId="00001E29">
      <w:pPr>
        <w:rPr/>
      </w:pPr>
      <w:r w:rsidDel="00000000" w:rsidR="00000000" w:rsidRPr="00000000">
        <w:rPr>
          <w:rFonts w:ascii="Arial Unicode MS" w:cs="Arial Unicode MS" w:eastAsia="Arial Unicode MS" w:hAnsi="Arial Unicode MS"/>
          <w:rtl w:val="0"/>
        </w:rPr>
        <w:t xml:space="preserve">캐릭터의 충격 생명력이 가득 차면(이 환경 때문이든 다른 이유 때문이든) 이 환경에 있으면 캐릭터는 즉시 피로 상태에 빠집니다.</w:t>
      </w:r>
    </w:p>
    <w:p w:rsidR="00000000" w:rsidDel="00000000" w:rsidP="00000000" w:rsidRDefault="00000000" w:rsidRPr="00000000" w14:paraId="00001E2A">
      <w:pPr>
        <w:rPr/>
      </w:pPr>
      <w:r w:rsidDel="00000000" w:rsidR="00000000" w:rsidRPr="00000000">
        <w:rPr>
          <w:rFonts w:ascii="Arial Unicode MS" w:cs="Arial Unicode MS" w:eastAsia="Arial Unicode MS" w:hAnsi="Arial Unicode MS"/>
          <w:rtl w:val="0"/>
        </w:rPr>
        <w:t xml:space="preserve">특수한 점은 갑옷 페널티가 이 강인 판정에 유효하며, 이 환경에서 발생한 피해는 자연 회복되지 않는다는 것입니다. 목표물이 극단적 온도 환경을 벗어나지 않는 한 말입니다.</w:t>
      </w:r>
    </w:p>
    <w:p w:rsidR="00000000" w:rsidDel="00000000" w:rsidP="00000000" w:rsidRDefault="00000000" w:rsidRPr="00000000" w14:paraId="00001E2B">
      <w:pPr>
        <w:rPr/>
      </w:pPr>
      <w:r w:rsidDel="00000000" w:rsidR="00000000" w:rsidRPr="00000000">
        <w:rPr>
          <w:rFonts w:ascii="Arial Unicode MS" w:cs="Arial Unicode MS" w:eastAsia="Arial Unicode MS" w:hAnsi="Arial Unicode MS"/>
          <w:rtl w:val="0"/>
        </w:rPr>
        <w:t xml:space="preserve">한랭: 캐릭터가 어떤 방한 준비도 없이 5도 미만의 환경에 있을 때 캐릭터의 모든 신체 판정 시 1DP 환경 페널티를 받습니다. 그리고 매시간 강인 판정을 해야 하는데, DC는 3이고, 매번 판정 시 DC+1입니다. 실패하면 1점의 냉기 충격 피해를 받습니다.</w:t>
      </w:r>
    </w:p>
    <w:p w:rsidR="00000000" w:rsidDel="00000000" w:rsidP="00000000" w:rsidRDefault="00000000" w:rsidRPr="00000000" w14:paraId="00001E2C">
      <w:pPr>
        <w:rPr/>
      </w:pPr>
      <w:r w:rsidDel="00000000" w:rsidR="00000000" w:rsidRPr="00000000">
        <w:rPr>
          <w:rFonts w:ascii="Arial Unicode MS" w:cs="Arial Unicode MS" w:eastAsia="Arial Unicode MS" w:hAnsi="Arial Unicode MS"/>
          <w:rtl w:val="0"/>
        </w:rPr>
        <w:t xml:space="preserve">극단적 한랭 환경: 캐릭터가 어떤 방한 준비도 없이 영하 18도 미만의 환경에 있을 때 캐릭터의 모든 신체 판정 시 1DP 환경 페널티를 받습니다. 그리고 매시간 강인 판정을 해야 하는데, DC는 3이고, 매번 판정 시 DC+1입니다. 실패하면 1점의 냉기 충격 피해와 1점의 누적 가능한 동결 점수를 받습니다.</w:t>
      </w:r>
    </w:p>
    <w:p w:rsidR="00000000" w:rsidDel="00000000" w:rsidP="00000000" w:rsidRDefault="00000000" w:rsidRPr="00000000" w14:paraId="00001E2D">
      <w:pPr>
        <w:rPr/>
      </w:pPr>
      <w:r w:rsidDel="00000000" w:rsidR="00000000" w:rsidRPr="00000000">
        <w:rPr>
          <w:rFonts w:ascii="Arial Unicode MS" w:cs="Arial Unicode MS" w:eastAsia="Arial Unicode MS" w:hAnsi="Arial Unicode MS"/>
          <w:rtl w:val="0"/>
        </w:rPr>
        <w:t xml:space="preserve">특수한 점은 이 환경에서 발생한 피해와 동결 점수는 자연 회복되지 않는다는 것입니다. 목표물이 극단적 온도 환경을 벗어나지 않는 한 말입니다.</w:t>
      </w:r>
    </w:p>
    <w:p w:rsidR="00000000" w:rsidDel="00000000" w:rsidP="00000000" w:rsidRDefault="00000000" w:rsidRPr="00000000" w14:paraId="00001E2E">
      <w:pPr>
        <w:rPr/>
      </w:pPr>
      <w:r w:rsidDel="00000000" w:rsidR="00000000" w:rsidRPr="00000000">
        <w:rPr>
          <w:rtl w:val="0"/>
        </w:rPr>
        <w:t xml:space="preserve">=====================================================================</w:t>
      </w:r>
    </w:p>
    <w:p w:rsidR="00000000" w:rsidDel="00000000" w:rsidP="00000000" w:rsidRDefault="00000000" w:rsidRPr="00000000" w14:paraId="00001E2F">
      <w:pPr>
        <w:rPr/>
      </w:pPr>
      <w:r w:rsidDel="00000000" w:rsidR="00000000" w:rsidRPr="00000000">
        <w:rPr>
          <w:rtl w:val="0"/>
        </w:rPr>
        <w:t xml:space="preserve">======================================</w:t>
      </w:r>
    </w:p>
    <w:p w:rsidR="00000000" w:rsidDel="00000000" w:rsidP="00000000" w:rsidRDefault="00000000" w:rsidRPr="00000000" w14:paraId="00001E30">
      <w:pPr>
        <w:rPr/>
      </w:pPr>
      <w:r w:rsidDel="00000000" w:rsidR="00000000" w:rsidRPr="00000000">
        <w:rPr>
          <w:rFonts w:ascii="Arial Unicode MS" w:cs="Arial Unicode MS" w:eastAsia="Arial Unicode MS" w:hAnsi="Arial Unicode MS"/>
          <w:rtl w:val="0"/>
        </w:rPr>
        <w:t xml:space="preserve">화재:</w:t>
      </w:r>
    </w:p>
    <w:p w:rsidR="00000000" w:rsidDel="00000000" w:rsidP="00000000" w:rsidRDefault="00000000" w:rsidRPr="00000000" w14:paraId="00001E31">
      <w:pPr>
        <w:rPr/>
      </w:pPr>
      <w:r w:rsidDel="00000000" w:rsidR="00000000" w:rsidRPr="00000000">
        <w:rPr>
          <w:rFonts w:ascii="Arial Unicode MS" w:cs="Arial Unicode MS" w:eastAsia="Arial Unicode MS" w:hAnsi="Arial Unicode MS"/>
          <w:rtl w:val="0"/>
        </w:rPr>
        <w:t xml:space="preserve">캐릭터가 화재 속에 있을 때는 아래 세 가지 위험을 받습니다.</w:t>
      </w:r>
    </w:p>
    <w:p w:rsidR="00000000" w:rsidDel="00000000" w:rsidP="00000000" w:rsidRDefault="00000000" w:rsidRPr="00000000" w14:paraId="00001E32">
      <w:pPr>
        <w:rPr/>
      </w:pPr>
      <w:r w:rsidDel="00000000" w:rsidR="00000000" w:rsidRPr="00000000">
        <w:rPr>
          <w:rFonts w:ascii="Arial Unicode MS" w:cs="Arial Unicode MS" w:eastAsia="Arial Unicode MS" w:hAnsi="Arial Unicode MS"/>
          <w:rtl w:val="0"/>
        </w:rPr>
        <w:t xml:space="preserve">화상: 캐릭터가 화재의 범위 내에 있을 때 매 라운드 9DP의 화염 심각 피해를 받습니다. 또한 캐릭터는 5라운드마다 강인 판정을 해야 하는데, DC는 2이고, 1분마다 DC+1입니다. 실패하면 1점의 화염 충격 피해를 받으며, 캐릭터 갑옷의 페널티가 이 강인 판정에 유효합니다.</w:t>
      </w:r>
    </w:p>
    <w:p w:rsidR="00000000" w:rsidDel="00000000" w:rsidP="00000000" w:rsidRDefault="00000000" w:rsidRPr="00000000" w14:paraId="00001E33">
      <w:pPr>
        <w:rPr/>
      </w:pPr>
      <w:r w:rsidDel="00000000" w:rsidR="00000000" w:rsidRPr="00000000">
        <w:rPr>
          <w:rFonts w:ascii="Arial Unicode MS" w:cs="Arial Unicode MS" w:eastAsia="Arial Unicode MS" w:hAnsi="Arial Unicode MS"/>
          <w:rtl w:val="0"/>
        </w:rPr>
        <w:t xml:space="preserve">발화: 화재에 깊이 빠진 캐릭터는 부주의하면 쉽게 불이 붙을 수 있습니다. 인물은 매분 반사 판정을 해야 하는데, DC는 2이고, 실패하면 9DP 화염 심각 피해를 받습니다. 이것은 환경 피해이며, 동일한 양의 연소 점수를 얻습니다.</w:t>
      </w:r>
    </w:p>
    <w:p w:rsidR="00000000" w:rsidDel="00000000" w:rsidP="00000000" w:rsidRDefault="00000000" w:rsidRPr="00000000" w14:paraId="00001E34">
      <w:pPr>
        <w:rPr/>
      </w:pPr>
      <w:r w:rsidDel="00000000" w:rsidR="00000000" w:rsidRPr="00000000">
        <w:rPr>
          <w:rFonts w:ascii="Arial Unicode MS" w:cs="Arial Unicode MS" w:eastAsia="Arial Unicode MS" w:hAnsi="Arial Unicode MS"/>
          <w:rtl w:val="0"/>
        </w:rPr>
        <w:t xml:space="preserve">연기: 화재 내부에 있는 캐릭터는 "연기"의 영향을 받습니다.</w:t>
      </w:r>
    </w:p>
    <w:p w:rsidR="00000000" w:rsidDel="00000000" w:rsidP="00000000" w:rsidRDefault="00000000" w:rsidRPr="00000000" w14:paraId="00001E35">
      <w:pPr>
        <w:rPr/>
      </w:pPr>
      <w:r w:rsidDel="00000000" w:rsidR="00000000" w:rsidRPr="00000000">
        <w:rPr>
          <w:rtl w:val="0"/>
        </w:rPr>
        <w:t xml:space="preserve">=====================================================================</w:t>
      </w:r>
    </w:p>
    <w:p w:rsidR="00000000" w:rsidDel="00000000" w:rsidP="00000000" w:rsidRDefault="00000000" w:rsidRPr="00000000" w14:paraId="00001E36">
      <w:pPr>
        <w:rPr/>
      </w:pPr>
      <w:r w:rsidDel="00000000" w:rsidR="00000000" w:rsidRPr="00000000">
        <w:rPr>
          <w:rtl w:val="0"/>
        </w:rPr>
        <w:t xml:space="preserve">======================================</w:t>
      </w:r>
    </w:p>
    <w:p w:rsidR="00000000" w:rsidDel="00000000" w:rsidP="00000000" w:rsidRDefault="00000000" w:rsidRPr="00000000" w14:paraId="00001E37">
      <w:pPr>
        <w:rPr/>
      </w:pPr>
      <w:r w:rsidDel="00000000" w:rsidR="00000000" w:rsidRPr="00000000">
        <w:rPr>
          <w:rFonts w:ascii="Arial Unicode MS" w:cs="Arial Unicode MS" w:eastAsia="Arial Unicode MS" w:hAnsi="Arial Unicode MS"/>
          <w:rtl w:val="0"/>
        </w:rPr>
        <w:t xml:space="preserve">밀폐 공간:</w:t>
      </w:r>
    </w:p>
    <w:p w:rsidR="00000000" w:rsidDel="00000000" w:rsidP="00000000" w:rsidRDefault="00000000" w:rsidRPr="00000000" w14:paraId="00001E38">
      <w:pPr>
        <w:rPr/>
      </w:pPr>
      <w:r w:rsidDel="00000000" w:rsidR="00000000" w:rsidRPr="00000000">
        <w:rPr>
          <w:rFonts w:ascii="Arial Unicode MS" w:cs="Arial Unicode MS" w:eastAsia="Arial Unicode MS" w:hAnsi="Arial Unicode MS"/>
          <w:rtl w:val="0"/>
        </w:rPr>
        <w:t xml:space="preserve">중형 생물 하나가 3입방미터의 밀폐 공간에 있으면 6시간 동안 정상적으로 호흡할 수 있습니다.</w:t>
      </w:r>
    </w:p>
    <w:p w:rsidR="00000000" w:rsidDel="00000000" w:rsidP="00000000" w:rsidRDefault="00000000" w:rsidRPr="00000000" w14:paraId="00001E39">
      <w:pPr>
        <w:rPr/>
      </w:pPr>
      <w:r w:rsidDel="00000000" w:rsidR="00000000" w:rsidRPr="00000000">
        <w:rPr>
          <w:rFonts w:ascii="Arial Unicode MS" w:cs="Arial Unicode MS" w:eastAsia="Arial Unicode MS" w:hAnsi="Arial Unicode MS"/>
          <w:rtl w:val="0"/>
        </w:rPr>
        <w:t xml:space="preserve">이 시간을 초과하면 15분마다 건강 판정을 하는데, DC는 자신의 건강이고, 차이값만큼의 충격 피해를 줍니다. 충격 피해가 인물 생명력을 가득 채우면 인물은 기절합니다.</w:t>
      </w:r>
    </w:p>
    <w:p w:rsidR="00000000" w:rsidDel="00000000" w:rsidP="00000000" w:rsidRDefault="00000000" w:rsidRPr="00000000" w14:paraId="00001E3A">
      <w:pPr>
        <w:rPr/>
      </w:pPr>
      <w:r w:rsidDel="00000000" w:rsidR="00000000" w:rsidRPr="00000000">
        <w:rPr>
          <w:rFonts w:ascii="Arial Unicode MS" w:cs="Arial Unicode MS" w:eastAsia="Arial Unicode MS" w:hAnsi="Arial Unicode MS"/>
          <w:rtl w:val="0"/>
        </w:rPr>
        <w:t xml:space="preserve">그리고 다음 15분에는 모든 충격 피해가 심각 피해로 바뀌고, 인물은 임종 단계에 들어갑니다.</w:t>
      </w:r>
    </w:p>
    <w:p w:rsidR="00000000" w:rsidDel="00000000" w:rsidP="00000000" w:rsidRDefault="00000000" w:rsidRPr="00000000" w14:paraId="00001E3B">
      <w:pPr>
        <w:rPr/>
      </w:pPr>
      <w:r w:rsidDel="00000000" w:rsidR="00000000" w:rsidRPr="00000000">
        <w:rPr>
          <w:rFonts w:ascii="Arial Unicode MS" w:cs="Arial Unicode MS" w:eastAsia="Arial Unicode MS" w:hAnsi="Arial Unicode MS"/>
          <w:rtl w:val="0"/>
        </w:rPr>
        <w:t xml:space="preserve">다음 15분에는 모든 심각 피해가 악성 피해로 바뀌고, 인물은 즉시 사망합니다.</w:t>
      </w:r>
    </w:p>
    <w:p w:rsidR="00000000" w:rsidDel="00000000" w:rsidP="00000000" w:rsidRDefault="00000000" w:rsidRPr="00000000" w14:paraId="00001E3C">
      <w:pPr>
        <w:rPr/>
      </w:pPr>
      <w:r w:rsidDel="00000000" w:rsidR="00000000" w:rsidRPr="00000000">
        <w:rPr>
          <w:rFonts w:ascii="Arial Unicode MS" w:cs="Arial Unicode MS" w:eastAsia="Arial Unicode MS" w:hAnsi="Arial Unicode MS"/>
          <w:rtl w:val="0"/>
        </w:rPr>
        <w:t xml:space="preserve">생물이나 산소를 소모하는 화염 등의 단위가 하나 더 있을 때마다 지속 시간이 비례하여 감소합니다.</w:t>
      </w:r>
    </w:p>
    <w:p w:rsidR="00000000" w:rsidDel="00000000" w:rsidP="00000000" w:rsidRDefault="00000000" w:rsidRPr="00000000" w14:paraId="00001E3D">
      <w:pPr>
        <w:rPr/>
      </w:pPr>
      <w:r w:rsidDel="00000000" w:rsidR="00000000" w:rsidRPr="00000000">
        <w:rPr>
          <w:rFonts w:ascii="Arial Unicode MS" w:cs="Arial Unicode MS" w:eastAsia="Arial Unicode MS" w:hAnsi="Arial Unicode MS"/>
          <w:rtl w:val="0"/>
        </w:rPr>
        <w:t xml:space="preserve">예를 들어 중형 생물 2마리라면 3시간 동안 정상적으로 호흡할 수 있고, 그 후 7분마다 한 번씩 판정합니다.</w:t>
      </w:r>
    </w:p>
    <w:p w:rsidR="00000000" w:rsidDel="00000000" w:rsidP="00000000" w:rsidRDefault="00000000" w:rsidRPr="00000000" w14:paraId="00001E3E">
      <w:pPr>
        <w:rPr/>
      </w:pPr>
      <w:r w:rsidDel="00000000" w:rsidR="00000000" w:rsidRPr="00000000">
        <w:rPr>
          <w:rFonts w:ascii="Arial Unicode MS" w:cs="Arial Unicode MS" w:eastAsia="Arial Unicode MS" w:hAnsi="Arial Unicode MS"/>
          <w:rtl w:val="0"/>
        </w:rPr>
        <w:t xml:space="preserve">주의해야 할 점은 이 효과는 호흡기가 있는 생물에게만 영향을 준다는 것입니다.</w:t>
      </w:r>
    </w:p>
    <w:p w:rsidR="00000000" w:rsidDel="00000000" w:rsidP="00000000" w:rsidRDefault="00000000" w:rsidRPr="00000000" w14:paraId="00001E3F">
      <w:pPr>
        <w:rPr/>
      </w:pPr>
      <w:r w:rsidDel="00000000" w:rsidR="00000000" w:rsidRPr="00000000">
        <w:rPr>
          <w:rtl w:val="0"/>
        </w:rPr>
        <w:t xml:space="preserve">=====================================================================</w:t>
      </w:r>
    </w:p>
    <w:p w:rsidR="00000000" w:rsidDel="00000000" w:rsidP="00000000" w:rsidRDefault="00000000" w:rsidRPr="00000000" w14:paraId="00001E40">
      <w:pPr>
        <w:rPr/>
      </w:pPr>
      <w:r w:rsidDel="00000000" w:rsidR="00000000" w:rsidRPr="00000000">
        <w:rPr>
          <w:rtl w:val="0"/>
        </w:rPr>
        <w:t xml:space="preserve">======================================</w:t>
      </w:r>
    </w:p>
    <w:p w:rsidR="00000000" w:rsidDel="00000000" w:rsidP="00000000" w:rsidRDefault="00000000" w:rsidRPr="00000000" w14:paraId="00001E41">
      <w:pPr>
        <w:rPr/>
      </w:pPr>
      <w:r w:rsidDel="00000000" w:rsidR="00000000" w:rsidRPr="00000000">
        <w:rPr>
          <w:rFonts w:ascii="Arial Unicode MS" w:cs="Arial Unicode MS" w:eastAsia="Arial Unicode MS" w:hAnsi="Arial Unicode MS"/>
          <w:rtl w:val="0"/>
        </w:rPr>
        <w:t xml:space="preserve">끓는 물:</w:t>
      </w:r>
    </w:p>
    <w:p w:rsidR="00000000" w:rsidDel="00000000" w:rsidP="00000000" w:rsidRDefault="00000000" w:rsidRPr="00000000" w14:paraId="00001E42">
      <w:pPr>
        <w:rPr/>
      </w:pPr>
      <w:r w:rsidDel="00000000" w:rsidR="00000000" w:rsidRPr="00000000">
        <w:rPr>
          <w:rFonts w:ascii="Arial Unicode MS" w:cs="Arial Unicode MS" w:eastAsia="Arial Unicode MS" w:hAnsi="Arial Unicode MS"/>
          <w:rtl w:val="0"/>
        </w:rPr>
        <w:t xml:space="preserve">캐릭터가 끓는 물에 닿으면 매 라운드 3점의 화염 심각 피해를 받습니다.</w:t>
      </w:r>
    </w:p>
    <w:p w:rsidR="00000000" w:rsidDel="00000000" w:rsidP="00000000" w:rsidRDefault="00000000" w:rsidRPr="00000000" w14:paraId="00001E43">
      <w:pPr>
        <w:rPr/>
      </w:pPr>
      <w:r w:rsidDel="00000000" w:rsidR="00000000" w:rsidRPr="00000000">
        <w:rPr>
          <w:rFonts w:ascii="Arial Unicode MS" w:cs="Arial Unicode MS" w:eastAsia="Arial Unicode MS" w:hAnsi="Arial Unicode MS"/>
          <w:rtl w:val="0"/>
        </w:rPr>
        <w:t xml:space="preserve">캐릭터가 끓는 물 위를 걸을 때 이 피해를 받습니다.</w:t>
      </w:r>
    </w:p>
    <w:p w:rsidR="00000000" w:rsidDel="00000000" w:rsidP="00000000" w:rsidRDefault="00000000" w:rsidRPr="00000000" w14:paraId="00001E44">
      <w:pPr>
        <w:rPr/>
      </w:pPr>
      <w:r w:rsidDel="00000000" w:rsidR="00000000" w:rsidRPr="00000000">
        <w:rPr>
          <w:rFonts w:ascii="Arial Unicode MS" w:cs="Arial Unicode MS" w:eastAsia="Arial Unicode MS" w:hAnsi="Arial Unicode MS"/>
          <w:rtl w:val="0"/>
        </w:rPr>
        <w:t xml:space="preserve">또한 완전히 끓는 물에 잠기면 매 라운드 20점의 심각한 화염 피해를 받습니다. 그리고 캐릭터를 완전히 물에 잠그면 캐릭터는 동시에 질식 상태에 빠집니다.</w:t>
      </w:r>
    </w:p>
    <w:p w:rsidR="00000000" w:rsidDel="00000000" w:rsidP="00000000" w:rsidRDefault="00000000" w:rsidRPr="00000000" w14:paraId="00001E45">
      <w:pPr>
        <w:rPr/>
      </w:pPr>
      <w:r w:rsidDel="00000000" w:rsidR="00000000" w:rsidRPr="00000000">
        <w:rPr>
          <w:rtl w:val="0"/>
        </w:rPr>
        <w:t xml:space="preserve">=====================================================================</w:t>
      </w:r>
    </w:p>
    <w:p w:rsidR="00000000" w:rsidDel="00000000" w:rsidP="00000000" w:rsidRDefault="00000000" w:rsidRPr="00000000" w14:paraId="00001E46">
      <w:pPr>
        <w:rPr/>
      </w:pPr>
      <w:r w:rsidDel="00000000" w:rsidR="00000000" w:rsidRPr="00000000">
        <w:rPr>
          <w:rtl w:val="0"/>
        </w:rPr>
        <w:t xml:space="preserve">======================================</w:t>
      </w:r>
    </w:p>
    <w:p w:rsidR="00000000" w:rsidDel="00000000" w:rsidP="00000000" w:rsidRDefault="00000000" w:rsidRPr="00000000" w14:paraId="00001E47">
      <w:pPr>
        <w:rPr/>
      </w:pPr>
      <w:r w:rsidDel="00000000" w:rsidR="00000000" w:rsidRPr="00000000">
        <w:rPr>
          <w:rFonts w:ascii="Arial Unicode MS" w:cs="Arial Unicode MS" w:eastAsia="Arial Unicode MS" w:hAnsi="Arial Unicode MS"/>
          <w:rtl w:val="0"/>
        </w:rPr>
        <w:t xml:space="preserve">용암:</w:t>
      </w:r>
    </w:p>
    <w:p w:rsidR="00000000" w:rsidDel="00000000" w:rsidP="00000000" w:rsidRDefault="00000000" w:rsidRPr="00000000" w14:paraId="00001E48">
      <w:pPr>
        <w:rPr/>
      </w:pPr>
      <w:r w:rsidDel="00000000" w:rsidR="00000000" w:rsidRPr="00000000">
        <w:rPr>
          <w:rFonts w:ascii="Arial Unicode MS" w:cs="Arial Unicode MS" w:eastAsia="Arial Unicode MS" w:hAnsi="Arial Unicode MS"/>
          <w:rtl w:val="0"/>
        </w:rPr>
        <w:t xml:space="preserve">캐릭터가 용암이나 마그마에 닿으면 매 라운드 6점의 심각한 화염 피해를 받습니다.</w:t>
      </w:r>
    </w:p>
    <w:p w:rsidR="00000000" w:rsidDel="00000000" w:rsidP="00000000" w:rsidRDefault="00000000" w:rsidRPr="00000000" w14:paraId="00001E49">
      <w:pPr>
        <w:rPr/>
      </w:pPr>
      <w:r w:rsidDel="00000000" w:rsidR="00000000" w:rsidRPr="00000000">
        <w:rPr>
          <w:rFonts w:ascii="Arial Unicode MS" w:cs="Arial Unicode MS" w:eastAsia="Arial Unicode MS" w:hAnsi="Arial Unicode MS"/>
          <w:rtl w:val="0"/>
        </w:rPr>
        <w:t xml:space="preserve">캐릭터가 용암 위를 걸을 때 이 피해를 받습니다.</w:t>
      </w:r>
    </w:p>
    <w:p w:rsidR="00000000" w:rsidDel="00000000" w:rsidP="00000000" w:rsidRDefault="00000000" w:rsidRPr="00000000" w14:paraId="00001E4A">
      <w:pPr>
        <w:rPr/>
      </w:pPr>
      <w:r w:rsidDel="00000000" w:rsidR="00000000" w:rsidRPr="00000000">
        <w:rPr>
          <w:rFonts w:ascii="Arial Unicode MS" w:cs="Arial Unicode MS" w:eastAsia="Arial Unicode MS" w:hAnsi="Arial Unicode MS"/>
          <w:rtl w:val="0"/>
        </w:rPr>
        <w:t xml:space="preserve">또한 완전히 용암에 잠기면 매 라운드 60점의 심각한 화염 피해를 받습니다. 그리고 최종 피해의 절반에 해당하는 연소 점수를 얻는데, 반사로 내성 굴림을 하며, 누적되지 않습니다. 그리고 캐릭터를 완전히 물에 잠그면 캐릭터는 동시에 질식 상태에 빠집니다.</w:t>
      </w:r>
    </w:p>
    <w:p w:rsidR="00000000" w:rsidDel="00000000" w:rsidP="00000000" w:rsidRDefault="00000000" w:rsidRPr="00000000" w14:paraId="00001E4B">
      <w:pPr>
        <w:rPr/>
      </w:pPr>
      <w:r w:rsidDel="00000000" w:rsidR="00000000" w:rsidRPr="00000000">
        <w:rPr>
          <w:rtl w:val="0"/>
        </w:rPr>
        <w:t xml:space="preserve">=====================================================================</w:t>
      </w:r>
    </w:p>
    <w:p w:rsidR="00000000" w:rsidDel="00000000" w:rsidP="00000000" w:rsidRDefault="00000000" w:rsidRPr="00000000" w14:paraId="00001E4C">
      <w:pPr>
        <w:rPr/>
      </w:pPr>
      <w:r w:rsidDel="00000000" w:rsidR="00000000" w:rsidRPr="00000000">
        <w:rPr>
          <w:rtl w:val="0"/>
        </w:rPr>
        <w:t xml:space="preserve">======================================</w:t>
      </w:r>
    </w:p>
    <w:p w:rsidR="00000000" w:rsidDel="00000000" w:rsidP="00000000" w:rsidRDefault="00000000" w:rsidRPr="00000000" w14:paraId="00001E4D">
      <w:pPr>
        <w:rPr/>
      </w:pPr>
      <w:r w:rsidDel="00000000" w:rsidR="00000000" w:rsidRPr="00000000">
        <w:rPr>
          <w:rFonts w:ascii="Arial Unicode MS" w:cs="Arial Unicode MS" w:eastAsia="Arial Unicode MS" w:hAnsi="Arial Unicode MS"/>
          <w:rtl w:val="0"/>
        </w:rPr>
        <w:t xml:space="preserve">연기:</w:t>
      </w:r>
    </w:p>
    <w:p w:rsidR="00000000" w:rsidDel="00000000" w:rsidP="00000000" w:rsidRDefault="00000000" w:rsidRPr="00000000" w14:paraId="00001E4E">
      <w:pPr>
        <w:rPr/>
      </w:pPr>
      <w:r w:rsidDel="00000000" w:rsidR="00000000" w:rsidRPr="00000000">
        <w:rPr>
          <w:rFonts w:ascii="Arial Unicode MS" w:cs="Arial Unicode MS" w:eastAsia="Arial Unicode MS" w:hAnsi="Arial Unicode MS"/>
          <w:rtl w:val="0"/>
        </w:rPr>
        <w:t xml:space="preserve">짙은 연기를 들이마신 캐릭터는 매 라운드 강인 판정을 해야 하는데, DC는 2이고, 30초마다 DC+1입니다. 판정에 실패하면 1점의 독 충격 피해를 받습니다. 주의해야 할 점은 이 효과는 호흡기가 있는 생물에게만 영향을 준다는 것입니다. 그리고 짙은 연기도 시야를 가리는데, 짙은 연기 속에 있는 캐릭터는 엄폐를 얻습니다.</w:t>
      </w:r>
    </w:p>
    <w:p w:rsidR="00000000" w:rsidDel="00000000" w:rsidP="00000000" w:rsidRDefault="00000000" w:rsidRPr="00000000" w14:paraId="00001E4F">
      <w:pPr>
        <w:rPr/>
      </w:pPr>
      <w:r w:rsidDel="00000000" w:rsidR="00000000" w:rsidRPr="00000000">
        <w:rPr>
          <w:rtl w:val="0"/>
        </w:rPr>
        <w:t xml:space="preserve">=====================================================================</w:t>
      </w:r>
    </w:p>
    <w:p w:rsidR="00000000" w:rsidDel="00000000" w:rsidP="00000000" w:rsidRDefault="00000000" w:rsidRPr="00000000" w14:paraId="00001E50">
      <w:pPr>
        <w:rPr/>
      </w:pPr>
      <w:r w:rsidDel="00000000" w:rsidR="00000000" w:rsidRPr="00000000">
        <w:rPr>
          <w:rtl w:val="0"/>
        </w:rPr>
        <w:t xml:space="preserve">======================================</w:t>
      </w:r>
    </w:p>
    <w:p w:rsidR="00000000" w:rsidDel="00000000" w:rsidP="00000000" w:rsidRDefault="00000000" w:rsidRPr="00000000" w14:paraId="00001E51">
      <w:pPr>
        <w:rPr/>
      </w:pPr>
      <w:r w:rsidDel="00000000" w:rsidR="00000000" w:rsidRPr="00000000">
        <w:rPr>
          <w:rFonts w:ascii="Arial Unicode MS" w:cs="Arial Unicode MS" w:eastAsia="Arial Unicode MS" w:hAnsi="Arial Unicode MS"/>
          <w:rtl w:val="0"/>
        </w:rPr>
        <w:t xml:space="preserve">어두운 환경:</w:t>
      </w:r>
    </w:p>
    <w:p w:rsidR="00000000" w:rsidDel="00000000" w:rsidP="00000000" w:rsidRDefault="00000000" w:rsidRPr="00000000" w14:paraId="00001E52">
      <w:pPr>
        <w:rPr/>
      </w:pPr>
      <w:r w:rsidDel="00000000" w:rsidR="00000000" w:rsidRPr="00000000">
        <w:rPr>
          <w:rFonts w:ascii="Arial Unicode MS" w:cs="Arial Unicode MS" w:eastAsia="Arial Unicode MS" w:hAnsi="Arial Unicode MS"/>
          <w:rtl w:val="0"/>
        </w:rPr>
        <w:t xml:space="preserve">빛이 부족할 때(예를 들어 달빛이 있는 밤)는 암시, 암흑시야, 진실시야가 없는 일부 생물의 경우 해당 생물의 시야 거리의 감지 범위와 희미한 범위가 절반으로 감소합니다.</w:t>
      </w:r>
    </w:p>
    <w:p w:rsidR="00000000" w:rsidDel="00000000" w:rsidP="00000000" w:rsidRDefault="00000000" w:rsidRPr="00000000" w14:paraId="00001E53">
      <w:pPr>
        <w:rPr/>
      </w:pPr>
      <w:r w:rsidDel="00000000" w:rsidR="00000000" w:rsidRPr="00000000">
        <w:rPr>
          <w:rtl w:val="0"/>
        </w:rPr>
        <w:t xml:space="preserve">=====================================================================</w:t>
      </w:r>
    </w:p>
    <w:p w:rsidR="00000000" w:rsidDel="00000000" w:rsidP="00000000" w:rsidRDefault="00000000" w:rsidRPr="00000000" w14:paraId="00001E54">
      <w:pPr>
        <w:rPr/>
      </w:pPr>
      <w:r w:rsidDel="00000000" w:rsidR="00000000" w:rsidRPr="00000000">
        <w:rPr>
          <w:rtl w:val="0"/>
        </w:rPr>
        <w:t xml:space="preserve">======================================</w:t>
      </w:r>
    </w:p>
    <w:p w:rsidR="00000000" w:rsidDel="00000000" w:rsidP="00000000" w:rsidRDefault="00000000" w:rsidRPr="00000000" w14:paraId="00001E55">
      <w:pPr>
        <w:rPr/>
      </w:pPr>
      <w:r w:rsidDel="00000000" w:rsidR="00000000" w:rsidRPr="00000000">
        <w:rPr>
          <w:rFonts w:ascii="Arial Unicode MS" w:cs="Arial Unicode MS" w:eastAsia="Arial Unicode MS" w:hAnsi="Arial Unicode MS"/>
          <w:rtl w:val="0"/>
        </w:rPr>
        <w:t xml:space="preserve">암흑 환경:</w:t>
      </w:r>
    </w:p>
    <w:p w:rsidR="00000000" w:rsidDel="00000000" w:rsidP="00000000" w:rsidRDefault="00000000" w:rsidRPr="00000000" w14:paraId="00001E56">
      <w:pPr>
        <w:rPr/>
      </w:pPr>
      <w:r w:rsidDel="00000000" w:rsidR="00000000" w:rsidRPr="00000000">
        <w:rPr>
          <w:rFonts w:ascii="Arial Unicode MS" w:cs="Arial Unicode MS" w:eastAsia="Arial Unicode MS" w:hAnsi="Arial Unicode MS"/>
          <w:rtl w:val="0"/>
        </w:rPr>
        <w:t xml:space="preserve">빛이 전혀 없을 때는 암시, 암흑시야, 진실시야가 없는 일부 생물의 경우 정상적으로 사물을 볼 수 없습니다. 이때 이런 생물은 장님 상태에 빠집니다.</w:t>
      </w:r>
    </w:p>
    <w:p w:rsidR="00000000" w:rsidDel="00000000" w:rsidP="00000000" w:rsidRDefault="00000000" w:rsidRPr="00000000" w14:paraId="00001E57">
      <w:pPr>
        <w:rPr/>
      </w:pPr>
      <w:r w:rsidDel="00000000" w:rsidR="00000000" w:rsidRPr="00000000">
        <w:rPr>
          <w:rtl w:val="0"/>
        </w:rPr>
        <w:t xml:space="preserve">=====================================================================</w:t>
      </w:r>
    </w:p>
    <w:p w:rsidR="00000000" w:rsidDel="00000000" w:rsidP="00000000" w:rsidRDefault="00000000" w:rsidRPr="00000000" w14:paraId="00001E58">
      <w:pPr>
        <w:rPr/>
      </w:pPr>
      <w:r w:rsidDel="00000000" w:rsidR="00000000" w:rsidRPr="00000000">
        <w:rPr>
          <w:rtl w:val="0"/>
        </w:rPr>
        <w:t xml:space="preserve">======================================</w:t>
      </w:r>
    </w:p>
    <w:p w:rsidR="00000000" w:rsidDel="00000000" w:rsidP="00000000" w:rsidRDefault="00000000" w:rsidRPr="00000000" w14:paraId="00001E59">
      <w:pPr>
        <w:rPr/>
      </w:pPr>
      <w:r w:rsidDel="00000000" w:rsidR="00000000" w:rsidRPr="00000000">
        <w:rPr>
          <w:rFonts w:ascii="Arial Unicode MS" w:cs="Arial Unicode MS" w:eastAsia="Arial Unicode MS" w:hAnsi="Arial Unicode MS"/>
          <w:rtl w:val="0"/>
        </w:rPr>
        <w:t xml:space="preserve">우주 환경:</w:t>
      </w:r>
    </w:p>
    <w:p w:rsidR="00000000" w:rsidDel="00000000" w:rsidP="00000000" w:rsidRDefault="00000000" w:rsidRPr="00000000" w14:paraId="00001E5A">
      <w:pPr>
        <w:rPr/>
      </w:pPr>
      <w:r w:rsidDel="00000000" w:rsidR="00000000" w:rsidRPr="00000000">
        <w:rPr>
          <w:rFonts w:ascii="Arial Unicode MS" w:cs="Arial Unicode MS" w:eastAsia="Arial Unicode MS" w:hAnsi="Arial Unicode MS"/>
          <w:rtl w:val="0"/>
        </w:rPr>
        <w:t xml:space="preserve">우주에는 "진공", "방사선", "무중력" 세 가지 환경 효과가 포함되어 있으며, 이 세 가지 환경 효과는 누적될 수 있습니다.</w:t>
      </w:r>
    </w:p>
    <w:p w:rsidR="00000000" w:rsidDel="00000000" w:rsidP="00000000" w:rsidRDefault="00000000" w:rsidRPr="00000000" w14:paraId="00001E5B">
      <w:pPr>
        <w:rPr/>
      </w:pPr>
      <w:r w:rsidDel="00000000" w:rsidR="00000000" w:rsidRPr="00000000">
        <w:rPr>
          <w:rtl w:val="0"/>
        </w:rPr>
        <w:t xml:space="preserve">=====================================================================</w:t>
      </w:r>
    </w:p>
    <w:p w:rsidR="00000000" w:rsidDel="00000000" w:rsidP="00000000" w:rsidRDefault="00000000" w:rsidRPr="00000000" w14:paraId="00001E5C">
      <w:pPr>
        <w:rPr/>
      </w:pPr>
      <w:r w:rsidDel="00000000" w:rsidR="00000000" w:rsidRPr="00000000">
        <w:rPr>
          <w:rtl w:val="0"/>
        </w:rPr>
        <w:t xml:space="preserve">======================================</w:t>
      </w:r>
    </w:p>
    <w:p w:rsidR="00000000" w:rsidDel="00000000" w:rsidP="00000000" w:rsidRDefault="00000000" w:rsidRPr="00000000" w14:paraId="00001E5D">
      <w:pPr>
        <w:rPr/>
      </w:pPr>
      <w:r w:rsidDel="00000000" w:rsidR="00000000" w:rsidRPr="00000000">
        <w:rPr>
          <w:rFonts w:ascii="Arial Unicode MS" w:cs="Arial Unicode MS" w:eastAsia="Arial Unicode MS" w:hAnsi="Arial Unicode MS"/>
          <w:rtl w:val="0"/>
        </w:rPr>
        <w:t xml:space="preserve">방사선:</w:t>
      </w:r>
    </w:p>
    <w:p w:rsidR="00000000" w:rsidDel="00000000" w:rsidP="00000000" w:rsidRDefault="00000000" w:rsidRPr="00000000" w14:paraId="00001E5E">
      <w:pPr>
        <w:rPr/>
      </w:pPr>
      <w:r w:rsidDel="00000000" w:rsidR="00000000" w:rsidRPr="00000000">
        <w:rPr>
          <w:rFonts w:ascii="Arial Unicode MS" w:cs="Arial Unicode MS" w:eastAsia="Arial Unicode MS" w:hAnsi="Arial Unicode MS"/>
          <w:rtl w:val="0"/>
        </w:rPr>
        <w:t xml:space="preserve">어떤 상황에서는 인물이 방사선의 영향을 받을 수 있습니다. 예를 들어 핵 유출이나 우주에 노출되는 경우입니다.</w:t>
      </w:r>
    </w:p>
    <w:p w:rsidR="00000000" w:rsidDel="00000000" w:rsidP="00000000" w:rsidRDefault="00000000" w:rsidRPr="00000000" w14:paraId="00001E5F">
      <w:pPr>
        <w:rPr/>
      </w:pPr>
      <w:r w:rsidDel="00000000" w:rsidR="00000000" w:rsidRPr="00000000">
        <w:rPr>
          <w:rFonts w:ascii="Arial Unicode MS" w:cs="Arial Unicode MS" w:eastAsia="Arial Unicode MS" w:hAnsi="Arial Unicode MS"/>
          <w:rtl w:val="0"/>
        </w:rPr>
        <w:t xml:space="preserve">방사선의 영향은 다양하고, 방사선의 강도에 따라 다르게 나타나지만, 계산의 편의를 위해 우주에서의 방사선 위력을 열거하겠습니다. 우주의 방사선 상태에 노출되면 캐릭터는 매 라운드 1점의 건강 피해를 받습니다.</w:t>
      </w:r>
    </w:p>
    <w:p w:rsidR="00000000" w:rsidDel="00000000" w:rsidP="00000000" w:rsidRDefault="00000000" w:rsidRPr="00000000" w14:paraId="00001E60">
      <w:pPr>
        <w:rPr/>
      </w:pPr>
      <w:r w:rsidDel="00000000" w:rsidR="00000000" w:rsidRPr="00000000">
        <w:rPr>
          <w:rFonts w:ascii="Arial Unicode MS" w:cs="Arial Unicode MS" w:eastAsia="Arial Unicode MS" w:hAnsi="Arial Unicode MS"/>
          <w:rtl w:val="0"/>
        </w:rPr>
        <w:t xml:space="preserve">방사선으로 인한 특성치 피해는 자연 회복되지 않으며, 윤회지경을 통해서만 수리할 수 있습니다.</w:t>
      </w:r>
    </w:p>
    <w:p w:rsidR="00000000" w:rsidDel="00000000" w:rsidP="00000000" w:rsidRDefault="00000000" w:rsidRPr="00000000" w14:paraId="00001E61">
      <w:pPr>
        <w:rPr/>
      </w:pPr>
      <w:r w:rsidDel="00000000" w:rsidR="00000000" w:rsidRPr="00000000">
        <w:rPr>
          <w:rFonts w:ascii="Arial Unicode MS" w:cs="Arial Unicode MS" w:eastAsia="Arial Unicode MS" w:hAnsi="Arial Unicode MS"/>
          <w:rtl w:val="0"/>
        </w:rPr>
        <w:t xml:space="preserve">이것은 환경 효과입니다.</w:t>
      </w:r>
    </w:p>
    <w:p w:rsidR="00000000" w:rsidDel="00000000" w:rsidP="00000000" w:rsidRDefault="00000000" w:rsidRPr="00000000" w14:paraId="00001E62">
      <w:pPr>
        <w:rPr/>
      </w:pPr>
      <w:r w:rsidDel="00000000" w:rsidR="00000000" w:rsidRPr="00000000">
        <w:rPr>
          <w:rtl w:val="0"/>
        </w:rPr>
        <w:t xml:space="preserve">=====================================================================</w:t>
      </w:r>
    </w:p>
    <w:p w:rsidR="00000000" w:rsidDel="00000000" w:rsidP="00000000" w:rsidRDefault="00000000" w:rsidRPr="00000000" w14:paraId="00001E63">
      <w:pPr>
        <w:rPr/>
      </w:pPr>
      <w:r w:rsidDel="00000000" w:rsidR="00000000" w:rsidRPr="00000000">
        <w:rPr>
          <w:rtl w:val="0"/>
        </w:rPr>
        <w:t xml:space="preserve">======================================</w:t>
      </w:r>
    </w:p>
    <w:p w:rsidR="00000000" w:rsidDel="00000000" w:rsidP="00000000" w:rsidRDefault="00000000" w:rsidRPr="00000000" w14:paraId="00001E64">
      <w:pPr>
        <w:rPr/>
      </w:pPr>
      <w:r w:rsidDel="00000000" w:rsidR="00000000" w:rsidRPr="00000000">
        <w:rPr>
          <w:rFonts w:ascii="Arial Unicode MS" w:cs="Arial Unicode MS" w:eastAsia="Arial Unicode MS" w:hAnsi="Arial Unicode MS"/>
          <w:rtl w:val="0"/>
        </w:rPr>
        <w:t xml:space="preserve">진공:</w:t>
      </w:r>
    </w:p>
    <w:p w:rsidR="00000000" w:rsidDel="00000000" w:rsidP="00000000" w:rsidRDefault="00000000" w:rsidRPr="00000000" w14:paraId="00001E65">
      <w:pPr>
        <w:rPr/>
      </w:pPr>
      <w:r w:rsidDel="00000000" w:rsidR="00000000" w:rsidRPr="00000000">
        <w:rPr>
          <w:rFonts w:ascii="Arial Unicode MS" w:cs="Arial Unicode MS" w:eastAsia="Arial Unicode MS" w:hAnsi="Arial Unicode MS"/>
          <w:rtl w:val="0"/>
        </w:rPr>
        <w:t xml:space="preserve">진공은 어떤 공간의 대기압이 어떤 정도로 낮아지는 것으로, 이는 생물에게 피해를 줍니다.</w:t>
      </w:r>
    </w:p>
    <w:p w:rsidR="00000000" w:rsidDel="00000000" w:rsidP="00000000" w:rsidRDefault="00000000" w:rsidRPr="00000000" w14:paraId="00001E66">
      <w:pPr>
        <w:rPr/>
      </w:pPr>
      <w:r w:rsidDel="00000000" w:rsidR="00000000" w:rsidRPr="00000000">
        <w:rPr>
          <w:rFonts w:ascii="Arial Unicode MS" w:cs="Arial Unicode MS" w:eastAsia="Arial Unicode MS" w:hAnsi="Arial Unicode MS"/>
          <w:rtl w:val="0"/>
        </w:rPr>
        <w:t xml:space="preserve">일반적으로 진공은 생물에게 매우 치명적인 피해를 주는데, 진공 상태에서 캐릭터는 매 라운드 2점의 건강 피해와 1점의 지능 피해를 받습니다.</w:t>
      </w:r>
    </w:p>
    <w:p w:rsidR="00000000" w:rsidDel="00000000" w:rsidP="00000000" w:rsidRDefault="00000000" w:rsidRPr="00000000" w14:paraId="00001E67">
      <w:pPr>
        <w:rPr/>
      </w:pPr>
      <w:r w:rsidDel="00000000" w:rsidR="00000000" w:rsidRPr="00000000">
        <w:rPr>
          <w:rFonts w:ascii="Arial Unicode MS" w:cs="Arial Unicode MS" w:eastAsia="Arial Unicode MS" w:hAnsi="Arial Unicode MS"/>
          <w:rtl w:val="0"/>
        </w:rPr>
        <w:t xml:space="preserve">그리고 진공 환경에 있으면 인물이 질식 상태에 빠집니다.</w:t>
      </w:r>
    </w:p>
    <w:p w:rsidR="00000000" w:rsidDel="00000000" w:rsidP="00000000" w:rsidRDefault="00000000" w:rsidRPr="00000000" w14:paraId="00001E68">
      <w:pPr>
        <w:rPr/>
      </w:pPr>
      <w:r w:rsidDel="00000000" w:rsidR="00000000" w:rsidRPr="00000000">
        <w:rPr>
          <w:rFonts w:ascii="Arial Unicode MS" w:cs="Arial Unicode MS" w:eastAsia="Arial Unicode MS" w:hAnsi="Arial Unicode MS"/>
          <w:rtl w:val="0"/>
        </w:rPr>
        <w:t xml:space="preserve">이것은 환경 효과입니다.</w:t>
      </w:r>
    </w:p>
    <w:p w:rsidR="00000000" w:rsidDel="00000000" w:rsidP="00000000" w:rsidRDefault="00000000" w:rsidRPr="00000000" w14:paraId="00001E69">
      <w:pPr>
        <w:rPr/>
      </w:pPr>
      <w:r w:rsidDel="00000000" w:rsidR="00000000" w:rsidRPr="00000000">
        <w:rPr>
          <w:rFonts w:ascii="Arial Unicode MS" w:cs="Arial Unicode MS" w:eastAsia="Arial Unicode MS" w:hAnsi="Arial Unicode MS"/>
          <w:rtl w:val="0"/>
        </w:rPr>
        <w:t xml:space="preserve">주의해야 할 점은 환경 효과에 면역이 되면 캐릭터가 특성치 피해를 무시하지만, 여전히 질식 상태에 빠진다는 것입니다.</w:t>
      </w:r>
    </w:p>
    <w:p w:rsidR="00000000" w:rsidDel="00000000" w:rsidP="00000000" w:rsidRDefault="00000000" w:rsidRPr="00000000" w14:paraId="00001E6A">
      <w:pPr>
        <w:rPr/>
      </w:pPr>
      <w:r w:rsidDel="00000000" w:rsidR="00000000" w:rsidRPr="00000000">
        <w:rPr>
          <w:rtl w:val="0"/>
        </w:rPr>
        <w:t xml:space="preserve">=====================================================================</w:t>
      </w:r>
    </w:p>
    <w:p w:rsidR="00000000" w:rsidDel="00000000" w:rsidP="00000000" w:rsidRDefault="00000000" w:rsidRPr="00000000" w14:paraId="00001E6B">
      <w:pPr>
        <w:rPr/>
      </w:pPr>
      <w:r w:rsidDel="00000000" w:rsidR="00000000" w:rsidRPr="00000000">
        <w:rPr>
          <w:rtl w:val="0"/>
        </w:rPr>
        <w:t xml:space="preserve">======================================</w:t>
      </w:r>
    </w:p>
    <w:p w:rsidR="00000000" w:rsidDel="00000000" w:rsidP="00000000" w:rsidRDefault="00000000" w:rsidRPr="00000000" w14:paraId="00001E6C">
      <w:pPr>
        <w:rPr/>
      </w:pPr>
      <w:r w:rsidDel="00000000" w:rsidR="00000000" w:rsidRPr="00000000">
        <w:rPr>
          <w:rFonts w:ascii="Arial Unicode MS" w:cs="Arial Unicode MS" w:eastAsia="Arial Unicode MS" w:hAnsi="Arial Unicode MS"/>
          <w:rtl w:val="0"/>
        </w:rPr>
        <w:t xml:space="preserve">무중력:</w:t>
      </w:r>
    </w:p>
    <w:p w:rsidR="00000000" w:rsidDel="00000000" w:rsidP="00000000" w:rsidRDefault="00000000" w:rsidRPr="00000000" w14:paraId="00001E6D">
      <w:pPr>
        <w:rPr/>
      </w:pPr>
      <w:r w:rsidDel="00000000" w:rsidR="00000000" w:rsidRPr="00000000">
        <w:rPr>
          <w:rFonts w:ascii="Arial Unicode MS" w:cs="Arial Unicode MS" w:eastAsia="Arial Unicode MS" w:hAnsi="Arial Unicode MS"/>
          <w:rtl w:val="0"/>
        </w:rPr>
        <w:t xml:space="preserve">무중력은 캐릭터가 중력이 없는 환경에 있는 것을 말합니다.</w:t>
      </w:r>
    </w:p>
    <w:p w:rsidR="00000000" w:rsidDel="00000000" w:rsidP="00000000" w:rsidRDefault="00000000" w:rsidRPr="00000000" w14:paraId="00001E6E">
      <w:pPr>
        <w:rPr/>
      </w:pPr>
      <w:r w:rsidDel="00000000" w:rsidR="00000000" w:rsidRPr="00000000">
        <w:rPr>
          <w:rFonts w:ascii="Arial Unicode MS" w:cs="Arial Unicode MS" w:eastAsia="Arial Unicode MS" w:hAnsi="Arial Unicode MS"/>
          <w:rtl w:val="0"/>
        </w:rPr>
        <w:t xml:space="preserve">무중력: 무중력은 캐릭터가 육상 속도를 잃게 하며, 기본 속도로 등반할 수 있고, 무중력 상태의 캐릭터는 낙하 피해를 받지 않습니다.</w:t>
      </w:r>
    </w:p>
    <w:p w:rsidR="00000000" w:rsidDel="00000000" w:rsidP="00000000" w:rsidRDefault="00000000" w:rsidRPr="00000000" w14:paraId="00001E6F">
      <w:pPr>
        <w:rPr/>
      </w:pPr>
      <w:r w:rsidDel="00000000" w:rsidR="00000000" w:rsidRPr="00000000">
        <w:rPr>
          <w:rFonts w:ascii="Arial Unicode MS" w:cs="Arial Unicode MS" w:eastAsia="Arial Unicode MS" w:hAnsi="Arial Unicode MS"/>
          <w:rtl w:val="0"/>
        </w:rPr>
        <w:t xml:space="preserve">무중력 상태에서 공격자가 공격할 때는 공격 방향의 반대 방향으로 공격 성공 수/미터만큼 이동하고,</w:t>
      </w:r>
    </w:p>
    <w:p w:rsidR="00000000" w:rsidDel="00000000" w:rsidP="00000000" w:rsidRDefault="00000000" w:rsidRPr="00000000" w14:paraId="00001E70">
      <w:pPr>
        <w:rPr/>
      </w:pPr>
      <w:r w:rsidDel="00000000" w:rsidR="00000000" w:rsidRPr="00000000">
        <w:rPr>
          <w:rFonts w:ascii="Arial Unicode MS" w:cs="Arial Unicode MS" w:eastAsia="Arial Unicode MS" w:hAnsi="Arial Unicode MS"/>
          <w:rtl w:val="0"/>
        </w:rPr>
        <w:t xml:space="preserve">피격자는 방어 추가 성공 계산 후 남은 성공 수/미터만큼 이동합니다.</w:t>
      </w:r>
    </w:p>
    <w:p w:rsidR="00000000" w:rsidDel="00000000" w:rsidP="00000000" w:rsidRDefault="00000000" w:rsidRPr="00000000" w14:paraId="00001E71">
      <w:pPr>
        <w:rPr/>
      </w:pPr>
      <w:r w:rsidDel="00000000" w:rsidR="00000000" w:rsidRPr="00000000">
        <w:rPr>
          <w:rtl w:val="0"/>
        </w:rPr>
        <w:t xml:space="preserve">=====================================================================</w:t>
      </w:r>
    </w:p>
    <w:p w:rsidR="00000000" w:rsidDel="00000000" w:rsidP="00000000" w:rsidRDefault="00000000" w:rsidRPr="00000000" w14:paraId="00001E72">
      <w:pPr>
        <w:rPr/>
      </w:pPr>
      <w:r w:rsidDel="00000000" w:rsidR="00000000" w:rsidRPr="00000000">
        <w:rPr>
          <w:rtl w:val="0"/>
        </w:rPr>
        <w:t xml:space="preserve">======================================</w:t>
      </w:r>
    </w:p>
    <w:p w:rsidR="00000000" w:rsidDel="00000000" w:rsidP="00000000" w:rsidRDefault="00000000" w:rsidRPr="00000000" w14:paraId="00001E73">
      <w:pPr>
        <w:rPr/>
      </w:pPr>
      <w:r w:rsidDel="00000000" w:rsidR="00000000" w:rsidRPr="00000000">
        <w:rPr>
          <w:rFonts w:ascii="Arial Unicode MS" w:cs="Arial Unicode MS" w:eastAsia="Arial Unicode MS" w:hAnsi="Arial Unicode MS"/>
          <w:rtl w:val="0"/>
        </w:rPr>
        <w:t xml:space="preserve">험난한 지형:</w:t>
      </w:r>
    </w:p>
    <w:p w:rsidR="00000000" w:rsidDel="00000000" w:rsidP="00000000" w:rsidRDefault="00000000" w:rsidRPr="00000000" w14:paraId="00001E74">
      <w:pPr>
        <w:rPr/>
      </w:pPr>
      <w:r w:rsidDel="00000000" w:rsidR="00000000" w:rsidRPr="00000000">
        <w:rPr>
          <w:rFonts w:ascii="Arial Unicode MS" w:cs="Arial Unicode MS" w:eastAsia="Arial Unicode MS" w:hAnsi="Arial Unicode MS"/>
          <w:rtl w:val="0"/>
        </w:rPr>
        <w:t xml:space="preserve">험난한 지형은 지면에 구덩이가 많고, 울퉁불퉁한 지형을 말하며, 이는 인물의 이동을 불편하게 합니다.</w:t>
      </w:r>
    </w:p>
    <w:p w:rsidR="00000000" w:rsidDel="00000000" w:rsidP="00000000" w:rsidRDefault="00000000" w:rsidRPr="00000000" w14:paraId="00001E75">
      <w:pPr>
        <w:rPr/>
      </w:pPr>
      <w:r w:rsidDel="00000000" w:rsidR="00000000" w:rsidRPr="00000000">
        <w:rPr>
          <w:rFonts w:ascii="Arial Unicode MS" w:cs="Arial Unicode MS" w:eastAsia="Arial Unicode MS" w:hAnsi="Arial Unicode MS"/>
          <w:rtl w:val="0"/>
        </w:rPr>
        <w:t xml:space="preserve">험난한 지형에서 1미터 이동하려면 2미터의 이동력이 소모되며, 험난한 지형에서는 돌격할 수 없습니다.</w:t>
      </w:r>
    </w:p>
    <w:p w:rsidR="00000000" w:rsidDel="00000000" w:rsidP="00000000" w:rsidRDefault="00000000" w:rsidRPr="00000000" w14:paraId="00001E76">
      <w:pPr>
        <w:rPr/>
      </w:pPr>
      <w:r w:rsidDel="00000000" w:rsidR="00000000" w:rsidRPr="00000000">
        <w:rPr>
          <w:rtl w:val="0"/>
        </w:rPr>
        <w:t xml:space="preserve">=====================================================================</w:t>
      </w:r>
    </w:p>
    <w:p w:rsidR="00000000" w:rsidDel="00000000" w:rsidP="00000000" w:rsidRDefault="00000000" w:rsidRPr="00000000" w14:paraId="00001E77">
      <w:pPr>
        <w:rPr/>
      </w:pPr>
      <w:r w:rsidDel="00000000" w:rsidR="00000000" w:rsidRPr="00000000">
        <w:rPr>
          <w:rtl w:val="0"/>
        </w:rPr>
        <w:t xml:space="preserve">======================================</w:t>
      </w:r>
    </w:p>
    <w:p w:rsidR="00000000" w:rsidDel="00000000" w:rsidP="00000000" w:rsidRDefault="00000000" w:rsidRPr="00000000" w14:paraId="00001E78">
      <w:pPr>
        <w:rPr/>
      </w:pPr>
      <w:r w:rsidDel="00000000" w:rsidR="00000000" w:rsidRPr="00000000">
        <w:rPr>
          <w:rFonts w:ascii="Arial Unicode MS" w:cs="Arial Unicode MS" w:eastAsia="Arial Unicode MS" w:hAnsi="Arial Unicode MS"/>
          <w:rtl w:val="0"/>
        </w:rPr>
        <w:t xml:space="preserve">강한 빛 환경:</w:t>
      </w:r>
    </w:p>
    <w:p w:rsidR="00000000" w:rsidDel="00000000" w:rsidP="00000000" w:rsidRDefault="00000000" w:rsidRPr="00000000" w14:paraId="00001E79">
      <w:pPr>
        <w:rPr/>
      </w:pPr>
      <w:r w:rsidDel="00000000" w:rsidR="00000000" w:rsidRPr="00000000">
        <w:rPr>
          <w:rFonts w:ascii="Arial Unicode MS" w:cs="Arial Unicode MS" w:eastAsia="Arial Unicode MS" w:hAnsi="Arial Unicode MS"/>
          <w:rtl w:val="0"/>
        </w:rPr>
        <w:t xml:space="preserve">강한 빛 환경에서 인물은 지속적으로 누적되지 않는 현기증 점수를 받으며, 매 라운드 끝날 때마다 한 번씩 내성 굴림을 합니다. 이런 현기증 점수는 매 라운드 갱신되며 지속되지 않는데, 파멸적인 결과로 인해 발생하지 않는 한 강한 빛 환경을 벗어나면 매 라운드 1점씩 사라집니다.</w:t>
      </w:r>
    </w:p>
    <w:p w:rsidR="00000000" w:rsidDel="00000000" w:rsidP="00000000" w:rsidRDefault="00000000" w:rsidRPr="00000000" w14:paraId="00001E7A">
      <w:pPr>
        <w:rPr/>
      </w:pPr>
      <w:r w:rsidDel="00000000" w:rsidR="00000000" w:rsidRPr="00000000">
        <w:rPr>
          <w:rFonts w:ascii="Arial Unicode MS" w:cs="Arial Unicode MS" w:eastAsia="Arial Unicode MS" w:hAnsi="Arial Unicode MS"/>
          <w:rtl w:val="0"/>
        </w:rPr>
        <w:t xml:space="preserve">주의해야 할 점은 인물이 눈을 감아서 자신이 일시적으로 강한 빛 환경의 영향을 받지 않게 할 수 있다는 것인데, 그렇게 하면 인물은 라운드 시작 시 장님 상태에 빠지는 것을 선택하지만, 라운드 끝날 때는 내성 굴림을 할 필요가 없습니다.</w:t>
      </w:r>
    </w:p>
    <w:p w:rsidR="00000000" w:rsidDel="00000000" w:rsidP="00000000" w:rsidRDefault="00000000" w:rsidRPr="00000000" w14:paraId="00001E7B">
      <w:pPr>
        <w:rPr/>
      </w:pPr>
      <w:r w:rsidDel="00000000" w:rsidR="00000000" w:rsidRPr="00000000">
        <w:rPr>
          <w:rFonts w:ascii="Arial Unicode MS" w:cs="Arial Unicode MS" w:eastAsia="Arial Unicode MS" w:hAnsi="Arial Unicode MS"/>
          <w:rtl w:val="0"/>
        </w:rPr>
        <w:t xml:space="preserve">강한 빛 환경으로 인한 현기증 점수는 빛의 강도와 관련이 있습니다. 밝기의 단위는 니트(nits) 또는 칸델라 매 제곱미터(cd/m2)라고도 합니다.</w:t>
      </w:r>
    </w:p>
    <w:p w:rsidR="00000000" w:rsidDel="00000000" w:rsidP="00000000" w:rsidRDefault="00000000" w:rsidRPr="00000000" w14:paraId="00001E7C">
      <w:pPr>
        <w:rPr/>
      </w:pPr>
      <w:r w:rsidDel="00000000" w:rsidR="00000000" w:rsidRPr="00000000">
        <w:rPr>
          <w:rFonts w:ascii="Arial Unicode MS" w:cs="Arial Unicode MS" w:eastAsia="Arial Unicode MS" w:hAnsi="Arial Unicode MS"/>
          <w:rtl w:val="0"/>
        </w:rPr>
        <w:t xml:space="preserve">암흑 환경: 환경 밝기가 1니트 미만</w:t>
      </w:r>
    </w:p>
    <w:p w:rsidR="00000000" w:rsidDel="00000000" w:rsidP="00000000" w:rsidRDefault="00000000" w:rsidRPr="00000000" w14:paraId="00001E7D">
      <w:pPr>
        <w:rPr/>
      </w:pPr>
      <w:r w:rsidDel="00000000" w:rsidR="00000000" w:rsidRPr="00000000">
        <w:rPr>
          <w:rFonts w:ascii="Arial Unicode MS" w:cs="Arial Unicode MS" w:eastAsia="Arial Unicode MS" w:hAnsi="Arial Unicode MS"/>
          <w:rtl w:val="0"/>
        </w:rPr>
        <w:t xml:space="preserve">어두운 환경: 환경 밝기가 1-200니트</w:t>
      </w:r>
    </w:p>
    <w:p w:rsidR="00000000" w:rsidDel="00000000" w:rsidP="00000000" w:rsidRDefault="00000000" w:rsidRPr="00000000" w14:paraId="00001E7E">
      <w:pPr>
        <w:rPr/>
      </w:pPr>
      <w:r w:rsidDel="00000000" w:rsidR="00000000" w:rsidRPr="00000000">
        <w:rPr>
          <w:rFonts w:ascii="Arial Unicode MS" w:cs="Arial Unicode MS" w:eastAsia="Arial Unicode MS" w:hAnsi="Arial Unicode MS"/>
          <w:rtl w:val="0"/>
        </w:rPr>
        <w:t xml:space="preserve">밝은 환경: 환경 밝기가 200-10000니트</w:t>
      </w:r>
    </w:p>
    <w:p w:rsidR="00000000" w:rsidDel="00000000" w:rsidP="00000000" w:rsidRDefault="00000000" w:rsidRPr="00000000" w14:paraId="00001E7F">
      <w:pPr>
        <w:rPr/>
      </w:pPr>
      <w:r w:rsidDel="00000000" w:rsidR="00000000" w:rsidRPr="00000000">
        <w:rPr>
          <w:rFonts w:ascii="Arial Unicode MS" w:cs="Arial Unicode MS" w:eastAsia="Arial Unicode MS" w:hAnsi="Arial Unicode MS"/>
          <w:rtl w:val="0"/>
        </w:rPr>
        <w:t xml:space="preserve">강한 빛 환경: 환경 밝기가 10000니트 초과, 이때 현기증 점수는 1이며, 즉 매 라운드 1점씩 내성 굴림을 합니다.</w:t>
      </w:r>
    </w:p>
    <w:p w:rsidR="00000000" w:rsidDel="00000000" w:rsidP="00000000" w:rsidRDefault="00000000" w:rsidRPr="00000000" w14:paraId="00001E80">
      <w:pPr>
        <w:rPr/>
      </w:pPr>
      <w:r w:rsidDel="00000000" w:rsidR="00000000" w:rsidRPr="00000000">
        <w:rPr>
          <w:rFonts w:ascii="Arial Unicode MS" w:cs="Arial Unicode MS" w:eastAsia="Arial Unicode MS" w:hAnsi="Arial Unicode MS"/>
          <w:rtl w:val="0"/>
        </w:rPr>
        <w:t xml:space="preserve">환경 밝기가 열 배 상승할 때마다 발생하는 현기증 점수가 두 배가 됩니다.</w:t>
      </w:r>
    </w:p>
    <w:p w:rsidR="00000000" w:rsidDel="00000000" w:rsidP="00000000" w:rsidRDefault="00000000" w:rsidRPr="00000000" w14:paraId="00001E81">
      <w:pPr>
        <w:rPr/>
      </w:pPr>
      <w:r w:rsidDel="00000000" w:rsidR="00000000" w:rsidRPr="00000000">
        <w:rPr>
          <w:rFonts w:ascii="Arial Unicode MS" w:cs="Arial Unicode MS" w:eastAsia="Arial Unicode MS" w:hAnsi="Arial Unicode MS"/>
          <w:rtl w:val="0"/>
        </w:rPr>
        <w:t xml:space="preserve">예를 들어 100000니트라면 현기증 점수는 2이고, 1000000니트라면 현기증 점수는 4점이며, 10000000니트라면 현기증 점수는 8점이고, 이런 식으로 계속됩니다.</w:t>
      </w:r>
    </w:p>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환경 밝기가 그 안의 모든 물체의 밝기가 환경 밝기와 같은 구간에 있다는 것을 의미하지는 않습니다.</w:t>
      </w:r>
    </w:p>
    <w:p w:rsidR="00000000" w:rsidDel="00000000" w:rsidP="00000000" w:rsidRDefault="00000000" w:rsidRPr="00000000" w14:paraId="00001E83">
      <w:pPr>
        <w:rPr/>
      </w:pPr>
      <w:r w:rsidDel="00000000" w:rsidR="00000000" w:rsidRPr="00000000">
        <w:rPr>
          <w:rFonts w:ascii="Arial Unicode MS" w:cs="Arial Unicode MS" w:eastAsia="Arial Unicode MS" w:hAnsi="Arial Unicode MS"/>
          <w:rtl w:val="0"/>
        </w:rPr>
        <w:t xml:space="preserve">흔한 발광체 밝기(니트):</w:t>
      </w:r>
    </w:p>
    <w:p w:rsidR="00000000" w:rsidDel="00000000" w:rsidP="00000000" w:rsidRDefault="00000000" w:rsidRPr="00000000" w14:paraId="00001E84">
      <w:pPr>
        <w:rPr/>
      </w:pPr>
      <w:r w:rsidDel="00000000" w:rsidR="00000000" w:rsidRPr="00000000">
        <w:rPr>
          <w:rFonts w:ascii="Arial Unicode MS" w:cs="Arial Unicode MS" w:eastAsia="Arial Unicode MS" w:hAnsi="Arial Unicode MS"/>
          <w:rtl w:val="0"/>
        </w:rPr>
        <w:t xml:space="preserve">적색 레이저 포인터: 20,000,000,000</w:t>
      </w:r>
    </w:p>
    <w:p w:rsidR="00000000" w:rsidDel="00000000" w:rsidP="00000000" w:rsidRDefault="00000000" w:rsidRPr="00000000" w14:paraId="00001E85">
      <w:pPr>
        <w:rPr/>
      </w:pPr>
      <w:r w:rsidDel="00000000" w:rsidR="00000000" w:rsidRPr="00000000">
        <w:rPr>
          <w:rFonts w:ascii="Arial Unicode MS" w:cs="Arial Unicode MS" w:eastAsia="Arial Unicode MS" w:hAnsi="Arial Unicode MS"/>
          <w:rtl w:val="0"/>
        </w:rPr>
        <w:t xml:space="preserve">태양 표면: 2,000,000,000</w:t>
      </w:r>
    </w:p>
    <w:p w:rsidR="00000000" w:rsidDel="00000000" w:rsidP="00000000" w:rsidRDefault="00000000" w:rsidRPr="00000000" w14:paraId="00001E86">
      <w:pPr>
        <w:rPr/>
      </w:pPr>
      <w:r w:rsidDel="00000000" w:rsidR="00000000" w:rsidRPr="00000000">
        <w:rPr>
          <w:rFonts w:ascii="Arial Unicode MS" w:cs="Arial Unicode MS" w:eastAsia="Arial Unicode MS" w:hAnsi="Arial Unicode MS"/>
          <w:rtl w:val="0"/>
        </w:rPr>
        <w:t xml:space="preserve">백열등 필라멘트: 10,000,000</w:t>
      </w:r>
    </w:p>
    <w:p w:rsidR="00000000" w:rsidDel="00000000" w:rsidP="00000000" w:rsidRDefault="00000000" w:rsidRPr="00000000" w14:paraId="00001E87">
      <w:pPr>
        <w:rPr/>
      </w:pPr>
      <w:r w:rsidDel="00000000" w:rsidR="00000000" w:rsidRPr="00000000">
        <w:rPr>
          <w:rFonts w:ascii="Arial Unicode MS" w:cs="Arial Unicode MS" w:eastAsia="Arial Unicode MS" w:hAnsi="Arial Unicode MS"/>
          <w:rtl w:val="0"/>
        </w:rPr>
        <w:t xml:space="preserve">햇빛 아래 흰 종이: 30,000</w:t>
      </w:r>
    </w:p>
    <w:p w:rsidR="00000000" w:rsidDel="00000000" w:rsidP="00000000" w:rsidRDefault="00000000" w:rsidRPr="00000000" w14:paraId="00001E88">
      <w:pPr>
        <w:rPr/>
      </w:pPr>
      <w:r w:rsidDel="00000000" w:rsidR="00000000" w:rsidRPr="00000000">
        <w:rPr>
          <w:rFonts w:ascii="Arial Unicode MS" w:cs="Arial Unicode MS" w:eastAsia="Arial Unicode MS" w:hAnsi="Arial Unicode MS"/>
          <w:rtl w:val="0"/>
        </w:rPr>
        <w:t xml:space="preserve">인간 눈이 적응할 수 있는 밝기: 3,000</w:t>
      </w:r>
    </w:p>
    <w:p w:rsidR="00000000" w:rsidDel="00000000" w:rsidP="00000000" w:rsidRDefault="00000000" w:rsidRPr="00000000" w14:paraId="00001E89">
      <w:pPr>
        <w:rPr/>
      </w:pPr>
      <w:r w:rsidDel="00000000" w:rsidR="00000000" w:rsidRPr="00000000">
        <w:rPr>
          <w:rFonts w:ascii="Arial Unicode MS" w:cs="Arial Unicode MS" w:eastAsia="Arial Unicode MS" w:hAnsi="Arial Unicode MS"/>
          <w:rtl w:val="0"/>
        </w:rPr>
        <w:t xml:space="preserve">보름달 표면: 2,500</w:t>
      </w:r>
    </w:p>
    <w:p w:rsidR="00000000" w:rsidDel="00000000" w:rsidP="00000000" w:rsidRDefault="00000000" w:rsidRPr="00000000" w14:paraId="00001E8A">
      <w:pPr>
        <w:rPr/>
      </w:pPr>
      <w:r w:rsidDel="00000000" w:rsidR="00000000" w:rsidRPr="00000000">
        <w:rPr>
          <w:rFonts w:ascii="Arial Unicode MS" w:cs="Arial Unicode MS" w:eastAsia="Arial Unicode MS" w:hAnsi="Arial Unicode MS"/>
          <w:rtl w:val="0"/>
        </w:rPr>
        <w:t xml:space="preserve">인간 눈이 비교적 잘 색을 분별할 수 있는 밝기: 1</w:t>
      </w:r>
    </w:p>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달빛 아래 흰 종이: 0.07</w:t>
      </w:r>
    </w:p>
    <w:p w:rsidR="00000000" w:rsidDel="00000000" w:rsidP="00000000" w:rsidRDefault="00000000" w:rsidRPr="00000000" w14:paraId="00001E8C">
      <w:pPr>
        <w:rPr/>
      </w:pPr>
      <w:r w:rsidDel="00000000" w:rsidR="00000000" w:rsidRPr="00000000">
        <w:rPr>
          <w:rFonts w:ascii="Arial Unicode MS" w:cs="Arial Unicode MS" w:eastAsia="Arial Unicode MS" w:hAnsi="Arial Unicode MS"/>
          <w:rtl w:val="0"/>
        </w:rPr>
        <w:t xml:space="preserve">달 없는 밤하늘: 0.0001</w:t>
      </w:r>
    </w:p>
    <w:p w:rsidR="00000000" w:rsidDel="00000000" w:rsidP="00000000" w:rsidRDefault="00000000" w:rsidRPr="00000000" w14:paraId="00001E8D">
      <w:pPr>
        <w:rPr/>
      </w:pPr>
      <w:r w:rsidDel="00000000" w:rsidR="00000000" w:rsidRPr="00000000">
        <w:rPr>
          <w:rtl w:val="0"/>
        </w:rPr>
        <w:t xml:space="preserve">=====================================================================</w:t>
      </w:r>
    </w:p>
    <w:p w:rsidR="00000000" w:rsidDel="00000000" w:rsidP="00000000" w:rsidRDefault="00000000" w:rsidRPr="00000000" w14:paraId="00001E8E">
      <w:pPr>
        <w:rPr/>
      </w:pPr>
      <w:r w:rsidDel="00000000" w:rsidR="00000000" w:rsidRPr="00000000">
        <w:rPr>
          <w:rtl w:val="0"/>
        </w:rPr>
        <w:t xml:space="preserve">======================================</w:t>
      </w:r>
    </w:p>
    <w:p w:rsidR="00000000" w:rsidDel="00000000" w:rsidP="00000000" w:rsidRDefault="00000000" w:rsidRPr="00000000" w14:paraId="00001E8F">
      <w:pPr>
        <w:pStyle w:val="Heading1"/>
        <w:rPr/>
      </w:pPr>
      <w:bookmarkStart w:colFirst="0" w:colLast="0" w:name="_8g0gyez8955l" w:id="52"/>
      <w:bookmarkEnd w:id="52"/>
      <w:r w:rsidDel="00000000" w:rsidR="00000000" w:rsidRPr="00000000">
        <w:rPr>
          <w:rFonts w:ascii="Arial Unicode MS" w:cs="Arial Unicode MS" w:eastAsia="Arial Unicode MS" w:hAnsi="Arial Unicode MS"/>
          <w:rtl w:val="0"/>
        </w:rPr>
        <w:t xml:space="preserve">1.5.5 생물 유형</w:t>
      </w:r>
    </w:p>
    <w:p w:rsidR="00000000" w:rsidDel="00000000" w:rsidP="00000000" w:rsidRDefault="00000000" w:rsidRPr="00000000" w14:paraId="00001E90">
      <w:pPr>
        <w:rPr/>
      </w:pPr>
      <w:r w:rsidDel="00000000" w:rsidR="00000000" w:rsidRPr="00000000">
        <w:rPr>
          <w:rFonts w:ascii="Arial Unicode MS" w:cs="Arial Unicode MS" w:eastAsia="Arial Unicode MS" w:hAnsi="Arial Unicode MS"/>
          <w:rtl w:val="0"/>
        </w:rPr>
        <w:t xml:space="preserve">생물 유형:</w:t>
      </w:r>
    </w:p>
    <w:p w:rsidR="00000000" w:rsidDel="00000000" w:rsidP="00000000" w:rsidRDefault="00000000" w:rsidRPr="00000000" w14:paraId="00001E91">
      <w:pPr>
        <w:rPr/>
      </w:pPr>
      <w:r w:rsidDel="00000000" w:rsidR="00000000" w:rsidRPr="00000000">
        <w:rPr>
          <w:rtl w:val="0"/>
        </w:rPr>
        <w:t xml:space="preserve">=====================================================================</w:t>
      </w:r>
    </w:p>
    <w:p w:rsidR="00000000" w:rsidDel="00000000" w:rsidP="00000000" w:rsidRDefault="00000000" w:rsidRPr="00000000" w14:paraId="00001E92">
      <w:pPr>
        <w:rPr/>
      </w:pPr>
      <w:r w:rsidDel="00000000" w:rsidR="00000000" w:rsidRPr="00000000">
        <w:rPr>
          <w:rtl w:val="0"/>
        </w:rPr>
        <w:t xml:space="preserve">======================================</w:t>
      </w:r>
    </w:p>
    <w:p w:rsidR="00000000" w:rsidDel="00000000" w:rsidP="00000000" w:rsidRDefault="00000000" w:rsidRPr="00000000" w14:paraId="00001E93">
      <w:pPr>
        <w:rPr/>
      </w:pPr>
      <w:r w:rsidDel="00000000" w:rsidR="00000000" w:rsidRPr="00000000">
        <w:rPr>
          <w:rFonts w:ascii="Arial Unicode MS" w:cs="Arial Unicode MS" w:eastAsia="Arial Unicode MS" w:hAnsi="Arial Unicode MS"/>
          <w:rtl w:val="0"/>
        </w:rPr>
        <w:t xml:space="preserve">어떤 생물은 특수한 생물 유형을 가지고 있습니다.</w:t>
      </w:r>
    </w:p>
    <w:p w:rsidR="00000000" w:rsidDel="00000000" w:rsidP="00000000" w:rsidRDefault="00000000" w:rsidRPr="00000000" w14:paraId="00001E94">
      <w:pPr>
        <w:rPr/>
      </w:pPr>
      <w:r w:rsidDel="00000000" w:rsidR="00000000" w:rsidRPr="00000000">
        <w:rPr>
          <w:rFonts w:ascii="Arial Unicode MS" w:cs="Arial Unicode MS" w:eastAsia="Arial Unicode MS" w:hAnsi="Arial Unicode MS"/>
          <w:rtl w:val="0"/>
        </w:rPr>
        <w:t xml:space="preserve">이러한 생물은 종족의 특성에서 비롯되었거나, 특수한 힘에서 기인했을 수도 있으며, 캐릭터가 윤회지경의 교환을 통해 이러한 생물 유형을 얻을 수도 있습니다.</w:t>
      </w:r>
    </w:p>
    <w:p w:rsidR="00000000" w:rsidDel="00000000" w:rsidP="00000000" w:rsidRDefault="00000000" w:rsidRPr="00000000" w14:paraId="00001E95">
      <w:pPr>
        <w:rPr/>
      </w:pPr>
      <w:r w:rsidDel="00000000" w:rsidR="00000000" w:rsidRPr="00000000">
        <w:rPr>
          <w:rFonts w:ascii="Arial Unicode MS" w:cs="Arial Unicode MS" w:eastAsia="Arial Unicode MS" w:hAnsi="Arial Unicode MS"/>
          <w:rtl w:val="0"/>
        </w:rPr>
        <w:t xml:space="preserve">어떤 생물 유형은 공존할 수 있지만, 어떤 것은 그렇지 않습니다. 만약 한 생물이 동시에 공존할 수 없는 생물 특성을 지니고 있다면, 면역이 없이 피할 수 없이 직접 폭사하게 됩니다.</w:t>
      </w:r>
    </w:p>
    <w:p w:rsidR="00000000" w:rsidDel="00000000" w:rsidP="00000000" w:rsidRDefault="00000000" w:rsidRPr="00000000" w14:paraId="00001E96">
      <w:pPr>
        <w:rPr/>
      </w:pPr>
      <w:r w:rsidDel="00000000" w:rsidR="00000000" w:rsidRPr="00000000">
        <w:rPr>
          <w:rFonts w:ascii="Arial Unicode MS" w:cs="Arial Unicode MS" w:eastAsia="Arial Unicode MS" w:hAnsi="Arial Unicode MS"/>
          <w:rtl w:val="0"/>
        </w:rPr>
        <w:t xml:space="preserve">일반적으로 캐릭터는 인간이지만, 생물 분류를 변경하는 능력을 교환하면 자동으로 해당 생물 유형으로 변경됩니다.</w:t>
      </w:r>
    </w:p>
    <w:p w:rsidR="00000000" w:rsidDel="00000000" w:rsidP="00000000" w:rsidRDefault="00000000" w:rsidRPr="00000000" w14:paraId="00001E97">
      <w:pPr>
        <w:rPr/>
      </w:pPr>
      <w:r w:rsidDel="00000000" w:rsidR="00000000" w:rsidRPr="00000000">
        <w:rPr>
          <w:rFonts w:ascii="Arial Unicode MS" w:cs="Arial Unicode MS" w:eastAsia="Arial Unicode MS" w:hAnsi="Arial Unicode MS"/>
          <w:rtl w:val="0"/>
        </w:rPr>
        <w:t xml:space="preserve">만약 캐릭터가 인간 분류 아래의 해당 자원을 교환할 때는 판정 시 여전히 인간으로 간주됩니다.</w:t>
      </w:r>
    </w:p>
    <w:p w:rsidR="00000000" w:rsidDel="00000000" w:rsidP="00000000" w:rsidRDefault="00000000" w:rsidRPr="00000000" w14:paraId="00001E98">
      <w:pPr>
        <w:rPr/>
      </w:pPr>
      <w:r w:rsidDel="00000000" w:rsidR="00000000" w:rsidRPr="00000000">
        <w:rPr>
          <w:rFonts w:ascii="Arial Unicode MS" w:cs="Arial Unicode MS" w:eastAsia="Arial Unicode MS" w:hAnsi="Arial Unicode MS"/>
          <w:rtl w:val="0"/>
        </w:rPr>
        <w:t xml:space="preserve">만약 캐릭터가 유전자를 개조하여 생물 분류를 변경하거나, 인간이 아닌 분류 아래의 자원을 교환할 때는 플레이어의 생물 분류가 변경되며, 특별한 언급이 없다면 더 이상 인간으로 간주되지 않습니다.</w:t>
      </w:r>
    </w:p>
    <w:p w:rsidR="00000000" w:rsidDel="00000000" w:rsidP="00000000" w:rsidRDefault="00000000" w:rsidRPr="00000000" w14:paraId="00001E99">
      <w:pPr>
        <w:rPr/>
      </w:pPr>
      <w:r w:rsidDel="00000000" w:rsidR="00000000" w:rsidRPr="00000000">
        <w:rPr>
          <w:rFonts w:ascii="Arial Unicode MS" w:cs="Arial Unicode MS" w:eastAsia="Arial Unicode MS" w:hAnsi="Arial Unicode MS"/>
          <w:rtl w:val="0"/>
        </w:rPr>
        <w:t xml:space="preserve">한 생물이 동시에 여러 생물 유형을 지닐 수 있습니다. 만약 이러한 생물이 존재한다면, 【유명】【신성】【신병】【마법】 등의 유사한 영향을 받을 때 해당 효과가 모두 발생하지만, 동일한 효과는 여러 번 발생하지 않습니다.</w:t>
      </w:r>
    </w:p>
    <w:p w:rsidR="00000000" w:rsidDel="00000000" w:rsidP="00000000" w:rsidRDefault="00000000" w:rsidRPr="00000000" w14:paraId="00001E9A">
      <w:pPr>
        <w:rPr/>
      </w:pPr>
      <w:r w:rsidDel="00000000" w:rsidR="00000000" w:rsidRPr="00000000">
        <w:rPr>
          <w:rFonts w:ascii="Arial Unicode MS" w:cs="Arial Unicode MS" w:eastAsia="Arial Unicode MS" w:hAnsi="Arial Unicode MS"/>
          <w:rtl w:val="0"/>
        </w:rPr>
        <w:t xml:space="preserve">특별히 언급되지 않는 한, 영체, 허체, 구장체, 원소 생물, 신진대사가 없는 괴물 등은 자연 본질의 독소와 질병에 면역됩니다.</w:t>
      </w:r>
    </w:p>
    <w:p w:rsidR="00000000" w:rsidDel="00000000" w:rsidP="00000000" w:rsidRDefault="00000000" w:rsidRPr="00000000" w14:paraId="00001E9B">
      <w:pPr>
        <w:rPr/>
      </w:pPr>
      <w:r w:rsidDel="00000000" w:rsidR="00000000" w:rsidRPr="00000000">
        <w:rPr>
          <w:rtl w:val="0"/>
        </w:rPr>
        <w:t xml:space="preserve">=====================================================================</w:t>
      </w:r>
    </w:p>
    <w:p w:rsidR="00000000" w:rsidDel="00000000" w:rsidP="00000000" w:rsidRDefault="00000000" w:rsidRPr="00000000" w14:paraId="00001E9C">
      <w:pPr>
        <w:rPr/>
      </w:pPr>
      <w:r w:rsidDel="00000000" w:rsidR="00000000" w:rsidRPr="00000000">
        <w:rPr>
          <w:rtl w:val="0"/>
        </w:rPr>
        <w:t xml:space="preserve">======================================</w:t>
      </w:r>
    </w:p>
    <w:p w:rsidR="00000000" w:rsidDel="00000000" w:rsidP="00000000" w:rsidRDefault="00000000" w:rsidRPr="00000000" w14:paraId="00001E9D">
      <w:pPr>
        <w:rPr/>
      </w:pPr>
      <w:r w:rsidDel="00000000" w:rsidR="00000000" w:rsidRPr="00000000">
        <w:rPr>
          <w:rFonts w:ascii="Arial Unicode MS" w:cs="Arial Unicode MS" w:eastAsia="Arial Unicode MS" w:hAnsi="Arial Unicode MS"/>
          <w:rtl w:val="0"/>
        </w:rPr>
        <w:t xml:space="preserve">암흑 생물:</w:t>
      </w:r>
    </w:p>
    <w:p w:rsidR="00000000" w:rsidDel="00000000" w:rsidP="00000000" w:rsidRDefault="00000000" w:rsidRPr="00000000" w14:paraId="00001E9E">
      <w:pPr>
        <w:rPr/>
      </w:pPr>
      <w:r w:rsidDel="00000000" w:rsidR="00000000" w:rsidRPr="00000000">
        <w:rPr>
          <w:rFonts w:ascii="Arial Unicode MS" w:cs="Arial Unicode MS" w:eastAsia="Arial Unicode MS" w:hAnsi="Arial Unicode MS"/>
          <w:rtl w:val="0"/>
        </w:rPr>
        <w:t xml:space="preserve">이것은 비교적 광범위한 개념입니다. 무한 세계에서 사악한 마법과 초자연적 힘에 의해 탄생하거나, 혈맥에 이러한 힘을 지닌 모든 생물은 암흑 생물로 간주됩니다.</w:t>
      </w:r>
    </w:p>
    <w:p w:rsidR="00000000" w:rsidDel="00000000" w:rsidP="00000000" w:rsidRDefault="00000000" w:rsidRPr="00000000" w14:paraId="00001E9F">
      <w:pPr>
        <w:rPr/>
      </w:pPr>
      <w:r w:rsidDel="00000000" w:rsidR="00000000" w:rsidRPr="00000000">
        <w:rPr>
          <w:rFonts w:ascii="Arial Unicode MS" w:cs="Arial Unicode MS" w:eastAsia="Arial Unicode MS" w:hAnsi="Arial Unicode MS"/>
          <w:rtl w:val="0"/>
        </w:rPr>
        <w:t xml:space="preserve">소수의 혈통, 수행, 법술이 플레이어에게 이 특성을 부여하는 것 외에는 일반적으로 이 특성을 지닌 것은 스토리 생물이며, 이는 특별히 표기해야 합니다.</w:t>
      </w:r>
    </w:p>
    <w:p w:rsidR="00000000" w:rsidDel="00000000" w:rsidP="00000000" w:rsidRDefault="00000000" w:rsidRPr="00000000" w14:paraId="00001EA0">
      <w:pPr>
        <w:rPr/>
      </w:pPr>
      <w:r w:rsidDel="00000000" w:rsidR="00000000" w:rsidRPr="00000000">
        <w:rPr>
          <w:rFonts w:ascii="Arial Unicode MS" w:cs="Arial Unicode MS" w:eastAsia="Arial Unicode MS" w:hAnsi="Arial Unicode MS"/>
          <w:rtl w:val="0"/>
        </w:rPr>
        <w:t xml:space="preserve">예시 생물: 늑대인간, 혈족</w:t>
      </w:r>
    </w:p>
    <w:p w:rsidR="00000000" w:rsidDel="00000000" w:rsidP="00000000" w:rsidRDefault="00000000" w:rsidRPr="00000000" w14:paraId="00001EA1">
      <w:pPr>
        <w:rPr/>
      </w:pPr>
      <w:r w:rsidDel="00000000" w:rsidR="00000000" w:rsidRPr="00000000">
        <w:rPr>
          <w:rFonts w:ascii="Arial Unicode MS" w:cs="Arial Unicode MS" w:eastAsia="Arial Unicode MS" w:hAnsi="Arial Unicode MS"/>
          <w:rtl w:val="0"/>
        </w:rPr>
        <w:t xml:space="preserve">암흑 생물은 빛 피해에 취약해집니다.</w:t>
      </w:r>
    </w:p>
    <w:p w:rsidR="00000000" w:rsidDel="00000000" w:rsidP="00000000" w:rsidRDefault="00000000" w:rsidRPr="00000000" w14:paraId="00001EA2">
      <w:pPr>
        <w:rPr/>
      </w:pPr>
      <w:r w:rsidDel="00000000" w:rsidR="00000000" w:rsidRPr="00000000">
        <w:rPr>
          <w:rFonts w:ascii="Arial Unicode MS" w:cs="Arial Unicode MS" w:eastAsia="Arial Unicode MS" w:hAnsi="Arial Unicode MS"/>
          <w:rtl w:val="0"/>
        </w:rPr>
        <w:t xml:space="preserve">암흑 생물은 광명 생물과 공존할 수 없습니다.</w:t>
      </w:r>
    </w:p>
    <w:p w:rsidR="00000000" w:rsidDel="00000000" w:rsidP="00000000" w:rsidRDefault="00000000" w:rsidRPr="00000000" w14:paraId="00001EA3">
      <w:pPr>
        <w:rPr/>
      </w:pPr>
      <w:r w:rsidDel="00000000" w:rsidR="00000000" w:rsidRPr="00000000">
        <w:rPr>
          <w:rtl w:val="0"/>
        </w:rPr>
        <w:t xml:space="preserve">=====================================================================</w:t>
      </w:r>
    </w:p>
    <w:p w:rsidR="00000000" w:rsidDel="00000000" w:rsidP="00000000" w:rsidRDefault="00000000" w:rsidRPr="00000000" w14:paraId="00001EA4">
      <w:pPr>
        <w:rPr/>
      </w:pPr>
      <w:r w:rsidDel="00000000" w:rsidR="00000000" w:rsidRPr="00000000">
        <w:rPr>
          <w:rtl w:val="0"/>
        </w:rPr>
        <w:t xml:space="preserve">======================================</w:t>
      </w:r>
    </w:p>
    <w:p w:rsidR="00000000" w:rsidDel="00000000" w:rsidP="00000000" w:rsidRDefault="00000000" w:rsidRPr="00000000" w14:paraId="00001EA5">
      <w:pPr>
        <w:rPr/>
      </w:pPr>
      <w:r w:rsidDel="00000000" w:rsidR="00000000" w:rsidRPr="00000000">
        <w:rPr>
          <w:rFonts w:ascii="Arial Unicode MS" w:cs="Arial Unicode MS" w:eastAsia="Arial Unicode MS" w:hAnsi="Arial Unicode MS"/>
          <w:rtl w:val="0"/>
        </w:rPr>
        <w:t xml:space="preserve">광명 생물:</w:t>
      </w:r>
    </w:p>
    <w:p w:rsidR="00000000" w:rsidDel="00000000" w:rsidP="00000000" w:rsidRDefault="00000000" w:rsidRPr="00000000" w14:paraId="00001EA6">
      <w:pPr>
        <w:rPr/>
      </w:pPr>
      <w:r w:rsidDel="00000000" w:rsidR="00000000" w:rsidRPr="00000000">
        <w:rPr>
          <w:rFonts w:ascii="Arial Unicode MS" w:cs="Arial Unicode MS" w:eastAsia="Arial Unicode MS" w:hAnsi="Arial Unicode MS"/>
          <w:rtl w:val="0"/>
        </w:rPr>
        <w:t xml:space="preserve">선한 마법과 초자연적 힘에 의해 탄생하거나, 혈맥에 이러한 힘을 지닌 모든 생물은 광명 생물로 간주됩니다. 이는 일반적으로 천계 생물이나 다른 신성한 혈맥을 지닌 생물을 가리킵니다. 일부 교환으로 플레이어에게 이 특성이 부여되는 것 외에는 일반적으로 이 특성을 지닌 것은 스토리 생물입니다.</w:t>
      </w:r>
    </w:p>
    <w:p w:rsidR="00000000" w:rsidDel="00000000" w:rsidP="00000000" w:rsidRDefault="00000000" w:rsidRPr="00000000" w14:paraId="00001EA7">
      <w:pPr>
        <w:rPr/>
      </w:pPr>
      <w:r w:rsidDel="00000000" w:rsidR="00000000" w:rsidRPr="00000000">
        <w:rPr>
          <w:rFonts w:ascii="Arial Unicode MS" w:cs="Arial Unicode MS" w:eastAsia="Arial Unicode MS" w:hAnsi="Arial Unicode MS"/>
          <w:rtl w:val="0"/>
        </w:rPr>
        <w:t xml:space="preserve">예시 생물: 천사</w:t>
      </w:r>
    </w:p>
    <w:p w:rsidR="00000000" w:rsidDel="00000000" w:rsidP="00000000" w:rsidRDefault="00000000" w:rsidRPr="00000000" w14:paraId="00001EA8">
      <w:pPr>
        <w:rPr/>
      </w:pPr>
      <w:r w:rsidDel="00000000" w:rsidR="00000000" w:rsidRPr="00000000">
        <w:rPr>
          <w:rFonts w:ascii="Arial Unicode MS" w:cs="Arial Unicode MS" w:eastAsia="Arial Unicode MS" w:hAnsi="Arial Unicode MS"/>
          <w:rtl w:val="0"/>
        </w:rPr>
        <w:t xml:space="preserve">광명 생물은 암흑 피해에 취약해집니다.</w:t>
      </w:r>
    </w:p>
    <w:p w:rsidR="00000000" w:rsidDel="00000000" w:rsidP="00000000" w:rsidRDefault="00000000" w:rsidRPr="00000000" w14:paraId="00001EA9">
      <w:pPr>
        <w:rPr/>
      </w:pPr>
      <w:r w:rsidDel="00000000" w:rsidR="00000000" w:rsidRPr="00000000">
        <w:rPr>
          <w:rFonts w:ascii="Arial Unicode MS" w:cs="Arial Unicode MS" w:eastAsia="Arial Unicode MS" w:hAnsi="Arial Unicode MS"/>
          <w:rtl w:val="0"/>
        </w:rPr>
        <w:t xml:space="preserve">광명 생물은 암흑 생물과 공존할 수 없습니다.</w:t>
      </w:r>
    </w:p>
    <w:p w:rsidR="00000000" w:rsidDel="00000000" w:rsidP="00000000" w:rsidRDefault="00000000" w:rsidRPr="00000000" w14:paraId="00001EAA">
      <w:pPr>
        <w:rPr/>
      </w:pPr>
      <w:r w:rsidDel="00000000" w:rsidR="00000000" w:rsidRPr="00000000">
        <w:rPr>
          <w:rtl w:val="0"/>
        </w:rPr>
        <w:t xml:space="preserve">=====================================================================</w:t>
      </w:r>
    </w:p>
    <w:p w:rsidR="00000000" w:rsidDel="00000000" w:rsidP="00000000" w:rsidRDefault="00000000" w:rsidRPr="00000000" w14:paraId="00001EAB">
      <w:pPr>
        <w:rPr/>
      </w:pPr>
      <w:r w:rsidDel="00000000" w:rsidR="00000000" w:rsidRPr="00000000">
        <w:rPr>
          <w:rtl w:val="0"/>
        </w:rPr>
        <w:t xml:space="preserve">======================================</w:t>
      </w:r>
    </w:p>
    <w:p w:rsidR="00000000" w:rsidDel="00000000" w:rsidP="00000000" w:rsidRDefault="00000000" w:rsidRPr="00000000" w14:paraId="00001EAC">
      <w:pPr>
        <w:rPr/>
      </w:pPr>
      <w:r w:rsidDel="00000000" w:rsidR="00000000" w:rsidRPr="00000000">
        <w:rPr>
          <w:rFonts w:ascii="Arial Unicode MS" w:cs="Arial Unicode MS" w:eastAsia="Arial Unicode MS" w:hAnsi="Arial Unicode MS"/>
          <w:rtl w:val="0"/>
        </w:rPr>
        <w:t xml:space="preserve">불사 생물:</w:t>
      </w:r>
    </w:p>
    <w:p w:rsidR="00000000" w:rsidDel="00000000" w:rsidP="00000000" w:rsidRDefault="00000000" w:rsidRPr="00000000" w14:paraId="00001EAD">
      <w:pPr>
        <w:rPr/>
      </w:pPr>
      <w:r w:rsidDel="00000000" w:rsidR="00000000" w:rsidRPr="00000000">
        <w:rPr>
          <w:rFonts w:ascii="Arial Unicode MS" w:cs="Arial Unicode MS" w:eastAsia="Arial Unicode MS" w:hAnsi="Arial Unicode MS"/>
          <w:rtl w:val="0"/>
        </w:rPr>
        <w:t xml:space="preserve">무한 공포의 세계에는 다양한 불사 생물이 널리 퍼져 있으며, DND 세계에서 신화 세계까지 각각의 특색이 다르지만, 특별한 언급이 없다면 규칙상 다음과 같은 특성을 지닌 것으로 간주됩니다:</w:t>
      </w:r>
    </w:p>
    <w:p w:rsidR="00000000" w:rsidDel="00000000" w:rsidP="00000000" w:rsidRDefault="00000000" w:rsidRPr="00000000" w14:paraId="00001EAE">
      <w:pPr>
        <w:rPr/>
      </w:pPr>
      <w:r w:rsidDel="00000000" w:rsidR="00000000" w:rsidRPr="00000000">
        <w:rPr>
          <w:rFonts w:ascii="Arial Unicode MS" w:cs="Arial Unicode MS" w:eastAsia="Arial Unicode MS" w:hAnsi="Arial Unicode MS"/>
          <w:rtl w:val="0"/>
        </w:rPr>
        <w:t xml:space="preserve">예시 생물: 좀비, 구울, 해골</w:t>
      </w:r>
    </w:p>
    <w:p w:rsidR="00000000" w:rsidDel="00000000" w:rsidP="00000000" w:rsidRDefault="00000000" w:rsidRPr="00000000" w14:paraId="00001EAF">
      <w:pPr>
        <w:rPr/>
      </w:pPr>
      <w:r w:rsidDel="00000000" w:rsidR="00000000" w:rsidRPr="00000000">
        <w:rPr>
          <w:rFonts w:ascii="Arial Unicode MS" w:cs="Arial Unicode MS" w:eastAsia="Arial Unicode MS" w:hAnsi="Arial Unicode MS"/>
          <w:rtl w:val="0"/>
        </w:rPr>
        <w:t xml:space="preserve">불사 생물은 자연 본질의 독소와 질병 효과에 면역됩니다.</w:t>
      </w:r>
    </w:p>
    <w:p w:rsidR="00000000" w:rsidDel="00000000" w:rsidP="00000000" w:rsidRDefault="00000000" w:rsidRPr="00000000" w14:paraId="00001EB0">
      <w:pPr>
        <w:rPr/>
      </w:pPr>
      <w:r w:rsidDel="00000000" w:rsidR="00000000" w:rsidRPr="00000000">
        <w:rPr>
          <w:rFonts w:ascii="Arial Unicode MS" w:cs="Arial Unicode MS" w:eastAsia="Arial Unicode MS" w:hAnsi="Arial Unicode MS"/>
          <w:rtl w:val="0"/>
        </w:rPr>
        <w:t xml:space="preserve">불사 생물은 수면이 필요하지 않으며, 이는 수면에 면역된다는 것을 의미합니다.</w:t>
      </w:r>
    </w:p>
    <w:p w:rsidR="00000000" w:rsidDel="00000000" w:rsidP="00000000" w:rsidRDefault="00000000" w:rsidRPr="00000000" w14:paraId="00001EB1">
      <w:pPr>
        <w:rPr/>
      </w:pPr>
      <w:r w:rsidDel="00000000" w:rsidR="00000000" w:rsidRPr="00000000">
        <w:rPr>
          <w:rFonts w:ascii="Arial Unicode MS" w:cs="Arial Unicode MS" w:eastAsia="Arial Unicode MS" w:hAnsi="Arial Unicode MS"/>
          <w:rtl w:val="0"/>
        </w:rPr>
        <w:t xml:space="preserve">불사 생물은 음식과 호흡이 필요하지 않습니다.</w:t>
      </w:r>
    </w:p>
    <w:p w:rsidR="00000000" w:rsidDel="00000000" w:rsidP="00000000" w:rsidRDefault="00000000" w:rsidRPr="00000000" w14:paraId="00001EB2">
      <w:pPr>
        <w:rPr/>
      </w:pPr>
      <w:r w:rsidDel="00000000" w:rsidR="00000000" w:rsidRPr="00000000">
        <w:rPr>
          <w:rFonts w:ascii="Arial Unicode MS" w:cs="Arial Unicode MS" w:eastAsia="Arial Unicode MS" w:hAnsi="Arial Unicode MS"/>
          <w:rtl w:val="0"/>
        </w:rPr>
        <w:t xml:space="preserve">불사 생물은 일단 사망하면 시간 역행 유형의 능력을 제외하고는 부활할 수 없습니다.</w:t>
      </w:r>
    </w:p>
    <w:p w:rsidR="00000000" w:rsidDel="00000000" w:rsidP="00000000" w:rsidRDefault="00000000" w:rsidRPr="00000000" w14:paraId="00001EB3">
      <w:pPr>
        <w:rPr/>
      </w:pPr>
      <w:r w:rsidDel="00000000" w:rsidR="00000000" w:rsidRPr="00000000">
        <w:rPr>
          <w:rtl w:val="0"/>
        </w:rPr>
        <w:t xml:space="preserve">=====================================================================</w:t>
      </w:r>
    </w:p>
    <w:p w:rsidR="00000000" w:rsidDel="00000000" w:rsidP="00000000" w:rsidRDefault="00000000" w:rsidRPr="00000000" w14:paraId="00001EB4">
      <w:pPr>
        <w:rPr/>
      </w:pPr>
      <w:r w:rsidDel="00000000" w:rsidR="00000000" w:rsidRPr="00000000">
        <w:rPr>
          <w:rtl w:val="0"/>
        </w:rPr>
        <w:t xml:space="preserve">======================================</w:t>
      </w:r>
    </w:p>
    <w:p w:rsidR="00000000" w:rsidDel="00000000" w:rsidP="00000000" w:rsidRDefault="00000000" w:rsidRPr="00000000" w14:paraId="00001EB5">
      <w:pPr>
        <w:rPr/>
      </w:pPr>
      <w:r w:rsidDel="00000000" w:rsidR="00000000" w:rsidRPr="00000000">
        <w:rPr>
          <w:rFonts w:ascii="Arial Unicode MS" w:cs="Arial Unicode MS" w:eastAsia="Arial Unicode MS" w:hAnsi="Arial Unicode MS"/>
          <w:rtl w:val="0"/>
        </w:rPr>
        <w:t xml:space="preserve">영체:</w:t>
      </w:r>
    </w:p>
    <w:p w:rsidR="00000000" w:rsidDel="00000000" w:rsidP="00000000" w:rsidRDefault="00000000" w:rsidRPr="00000000" w14:paraId="00001EB6">
      <w:pPr>
        <w:rPr/>
      </w:pPr>
      <w:r w:rsidDel="00000000" w:rsidR="00000000" w:rsidRPr="00000000">
        <w:rPr>
          <w:rFonts w:ascii="Arial Unicode MS" w:cs="Arial Unicode MS" w:eastAsia="Arial Unicode MS" w:hAnsi="Arial Unicode MS"/>
          <w:rtl w:val="0"/>
        </w:rPr>
        <w:t xml:space="preserve">본질적으로 영체는 실제로 존재하는 사물로 간주되지 않으며, 또는 영체가 이 세계나 위상에 속하지 않는다고 말할 수 있습니다. 영체는 물리적 영향을 가하거나 받을 수 없을 뿐만 아니라, 냄새를 맡거나 들을 수 없으며, 심지어 볼 수도 없습니다.</w:t>
      </w:r>
    </w:p>
    <w:p w:rsidR="00000000" w:rsidDel="00000000" w:rsidP="00000000" w:rsidRDefault="00000000" w:rsidRPr="00000000" w14:paraId="00001EB7">
      <w:pPr>
        <w:rPr/>
      </w:pPr>
      <w:r w:rsidDel="00000000" w:rsidR="00000000" w:rsidRPr="00000000">
        <w:rPr>
          <w:rFonts w:ascii="Arial Unicode MS" w:cs="Arial Unicode MS" w:eastAsia="Arial Unicode MS" w:hAnsi="Arial Unicode MS"/>
          <w:rtl w:val="0"/>
        </w:rPr>
        <w:t xml:space="preserve">예시 생물: 유령</w:t>
      </w:r>
    </w:p>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영체는 자발적으로 일반 물리적 행위의 영향이나 피해를 받을 수 있지만, 그렇지 않으면 영체는 일반 물리와 에너지 행위의 영향이나 피해를 무시할 수 있으며, 영체와 영체 간에는 정상적으로 영향을 줍니다.</w:t>
      </w:r>
    </w:p>
    <w:p w:rsidR="00000000" w:rsidDel="00000000" w:rsidP="00000000" w:rsidRDefault="00000000" w:rsidRPr="00000000" w14:paraId="00001EB9">
      <w:pPr>
        <w:rPr/>
      </w:pPr>
      <w:r w:rsidDel="00000000" w:rsidR="00000000" w:rsidRPr="00000000">
        <w:rPr>
          <w:rFonts w:ascii="Arial Unicode MS" w:cs="Arial Unicode MS" w:eastAsia="Arial Unicode MS" w:hAnsi="Arial Unicode MS"/>
          <w:rtl w:val="0"/>
        </w:rPr>
        <w:t xml:space="preserve">【마법】과 【신병】 특성을 지닌 물품이나 행위(공격 등)는 영체에 정상적으로 영향을 주고 피해를 줄 수 있습니다.</w:t>
      </w:r>
    </w:p>
    <w:p w:rsidR="00000000" w:rsidDel="00000000" w:rsidP="00000000" w:rsidRDefault="00000000" w:rsidRPr="00000000" w14:paraId="00001EBA">
      <w:pPr>
        <w:rPr/>
      </w:pPr>
      <w:r w:rsidDel="00000000" w:rsidR="00000000" w:rsidRPr="00000000">
        <w:rPr>
          <w:rFonts w:ascii="Arial Unicode MS" w:cs="Arial Unicode MS" w:eastAsia="Arial Unicode MS" w:hAnsi="Arial Unicode MS"/>
          <w:rtl w:val="0"/>
        </w:rPr>
        <w:t xml:space="preserve">역장 피해와 정신 피해는 영체에 정상적으로 피해를 줄 수 있습니다.</w:t>
      </w:r>
    </w:p>
    <w:p w:rsidR="00000000" w:rsidDel="00000000" w:rsidP="00000000" w:rsidRDefault="00000000" w:rsidRPr="00000000" w14:paraId="00001EBB">
      <w:pPr>
        <w:rPr/>
      </w:pPr>
      <w:r w:rsidDel="00000000" w:rsidR="00000000" w:rsidRPr="00000000">
        <w:rPr>
          <w:rFonts w:ascii="Arial Unicode MS" w:cs="Arial Unicode MS" w:eastAsia="Arial Unicode MS" w:hAnsi="Arial Unicode MS"/>
          <w:rtl w:val="0"/>
        </w:rPr>
        <w:t xml:space="preserve">【유명】 특성을 지닌 물품은 영체에 정상적으로 영향을 주며, 취약한 것처럼 영체에게 2배의 피해를 줍니다. 만약 추가로 취약하다면 추가로 1배의 피해(즉, 3배)를 줄 수 있습니다.</w:t>
      </w:r>
    </w:p>
    <w:p w:rsidR="00000000" w:rsidDel="00000000" w:rsidP="00000000" w:rsidRDefault="00000000" w:rsidRPr="00000000" w14:paraId="00001EBC">
      <w:pPr>
        <w:rPr/>
      </w:pPr>
      <w:r w:rsidDel="00000000" w:rsidR="00000000" w:rsidRPr="00000000">
        <w:rPr>
          <w:rFonts w:ascii="Arial Unicode MS" w:cs="Arial Unicode MS" w:eastAsia="Arial Unicode MS" w:hAnsi="Arial Unicode MS"/>
          <w:rtl w:val="0"/>
        </w:rPr>
        <w:t xml:space="preserve">영체는 자연 본질의 독소와 질병 효과에 면역됩니다.</w:t>
      </w:r>
    </w:p>
    <w:p w:rsidR="00000000" w:rsidDel="00000000" w:rsidP="00000000" w:rsidRDefault="00000000" w:rsidRPr="00000000" w14:paraId="00001EBD">
      <w:pPr>
        <w:rPr/>
      </w:pPr>
      <w:r w:rsidDel="00000000" w:rsidR="00000000" w:rsidRPr="00000000">
        <w:rPr>
          <w:rFonts w:ascii="Arial Unicode MS" w:cs="Arial Unicode MS" w:eastAsia="Arial Unicode MS" w:hAnsi="Arial Unicode MS"/>
          <w:rtl w:val="0"/>
        </w:rPr>
        <w:t xml:space="preserve">영체는 수면이 필요하지 않으며, 이는 수면에 면역된다는 것을 의미합니다.</w:t>
      </w:r>
    </w:p>
    <w:p w:rsidR="00000000" w:rsidDel="00000000" w:rsidP="00000000" w:rsidRDefault="00000000" w:rsidRPr="00000000" w14:paraId="00001EBE">
      <w:pPr>
        <w:rPr/>
      </w:pPr>
      <w:r w:rsidDel="00000000" w:rsidR="00000000" w:rsidRPr="00000000">
        <w:rPr>
          <w:rFonts w:ascii="Arial Unicode MS" w:cs="Arial Unicode MS" w:eastAsia="Arial Unicode MS" w:hAnsi="Arial Unicode MS"/>
          <w:rtl w:val="0"/>
        </w:rPr>
        <w:t xml:space="preserve">영체는 음식과 호흡이 필요하지 않습니다.</w:t>
      </w:r>
    </w:p>
    <w:p w:rsidR="00000000" w:rsidDel="00000000" w:rsidP="00000000" w:rsidRDefault="00000000" w:rsidRPr="00000000" w14:paraId="00001EBF">
      <w:pPr>
        <w:rPr/>
      </w:pPr>
      <w:r w:rsidDel="00000000" w:rsidR="00000000" w:rsidRPr="00000000">
        <w:rPr>
          <w:rFonts w:ascii="Arial Unicode MS" w:cs="Arial Unicode MS" w:eastAsia="Arial Unicode MS" w:hAnsi="Arial Unicode MS"/>
          <w:rtl w:val="0"/>
        </w:rPr>
        <w:t xml:space="preserve">영체는 낙하 피해에 면역됩니다.</w:t>
      </w:r>
    </w:p>
    <w:p w:rsidR="00000000" w:rsidDel="00000000" w:rsidP="00000000" w:rsidRDefault="00000000" w:rsidRPr="00000000" w14:paraId="00001EC0">
      <w:pPr>
        <w:rPr/>
      </w:pPr>
      <w:r w:rsidDel="00000000" w:rsidR="00000000" w:rsidRPr="00000000">
        <w:rPr>
          <w:rFonts w:ascii="Arial Unicode MS" w:cs="Arial Unicode MS" w:eastAsia="Arial Unicode MS" w:hAnsi="Arial Unicode MS"/>
          <w:rtl w:val="0"/>
        </w:rPr>
        <w:t xml:space="preserve">영체는 중력의 영향을 받지 않으며 무게도 없어 기본 이동 속도로 비행할 수 있습니다.</w:t>
      </w:r>
    </w:p>
    <w:p w:rsidR="00000000" w:rsidDel="00000000" w:rsidP="00000000" w:rsidRDefault="00000000" w:rsidRPr="00000000" w14:paraId="00001EC1">
      <w:pPr>
        <w:rPr/>
      </w:pPr>
      <w:r w:rsidDel="00000000" w:rsidR="00000000" w:rsidRPr="00000000">
        <w:rPr>
          <w:rFonts w:ascii="Arial Unicode MS" w:cs="Arial Unicode MS" w:eastAsia="Arial Unicode MS" w:hAnsi="Arial Unicode MS"/>
          <w:rtl w:val="0"/>
        </w:rPr>
        <w:t xml:space="preserve">영체는 환경의 영향을 무시하며, 환경으로 인한 환경 보너스와 페널티를 무시합니다.</w:t>
      </w:r>
    </w:p>
    <w:p w:rsidR="00000000" w:rsidDel="00000000" w:rsidP="00000000" w:rsidRDefault="00000000" w:rsidRPr="00000000" w14:paraId="00001EC2">
      <w:pPr>
        <w:rPr/>
      </w:pPr>
      <w:r w:rsidDel="00000000" w:rsidR="00000000" w:rsidRPr="00000000">
        <w:rPr>
          <w:rFonts w:ascii="Arial Unicode MS" w:cs="Arial Unicode MS" w:eastAsia="Arial Unicode MS" w:hAnsi="Arial Unicode MS"/>
          <w:rtl w:val="0"/>
        </w:rPr>
        <w:t xml:space="preserve">영체는 일반 고체와 액체를 통과할 수 있지만, 고체 내부에 있을 때는 영체 생물이 시각을 갖지 않습니다.</w:t>
      </w:r>
    </w:p>
    <w:p w:rsidR="00000000" w:rsidDel="00000000" w:rsidP="00000000" w:rsidRDefault="00000000" w:rsidRPr="00000000" w14:paraId="00001EC3">
      <w:pPr>
        <w:rPr/>
      </w:pPr>
      <w:r w:rsidDel="00000000" w:rsidR="00000000" w:rsidRPr="00000000">
        <w:rPr>
          <w:rFonts w:ascii="Arial Unicode MS" w:cs="Arial Unicode MS" w:eastAsia="Arial Unicode MS" w:hAnsi="Arial Unicode MS"/>
          <w:rtl w:val="0"/>
        </w:rPr>
        <w:t xml:space="preserve">영체 생물은 【마법】【유명】【신병】 또는 역장 성질의 장애물을 통과할 수 없습니다.</w:t>
      </w:r>
    </w:p>
    <w:p w:rsidR="00000000" w:rsidDel="00000000" w:rsidP="00000000" w:rsidRDefault="00000000" w:rsidRPr="00000000" w14:paraId="00001EC4">
      <w:pPr>
        <w:rPr/>
      </w:pPr>
      <w:r w:rsidDel="00000000" w:rsidR="00000000" w:rsidRPr="00000000">
        <w:rPr>
          <w:rFonts w:ascii="Arial Unicode MS" w:cs="Arial Unicode MS" w:eastAsia="Arial Unicode MS" w:hAnsi="Arial Unicode MS"/>
          <w:rtl w:val="0"/>
        </w:rPr>
        <w:t xml:space="preserve">영체는 투명해질 수 있으며, 투명과 가시 상태 전환은 자유 행동입니다. 이는 환상 본질의 C급 반탐지 능력입니다. 영감 시각에 대해서는 해당 투명이 직접 무효화되며, 탐지와 반정찰 규칙에 따라 대항하지 않습니다.</w:t>
      </w:r>
    </w:p>
    <w:p w:rsidR="00000000" w:rsidDel="00000000" w:rsidP="00000000" w:rsidRDefault="00000000" w:rsidRPr="00000000" w14:paraId="00001EC5">
      <w:pPr>
        <w:rPr/>
      </w:pPr>
      <w:r w:rsidDel="00000000" w:rsidR="00000000" w:rsidRPr="00000000">
        <w:rPr>
          <w:rFonts w:ascii="Arial Unicode MS" w:cs="Arial Unicode MS" w:eastAsia="Arial Unicode MS" w:hAnsi="Arial Unicode MS"/>
          <w:rtl w:val="0"/>
        </w:rPr>
        <w:t xml:space="preserve">영체가 근접 공격을 할 때는 【마법】【신병】 특성이 없는 갑옷과 방패가 제공하는 갑옷 방어와 방패 방어를 무시할 수 있습니다.</w:t>
      </w:r>
    </w:p>
    <w:p w:rsidR="00000000" w:rsidDel="00000000" w:rsidP="00000000" w:rsidRDefault="00000000" w:rsidRPr="00000000" w14:paraId="00001EC6">
      <w:pPr>
        <w:rPr/>
      </w:pPr>
      <w:r w:rsidDel="00000000" w:rsidR="00000000" w:rsidRPr="00000000">
        <w:rPr>
          <w:rFonts w:ascii="Arial Unicode MS" w:cs="Arial Unicode MS" w:eastAsia="Arial Unicode MS" w:hAnsi="Arial Unicode MS"/>
          <w:rtl w:val="0"/>
        </w:rPr>
        <w:t xml:space="preserve">영체 생물은 본능 각성을 상실하며, 만약 원래 본능 각성이 있었다면 영체가 된 후에는 본능 각성을 개시할 수 없으며, 본능 각성을 시도할 수도 없습니다.</w:t>
      </w:r>
    </w:p>
    <w:p w:rsidR="00000000" w:rsidDel="00000000" w:rsidP="00000000" w:rsidRDefault="00000000" w:rsidRPr="00000000" w14:paraId="00001EC7">
      <w:pPr>
        <w:rPr/>
      </w:pPr>
      <w:r w:rsidDel="00000000" w:rsidR="00000000" w:rsidRPr="00000000">
        <w:rPr>
          <w:rtl w:val="0"/>
        </w:rPr>
        <w:t xml:space="preserve">=====================================================================</w:t>
      </w:r>
    </w:p>
    <w:p w:rsidR="00000000" w:rsidDel="00000000" w:rsidP="00000000" w:rsidRDefault="00000000" w:rsidRPr="00000000" w14:paraId="00001EC8">
      <w:pPr>
        <w:rPr/>
      </w:pPr>
      <w:r w:rsidDel="00000000" w:rsidR="00000000" w:rsidRPr="00000000">
        <w:rPr>
          <w:rtl w:val="0"/>
        </w:rPr>
        <w:t xml:space="preserve">======================================</w:t>
      </w:r>
    </w:p>
    <w:p w:rsidR="00000000" w:rsidDel="00000000" w:rsidP="00000000" w:rsidRDefault="00000000" w:rsidRPr="00000000" w14:paraId="00001EC9">
      <w:pPr>
        <w:rPr/>
      </w:pPr>
      <w:r w:rsidDel="00000000" w:rsidR="00000000" w:rsidRPr="00000000">
        <w:rPr>
          <w:rFonts w:ascii="Arial Unicode MS" w:cs="Arial Unicode MS" w:eastAsia="Arial Unicode MS" w:hAnsi="Arial Unicode MS"/>
          <w:rtl w:val="0"/>
        </w:rPr>
        <w:t xml:space="preserve">구장체:</w:t>
      </w:r>
    </w:p>
    <w:p w:rsidR="00000000" w:rsidDel="00000000" w:rsidP="00000000" w:rsidRDefault="00000000" w:rsidRPr="00000000" w14:paraId="00001ECA">
      <w:pPr>
        <w:rPr/>
      </w:pPr>
      <w:r w:rsidDel="00000000" w:rsidR="00000000" w:rsidRPr="00000000">
        <w:rPr>
          <w:rFonts w:ascii="Arial Unicode MS" w:cs="Arial Unicode MS" w:eastAsia="Arial Unicode MS" w:hAnsi="Arial Unicode MS"/>
          <w:rtl w:val="0"/>
        </w:rPr>
        <w:t xml:space="preserve">구장체 생물은 일반적으로 로봇, 마상 등 일련의 인공 기계체를 가리킵니다. 이러한 기계체는 물품과 같지만, 약간의 차이가 있습니다.</w:t>
      </w:r>
    </w:p>
    <w:p w:rsidR="00000000" w:rsidDel="00000000" w:rsidP="00000000" w:rsidRDefault="00000000" w:rsidRPr="00000000" w14:paraId="00001ECB">
      <w:pPr>
        <w:rPr/>
      </w:pPr>
      <w:r w:rsidDel="00000000" w:rsidR="00000000" w:rsidRPr="00000000">
        <w:rPr>
          <w:rFonts w:ascii="Arial Unicode MS" w:cs="Arial Unicode MS" w:eastAsia="Arial Unicode MS" w:hAnsi="Arial Unicode MS"/>
          <w:rtl w:val="0"/>
        </w:rPr>
        <w:t xml:space="preserve">예시 생물: 기계 경찰, 터미네이터</w:t>
      </w:r>
    </w:p>
    <w:p w:rsidR="00000000" w:rsidDel="00000000" w:rsidP="00000000" w:rsidRDefault="00000000" w:rsidRPr="00000000" w14:paraId="00001ECC">
      <w:pPr>
        <w:rPr/>
      </w:pPr>
      <w:r w:rsidDel="00000000" w:rsidR="00000000" w:rsidRPr="00000000">
        <w:rPr>
          <w:rFonts w:ascii="Arial Unicode MS" w:cs="Arial Unicode MS" w:eastAsia="Arial Unicode MS" w:hAnsi="Arial Unicode MS"/>
          <w:rtl w:val="0"/>
        </w:rPr>
        <w:t xml:space="preserve">구장체는 자연 본질의 독소와 질병 효과에 면역됩니다.</w:t>
      </w:r>
    </w:p>
    <w:p w:rsidR="00000000" w:rsidDel="00000000" w:rsidP="00000000" w:rsidRDefault="00000000" w:rsidRPr="00000000" w14:paraId="00001ECD">
      <w:pPr>
        <w:rPr/>
      </w:pPr>
      <w:r w:rsidDel="00000000" w:rsidR="00000000" w:rsidRPr="00000000">
        <w:rPr>
          <w:rFonts w:ascii="Arial Unicode MS" w:cs="Arial Unicode MS" w:eastAsia="Arial Unicode MS" w:hAnsi="Arial Unicode MS"/>
          <w:rtl w:val="0"/>
        </w:rPr>
        <w:t xml:space="preserve">구장체는 수면이 필요하지 않으며, 이는 수면에 면역된다는 것을 의미합니다.</w:t>
      </w:r>
    </w:p>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구장체는 변형 효과에 면역됩니다.</w:t>
      </w:r>
    </w:p>
    <w:p w:rsidR="00000000" w:rsidDel="00000000" w:rsidP="00000000" w:rsidRDefault="00000000" w:rsidRPr="00000000" w14:paraId="00001ECF">
      <w:pPr>
        <w:rPr/>
      </w:pPr>
      <w:r w:rsidDel="00000000" w:rsidR="00000000" w:rsidRPr="00000000">
        <w:rPr>
          <w:rFonts w:ascii="Arial Unicode MS" w:cs="Arial Unicode MS" w:eastAsia="Arial Unicode MS" w:hAnsi="Arial Unicode MS"/>
          <w:rtl w:val="0"/>
        </w:rPr>
        <w:t xml:space="preserve">구장체는 음식과 호흡이 필요하지 않습니다.</w:t>
      </w:r>
    </w:p>
    <w:p w:rsidR="00000000" w:rsidDel="00000000" w:rsidP="00000000" w:rsidRDefault="00000000" w:rsidRPr="00000000" w14:paraId="00001ED0">
      <w:pPr>
        <w:rPr/>
      </w:pPr>
      <w:r w:rsidDel="00000000" w:rsidR="00000000" w:rsidRPr="00000000">
        <w:rPr>
          <w:rFonts w:ascii="Arial Unicode MS" w:cs="Arial Unicode MS" w:eastAsia="Arial Unicode MS" w:hAnsi="Arial Unicode MS"/>
          <w:rtl w:val="0"/>
        </w:rPr>
        <w:t xml:space="preserve">구장체 생물은 일단 사망하면 시간 역행 유형의 능력을 제외하고는 부활할 수 없습니다.</w:t>
      </w:r>
    </w:p>
    <w:p w:rsidR="00000000" w:rsidDel="00000000" w:rsidP="00000000" w:rsidRDefault="00000000" w:rsidRPr="00000000" w14:paraId="00001ED1">
      <w:pPr>
        <w:rPr/>
      </w:pPr>
      <w:r w:rsidDel="00000000" w:rsidR="00000000" w:rsidRPr="00000000">
        <w:rPr>
          <w:rFonts w:ascii="Arial Unicode MS" w:cs="Arial Unicode MS" w:eastAsia="Arial Unicode MS" w:hAnsi="Arial Unicode MS"/>
          <w:rtl w:val="0"/>
        </w:rPr>
        <w:t xml:space="preserve">구장체 생물이 EMP 효과를 받으면 마비되지는 않지만, 지속 시간 동안 무력 상태에 빠집니다. 구장체 생물의 레벨은 구장체 특성 자원을 제공하는 현재 레벨입니다.</w:t>
      </w:r>
    </w:p>
    <w:p w:rsidR="00000000" w:rsidDel="00000000" w:rsidP="00000000" w:rsidRDefault="00000000" w:rsidRPr="00000000" w14:paraId="00001ED2">
      <w:pPr>
        <w:rPr/>
      </w:pPr>
      <w:r w:rsidDel="00000000" w:rsidR="00000000" w:rsidRPr="00000000">
        <w:rPr>
          <w:rtl w:val="0"/>
        </w:rPr>
        <w:t xml:space="preserve">=====================================================================</w:t>
      </w:r>
    </w:p>
    <w:p w:rsidR="00000000" w:rsidDel="00000000" w:rsidP="00000000" w:rsidRDefault="00000000" w:rsidRPr="00000000" w14:paraId="00001ED3">
      <w:pPr>
        <w:rPr/>
      </w:pPr>
      <w:r w:rsidDel="00000000" w:rsidR="00000000" w:rsidRPr="00000000">
        <w:rPr>
          <w:rtl w:val="0"/>
        </w:rPr>
        <w:t xml:space="preserve">======================================</w:t>
      </w:r>
    </w:p>
    <w:p w:rsidR="00000000" w:rsidDel="00000000" w:rsidP="00000000" w:rsidRDefault="00000000" w:rsidRPr="00000000" w14:paraId="00001ED4">
      <w:pPr>
        <w:rPr/>
      </w:pPr>
      <w:r w:rsidDel="00000000" w:rsidR="00000000" w:rsidRPr="00000000">
        <w:rPr>
          <w:rFonts w:ascii="Arial Unicode MS" w:cs="Arial Unicode MS" w:eastAsia="Arial Unicode MS" w:hAnsi="Arial Unicode MS"/>
          <w:rtl w:val="0"/>
        </w:rPr>
        <w:t xml:space="preserve">원소 생물:</w:t>
      </w:r>
    </w:p>
    <w:p w:rsidR="00000000" w:rsidDel="00000000" w:rsidP="00000000" w:rsidRDefault="00000000" w:rsidRPr="00000000" w14:paraId="00001ED5">
      <w:pPr>
        <w:rPr/>
      </w:pPr>
      <w:r w:rsidDel="00000000" w:rsidR="00000000" w:rsidRPr="00000000">
        <w:rPr>
          <w:rFonts w:ascii="Arial Unicode MS" w:cs="Arial Unicode MS" w:eastAsia="Arial Unicode MS" w:hAnsi="Arial Unicode MS"/>
          <w:rtl w:val="0"/>
        </w:rPr>
        <w:t xml:space="preserve">여기서 원소 생물은 일반적으로 천지 간에 자연적으로 형성된(동양) 원소, 예를 들어 금목수화토를 가리킵니다. 또는 원소계의 한 종류의 생물(서양), 예를 들어 지수화풍 이 네 가지 원소 생물을 가리킵니다.</w:t>
      </w:r>
    </w:p>
    <w:p w:rsidR="00000000" w:rsidDel="00000000" w:rsidP="00000000" w:rsidRDefault="00000000" w:rsidRPr="00000000" w14:paraId="00001ED6">
      <w:pPr>
        <w:rPr/>
      </w:pPr>
      <w:r w:rsidDel="00000000" w:rsidR="00000000" w:rsidRPr="00000000">
        <w:rPr>
          <w:rFonts w:ascii="Arial Unicode MS" w:cs="Arial Unicode MS" w:eastAsia="Arial Unicode MS" w:hAnsi="Arial Unicode MS"/>
          <w:rtl w:val="0"/>
        </w:rPr>
        <w:t xml:space="preserve">예시 생물: 라그나로스</w:t>
      </w:r>
    </w:p>
    <w:p w:rsidR="00000000" w:rsidDel="00000000" w:rsidP="00000000" w:rsidRDefault="00000000" w:rsidRPr="00000000" w14:paraId="00001ED7">
      <w:pPr>
        <w:rPr/>
      </w:pPr>
      <w:r w:rsidDel="00000000" w:rsidR="00000000" w:rsidRPr="00000000">
        <w:rPr>
          <w:rFonts w:ascii="Arial Unicode MS" w:cs="Arial Unicode MS" w:eastAsia="Arial Unicode MS" w:hAnsi="Arial Unicode MS"/>
          <w:rtl w:val="0"/>
        </w:rPr>
        <w:t xml:space="preserve">원소 생물은 암시를 지니고 있습니다.</w:t>
      </w:r>
    </w:p>
    <w:p w:rsidR="00000000" w:rsidDel="00000000" w:rsidP="00000000" w:rsidRDefault="00000000" w:rsidRPr="00000000" w14:paraId="00001ED8">
      <w:pPr>
        <w:rPr/>
      </w:pPr>
      <w:r w:rsidDel="00000000" w:rsidR="00000000" w:rsidRPr="00000000">
        <w:rPr>
          <w:rFonts w:ascii="Arial Unicode MS" w:cs="Arial Unicode MS" w:eastAsia="Arial Unicode MS" w:hAnsi="Arial Unicode MS"/>
          <w:rtl w:val="0"/>
        </w:rPr>
        <w:t xml:space="preserve">원소 생물은 자연 본질의 독소와 질병 효과에 면역됩니다.</w:t>
      </w:r>
    </w:p>
    <w:p w:rsidR="00000000" w:rsidDel="00000000" w:rsidP="00000000" w:rsidRDefault="00000000" w:rsidRPr="00000000" w14:paraId="00001ED9">
      <w:pPr>
        <w:rPr/>
      </w:pPr>
      <w:r w:rsidDel="00000000" w:rsidR="00000000" w:rsidRPr="00000000">
        <w:rPr>
          <w:rFonts w:ascii="Arial Unicode MS" w:cs="Arial Unicode MS" w:eastAsia="Arial Unicode MS" w:hAnsi="Arial Unicode MS"/>
          <w:rtl w:val="0"/>
        </w:rPr>
        <w:t xml:space="preserve">원소 생물은 변형 효과에 면역됩니다.</w:t>
      </w:r>
    </w:p>
    <w:p w:rsidR="00000000" w:rsidDel="00000000" w:rsidP="00000000" w:rsidRDefault="00000000" w:rsidRPr="00000000" w14:paraId="00001EDA">
      <w:pPr>
        <w:rPr/>
      </w:pPr>
      <w:r w:rsidDel="00000000" w:rsidR="00000000" w:rsidRPr="00000000">
        <w:rPr>
          <w:rFonts w:ascii="Arial Unicode MS" w:cs="Arial Unicode MS" w:eastAsia="Arial Unicode MS" w:hAnsi="Arial Unicode MS"/>
          <w:rtl w:val="0"/>
        </w:rPr>
        <w:t xml:space="preserve">원소 생물은 다중 공격 페널티에 면역됩니다.</w:t>
      </w:r>
    </w:p>
    <w:p w:rsidR="00000000" w:rsidDel="00000000" w:rsidP="00000000" w:rsidRDefault="00000000" w:rsidRPr="00000000" w14:paraId="00001EDB">
      <w:pPr>
        <w:rPr/>
      </w:pPr>
      <w:r w:rsidDel="00000000" w:rsidR="00000000" w:rsidRPr="00000000">
        <w:rPr>
          <w:rFonts w:ascii="Arial Unicode MS" w:cs="Arial Unicode MS" w:eastAsia="Arial Unicode MS" w:hAnsi="Arial Unicode MS"/>
          <w:rtl w:val="0"/>
        </w:rPr>
        <w:t xml:space="preserve">원소 생물은 수면이 필요하지 않으며, 이는 수면에 면역된다는 것을 의미합니다.</w:t>
      </w:r>
    </w:p>
    <w:p w:rsidR="00000000" w:rsidDel="00000000" w:rsidP="00000000" w:rsidRDefault="00000000" w:rsidRPr="00000000" w14:paraId="00001EDC">
      <w:pPr>
        <w:rPr/>
      </w:pPr>
      <w:r w:rsidDel="00000000" w:rsidR="00000000" w:rsidRPr="00000000">
        <w:rPr>
          <w:rFonts w:ascii="Arial Unicode MS" w:cs="Arial Unicode MS" w:eastAsia="Arial Unicode MS" w:hAnsi="Arial Unicode MS"/>
          <w:rtl w:val="0"/>
        </w:rPr>
        <w:t xml:space="preserve">원소 생물은 음식과 호흡이 필요하지 않습니다.</w:t>
      </w:r>
    </w:p>
    <w:p w:rsidR="00000000" w:rsidDel="00000000" w:rsidP="00000000" w:rsidRDefault="00000000" w:rsidRPr="00000000" w14:paraId="00001EDD">
      <w:pPr>
        <w:rPr/>
      </w:pPr>
      <w:r w:rsidDel="00000000" w:rsidR="00000000" w:rsidRPr="00000000">
        <w:rPr>
          <w:rFonts w:ascii="Arial Unicode MS" w:cs="Arial Unicode MS" w:eastAsia="Arial Unicode MS" w:hAnsi="Arial Unicode MS"/>
          <w:rtl w:val="0"/>
        </w:rPr>
        <w:t xml:space="preserve">원소 생물은 본능 각성을 상실하며, 만약 원래 본능 각성이 있었다면 원소 생물이 된 후에는 본능 각성을 개시할 수 없으며, 본능 각성을 시도할 수도 없습니다.</w:t>
      </w:r>
    </w:p>
    <w:p w:rsidR="00000000" w:rsidDel="00000000" w:rsidP="00000000" w:rsidRDefault="00000000" w:rsidRPr="00000000" w14:paraId="00001EDE">
      <w:pPr>
        <w:rPr/>
      </w:pPr>
      <w:r w:rsidDel="00000000" w:rsidR="00000000" w:rsidRPr="00000000">
        <w:rPr>
          <w:rFonts w:ascii="Arial Unicode MS" w:cs="Arial Unicode MS" w:eastAsia="Arial Unicode MS" w:hAnsi="Arial Unicode MS"/>
          <w:rtl w:val="0"/>
        </w:rPr>
        <w:t xml:space="preserve">원소 생물은 일단 사망하면 시간 역행 유형의 능력을 제외하고는 부활할 수 없습니다.</w:t>
      </w:r>
    </w:p>
    <w:p w:rsidR="00000000" w:rsidDel="00000000" w:rsidP="00000000" w:rsidRDefault="00000000" w:rsidRPr="00000000" w14:paraId="00001EDF">
      <w:pPr>
        <w:rPr/>
      </w:pPr>
      <w:r w:rsidDel="00000000" w:rsidR="00000000" w:rsidRPr="00000000">
        <w:rPr>
          <w:rtl w:val="0"/>
        </w:rPr>
        <w:t xml:space="preserve">=====================================================================</w:t>
      </w:r>
    </w:p>
    <w:p w:rsidR="00000000" w:rsidDel="00000000" w:rsidP="00000000" w:rsidRDefault="00000000" w:rsidRPr="00000000" w14:paraId="00001EE0">
      <w:pPr>
        <w:rPr/>
      </w:pPr>
      <w:r w:rsidDel="00000000" w:rsidR="00000000" w:rsidRPr="00000000">
        <w:rPr>
          <w:rtl w:val="0"/>
        </w:rPr>
        <w:t xml:space="preserve">======================================</w:t>
      </w:r>
    </w:p>
    <w:p w:rsidR="00000000" w:rsidDel="00000000" w:rsidP="00000000" w:rsidRDefault="00000000" w:rsidRPr="00000000" w14:paraId="00001EE1">
      <w:pPr>
        <w:rPr/>
      </w:pPr>
      <w:r w:rsidDel="00000000" w:rsidR="00000000" w:rsidRPr="00000000">
        <w:rPr>
          <w:rFonts w:ascii="Arial Unicode MS" w:cs="Arial Unicode MS" w:eastAsia="Arial Unicode MS" w:hAnsi="Arial Unicode MS"/>
          <w:rtl w:val="0"/>
        </w:rPr>
        <w:t xml:space="preserve">식물:</w:t>
      </w:r>
    </w:p>
    <w:p w:rsidR="00000000" w:rsidDel="00000000" w:rsidP="00000000" w:rsidRDefault="00000000" w:rsidRPr="00000000" w14:paraId="00001EE2">
      <w:pPr>
        <w:rPr/>
      </w:pPr>
      <w:r w:rsidDel="00000000" w:rsidR="00000000" w:rsidRPr="00000000">
        <w:rPr>
          <w:rFonts w:ascii="Arial Unicode MS" w:cs="Arial Unicode MS" w:eastAsia="Arial Unicode MS" w:hAnsi="Arial Unicode MS"/>
          <w:rtl w:val="0"/>
        </w:rPr>
        <w:t xml:space="preserve">식물은 비교적 흔한 생물 유형으로, 활성화된 나무나 식물은 모두 이 범주에 포함될 수 있습니다.</w:t>
      </w:r>
    </w:p>
    <w:p w:rsidR="00000000" w:rsidDel="00000000" w:rsidP="00000000" w:rsidRDefault="00000000" w:rsidRPr="00000000" w14:paraId="00001EE3">
      <w:pPr>
        <w:rPr/>
      </w:pPr>
      <w:r w:rsidDel="00000000" w:rsidR="00000000" w:rsidRPr="00000000">
        <w:rPr>
          <w:rFonts w:ascii="Arial Unicode MS" w:cs="Arial Unicode MS" w:eastAsia="Arial Unicode MS" w:hAnsi="Arial Unicode MS"/>
          <w:rtl w:val="0"/>
        </w:rPr>
        <w:t xml:space="preserve">예시 생물: 나무 인간</w:t>
      </w:r>
    </w:p>
    <w:p w:rsidR="00000000" w:rsidDel="00000000" w:rsidP="00000000" w:rsidRDefault="00000000" w:rsidRPr="00000000" w14:paraId="00001EE4">
      <w:pPr>
        <w:rPr/>
      </w:pPr>
      <w:r w:rsidDel="00000000" w:rsidR="00000000" w:rsidRPr="00000000">
        <w:rPr>
          <w:rFonts w:ascii="Arial Unicode MS" w:cs="Arial Unicode MS" w:eastAsia="Arial Unicode MS" w:hAnsi="Arial Unicode MS"/>
          <w:rtl w:val="0"/>
        </w:rPr>
        <w:t xml:space="preserve">식물 생물은 수면이 필요하지 않으며, 이는 수면에 면역된다는 것을 의미합니다.</w:t>
      </w:r>
    </w:p>
    <w:p w:rsidR="00000000" w:rsidDel="00000000" w:rsidP="00000000" w:rsidRDefault="00000000" w:rsidRPr="00000000" w14:paraId="00001EE5">
      <w:pPr>
        <w:rPr/>
      </w:pPr>
      <w:r w:rsidDel="00000000" w:rsidR="00000000" w:rsidRPr="00000000">
        <w:rPr>
          <w:rFonts w:ascii="Arial Unicode MS" w:cs="Arial Unicode MS" w:eastAsia="Arial Unicode MS" w:hAnsi="Arial Unicode MS"/>
          <w:rtl w:val="0"/>
        </w:rPr>
        <w:t xml:space="preserve">식물 생물은 변형 효과에 면역됩니다.</w:t>
      </w:r>
    </w:p>
    <w:p w:rsidR="00000000" w:rsidDel="00000000" w:rsidP="00000000" w:rsidRDefault="00000000" w:rsidRPr="00000000" w14:paraId="00001EE6">
      <w:pPr>
        <w:rPr/>
      </w:pPr>
      <w:r w:rsidDel="00000000" w:rsidR="00000000" w:rsidRPr="00000000">
        <w:rPr>
          <w:rtl w:val="0"/>
        </w:rPr>
        <w:t xml:space="preserve">=====================================================================</w:t>
      </w:r>
    </w:p>
    <w:p w:rsidR="00000000" w:rsidDel="00000000" w:rsidP="00000000" w:rsidRDefault="00000000" w:rsidRPr="00000000" w14:paraId="00001EE7">
      <w:pPr>
        <w:rPr/>
      </w:pPr>
      <w:r w:rsidDel="00000000" w:rsidR="00000000" w:rsidRPr="00000000">
        <w:rPr>
          <w:rtl w:val="0"/>
        </w:rPr>
        <w:t xml:space="preserve">======================================</w:t>
      </w:r>
    </w:p>
    <w:p w:rsidR="00000000" w:rsidDel="00000000" w:rsidP="00000000" w:rsidRDefault="00000000" w:rsidRPr="00000000" w14:paraId="00001EE8">
      <w:pPr>
        <w:rPr/>
      </w:pPr>
      <w:r w:rsidDel="00000000" w:rsidR="00000000" w:rsidRPr="00000000">
        <w:rPr>
          <w:rFonts w:ascii="Arial Unicode MS" w:cs="Arial Unicode MS" w:eastAsia="Arial Unicode MS" w:hAnsi="Arial Unicode MS"/>
          <w:rtl w:val="0"/>
        </w:rPr>
        <w:t xml:space="preserve">집단 생물:</w:t>
      </w:r>
    </w:p>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집단은 초미세(진균이나 세균), 미세(바퀴벌레 등 곤충) 또는 초소형 생물(쥐, 박쥐 등)의 집합으로, 행동 방식에서 하나의 생물로 간주됩니다. 집단은 그것을 구성하는 개체 종류의 성질을 지니고 있습니다.</w:t>
      </w:r>
    </w:p>
    <w:p w:rsidR="00000000" w:rsidDel="00000000" w:rsidP="00000000" w:rsidRDefault="00000000" w:rsidRPr="00000000" w14:paraId="00001EEA">
      <w:pPr>
        <w:rPr/>
      </w:pPr>
      <w:r w:rsidDel="00000000" w:rsidR="00000000" w:rsidRPr="00000000">
        <w:rPr>
          <w:rFonts w:ascii="Arial Unicode MS" w:cs="Arial Unicode MS" w:eastAsia="Arial Unicode MS" w:hAnsi="Arial Unicode MS"/>
          <w:rtl w:val="0"/>
        </w:rPr>
        <w:t xml:space="preserve">집단 생물은 통일된 생명력, 통일된 우선권, 통일된 이동 속도 및 통일된 방어력을 가지고 있습니다. 집단은 내성 판정 시에도 단일 생물과 같습니다.</w:t>
      </w:r>
    </w:p>
    <w:p w:rsidR="00000000" w:rsidDel="00000000" w:rsidP="00000000" w:rsidRDefault="00000000" w:rsidRPr="00000000" w14:paraId="00001EEB">
      <w:pPr>
        <w:rPr/>
      </w:pPr>
      <w:r w:rsidDel="00000000" w:rsidR="00000000" w:rsidRPr="00000000">
        <w:rPr>
          <w:rFonts w:ascii="Arial Unicode MS" w:cs="Arial Unicode MS" w:eastAsia="Arial Unicode MS" w:hAnsi="Arial Unicode MS"/>
          <w:rtl w:val="0"/>
        </w:rPr>
        <w:t xml:space="preserve">집단은 뚜렷한 앞가슴과 등이 없고 명확한 신체 구조가 존재하지 않기 때문에, 특정 부위를 대상으로 하는 공격과 다중 공격 페널티에 면역됩니다.</w:t>
      </w:r>
    </w:p>
    <w:p w:rsidR="00000000" w:rsidDel="00000000" w:rsidP="00000000" w:rsidRDefault="00000000" w:rsidRPr="00000000" w14:paraId="00001EEC">
      <w:pPr>
        <w:rPr/>
      </w:pPr>
      <w:r w:rsidDel="00000000" w:rsidR="00000000" w:rsidRPr="00000000">
        <w:rPr>
          <w:rFonts w:ascii="Arial Unicode MS" w:cs="Arial Unicode MS" w:eastAsia="Arial Unicode MS" w:hAnsi="Arial Unicode MS"/>
          <w:rtl w:val="0"/>
        </w:rPr>
        <w:t xml:space="preserve">미세 생물로 구성된 집단 생물군이 단일 피해를 받을 때, 최종 피해량이 절반으로 줄어듭니다.</w:t>
      </w:r>
    </w:p>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초미세 생물로 구성된 집단 생물군은 단일 피해에 면역됩니다.</w:t>
      </w:r>
    </w:p>
    <w:p w:rsidR="00000000" w:rsidDel="00000000" w:rsidP="00000000" w:rsidRDefault="00000000" w:rsidRPr="00000000" w14:paraId="00001EEE">
      <w:pPr>
        <w:rPr/>
      </w:pPr>
      <w:r w:rsidDel="00000000" w:rsidR="00000000" w:rsidRPr="00000000">
        <w:rPr>
          <w:rFonts w:ascii="Arial Unicode MS" w:cs="Arial Unicode MS" w:eastAsia="Arial Unicode MS" w:hAnsi="Arial Unicode MS"/>
          <w:rtl w:val="0"/>
        </w:rPr>
        <w:t xml:space="preserve">집단 생물은 범위 내의 모든 단위를 각각 공격할 때, 하나의 단위로 간주되어 한 번만 공격을 받지만, 이 공격은 정상적으로 피해를 할 수 있습니다.</w:t>
      </w:r>
    </w:p>
    <w:p w:rsidR="00000000" w:rsidDel="00000000" w:rsidP="00000000" w:rsidRDefault="00000000" w:rsidRPr="00000000" w14:paraId="00001EEF">
      <w:pPr>
        <w:rPr/>
      </w:pPr>
      <w:r w:rsidDel="00000000" w:rsidR="00000000" w:rsidRPr="00000000">
        <w:rPr>
          <w:rFonts w:ascii="Arial Unicode MS" w:cs="Arial Unicode MS" w:eastAsia="Arial Unicode MS" w:hAnsi="Arial Unicode MS"/>
          <w:rtl w:val="0"/>
        </w:rPr>
        <w:t xml:space="preserve">집단 생물은 구체적인 수의 생물을 대상으로 하는 주문, 능력 및 효과에 면역됩니다.</w:t>
      </w:r>
    </w:p>
    <w:p w:rsidR="00000000" w:rsidDel="00000000" w:rsidP="00000000" w:rsidRDefault="00000000" w:rsidRPr="00000000" w14:paraId="00001EF0">
      <w:pPr>
        <w:rPr/>
      </w:pPr>
      <w:r w:rsidDel="00000000" w:rsidR="00000000" w:rsidRPr="00000000">
        <w:rPr>
          <w:rFonts w:ascii="Arial Unicode MS" w:cs="Arial Unicode MS" w:eastAsia="Arial Unicode MS" w:hAnsi="Arial Unicode MS"/>
          <w:rtl w:val="0"/>
        </w:rPr>
        <w:t xml:space="preserve">집단 생물이 범위형 피해를 받을 때, 최종 피해량이 2배가 됩니다.</w:t>
      </w:r>
    </w:p>
    <w:p w:rsidR="00000000" w:rsidDel="00000000" w:rsidP="00000000" w:rsidRDefault="00000000" w:rsidRPr="00000000" w14:paraId="00001EF1">
      <w:pPr>
        <w:rPr/>
      </w:pPr>
      <w:r w:rsidDel="00000000" w:rsidR="00000000" w:rsidRPr="00000000">
        <w:rPr>
          <w:rFonts w:ascii="Arial Unicode MS" w:cs="Arial Unicode MS" w:eastAsia="Arial Unicode MS" w:hAnsi="Arial Unicode MS"/>
          <w:rtl w:val="0"/>
        </w:rPr>
        <w:t xml:space="preserve">집단 생물은 공간을 차지하지 않으며, 다른 생물과 같은 위치에 있을 수 있고, 정상적으로 이동하며, 서로 영향을 주지 않습니다.</w:t>
      </w:r>
    </w:p>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집단 생물은 접촉 범위가 없으며, 같은 위치에 있는 목표만 공격할 수 있습니다.</w:t>
      </w:r>
    </w:p>
    <w:p w:rsidR="00000000" w:rsidDel="00000000" w:rsidP="00000000" w:rsidRDefault="00000000" w:rsidRPr="00000000" w14:paraId="00001EF3">
      <w:pPr>
        <w:rPr/>
      </w:pPr>
      <w:r w:rsidDel="00000000" w:rsidR="00000000" w:rsidRPr="00000000">
        <w:rPr>
          <w:rFonts w:ascii="Arial Unicode MS" w:cs="Arial Unicode MS" w:eastAsia="Arial Unicode MS" w:hAnsi="Arial Unicode MS"/>
          <w:rtl w:val="0"/>
        </w:rPr>
        <w:t xml:space="preserve">집단 생물은 넘어짐, 붙잡힘, 충돌에 면역됩니다.</w:t>
      </w:r>
    </w:p>
    <w:p w:rsidR="00000000" w:rsidDel="00000000" w:rsidP="00000000" w:rsidRDefault="00000000" w:rsidRPr="00000000" w14:paraId="00001EF4">
      <w:pPr>
        <w:rPr/>
      </w:pPr>
      <w:r w:rsidDel="00000000" w:rsidR="00000000" w:rsidRPr="00000000">
        <w:rPr>
          <w:rFonts w:ascii="Arial Unicode MS" w:cs="Arial Unicode MS" w:eastAsia="Arial Unicode MS" w:hAnsi="Arial Unicode MS"/>
          <w:rtl w:val="0"/>
        </w:rPr>
        <w:t xml:space="preserve">더 큰 크기의 단위가 집단을 이룰 때에도 유사 집단 생물로 간주될 수 있습니다(예: 군대). ST가 직접 판단합니다.</w:t>
      </w:r>
    </w:p>
    <w:p w:rsidR="00000000" w:rsidDel="00000000" w:rsidP="00000000" w:rsidRDefault="00000000" w:rsidRPr="00000000" w14:paraId="00001EF5">
      <w:pPr>
        <w:rPr/>
      </w:pPr>
      <w:r w:rsidDel="00000000" w:rsidR="00000000" w:rsidRPr="00000000">
        <w:rPr>
          <w:rFonts w:ascii="Arial Unicode MS" w:cs="Arial Unicode MS" w:eastAsia="Arial Unicode MS" w:hAnsi="Arial Unicode MS"/>
          <w:rtl w:val="0"/>
        </w:rPr>
        <w:t xml:space="preserve">목표를 죽이거나, 주변에 목표가 하나씩 있는 것과 같은 유사한 능력을 판단할 때, 집단 생물은 하나의 생물로 판단합니다.</w:t>
      </w:r>
    </w:p>
    <w:p w:rsidR="00000000" w:rsidDel="00000000" w:rsidP="00000000" w:rsidRDefault="00000000" w:rsidRPr="00000000" w14:paraId="00001EF6">
      <w:pPr>
        <w:rPr/>
      </w:pPr>
      <w:r w:rsidDel="00000000" w:rsidR="00000000" w:rsidRPr="00000000">
        <w:rPr>
          <w:rFonts w:ascii="Arial Unicode MS" w:cs="Arial Unicode MS" w:eastAsia="Arial Unicode MS" w:hAnsi="Arial Unicode MS"/>
          <w:rtl w:val="0"/>
        </w:rPr>
        <w:t xml:space="preserve">만약 집단 생물이 이미 격파되었다면, 그 생물군은 흩어지며, 생물군 내의 개체는 계속 위협이나 전투 의식을 가지고 있지 않는 한, 더 이상 생물로 간주되지 않고 환경의 일부로 간주됩니다.</w:t>
      </w:r>
    </w:p>
    <w:p w:rsidR="00000000" w:rsidDel="00000000" w:rsidP="00000000" w:rsidRDefault="00000000" w:rsidRPr="00000000" w14:paraId="00001EF7">
      <w:pPr>
        <w:rPr/>
      </w:pPr>
      <w:r w:rsidDel="00000000" w:rsidR="00000000" w:rsidRPr="00000000">
        <w:rPr>
          <w:rtl w:val="0"/>
        </w:rPr>
        <w:t xml:space="preserve">=====================================================================</w:t>
      </w:r>
    </w:p>
    <w:p w:rsidR="00000000" w:rsidDel="00000000" w:rsidP="00000000" w:rsidRDefault="00000000" w:rsidRPr="00000000" w14:paraId="00001EF8">
      <w:pPr>
        <w:rPr/>
      </w:pPr>
      <w:r w:rsidDel="00000000" w:rsidR="00000000" w:rsidRPr="00000000">
        <w:rPr>
          <w:rtl w:val="0"/>
        </w:rPr>
        <w:t xml:space="preserve">======================================</w:t>
      </w:r>
    </w:p>
    <w:p w:rsidR="00000000" w:rsidDel="00000000" w:rsidP="00000000" w:rsidRDefault="00000000" w:rsidRPr="00000000" w14:paraId="00001EF9">
      <w:pPr>
        <w:pStyle w:val="Heading1"/>
        <w:rPr/>
      </w:pPr>
      <w:bookmarkStart w:colFirst="0" w:colLast="0" w:name="_qir6nosshj12" w:id="53"/>
      <w:bookmarkEnd w:id="53"/>
      <w:r w:rsidDel="00000000" w:rsidR="00000000" w:rsidRPr="00000000">
        <w:rPr>
          <w:rFonts w:ascii="Arial Unicode MS" w:cs="Arial Unicode MS" w:eastAsia="Arial Unicode MS" w:hAnsi="Arial Unicode MS"/>
          <w:rtl w:val="0"/>
        </w:rPr>
        <w:t xml:space="preserve">1.5.6 물품과 장비</w:t>
      </w:r>
    </w:p>
    <w:p w:rsidR="00000000" w:rsidDel="00000000" w:rsidP="00000000" w:rsidRDefault="00000000" w:rsidRPr="00000000" w14:paraId="00001EFA">
      <w:pPr>
        <w:rPr/>
      </w:pPr>
      <w:r w:rsidDel="00000000" w:rsidR="00000000" w:rsidRPr="00000000">
        <w:rPr>
          <w:rFonts w:ascii="Arial Unicode MS" w:cs="Arial Unicode MS" w:eastAsia="Arial Unicode MS" w:hAnsi="Arial Unicode MS"/>
          <w:rtl w:val="0"/>
        </w:rPr>
        <w:t xml:space="preserve">물품과 장비:</w:t>
      </w:r>
    </w:p>
    <w:p w:rsidR="00000000" w:rsidDel="00000000" w:rsidP="00000000" w:rsidRDefault="00000000" w:rsidRPr="00000000" w14:paraId="00001EFB">
      <w:pPr>
        <w:rPr/>
      </w:pPr>
      <w:r w:rsidDel="00000000" w:rsidR="00000000" w:rsidRPr="00000000">
        <w:rPr>
          <w:rtl w:val="0"/>
        </w:rPr>
        <w:t xml:space="preserve">=====================================================================</w:t>
      </w:r>
    </w:p>
    <w:p w:rsidR="00000000" w:rsidDel="00000000" w:rsidP="00000000" w:rsidRDefault="00000000" w:rsidRPr="00000000" w14:paraId="00001EFC">
      <w:pPr>
        <w:rPr/>
      </w:pPr>
      <w:r w:rsidDel="00000000" w:rsidR="00000000" w:rsidRPr="00000000">
        <w:rPr>
          <w:rtl w:val="0"/>
        </w:rPr>
        <w:t xml:space="preserve">======================================</w:t>
      </w:r>
    </w:p>
    <w:p w:rsidR="00000000" w:rsidDel="00000000" w:rsidP="00000000" w:rsidRDefault="00000000" w:rsidRPr="00000000" w14:paraId="00001EFD">
      <w:pPr>
        <w:rPr/>
      </w:pPr>
      <w:r w:rsidDel="00000000" w:rsidR="00000000" w:rsidRPr="00000000">
        <w:rPr>
          <w:rFonts w:ascii="Arial Unicode MS" w:cs="Arial Unicode MS" w:eastAsia="Arial Unicode MS" w:hAnsi="Arial Unicode MS"/>
          <w:rtl w:val="0"/>
        </w:rPr>
        <w:t xml:space="preserve">윤회지경이든 모험 세계이든, 캐릭터들은 언제나 다양한 물품과 장비, 갑옷, 무기, 물약, 부적 등 각종 장비를 접하게 됩니다. 이러한 장비들은 캐릭터들에게 매우 중요합니다.  </w:t>
      </w:r>
    </w:p>
    <w:p w:rsidR="00000000" w:rsidDel="00000000" w:rsidP="00000000" w:rsidRDefault="00000000" w:rsidRPr="00000000" w14:paraId="00001EFE">
      <w:pPr>
        <w:rPr/>
      </w:pPr>
      <w:r w:rsidDel="00000000" w:rsidR="00000000" w:rsidRPr="00000000">
        <w:rPr>
          <w:rtl w:val="0"/>
        </w:rPr>
        <w:t xml:space="preserve">=====================================================================</w:t>
      </w:r>
    </w:p>
    <w:p w:rsidR="00000000" w:rsidDel="00000000" w:rsidP="00000000" w:rsidRDefault="00000000" w:rsidRPr="00000000" w14:paraId="00001EFF">
      <w:pPr>
        <w:rPr/>
      </w:pPr>
      <w:r w:rsidDel="00000000" w:rsidR="00000000" w:rsidRPr="00000000">
        <w:rPr>
          <w:rtl w:val="0"/>
        </w:rPr>
        <w:t xml:space="preserve">======================================</w:t>
      </w:r>
    </w:p>
    <w:p w:rsidR="00000000" w:rsidDel="00000000" w:rsidP="00000000" w:rsidRDefault="00000000" w:rsidRPr="00000000" w14:paraId="00001F00">
      <w:pPr>
        <w:rPr/>
      </w:pPr>
      <w:r w:rsidDel="00000000" w:rsidR="00000000" w:rsidRPr="00000000">
        <w:rPr>
          <w:rFonts w:ascii="Arial Unicode MS" w:cs="Arial Unicode MS" w:eastAsia="Arial Unicode MS" w:hAnsi="Arial Unicode MS"/>
          <w:rtl w:val="0"/>
        </w:rPr>
        <w:t xml:space="preserve">무기</w:t>
      </w:r>
    </w:p>
    <w:p w:rsidR="00000000" w:rsidDel="00000000" w:rsidP="00000000" w:rsidRDefault="00000000" w:rsidRPr="00000000" w14:paraId="00001F01">
      <w:pPr>
        <w:rPr/>
      </w:pPr>
      <w:r w:rsidDel="00000000" w:rsidR="00000000" w:rsidRPr="00000000">
        <w:rPr>
          <w:rFonts w:ascii="Arial Unicode MS" w:cs="Arial Unicode MS" w:eastAsia="Arial Unicode MS" w:hAnsi="Arial Unicode MS"/>
          <w:rtl w:val="0"/>
        </w:rPr>
        <w:t xml:space="preserve">무기는 사용 방식에 따라 천생무기, 격투무기, 백병무기, 총기, 활, 법기로 분류됩니다.</w:t>
      </w:r>
    </w:p>
    <w:p w:rsidR="00000000" w:rsidDel="00000000" w:rsidP="00000000" w:rsidRDefault="00000000" w:rsidRPr="00000000" w14:paraId="00001F02">
      <w:pPr>
        <w:rPr/>
      </w:pPr>
      <w:r w:rsidDel="00000000" w:rsidR="00000000" w:rsidRPr="00000000">
        <w:rPr>
          <w:rFonts w:ascii="Arial Unicode MS" w:cs="Arial Unicode MS" w:eastAsia="Arial Unicode MS" w:hAnsi="Arial Unicode MS"/>
          <w:rtl w:val="0"/>
        </w:rPr>
        <w:t xml:space="preserve">무기는 인공적으로 제작되었는지에 따라 인조무기와 비인조무기(천생무기, 투영무기, 마법으로 일시적으로 만들어낸 무기 등)로 나뉩니다. </w:t>
      </w:r>
    </w:p>
    <w:p w:rsidR="00000000" w:rsidDel="00000000" w:rsidP="00000000" w:rsidRDefault="00000000" w:rsidRPr="00000000" w14:paraId="00001F03">
      <w:pPr>
        <w:rPr/>
      </w:pPr>
      <w:r w:rsidDel="00000000" w:rsidR="00000000" w:rsidRPr="00000000">
        <w:rPr>
          <w:rFonts w:ascii="Arial Unicode MS" w:cs="Arial Unicode MS" w:eastAsia="Arial Unicode MS" w:hAnsi="Arial Unicode MS"/>
          <w:rtl w:val="0"/>
        </w:rPr>
        <w:t xml:space="preserve">무기는 무기 자체의 분류에 따라 더 세분화될 수 있는데, "권투", "장검", "권총", "활", "장봉" 등이 있으며, 이 분류는 일반적으로 무기의 사용 방식에 대응합니다.</w:t>
      </w:r>
    </w:p>
    <w:p w:rsidR="00000000" w:rsidDel="00000000" w:rsidP="00000000" w:rsidRDefault="00000000" w:rsidRPr="00000000" w14:paraId="00001F04">
      <w:pPr>
        <w:rPr/>
      </w:pPr>
      <w:r w:rsidDel="00000000" w:rsidR="00000000" w:rsidRPr="00000000">
        <w:rPr>
          <w:rFonts w:ascii="Arial Unicode MS" w:cs="Arial Unicode MS" w:eastAsia="Arial Unicode MS" w:hAnsi="Arial Unicode MS"/>
          <w:rtl w:val="0"/>
        </w:rPr>
        <w:t xml:space="preserve">"부채", "빗" 등 특수한 무기도 있지만, 사용 용도에 따라 여전히 위의 무기 분류 중 하나로 분류됩니다.</w:t>
      </w:r>
    </w:p>
    <w:p w:rsidR="00000000" w:rsidDel="00000000" w:rsidP="00000000" w:rsidRDefault="00000000" w:rsidRPr="00000000" w14:paraId="00001F05">
      <w:pPr>
        <w:rPr/>
      </w:pPr>
      <w:r w:rsidDel="00000000" w:rsidR="00000000" w:rsidRPr="00000000">
        <w:rPr>
          <w:rFonts w:ascii="Arial Unicode MS" w:cs="Arial Unicode MS" w:eastAsia="Arial Unicode MS" w:hAnsi="Arial Unicode MS"/>
          <w:rtl w:val="0"/>
        </w:rPr>
        <w:t xml:space="preserve">원거리 무기는 실제 탄환이 있는지에 따라 실탄 무기와 비실탄 무기로 나뉩니다.</w:t>
      </w:r>
    </w:p>
    <w:p w:rsidR="00000000" w:rsidDel="00000000" w:rsidP="00000000" w:rsidRDefault="00000000" w:rsidRPr="00000000" w14:paraId="00001F06">
      <w:pPr>
        <w:rPr/>
      </w:pPr>
      <w:r w:rsidDel="00000000" w:rsidR="00000000" w:rsidRPr="00000000">
        <w:rPr>
          <w:rFonts w:ascii="Arial Unicode MS" w:cs="Arial Unicode MS" w:eastAsia="Arial Unicode MS" w:hAnsi="Arial Unicode MS"/>
          <w:rtl w:val="0"/>
        </w:rPr>
        <w:t xml:space="preserve">총기류 무기에는 권총, 소총, 기관총, 대포가 포함됩니다.</w:t>
      </w:r>
    </w:p>
    <w:p w:rsidR="00000000" w:rsidDel="00000000" w:rsidP="00000000" w:rsidRDefault="00000000" w:rsidRPr="00000000" w14:paraId="00001F07">
      <w:pPr>
        <w:rPr/>
      </w:pPr>
      <w:r w:rsidDel="00000000" w:rsidR="00000000" w:rsidRPr="00000000">
        <w:rPr>
          <w:rFonts w:ascii="Arial Unicode MS" w:cs="Arial Unicode MS" w:eastAsia="Arial Unicode MS" w:hAnsi="Arial Unicode MS"/>
          <w:rtl w:val="0"/>
        </w:rPr>
        <w:t xml:space="preserve">특별한 설명이 없는 한, 캐릭터가 두 개의 무기를 소지하고 있을 때 공격, 시전, 정신 판정 등을 할 때는 그 중 하나의 무기만 사용할 수 있으며, 해당 무기의 특수 효과를 얻을 수 있지만 중첩되지는 않습니다.</w:t>
      </w:r>
    </w:p>
    <w:p w:rsidR="00000000" w:rsidDel="00000000" w:rsidP="00000000" w:rsidRDefault="00000000" w:rsidRPr="00000000" w14:paraId="00001F08">
      <w:pPr>
        <w:rPr/>
      </w:pPr>
      <w:r w:rsidDel="00000000" w:rsidR="00000000" w:rsidRPr="00000000">
        <w:rPr>
          <w:rFonts w:ascii="Arial Unicode MS" w:cs="Arial Unicode MS" w:eastAsia="Arial Unicode MS" w:hAnsi="Arial Unicode MS"/>
          <w:rtl w:val="0"/>
        </w:rPr>
        <w:t xml:space="preserve">캐릭터가 한 손에 여러 개의 무기를 들고 있는 경우(천생무기로 백병무기를 들거나 천생무기에 격투무기를 착용하는 등), 그 중 하나만 선택하여 효과를 얻을 수 있으며 중첩되지 않습니다.</w:t>
      </w:r>
    </w:p>
    <w:p w:rsidR="00000000" w:rsidDel="00000000" w:rsidP="00000000" w:rsidRDefault="00000000" w:rsidRPr="00000000" w14:paraId="00001F09">
      <w:pPr>
        <w:rPr/>
      </w:pPr>
      <w:r w:rsidDel="00000000" w:rsidR="00000000" w:rsidRPr="00000000">
        <w:rPr>
          <w:rFonts w:ascii="Arial Unicode MS" w:cs="Arial Unicode MS" w:eastAsia="Arial Unicode MS" w:hAnsi="Arial Unicode MS"/>
          <w:rtl w:val="0"/>
        </w:rPr>
        <w:t xml:space="preserve">원거리 무기가 특수 탄약을 사용할 때는 해당 탄약의 효과와 무기 효과가 중첩될 수 있지만(가치는 중첩되지 않음), 효과가 충돌하는 경우에는 탄약을 기준으로 합니다. 지선 등급을 계산할 때는 탄약과 무기 중 높은 것을 기준으로 합니다.</w:t>
      </w:r>
    </w:p>
    <w:p w:rsidR="00000000" w:rsidDel="00000000" w:rsidP="00000000" w:rsidRDefault="00000000" w:rsidRPr="00000000" w14:paraId="00001F0A">
      <w:pPr>
        <w:rPr/>
      </w:pPr>
      <w:r w:rsidDel="00000000" w:rsidR="00000000" w:rsidRPr="00000000">
        <w:rPr>
          <w:rFonts w:ascii="Arial Unicode MS" w:cs="Arial Unicode MS" w:eastAsia="Arial Unicode MS" w:hAnsi="Arial Unicode MS"/>
          <w:rtl w:val="0"/>
        </w:rPr>
        <w:t xml:space="preserve">특별한 설명이 없는 한, 물품에 부여된 마법 부여 또는 강화 효과는 물품 본래의 지선 등급을 변경하지 않습니다.</w:t>
      </w:r>
    </w:p>
    <w:p w:rsidR="00000000" w:rsidDel="00000000" w:rsidP="00000000" w:rsidRDefault="00000000" w:rsidRPr="00000000" w14:paraId="00001F0B">
      <w:pPr>
        <w:rPr/>
      </w:pPr>
      <w:r w:rsidDel="00000000" w:rsidR="00000000" w:rsidRPr="00000000">
        <w:rPr>
          <w:rFonts w:ascii="Arial Unicode MS" w:cs="Arial Unicode MS" w:eastAsia="Arial Unicode MS" w:hAnsi="Arial Unicode MS"/>
          <w:rtl w:val="0"/>
        </w:rPr>
        <w:t xml:space="preserve">화력 제압 등 다수의 탄약이 서로 다른 효과를 발휘하는 상황에서 피해를 입힐 경우, 해당 다수의 탄약 중 하나라도 다른 효과와 다른 탄약이 있다면 이번 피해에는 어떠한 특수 효과도 없습니다.</w:t>
      </w:r>
    </w:p>
    <w:p w:rsidR="00000000" w:rsidDel="00000000" w:rsidP="00000000" w:rsidRDefault="00000000" w:rsidRPr="00000000" w14:paraId="00001F0C">
      <w:pPr>
        <w:rPr/>
      </w:pPr>
      <w:r w:rsidDel="00000000" w:rsidR="00000000" w:rsidRPr="00000000">
        <w:rPr>
          <w:rFonts w:ascii="Arial Unicode MS" w:cs="Arial Unicode MS" w:eastAsia="Arial Unicode MS" w:hAnsi="Arial Unicode MS"/>
          <w:rtl w:val="0"/>
        </w:rPr>
        <w:t xml:space="preserve">무기 사용 요구사항:</w:t>
      </w:r>
    </w:p>
    <w:p w:rsidR="00000000" w:rsidDel="00000000" w:rsidP="00000000" w:rsidRDefault="00000000" w:rsidRPr="00000000" w14:paraId="00001F0D">
      <w:pPr>
        <w:rPr/>
      </w:pPr>
      <w:r w:rsidDel="00000000" w:rsidR="00000000" w:rsidRPr="00000000">
        <w:rPr>
          <w:rFonts w:ascii="Arial Unicode MS" w:cs="Arial Unicode MS" w:eastAsia="Arial Unicode MS" w:hAnsi="Arial Unicode MS"/>
          <w:rtl w:val="0"/>
        </w:rPr>
        <w:t xml:space="preserve">특별한 설명이 없는 한, 해당 무기로 공격할 때 범위 피해를 입히는 상황을 포함하여 해당 무기의 모든 특성 효과를 계승할 수 있습니다.</w:t>
      </w:r>
    </w:p>
    <w:p w:rsidR="00000000" w:rsidDel="00000000" w:rsidP="00000000" w:rsidRDefault="00000000" w:rsidRPr="00000000" w14:paraId="00001F0E">
      <w:pPr>
        <w:rPr/>
      </w:pPr>
      <w:r w:rsidDel="00000000" w:rsidR="00000000" w:rsidRPr="00000000">
        <w:rPr>
          <w:rFonts w:ascii="Arial Unicode MS" w:cs="Arial Unicode MS" w:eastAsia="Arial Unicode MS" w:hAnsi="Arial Unicode MS"/>
          <w:rtl w:val="0"/>
        </w:rPr>
        <w:t xml:space="preserve">무기 사용 전제: 무기를 사용할 때 해당 무기가 요구하는 전제 조건을 충족하지 않으면, 해당 무기로 공격 판정을 할 때 자연 성공 수의 절반을 잃게 됩니다.</w:t>
      </w:r>
    </w:p>
    <w:p w:rsidR="00000000" w:rsidDel="00000000" w:rsidP="00000000" w:rsidRDefault="00000000" w:rsidRPr="00000000" w14:paraId="00001F0F">
      <w:pPr>
        <w:rPr/>
      </w:pPr>
      <w:r w:rsidDel="00000000" w:rsidR="00000000" w:rsidRPr="00000000">
        <w:rPr>
          <w:rFonts w:ascii="Arial Unicode MS" w:cs="Arial Unicode MS" w:eastAsia="Arial Unicode MS" w:hAnsi="Arial Unicode MS"/>
          <w:rtl w:val="0"/>
        </w:rPr>
        <w:t xml:space="preserve">무기의 적용 체형: 모든 무기는 사용자의 체형에 맞게 제작되어 있습니다. 거인이 만든 무기는 거인에게 적합하고, 소인국이 만든 무기는 소인에게 적합합니다.</w:t>
      </w:r>
    </w:p>
    <w:p w:rsidR="00000000" w:rsidDel="00000000" w:rsidP="00000000" w:rsidRDefault="00000000" w:rsidRPr="00000000" w14:paraId="00001F10">
      <w:pPr>
        <w:rPr/>
      </w:pPr>
      <w:r w:rsidDel="00000000" w:rsidR="00000000" w:rsidRPr="00000000">
        <w:rPr>
          <w:rFonts w:ascii="Arial Unicode MS" w:cs="Arial Unicode MS" w:eastAsia="Arial Unicode MS" w:hAnsi="Arial Unicode MS"/>
          <w:rtl w:val="0"/>
        </w:rPr>
        <w:t xml:space="preserve">사용하는 무기의 체형이 자신보다 1단계 이상 크면(예: 자신의 체형이 중형인데 무기의 적응 체형이 대형인 경우), 해당 무기로 공격 판정을 할 때 자연 성공 수의 절반을 잃게 되며, 2단계 이상 크면 해당 무기를 사용할 수 없습니다.</w:t>
      </w:r>
    </w:p>
    <w:p w:rsidR="00000000" w:rsidDel="00000000" w:rsidP="00000000" w:rsidRDefault="00000000" w:rsidRPr="00000000" w14:paraId="00001F11">
      <w:pPr>
        <w:rPr/>
      </w:pPr>
      <w:r w:rsidDel="00000000" w:rsidR="00000000" w:rsidRPr="00000000">
        <w:rPr>
          <w:rFonts w:ascii="Arial Unicode MS" w:cs="Arial Unicode MS" w:eastAsia="Arial Unicode MS" w:hAnsi="Arial Unicode MS"/>
          <w:rtl w:val="0"/>
        </w:rPr>
        <w:t xml:space="preserve">사용하는 무기의 체형이 자신보다 1단계 이상 크고, 해당 무기 사용 전제 조건을 충족하지 않으면 해당 무기를 사용할 수 없습니다.</w:t>
      </w:r>
    </w:p>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1F13">
      <w:pPr>
        <w:rPr/>
      </w:pPr>
      <w:r w:rsidDel="00000000" w:rsidR="00000000" w:rsidRPr="00000000">
        <w:rPr>
          <w:rFonts w:ascii="Arial Unicode MS" w:cs="Arial Unicode MS" w:eastAsia="Arial Unicode MS" w:hAnsi="Arial Unicode MS"/>
          <w:rtl w:val="0"/>
        </w:rPr>
        <w:t xml:space="preserve">무기 이름 (예: 청룡언월도)</w:t>
      </w:r>
    </w:p>
    <w:p w:rsidR="00000000" w:rsidDel="00000000" w:rsidP="00000000" w:rsidRDefault="00000000" w:rsidRPr="00000000" w14:paraId="00001F14">
      <w:pPr>
        <w:rPr/>
      </w:pPr>
      <w:r w:rsidDel="00000000" w:rsidR="00000000" w:rsidRPr="00000000">
        <w:rPr>
          <w:rFonts w:ascii="Arial Unicode MS" w:cs="Arial Unicode MS" w:eastAsia="Arial Unicode MS" w:hAnsi="Arial Unicode MS"/>
          <w:rtl w:val="0"/>
        </w:rPr>
        <w:t xml:space="preserve">본질: 해당 무기의 본질을 나타냅니다 (예: 과학기술 본질).</w:t>
      </w:r>
    </w:p>
    <w:p w:rsidR="00000000" w:rsidDel="00000000" w:rsidP="00000000" w:rsidRDefault="00000000" w:rsidRPr="00000000" w14:paraId="00001F15">
      <w:pPr>
        <w:rPr/>
      </w:pPr>
      <w:r w:rsidDel="00000000" w:rsidR="00000000" w:rsidRPr="00000000">
        <w:rPr>
          <w:rFonts w:ascii="Arial Unicode MS" w:cs="Arial Unicode MS" w:eastAsia="Arial Unicode MS" w:hAnsi="Arial Unicode MS"/>
          <w:rtl w:val="0"/>
        </w:rPr>
        <w:t xml:space="preserve">가격: 윤회지경에서 해당 무기의 판매 가격을 나타내며, 모험 세계의 무기에는 이 항목이 필요하지 않을 수 있습니다.</w:t>
      </w:r>
    </w:p>
    <w:p w:rsidR="00000000" w:rsidDel="00000000" w:rsidP="00000000" w:rsidRDefault="00000000" w:rsidRPr="00000000" w14:paraId="00001F16">
      <w:pPr>
        <w:rPr/>
      </w:pPr>
      <w:r w:rsidDel="00000000" w:rsidR="00000000" w:rsidRPr="00000000">
        <w:rPr>
          <w:rFonts w:ascii="Arial Unicode MS" w:cs="Arial Unicode MS" w:eastAsia="Arial Unicode MS" w:hAnsi="Arial Unicode MS"/>
          <w:rtl w:val="0"/>
        </w:rPr>
        <w:t xml:space="preserve">분류: 해당 무기의 적용 분류 (예: 권총)</w:t>
      </w:r>
    </w:p>
    <w:p w:rsidR="00000000" w:rsidDel="00000000" w:rsidP="00000000" w:rsidRDefault="00000000" w:rsidRPr="00000000" w14:paraId="00001F17">
      <w:pPr>
        <w:rPr/>
      </w:pPr>
      <w:r w:rsidDel="00000000" w:rsidR="00000000" w:rsidRPr="00000000">
        <w:rPr>
          <w:rFonts w:ascii="Arial Unicode MS" w:cs="Arial Unicode MS" w:eastAsia="Arial Unicode MS" w:hAnsi="Arial Unicode MS"/>
          <w:rtl w:val="0"/>
        </w:rPr>
        <w:t xml:space="preserve">무게: 해당 무기의 무게 (일반적으로 중형 생물에 적합한 것으로 간주되며, 체형이 중형이 아닌 경우 윤회지경에서 구매한 무기는 자동으로 체형에 맞게 조정되며, 무게도 비례하여 증가함)</w:t>
      </w:r>
    </w:p>
    <w:p w:rsidR="00000000" w:rsidDel="00000000" w:rsidP="00000000" w:rsidRDefault="00000000" w:rsidRPr="00000000" w14:paraId="00001F18">
      <w:pPr>
        <w:rPr/>
      </w:pPr>
      <w:r w:rsidDel="00000000" w:rsidR="00000000" w:rsidRPr="00000000">
        <w:rPr>
          <w:rFonts w:ascii="Arial Unicode MS" w:cs="Arial Unicode MS" w:eastAsia="Arial Unicode MS" w:hAnsi="Arial Unicode MS"/>
          <w:rtl w:val="0"/>
        </w:rPr>
        <w:t xml:space="preserve">설명: 해당 무기의 광고 효과, 스토리 배경 및 모양 등에 대한 설명.</w:t>
      </w:r>
    </w:p>
    <w:p w:rsidR="00000000" w:rsidDel="00000000" w:rsidP="00000000" w:rsidRDefault="00000000" w:rsidRPr="00000000" w14:paraId="00001F19">
      <w:pPr>
        <w:rPr/>
      </w:pPr>
      <w:r w:rsidDel="00000000" w:rsidR="00000000" w:rsidRPr="00000000">
        <w:rPr>
          <w:rFonts w:ascii="Arial Unicode MS" w:cs="Arial Unicode MS" w:eastAsia="Arial Unicode MS" w:hAnsi="Arial Unicode MS"/>
          <w:rtl w:val="0"/>
        </w:rPr>
        <w:t xml:space="preserve">무기 기본 속성: 무기 피해, 고속, 갑옷 관통, 마법 관통, 사거리, 장전량, 피해 유형 (이 부분에서 제공하는 모든 수치 특성의 문구는 "획득"으로 표현됨. 예: 갑옷 관통 12 획득, 사거리 200미터 획득 등)</w:t>
      </w:r>
    </w:p>
    <w:p w:rsidR="00000000" w:rsidDel="00000000" w:rsidP="00000000" w:rsidRDefault="00000000" w:rsidRPr="00000000" w14:paraId="00001F1A">
      <w:pPr>
        <w:rPr/>
      </w:pPr>
      <w:r w:rsidDel="00000000" w:rsidR="00000000" w:rsidRPr="00000000">
        <w:rPr>
          <w:rFonts w:ascii="Arial Unicode MS" w:cs="Arial Unicode MS" w:eastAsia="Arial Unicode MS" w:hAnsi="Arial Unicode MS"/>
          <w:rtl w:val="0"/>
        </w:rPr>
        <w:t xml:space="preserve">무기 특수 속성: 해당 무기의 특수 용법이나 마법 부여 효과 등 (예: 막기, 마법)</w:t>
      </w:r>
    </w:p>
    <w:p w:rsidR="00000000" w:rsidDel="00000000" w:rsidP="00000000" w:rsidRDefault="00000000" w:rsidRPr="00000000" w14:paraId="00001F1B">
      <w:pPr>
        <w:rPr/>
      </w:pPr>
      <w:r w:rsidDel="00000000" w:rsidR="00000000" w:rsidRPr="00000000">
        <w:rPr>
          <w:rFonts w:ascii="Arial Unicode MS" w:cs="Arial Unicode MS" w:eastAsia="Arial Unicode MS" w:hAnsi="Arial Unicode MS"/>
          <w:rtl w:val="0"/>
        </w:rPr>
        <w:t xml:space="preserve">특성: 해당 무기의 특수 속성.</w:t>
      </w:r>
    </w:p>
    <w:p w:rsidR="00000000" w:rsidDel="00000000" w:rsidP="00000000" w:rsidRDefault="00000000" w:rsidRPr="00000000" w14:paraId="00001F1C">
      <w:pPr>
        <w:rPr/>
      </w:pPr>
      <w:r w:rsidDel="00000000" w:rsidR="00000000" w:rsidRPr="00000000">
        <w:rPr>
          <w:rtl w:val="0"/>
        </w:rPr>
        <w:t xml:space="preserve">=====================================================================</w:t>
      </w:r>
    </w:p>
    <w:p w:rsidR="00000000" w:rsidDel="00000000" w:rsidP="00000000" w:rsidRDefault="00000000" w:rsidRPr="00000000" w14:paraId="00001F1D">
      <w:pPr>
        <w:rPr/>
      </w:pPr>
      <w:r w:rsidDel="00000000" w:rsidR="00000000" w:rsidRPr="00000000">
        <w:rPr>
          <w:rtl w:val="0"/>
        </w:rPr>
        <w:t xml:space="preserve">======================================</w:t>
      </w:r>
    </w:p>
    <w:p w:rsidR="00000000" w:rsidDel="00000000" w:rsidP="00000000" w:rsidRDefault="00000000" w:rsidRPr="00000000" w14:paraId="00001F1E">
      <w:pPr>
        <w:rPr/>
      </w:pPr>
      <w:r w:rsidDel="00000000" w:rsidR="00000000" w:rsidRPr="00000000">
        <w:rPr>
          <w:rFonts w:ascii="Arial Unicode MS" w:cs="Arial Unicode MS" w:eastAsia="Arial Unicode MS" w:hAnsi="Arial Unicode MS"/>
          <w:rtl w:val="0"/>
        </w:rPr>
        <w:t xml:space="preserve">임시 무기</w:t>
      </w:r>
    </w:p>
    <w:p w:rsidR="00000000" w:rsidDel="00000000" w:rsidP="00000000" w:rsidRDefault="00000000" w:rsidRPr="00000000" w14:paraId="00001F1F">
      <w:pPr>
        <w:rPr/>
      </w:pPr>
      <w:r w:rsidDel="00000000" w:rsidR="00000000" w:rsidRPr="00000000">
        <w:rPr>
          <w:rFonts w:ascii="Arial Unicode MS" w:cs="Arial Unicode MS" w:eastAsia="Arial Unicode MS" w:hAnsi="Arial Unicode MS"/>
          <w:rtl w:val="0"/>
        </w:rPr>
        <w:t xml:space="preserve">캐릭터는 원래 무기가 아닌 물건을 즉석에서 무기로 사용할 수 있습니다.</w:t>
      </w:r>
    </w:p>
    <w:p w:rsidR="00000000" w:rsidDel="00000000" w:rsidP="00000000" w:rsidRDefault="00000000" w:rsidRPr="00000000" w14:paraId="00001F20">
      <w:pPr>
        <w:rPr/>
      </w:pPr>
      <w:r w:rsidDel="00000000" w:rsidR="00000000" w:rsidRPr="00000000">
        <w:rPr>
          <w:rFonts w:ascii="Arial Unicode MS" w:cs="Arial Unicode MS" w:eastAsia="Arial Unicode MS" w:hAnsi="Arial Unicode MS"/>
          <w:rtl w:val="0"/>
        </w:rPr>
        <w:t xml:space="preserve">맥주병, 테이블 다리, 프라이팬 등을 사용하여 전투할 때의 특성은 다음과 같습니다:</w:t>
      </w:r>
    </w:p>
    <w:p w:rsidR="00000000" w:rsidDel="00000000" w:rsidP="00000000" w:rsidRDefault="00000000" w:rsidRPr="00000000" w14:paraId="00001F21">
      <w:pPr>
        <w:rPr/>
      </w:pPr>
      <w:r w:rsidDel="00000000" w:rsidR="00000000" w:rsidRPr="00000000">
        <w:rPr>
          <w:rFonts w:ascii="Arial Unicode MS" w:cs="Arial Unicode MS" w:eastAsia="Arial Unicode MS" w:hAnsi="Arial Unicode MS"/>
          <w:rtl w:val="0"/>
        </w:rPr>
        <w:t xml:space="preserve">분류: 임시 무기</w:t>
      </w:r>
    </w:p>
    <w:p w:rsidR="00000000" w:rsidDel="00000000" w:rsidP="00000000" w:rsidRDefault="00000000" w:rsidRPr="00000000" w14:paraId="00001F22">
      <w:pPr>
        <w:rPr/>
      </w:pPr>
      <w:r w:rsidDel="00000000" w:rsidR="00000000" w:rsidRPr="00000000">
        <w:rPr>
          <w:rFonts w:ascii="Arial Unicode MS" w:cs="Arial Unicode MS" w:eastAsia="Arial Unicode MS" w:hAnsi="Arial Unicode MS"/>
          <w:rtl w:val="0"/>
        </w:rPr>
        <w:t xml:space="preserve">무기 기본 속성: 무기 피해 0L, 기본 투척 사거리 10미터.</w:t>
      </w:r>
    </w:p>
    <w:p w:rsidR="00000000" w:rsidDel="00000000" w:rsidP="00000000" w:rsidRDefault="00000000" w:rsidRPr="00000000" w14:paraId="00001F23">
      <w:pPr>
        <w:rPr/>
      </w:pPr>
      <w:r w:rsidDel="00000000" w:rsidR="00000000" w:rsidRPr="00000000">
        <w:rPr>
          <w:rFonts w:ascii="Arial Unicode MS" w:cs="Arial Unicode MS" w:eastAsia="Arial Unicode MS" w:hAnsi="Arial Unicode MS"/>
          <w:rtl w:val="0"/>
        </w:rPr>
        <w:t xml:space="preserve">무기 특수 속성: 없음</w:t>
      </w:r>
    </w:p>
    <w:p w:rsidR="00000000" w:rsidDel="00000000" w:rsidP="00000000" w:rsidRDefault="00000000" w:rsidRPr="00000000" w14:paraId="00001F24">
      <w:pPr>
        <w:rPr/>
      </w:pPr>
      <w:r w:rsidDel="00000000" w:rsidR="00000000" w:rsidRPr="00000000">
        <w:rPr>
          <w:rFonts w:ascii="Arial Unicode MS" w:cs="Arial Unicode MS" w:eastAsia="Arial Unicode MS" w:hAnsi="Arial Unicode MS"/>
          <w:rtl w:val="0"/>
        </w:rPr>
        <w:t xml:space="preserve">임시 무기가 진짜 무기와 유사하고 진짜 무기처럼 사용될 수 있는 경우. 예를 들어, 테이블 다리는 짧은 봉과 유사합니다. ST가 해당 임시 무기를 해당 무기처럼 사용할 수 있다고 판단하면, 해당 무기처럼 사용할 수 있습니다.</w:t>
      </w:r>
    </w:p>
    <w:p w:rsidR="00000000" w:rsidDel="00000000" w:rsidP="00000000" w:rsidRDefault="00000000" w:rsidRPr="00000000" w14:paraId="00001F25">
      <w:pPr>
        <w:rPr/>
      </w:pPr>
      <w:r w:rsidDel="00000000" w:rsidR="00000000" w:rsidRPr="00000000">
        <w:rPr>
          <w:rtl w:val="0"/>
        </w:rPr>
        <w:t xml:space="preserve">=====================================================================</w:t>
      </w:r>
    </w:p>
    <w:p w:rsidR="00000000" w:rsidDel="00000000" w:rsidP="00000000" w:rsidRDefault="00000000" w:rsidRPr="00000000" w14:paraId="00001F26">
      <w:pPr>
        <w:rPr/>
      </w:pPr>
      <w:r w:rsidDel="00000000" w:rsidR="00000000" w:rsidRPr="00000000">
        <w:rPr>
          <w:rtl w:val="0"/>
        </w:rPr>
        <w:t xml:space="preserve">======================================</w:t>
      </w:r>
    </w:p>
    <w:p w:rsidR="00000000" w:rsidDel="00000000" w:rsidP="00000000" w:rsidRDefault="00000000" w:rsidRPr="00000000" w14:paraId="00001F27">
      <w:pPr>
        <w:rPr/>
      </w:pPr>
      <w:r w:rsidDel="00000000" w:rsidR="00000000" w:rsidRPr="00000000">
        <w:rPr>
          <w:rFonts w:ascii="Arial Unicode MS" w:cs="Arial Unicode MS" w:eastAsia="Arial Unicode MS" w:hAnsi="Arial Unicode MS"/>
          <w:rtl w:val="0"/>
        </w:rPr>
        <w:t xml:space="preserve">방어구</w:t>
      </w:r>
    </w:p>
    <w:p w:rsidR="00000000" w:rsidDel="00000000" w:rsidP="00000000" w:rsidRDefault="00000000" w:rsidRPr="00000000" w14:paraId="00001F28">
      <w:pPr>
        <w:rPr/>
      </w:pPr>
      <w:r w:rsidDel="00000000" w:rsidR="00000000" w:rsidRPr="00000000">
        <w:rPr>
          <w:rFonts w:ascii="Arial Unicode MS" w:cs="Arial Unicode MS" w:eastAsia="Arial Unicode MS" w:hAnsi="Arial Unicode MS"/>
          <w:rtl w:val="0"/>
        </w:rPr>
        <w:t xml:space="preserve">방어구는 갑옷과 방패로 나뉩니다.</w:t>
      </w:r>
    </w:p>
    <w:p w:rsidR="00000000" w:rsidDel="00000000" w:rsidP="00000000" w:rsidRDefault="00000000" w:rsidRPr="00000000" w14:paraId="00001F29">
      <w:pPr>
        <w:rPr/>
      </w:pPr>
      <w:r w:rsidDel="00000000" w:rsidR="00000000" w:rsidRPr="00000000">
        <w:rPr>
          <w:rFonts w:ascii="Arial Unicode MS" w:cs="Arial Unicode MS" w:eastAsia="Arial Unicode MS" w:hAnsi="Arial Unicode MS"/>
          <w:rtl w:val="0"/>
        </w:rPr>
        <w:t xml:space="preserve">갑옷은 중갑(중형 갑옷)과 경갑(경량 갑옷)으로 나뉩니다.</w:t>
      </w:r>
    </w:p>
    <w:p w:rsidR="00000000" w:rsidDel="00000000" w:rsidP="00000000" w:rsidRDefault="00000000" w:rsidRPr="00000000" w14:paraId="00001F2A">
      <w:pPr>
        <w:rPr/>
      </w:pPr>
      <w:r w:rsidDel="00000000" w:rsidR="00000000" w:rsidRPr="00000000">
        <w:rPr>
          <w:rFonts w:ascii="Arial Unicode MS" w:cs="Arial Unicode MS" w:eastAsia="Arial Unicode MS" w:hAnsi="Arial Unicode MS"/>
          <w:rtl w:val="0"/>
        </w:rPr>
        <w:t xml:space="preserve">캐릭터가 갑옷을 착용하면 갑옷의 모든 효과를 얻을 수 있습니다.</w:t>
      </w:r>
    </w:p>
    <w:p w:rsidR="00000000" w:rsidDel="00000000" w:rsidP="00000000" w:rsidRDefault="00000000" w:rsidRPr="00000000" w14:paraId="00001F2B">
      <w:pPr>
        <w:rPr/>
      </w:pPr>
      <w:r w:rsidDel="00000000" w:rsidR="00000000" w:rsidRPr="00000000">
        <w:rPr>
          <w:rFonts w:ascii="Arial Unicode MS" w:cs="Arial Unicode MS" w:eastAsia="Arial Unicode MS" w:hAnsi="Arial Unicode MS"/>
          <w:rtl w:val="0"/>
        </w:rPr>
        <w:t xml:space="preserve">간단한 경갑을 착용하거나 벗는 데는 일반적으로 1분이 소요됩니다.</w:t>
      </w:r>
    </w:p>
    <w:p w:rsidR="00000000" w:rsidDel="00000000" w:rsidP="00000000" w:rsidRDefault="00000000" w:rsidRPr="00000000" w14:paraId="00001F2C">
      <w:pPr>
        <w:rPr/>
      </w:pPr>
      <w:r w:rsidDel="00000000" w:rsidR="00000000" w:rsidRPr="00000000">
        <w:rPr>
          <w:rFonts w:ascii="Arial Unicode MS" w:cs="Arial Unicode MS" w:eastAsia="Arial Unicode MS" w:hAnsi="Arial Unicode MS"/>
          <w:rtl w:val="0"/>
        </w:rPr>
        <w:t xml:space="preserve">복잡한 중갑을 착용하거나 벗는 데는 일반적으로 10분이 소요되며, 일부 특수한 중갑은 전용 착탈 도구를 사용해야만 착용하거나 벗을 수 있습니다.</w:t>
      </w:r>
    </w:p>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방패를 착용하거나 벗는 데는 표준 행동이 필요하며, 그렇지 않으면 방패가 손에 있어도 효과를 발휘할 수 없습니다. 일부 특수한 방패는 고유의 시동 시간이 있으며, 이러한 방패에는 이 규칙이 적용되지 않습니다.</w:t>
      </w:r>
    </w:p>
    <w:p w:rsidR="00000000" w:rsidDel="00000000" w:rsidP="00000000" w:rsidRDefault="00000000" w:rsidRPr="00000000" w14:paraId="00001F2E">
      <w:pPr>
        <w:rPr/>
      </w:pPr>
      <w:r w:rsidDel="00000000" w:rsidR="00000000" w:rsidRPr="00000000">
        <w:rPr>
          <w:rFonts w:ascii="Arial Unicode MS" w:cs="Arial Unicode MS" w:eastAsia="Arial Unicode MS" w:hAnsi="Arial Unicode MS"/>
          <w:rtl w:val="0"/>
        </w:rPr>
        <w:t xml:space="preserve">캐릭터는 반드시 방패를 손에 들고 막기를 해야만 방패의 기본 방어구 속성과 특수 방어구 속성을 얻을 수 있으며, 방어구의 다른 효과는 캐릭터가 착용한 후에 바로 적용됩니다.</w:t>
      </w:r>
    </w:p>
    <w:p w:rsidR="00000000" w:rsidDel="00000000" w:rsidP="00000000" w:rsidRDefault="00000000" w:rsidRPr="00000000" w14:paraId="00001F2F">
      <w:pPr>
        <w:rPr/>
      </w:pPr>
      <w:r w:rsidDel="00000000" w:rsidR="00000000" w:rsidRPr="00000000">
        <w:rPr>
          <w:rFonts w:ascii="Arial Unicode MS" w:cs="Arial Unicode MS" w:eastAsia="Arial Unicode MS" w:hAnsi="Arial Unicode MS"/>
          <w:rtl w:val="0"/>
        </w:rPr>
        <w:t xml:space="preserve">방어구 사용 요구사항:</w:t>
      </w:r>
    </w:p>
    <w:p w:rsidR="00000000" w:rsidDel="00000000" w:rsidP="00000000" w:rsidRDefault="00000000" w:rsidRPr="00000000" w14:paraId="00001F30">
      <w:pPr>
        <w:rPr/>
      </w:pPr>
      <w:r w:rsidDel="00000000" w:rsidR="00000000" w:rsidRPr="00000000">
        <w:rPr>
          <w:rFonts w:ascii="Arial Unicode MS" w:cs="Arial Unicode MS" w:eastAsia="Arial Unicode MS" w:hAnsi="Arial Unicode MS"/>
          <w:rtl w:val="0"/>
        </w:rPr>
        <w:t xml:space="preserve">방어구 사용 전제: 방어구를 사용할 때 해당 방어구가 요구하는 전제 조건을 충족하지 않으면, 해당 방어구를 사용할 때 모든 기본 방어력을 잃고 방어에서의 추가 성공을 사용할 수 없습니다.</w:t>
      </w:r>
    </w:p>
    <w:p w:rsidR="00000000" w:rsidDel="00000000" w:rsidP="00000000" w:rsidRDefault="00000000" w:rsidRPr="00000000" w14:paraId="00001F31">
      <w:pPr>
        <w:rPr/>
      </w:pPr>
      <w:r w:rsidDel="00000000" w:rsidR="00000000" w:rsidRPr="00000000">
        <w:rPr>
          <w:rFonts w:ascii="Arial Unicode MS" w:cs="Arial Unicode MS" w:eastAsia="Arial Unicode MS" w:hAnsi="Arial Unicode MS"/>
          <w:rtl w:val="0"/>
        </w:rPr>
        <w:t xml:space="preserve">갑옷의 적용 체형: 모든 갑옷은 사용자의 체형에 맞게 제작되어 있습니다. 거인이 만든 갑옷은 거인에게 적합하고, 소인국이 만든 갑옷은 소인에게 적합합니다.</w:t>
      </w:r>
    </w:p>
    <w:p w:rsidR="00000000" w:rsidDel="00000000" w:rsidP="00000000" w:rsidRDefault="00000000" w:rsidRPr="00000000" w14:paraId="00001F32">
      <w:pPr>
        <w:rPr/>
      </w:pPr>
      <w:r w:rsidDel="00000000" w:rsidR="00000000" w:rsidRPr="00000000">
        <w:rPr>
          <w:rFonts w:ascii="Arial Unicode MS" w:cs="Arial Unicode MS" w:eastAsia="Arial Unicode MS" w:hAnsi="Arial Unicode MS"/>
          <w:rtl w:val="0"/>
        </w:rPr>
        <w:t xml:space="preserve">사용하는 갑옷의 체형이 자신과 맞지 않으면 착용할 수 없습니다.</w:t>
      </w:r>
    </w:p>
    <w:p w:rsidR="00000000" w:rsidDel="00000000" w:rsidP="00000000" w:rsidRDefault="00000000" w:rsidRPr="00000000" w14:paraId="00001F33">
      <w:pPr>
        <w:rPr/>
      </w:pPr>
      <w:r w:rsidDel="00000000" w:rsidR="00000000" w:rsidRPr="00000000">
        <w:rPr>
          <w:rFonts w:ascii="Arial Unicode MS" w:cs="Arial Unicode MS" w:eastAsia="Arial Unicode MS" w:hAnsi="Arial Unicode MS"/>
          <w:rtl w:val="0"/>
        </w:rPr>
        <w:t xml:space="preserve">방패의 적용 체형: 모든 방패는 사용자의 체형에 맞게 제작되어 있습니다. 거인이 만든 방패는 거인에게 적합하고, 소인국이 만든 방패는 소인에게 적합합니다.</w:t>
      </w:r>
    </w:p>
    <w:p w:rsidR="00000000" w:rsidDel="00000000" w:rsidP="00000000" w:rsidRDefault="00000000" w:rsidRPr="00000000" w14:paraId="00001F34">
      <w:pPr>
        <w:rPr/>
      </w:pPr>
      <w:r w:rsidDel="00000000" w:rsidR="00000000" w:rsidRPr="00000000">
        <w:rPr>
          <w:rFonts w:ascii="Arial Unicode MS" w:cs="Arial Unicode MS" w:eastAsia="Arial Unicode MS" w:hAnsi="Arial Unicode MS"/>
          <w:rtl w:val="0"/>
        </w:rPr>
        <w:t xml:space="preserve">사용하는 방패의 체형이 자신보다 1단계 이상 작으면(예: 자신이 중형 생물인데 소형 생물의 방패를 사용하는 경우), 해당 방어구를 사용할 때 모든 기본 방어력을 잃고 방어에서의 추가 성공을 사용할 수 없습니다.</w:t>
      </w:r>
    </w:p>
    <w:p w:rsidR="00000000" w:rsidDel="00000000" w:rsidP="00000000" w:rsidRDefault="00000000" w:rsidRPr="00000000" w14:paraId="00001F35">
      <w:pPr>
        <w:rPr/>
      </w:pPr>
      <w:r w:rsidDel="00000000" w:rsidR="00000000" w:rsidRPr="00000000">
        <w:rPr>
          <w:rFonts w:ascii="Arial Unicode MS" w:cs="Arial Unicode MS" w:eastAsia="Arial Unicode MS" w:hAnsi="Arial Unicode MS"/>
          <w:rtl w:val="0"/>
        </w:rPr>
        <w:t xml:space="preserve">사용하는 방패의 체형이 자신보다 1단계 이상 작고, 해당 방패 사용 전제 조건을 충족하지 않으면 해당 방패를 사용할 수 없습니다.</w:t>
      </w:r>
    </w:p>
    <w:p w:rsidR="00000000" w:rsidDel="00000000" w:rsidP="00000000" w:rsidRDefault="00000000" w:rsidRPr="00000000" w14:paraId="00001F36">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1F37">
      <w:pPr>
        <w:rPr/>
      </w:pPr>
      <w:r w:rsidDel="00000000" w:rsidR="00000000" w:rsidRPr="00000000">
        <w:rPr>
          <w:rFonts w:ascii="Arial Unicode MS" w:cs="Arial Unicode MS" w:eastAsia="Arial Unicode MS" w:hAnsi="Arial Unicode MS"/>
          <w:rtl w:val="0"/>
        </w:rPr>
        <w:t xml:space="preserve">갑옷 이름 (예: 핵동력 갑옷)</w:t>
      </w:r>
    </w:p>
    <w:p w:rsidR="00000000" w:rsidDel="00000000" w:rsidP="00000000" w:rsidRDefault="00000000" w:rsidRPr="00000000" w14:paraId="00001F38">
      <w:pPr>
        <w:rPr/>
      </w:pPr>
      <w:r w:rsidDel="00000000" w:rsidR="00000000" w:rsidRPr="00000000">
        <w:rPr>
          <w:rFonts w:ascii="Arial Unicode MS" w:cs="Arial Unicode MS" w:eastAsia="Arial Unicode MS" w:hAnsi="Arial Unicode MS"/>
          <w:rtl w:val="0"/>
        </w:rPr>
        <w:t xml:space="preserve">본질: 해당 방패의 본질을 나타냅니다 (예: 과학기술 본질).</w:t>
      </w:r>
    </w:p>
    <w:p w:rsidR="00000000" w:rsidDel="00000000" w:rsidP="00000000" w:rsidRDefault="00000000" w:rsidRPr="00000000" w14:paraId="00001F39">
      <w:pPr>
        <w:rPr/>
      </w:pPr>
      <w:r w:rsidDel="00000000" w:rsidR="00000000" w:rsidRPr="00000000">
        <w:rPr>
          <w:rFonts w:ascii="Arial Unicode MS" w:cs="Arial Unicode MS" w:eastAsia="Arial Unicode MS" w:hAnsi="Arial Unicode MS"/>
          <w:rtl w:val="0"/>
        </w:rPr>
        <w:t xml:space="preserve">가격: 윤회지경에서 해당 갑옷의 판매 가격을 나타내며, 모험 세계의 갑옷에는 이 항목이 필요하지 않을 수 있습니다.</w:t>
      </w:r>
    </w:p>
    <w:p w:rsidR="00000000" w:rsidDel="00000000" w:rsidP="00000000" w:rsidRDefault="00000000" w:rsidRPr="00000000" w14:paraId="00001F3A">
      <w:pPr>
        <w:rPr/>
      </w:pPr>
      <w:r w:rsidDel="00000000" w:rsidR="00000000" w:rsidRPr="00000000">
        <w:rPr>
          <w:rFonts w:ascii="Arial Unicode MS" w:cs="Arial Unicode MS" w:eastAsia="Arial Unicode MS" w:hAnsi="Arial Unicode MS"/>
          <w:rtl w:val="0"/>
        </w:rPr>
        <w:t xml:space="preserve">분류: 해당 갑옷의 적용 분류 (예: 경갑)</w:t>
      </w:r>
    </w:p>
    <w:p w:rsidR="00000000" w:rsidDel="00000000" w:rsidP="00000000" w:rsidRDefault="00000000" w:rsidRPr="00000000" w14:paraId="00001F3B">
      <w:pPr>
        <w:rPr/>
      </w:pPr>
      <w:r w:rsidDel="00000000" w:rsidR="00000000" w:rsidRPr="00000000">
        <w:rPr>
          <w:rFonts w:ascii="Arial Unicode MS" w:cs="Arial Unicode MS" w:eastAsia="Arial Unicode MS" w:hAnsi="Arial Unicode MS"/>
          <w:rtl w:val="0"/>
        </w:rPr>
        <w:t xml:space="preserve">무게: 해당 갑옷의 무게 (일반적으로 중형 생물에 적합한 것으로 간주되며, 체형이 중형이 아닌 경우 윤회지경에서 구매한 갑옷은 자동으로 체형에 맞게 조정되며, 무게도 비례하여 증가함)</w:t>
      </w:r>
    </w:p>
    <w:p w:rsidR="00000000" w:rsidDel="00000000" w:rsidP="00000000" w:rsidRDefault="00000000" w:rsidRPr="00000000" w14:paraId="00001F3C">
      <w:pPr>
        <w:rPr/>
      </w:pPr>
      <w:r w:rsidDel="00000000" w:rsidR="00000000" w:rsidRPr="00000000">
        <w:rPr>
          <w:rFonts w:ascii="Arial Unicode MS" w:cs="Arial Unicode MS" w:eastAsia="Arial Unicode MS" w:hAnsi="Arial Unicode MS"/>
          <w:rtl w:val="0"/>
        </w:rPr>
        <w:t xml:space="preserve">설명: 해당 갑옷의 광고 효과, 스토리 배경 및 모양 등에 대한 설명.</w:t>
      </w:r>
    </w:p>
    <w:p w:rsidR="00000000" w:rsidDel="00000000" w:rsidP="00000000" w:rsidRDefault="00000000" w:rsidRPr="00000000" w14:paraId="00001F3D">
      <w:pPr>
        <w:rPr/>
      </w:pPr>
      <w:r w:rsidDel="00000000" w:rsidR="00000000" w:rsidRPr="00000000">
        <w:rPr>
          <w:rFonts w:ascii="Arial Unicode MS" w:cs="Arial Unicode MS" w:eastAsia="Arial Unicode MS" w:hAnsi="Arial Unicode MS"/>
          <w:rtl w:val="0"/>
        </w:rPr>
        <w:t xml:space="preserve">갑옷 기본 속성: 갑옷 방어력, 갑옷 감쇠 (이 부분에서 제공하는 모든 수치 특성의 문구는 "획득"으로 표현됨. 예: 갑옷 방어력 24 획득 등)</w:t>
      </w:r>
    </w:p>
    <w:p w:rsidR="00000000" w:rsidDel="00000000" w:rsidP="00000000" w:rsidRDefault="00000000" w:rsidRPr="00000000" w14:paraId="00001F3E">
      <w:pPr>
        <w:rPr/>
      </w:pPr>
      <w:r w:rsidDel="00000000" w:rsidR="00000000" w:rsidRPr="00000000">
        <w:rPr>
          <w:rFonts w:ascii="Arial Unicode MS" w:cs="Arial Unicode MS" w:eastAsia="Arial Unicode MS" w:hAnsi="Arial Unicode MS"/>
          <w:rtl w:val="0"/>
        </w:rPr>
        <w:t xml:space="preserve">갑옷 특수 속성: 해당 갑옷의 특수 방어 능력 (예: 방탄, 에너지 무기 방어, 주문 저항, 밀폐)</w:t>
      </w:r>
    </w:p>
    <w:p w:rsidR="00000000" w:rsidDel="00000000" w:rsidP="00000000" w:rsidRDefault="00000000" w:rsidRPr="00000000" w14:paraId="00001F3F">
      <w:pPr>
        <w:rPr/>
      </w:pPr>
      <w:r w:rsidDel="00000000" w:rsidR="00000000" w:rsidRPr="00000000">
        <w:rPr>
          <w:rFonts w:ascii="Arial Unicode MS" w:cs="Arial Unicode MS" w:eastAsia="Arial Unicode MS" w:hAnsi="Arial Unicode MS"/>
          <w:rtl w:val="0"/>
        </w:rPr>
        <w:t xml:space="preserve">특성: 해당 갑옷의 특수 속성.</w:t>
      </w:r>
    </w:p>
    <w:p w:rsidR="00000000" w:rsidDel="00000000" w:rsidP="00000000" w:rsidRDefault="00000000" w:rsidRPr="00000000" w14:paraId="00001F40">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1F41">
      <w:pPr>
        <w:rPr/>
      </w:pPr>
      <w:r w:rsidDel="00000000" w:rsidR="00000000" w:rsidRPr="00000000">
        <w:rPr>
          <w:rFonts w:ascii="Arial Unicode MS" w:cs="Arial Unicode MS" w:eastAsia="Arial Unicode MS" w:hAnsi="Arial Unicode MS"/>
          <w:rtl w:val="0"/>
        </w:rPr>
        <w:t xml:space="preserve">방패 이름 (예: 양피 방패)</w:t>
      </w:r>
    </w:p>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본질: 해당 방패의 본질을 나타냅니다 (예: 과학기술 본질).</w:t>
      </w:r>
    </w:p>
    <w:p w:rsidR="00000000" w:rsidDel="00000000" w:rsidP="00000000" w:rsidRDefault="00000000" w:rsidRPr="00000000" w14:paraId="00001F43">
      <w:pPr>
        <w:rPr/>
      </w:pPr>
      <w:r w:rsidDel="00000000" w:rsidR="00000000" w:rsidRPr="00000000">
        <w:rPr>
          <w:rFonts w:ascii="Arial Unicode MS" w:cs="Arial Unicode MS" w:eastAsia="Arial Unicode MS" w:hAnsi="Arial Unicode MS"/>
          <w:rtl w:val="0"/>
        </w:rPr>
        <w:t xml:space="preserve">가격: 윤회지경에서 해당 방패의 판매 가격을 나타내며, 모험 세계의 방패에는 이 항목이 필요하지 않을 수 있습니다.</w:t>
      </w:r>
    </w:p>
    <w:p w:rsidR="00000000" w:rsidDel="00000000" w:rsidP="00000000" w:rsidRDefault="00000000" w:rsidRPr="00000000" w14:paraId="00001F44">
      <w:pPr>
        <w:rPr/>
      </w:pPr>
      <w:r w:rsidDel="00000000" w:rsidR="00000000" w:rsidRPr="00000000">
        <w:rPr>
          <w:rFonts w:ascii="Arial Unicode MS" w:cs="Arial Unicode MS" w:eastAsia="Arial Unicode MS" w:hAnsi="Arial Unicode MS"/>
          <w:rtl w:val="0"/>
        </w:rPr>
        <w:t xml:space="preserve">분류: 방패</w:t>
      </w:r>
    </w:p>
    <w:p w:rsidR="00000000" w:rsidDel="00000000" w:rsidP="00000000" w:rsidRDefault="00000000" w:rsidRPr="00000000" w14:paraId="00001F45">
      <w:pPr>
        <w:rPr/>
      </w:pPr>
      <w:r w:rsidDel="00000000" w:rsidR="00000000" w:rsidRPr="00000000">
        <w:rPr>
          <w:rFonts w:ascii="Arial Unicode MS" w:cs="Arial Unicode MS" w:eastAsia="Arial Unicode MS" w:hAnsi="Arial Unicode MS"/>
          <w:rtl w:val="0"/>
        </w:rPr>
        <w:t xml:space="preserve">무게: 해당 방패의 무게 (일반적으로 중형 생물에 적합한 것으로 간주되며, 체형이 중형이 아닌 경우 윤회지경에서 구매한 방패는 자동으로 체형에 맞게 조정되며, 무게도 비례하여</w:t>
      </w:r>
    </w:p>
    <w:p w:rsidR="00000000" w:rsidDel="00000000" w:rsidP="00000000" w:rsidRDefault="00000000" w:rsidRPr="00000000" w14:paraId="00001F46">
      <w:pPr>
        <w:rPr/>
      </w:pPr>
      <w:r w:rsidDel="00000000" w:rsidR="00000000" w:rsidRPr="00000000">
        <w:rPr>
          <w:rFonts w:ascii="Arial Unicode MS" w:cs="Arial Unicode MS" w:eastAsia="Arial Unicode MS" w:hAnsi="Arial Unicode MS"/>
          <w:rtl w:val="0"/>
        </w:rPr>
        <w:t xml:space="preserve">증가함)</w:t>
      </w:r>
    </w:p>
    <w:p w:rsidR="00000000" w:rsidDel="00000000" w:rsidP="00000000" w:rsidRDefault="00000000" w:rsidRPr="00000000" w14:paraId="00001F47">
      <w:pPr>
        <w:rPr/>
      </w:pPr>
      <w:r w:rsidDel="00000000" w:rsidR="00000000" w:rsidRPr="00000000">
        <w:rPr>
          <w:rFonts w:ascii="Arial Unicode MS" w:cs="Arial Unicode MS" w:eastAsia="Arial Unicode MS" w:hAnsi="Arial Unicode MS"/>
          <w:rtl w:val="0"/>
        </w:rPr>
        <w:t xml:space="preserve">설명: 해당 방패의 광고 효과, 스토리 배경 및 모양 등에 대한 설명.</w:t>
      </w:r>
    </w:p>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방패 기본 속성: 방패 방어력 (이 부분에서 제공하는 모든 수치 특성의 문구는 "획득"으로 표현됨. 예: 방패 방어력 24 획득 등)</w:t>
      </w:r>
    </w:p>
    <w:p w:rsidR="00000000" w:rsidDel="00000000" w:rsidP="00000000" w:rsidRDefault="00000000" w:rsidRPr="00000000" w14:paraId="00001F49">
      <w:pPr>
        <w:rPr/>
      </w:pPr>
      <w:r w:rsidDel="00000000" w:rsidR="00000000" w:rsidRPr="00000000">
        <w:rPr>
          <w:rFonts w:ascii="Arial Unicode MS" w:cs="Arial Unicode MS" w:eastAsia="Arial Unicode MS" w:hAnsi="Arial Unicode MS"/>
          <w:rtl w:val="0"/>
        </w:rPr>
        <w:t xml:space="preserve">방패 특수 속성: 해당 방패의 특수 방어 능력 (예: 방탄, 에너지 무기 방어, 주문 저항)</w:t>
      </w:r>
    </w:p>
    <w:p w:rsidR="00000000" w:rsidDel="00000000" w:rsidP="00000000" w:rsidRDefault="00000000" w:rsidRPr="00000000" w14:paraId="00001F4A">
      <w:pPr>
        <w:rPr/>
      </w:pPr>
      <w:r w:rsidDel="00000000" w:rsidR="00000000" w:rsidRPr="00000000">
        <w:rPr>
          <w:rFonts w:ascii="Arial Unicode MS" w:cs="Arial Unicode MS" w:eastAsia="Arial Unicode MS" w:hAnsi="Arial Unicode MS"/>
          <w:rtl w:val="0"/>
        </w:rPr>
        <w:t xml:space="preserve">특성: 해당 방패의 특수 속성.</w:t>
      </w:r>
    </w:p>
    <w:p w:rsidR="00000000" w:rsidDel="00000000" w:rsidP="00000000" w:rsidRDefault="00000000" w:rsidRPr="00000000" w14:paraId="00001F4B">
      <w:pPr>
        <w:rPr/>
      </w:pPr>
      <w:r w:rsidDel="00000000" w:rsidR="00000000" w:rsidRPr="00000000">
        <w:rPr>
          <w:rtl w:val="0"/>
        </w:rPr>
        <w:t xml:space="preserve">=====================================================================</w:t>
      </w:r>
    </w:p>
    <w:p w:rsidR="00000000" w:rsidDel="00000000" w:rsidP="00000000" w:rsidRDefault="00000000" w:rsidRPr="00000000" w14:paraId="00001F4C">
      <w:pPr>
        <w:rPr/>
      </w:pPr>
      <w:r w:rsidDel="00000000" w:rsidR="00000000" w:rsidRPr="00000000">
        <w:rPr>
          <w:rtl w:val="0"/>
        </w:rPr>
        <w:t xml:space="preserve">======================================</w:t>
      </w:r>
    </w:p>
    <w:p w:rsidR="00000000" w:rsidDel="00000000" w:rsidP="00000000" w:rsidRDefault="00000000" w:rsidRPr="00000000" w14:paraId="00001F4D">
      <w:pPr>
        <w:rPr/>
      </w:pPr>
      <w:r w:rsidDel="00000000" w:rsidR="00000000" w:rsidRPr="00000000">
        <w:rPr>
          <w:rFonts w:ascii="Arial Unicode MS" w:cs="Arial Unicode MS" w:eastAsia="Arial Unicode MS" w:hAnsi="Arial Unicode MS"/>
          <w:rtl w:val="0"/>
        </w:rPr>
        <w:t xml:space="preserve">기타 물품</w:t>
      </w:r>
    </w:p>
    <w:p w:rsidR="00000000" w:rsidDel="00000000" w:rsidP="00000000" w:rsidRDefault="00000000" w:rsidRPr="00000000" w14:paraId="00001F4E">
      <w:pPr>
        <w:rPr/>
      </w:pPr>
      <w:r w:rsidDel="00000000" w:rsidR="00000000" w:rsidRPr="00000000">
        <w:rPr>
          <w:rFonts w:ascii="Arial Unicode MS" w:cs="Arial Unicode MS" w:eastAsia="Arial Unicode MS" w:hAnsi="Arial Unicode MS"/>
          <w:rtl w:val="0"/>
        </w:rPr>
        <w:t xml:space="preserve">기타 물품에는 부적, 목걸이, 망토, 장치, 플러그인 등 각종 과학기술 물품과 장비가 있습니다. 이러한 물품은 플레이어가 획득한 후 전제 조건을 충족하면 즉시 사용할 수 있습니다.</w:t>
      </w:r>
    </w:p>
    <w:p w:rsidR="00000000" w:rsidDel="00000000" w:rsidP="00000000" w:rsidRDefault="00000000" w:rsidRPr="00000000" w14:paraId="00001F4F">
      <w:pPr>
        <w:rPr/>
      </w:pPr>
      <w:r w:rsidDel="00000000" w:rsidR="00000000" w:rsidRPr="00000000">
        <w:rPr>
          <w:rtl w:val="0"/>
        </w:rPr>
        <w:t xml:space="preserve">=====================================================================</w:t>
      </w:r>
    </w:p>
    <w:p w:rsidR="00000000" w:rsidDel="00000000" w:rsidP="00000000" w:rsidRDefault="00000000" w:rsidRPr="00000000" w14:paraId="00001F50">
      <w:pPr>
        <w:rPr/>
      </w:pPr>
      <w:r w:rsidDel="00000000" w:rsidR="00000000" w:rsidRPr="00000000">
        <w:rPr>
          <w:rtl w:val="0"/>
        </w:rPr>
        <w:t xml:space="preserve">======================================</w:t>
      </w:r>
    </w:p>
    <w:p w:rsidR="00000000" w:rsidDel="00000000" w:rsidP="00000000" w:rsidRDefault="00000000" w:rsidRPr="00000000" w14:paraId="00001F51">
      <w:pPr>
        <w:rPr/>
      </w:pPr>
      <w:r w:rsidDel="00000000" w:rsidR="00000000" w:rsidRPr="00000000">
        <w:rPr>
          <w:rFonts w:ascii="Arial Unicode MS" w:cs="Arial Unicode MS" w:eastAsia="Arial Unicode MS" w:hAnsi="Arial Unicode MS"/>
          <w:rtl w:val="0"/>
        </w:rPr>
        <w:t xml:space="preserve">소모품</w:t>
      </w:r>
    </w:p>
    <w:p w:rsidR="00000000" w:rsidDel="00000000" w:rsidP="00000000" w:rsidRDefault="00000000" w:rsidRPr="00000000" w14:paraId="00001F52">
      <w:pPr>
        <w:rPr/>
      </w:pPr>
      <w:r w:rsidDel="00000000" w:rsidR="00000000" w:rsidRPr="00000000">
        <w:rPr>
          <w:rFonts w:ascii="Arial Unicode MS" w:cs="Arial Unicode MS" w:eastAsia="Arial Unicode MS" w:hAnsi="Arial Unicode MS"/>
          <w:rtl w:val="0"/>
        </w:rPr>
        <w:t xml:space="preserve">소모품으로 분류된 모든 물품은 특별한 설명이 없는 한 사용 후 자동으로 사라집니다. 일반적으로 해당 물품을 한 번 사용하면 두 번째로 사용할 수 없습니다.</w:t>
      </w:r>
    </w:p>
    <w:p w:rsidR="00000000" w:rsidDel="00000000" w:rsidP="00000000" w:rsidRDefault="00000000" w:rsidRPr="00000000" w14:paraId="00001F53">
      <w:pPr>
        <w:rPr/>
      </w:pPr>
      <w:r w:rsidDel="00000000" w:rsidR="00000000" w:rsidRPr="00000000">
        <w:rPr>
          <w:rFonts w:ascii="Arial Unicode MS" w:cs="Arial Unicode MS" w:eastAsia="Arial Unicode MS" w:hAnsi="Arial Unicode MS"/>
          <w:rtl w:val="0"/>
        </w:rPr>
        <w:t xml:space="preserve">모든 소모품 중 물약, 약제류는 특별한 설명이 없는 한 마시는 데 이동 행동이 필요합니다.</w:t>
      </w:r>
    </w:p>
    <w:p w:rsidR="00000000" w:rsidDel="00000000" w:rsidP="00000000" w:rsidRDefault="00000000" w:rsidRPr="00000000" w14:paraId="00001F54">
      <w:pPr>
        <w:rPr/>
      </w:pPr>
      <w:r w:rsidDel="00000000" w:rsidR="00000000" w:rsidRPr="00000000">
        <w:rPr>
          <w:rFonts w:ascii="Arial Unicode MS" w:cs="Arial Unicode MS" w:eastAsia="Arial Unicode MS" w:hAnsi="Arial Unicode MS"/>
          <w:rtl w:val="0"/>
        </w:rPr>
        <w:t xml:space="preserve">또한 어떤 경우에도 시간이 되돌아갈 때 이미 소모된 소모품은 복구되지 않습니다.</w:t>
      </w:r>
    </w:p>
    <w:p w:rsidR="00000000" w:rsidDel="00000000" w:rsidP="00000000" w:rsidRDefault="00000000" w:rsidRPr="00000000" w14:paraId="00001F55">
      <w:pPr>
        <w:rPr/>
      </w:pPr>
      <w:r w:rsidDel="00000000" w:rsidR="00000000" w:rsidRPr="00000000">
        <w:rPr>
          <w:rtl w:val="0"/>
        </w:rPr>
        <w:t xml:space="preserve">=====================================================================</w:t>
      </w:r>
    </w:p>
    <w:p w:rsidR="00000000" w:rsidDel="00000000" w:rsidP="00000000" w:rsidRDefault="00000000" w:rsidRPr="00000000" w14:paraId="00001F56">
      <w:pPr>
        <w:rPr/>
      </w:pPr>
      <w:r w:rsidDel="00000000" w:rsidR="00000000" w:rsidRPr="00000000">
        <w:rPr>
          <w:rtl w:val="0"/>
        </w:rPr>
        <w:t xml:space="preserve">======================================</w:t>
      </w:r>
    </w:p>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전용 물품</w:t>
      </w:r>
    </w:p>
    <w:p w:rsidR="00000000" w:rsidDel="00000000" w:rsidP="00000000" w:rsidRDefault="00000000" w:rsidRPr="00000000" w14:paraId="00001F58">
      <w:pPr>
        <w:rPr/>
      </w:pPr>
      <w:r w:rsidDel="00000000" w:rsidR="00000000" w:rsidRPr="00000000">
        <w:rPr>
          <w:rFonts w:ascii="Arial Unicode MS" w:cs="Arial Unicode MS" w:eastAsia="Arial Unicode MS" w:hAnsi="Arial Unicode MS"/>
          <w:rtl w:val="0"/>
        </w:rPr>
        <w:t xml:space="preserve">어떤 자원의 기술 트리 하위에 있는 모든 자원은 특별한 설명이 없는 한 해당 자원을 보유한 캐릭터만 사용할 수 있으며, 반드시 해당 등급에 부합해야 합니다.</w:t>
      </w:r>
    </w:p>
    <w:p w:rsidR="00000000" w:rsidDel="00000000" w:rsidP="00000000" w:rsidRDefault="00000000" w:rsidRPr="00000000" w14:paraId="00001F59">
      <w:pPr>
        <w:rPr/>
      </w:pPr>
      <w:r w:rsidDel="00000000" w:rsidR="00000000" w:rsidRPr="00000000">
        <w:rPr>
          <w:rFonts w:ascii="Arial Unicode MS" w:cs="Arial Unicode MS" w:eastAsia="Arial Unicode MS" w:hAnsi="Arial Unicode MS"/>
          <w:rtl w:val="0"/>
        </w:rPr>
        <w:t xml:space="preserve">예: 캐릭터 A는 혈통 B를 보유하고 있어서 혈통 B 기술 트리 하위의 물품 C를 구매했는데, 해당 물품 C는 A만 사용할 수 있습니다. 이때 캐릭터 D도 혈통 B를 구매했다면 함께 사용할 수 있습니다.  </w:t>
      </w:r>
    </w:p>
    <w:p w:rsidR="00000000" w:rsidDel="00000000" w:rsidP="00000000" w:rsidRDefault="00000000" w:rsidRPr="00000000" w14:paraId="00001F5A">
      <w:pPr>
        <w:rPr/>
      </w:pPr>
      <w:r w:rsidDel="00000000" w:rsidR="00000000" w:rsidRPr="00000000">
        <w:rPr>
          <w:rFonts w:ascii="Arial Unicode MS" w:cs="Arial Unicode MS" w:eastAsia="Arial Unicode MS" w:hAnsi="Arial Unicode MS"/>
          <w:rtl w:val="0"/>
        </w:rPr>
        <w:t xml:space="preserve">예: 캐릭터 A의 혈통이 B등급이어서 B등급 기술 트리 하위의 물품을 구매했는데, 어떤 이유로 캐릭터 A의 혈통이 C등급으로 하락했다면 해당 물품은 사용할 수 없습니다.</w:t>
      </w:r>
    </w:p>
    <w:p w:rsidR="00000000" w:rsidDel="00000000" w:rsidP="00000000" w:rsidRDefault="00000000" w:rsidRPr="00000000" w14:paraId="00001F5B">
      <w:pPr>
        <w:rPr/>
      </w:pPr>
      <w:r w:rsidDel="00000000" w:rsidR="00000000" w:rsidRPr="00000000">
        <w:rPr>
          <w:rtl w:val="0"/>
        </w:rPr>
        <w:t xml:space="preserve">=====================================================================</w:t>
      </w:r>
    </w:p>
    <w:p w:rsidR="00000000" w:rsidDel="00000000" w:rsidP="00000000" w:rsidRDefault="00000000" w:rsidRPr="00000000" w14:paraId="00001F5C">
      <w:pPr>
        <w:rPr/>
      </w:pPr>
      <w:r w:rsidDel="00000000" w:rsidR="00000000" w:rsidRPr="00000000">
        <w:rPr>
          <w:rtl w:val="0"/>
        </w:rPr>
        <w:t xml:space="preserve">======================================</w:t>
      </w:r>
    </w:p>
    <w:p w:rsidR="00000000" w:rsidDel="00000000" w:rsidP="00000000" w:rsidRDefault="00000000" w:rsidRPr="00000000" w14:paraId="00001F5D">
      <w:pPr>
        <w:rPr/>
      </w:pPr>
      <w:r w:rsidDel="00000000" w:rsidR="00000000" w:rsidRPr="00000000">
        <w:rPr>
          <w:rFonts w:ascii="Arial Unicode MS" w:cs="Arial Unicode MS" w:eastAsia="Arial Unicode MS" w:hAnsi="Arial Unicode MS"/>
          <w:rtl w:val="0"/>
        </w:rPr>
        <w:t xml:space="preserve">투영, 소환, 복제 물품에 대하여</w:t>
      </w:r>
    </w:p>
    <w:p w:rsidR="00000000" w:rsidDel="00000000" w:rsidP="00000000" w:rsidRDefault="00000000" w:rsidRPr="00000000" w14:paraId="00001F5E">
      <w:pPr>
        <w:rPr/>
      </w:pPr>
      <w:r w:rsidDel="00000000" w:rsidR="00000000" w:rsidRPr="00000000">
        <w:rPr>
          <w:rFonts w:ascii="Arial Unicode MS" w:cs="Arial Unicode MS" w:eastAsia="Arial Unicode MS" w:hAnsi="Arial Unicode MS"/>
          <w:rtl w:val="0"/>
        </w:rPr>
        <w:t xml:space="preserve">어떤 경우에도 (특별한 설명이 없는 한) 소모품으로 분류된 물품은 투영, 소환, 복제 또는 유사한 효과의 영향을 받을 수 없습니다.</w:t>
      </w:r>
    </w:p>
    <w:p w:rsidR="00000000" w:rsidDel="00000000" w:rsidP="00000000" w:rsidRDefault="00000000" w:rsidRPr="00000000" w14:paraId="00001F5F">
      <w:pPr>
        <w:rPr/>
      </w:pPr>
      <w:r w:rsidDel="00000000" w:rsidR="00000000" w:rsidRPr="00000000">
        <w:rPr>
          <w:rFonts w:ascii="Arial Unicode MS" w:cs="Arial Unicode MS" w:eastAsia="Arial Unicode MS" w:hAnsi="Arial Unicode MS"/>
          <w:rtl w:val="0"/>
        </w:rPr>
        <w:t xml:space="preserve">사용 횟수가 있는 물품은 복제, 소환, 투영 등 유사한 능력의 영향을 받을 수 없습니다. </w:t>
      </w:r>
    </w:p>
    <w:p w:rsidR="00000000" w:rsidDel="00000000" w:rsidP="00000000" w:rsidRDefault="00000000" w:rsidRPr="00000000" w14:paraId="00001F60">
      <w:pPr>
        <w:rPr/>
      </w:pPr>
      <w:r w:rsidDel="00000000" w:rsidR="00000000" w:rsidRPr="00000000">
        <w:rPr>
          <w:rFonts w:ascii="Arial Unicode MS" w:cs="Arial Unicode MS" w:eastAsia="Arial Unicode MS" w:hAnsi="Arial Unicode MS"/>
          <w:rtl w:val="0"/>
        </w:rPr>
        <w:t xml:space="preserve">모든 특이 본질의 물품은 특별한 설명이 없는 한 투영, 소환, 복제를 할 수 없습니다.</w:t>
      </w:r>
    </w:p>
    <w:p w:rsidR="00000000" w:rsidDel="00000000" w:rsidP="00000000" w:rsidRDefault="00000000" w:rsidRPr="00000000" w14:paraId="00001F61">
      <w:pPr>
        <w:rPr/>
      </w:pPr>
      <w:r w:rsidDel="00000000" w:rsidR="00000000" w:rsidRPr="00000000">
        <w:rPr>
          <w:rFonts w:ascii="Arial Unicode MS" w:cs="Arial Unicode MS" w:eastAsia="Arial Unicode MS" w:hAnsi="Arial Unicode MS"/>
          <w:rtl w:val="0"/>
        </w:rPr>
        <w:t xml:space="preserve">지속 시간이 있는 물품에 대해, 특별한 설명이 없는 한 "공간 저장 장치" 등 내부에서 시간이 정지되는 저장 장치에 넣으면 시간이 연장되지 않고, 넣는 순간 지속 시간이 즉시 종료된 것으로 간주됩니다.</w:t>
      </w:r>
    </w:p>
    <w:p w:rsidR="00000000" w:rsidDel="00000000" w:rsidP="00000000" w:rsidRDefault="00000000" w:rsidRPr="00000000" w14:paraId="00001F62">
      <w:pPr>
        <w:rPr/>
      </w:pPr>
      <w:r w:rsidDel="00000000" w:rsidR="00000000" w:rsidRPr="00000000">
        <w:rPr>
          <w:rtl w:val="0"/>
        </w:rPr>
        <w:t xml:space="preserve">=====================================================================</w:t>
      </w:r>
    </w:p>
    <w:p w:rsidR="00000000" w:rsidDel="00000000" w:rsidP="00000000" w:rsidRDefault="00000000" w:rsidRPr="00000000" w14:paraId="00001F63">
      <w:pPr>
        <w:rPr/>
      </w:pPr>
      <w:r w:rsidDel="00000000" w:rsidR="00000000" w:rsidRPr="00000000">
        <w:rPr>
          <w:rtl w:val="0"/>
        </w:rPr>
        <w:t xml:space="preserve">======================================</w:t>
      </w:r>
    </w:p>
    <w:p w:rsidR="00000000" w:rsidDel="00000000" w:rsidP="00000000" w:rsidRDefault="00000000" w:rsidRPr="00000000" w14:paraId="00001F64">
      <w:pPr>
        <w:rPr/>
      </w:pPr>
      <w:r w:rsidDel="00000000" w:rsidR="00000000" w:rsidRPr="00000000">
        <w:rPr>
          <w:rFonts w:ascii="Arial Unicode MS" w:cs="Arial Unicode MS" w:eastAsia="Arial Unicode MS" w:hAnsi="Arial Unicode MS"/>
          <w:rtl w:val="0"/>
        </w:rPr>
        <w:t xml:space="preserve">캐릭터 장비 슬롯</w:t>
      </w:r>
    </w:p>
    <w:p w:rsidR="00000000" w:rsidDel="00000000" w:rsidP="00000000" w:rsidRDefault="00000000" w:rsidRPr="00000000" w14:paraId="00001F65">
      <w:pPr>
        <w:rPr/>
      </w:pPr>
      <w:r w:rsidDel="00000000" w:rsidR="00000000" w:rsidRPr="00000000">
        <w:rPr>
          <w:rFonts w:ascii="Arial Unicode MS" w:cs="Arial Unicode MS" w:eastAsia="Arial Unicode MS" w:hAnsi="Arial Unicode MS"/>
          <w:rtl w:val="0"/>
        </w:rPr>
        <w:t xml:space="preserve">윤회지경은 편리하고 강력한 도구를 제공하여 사람을 무적으로 만들고, 하루에 천 리를 가고, 구름을 타고 안개를 가릅니다. 하지만 아무도 모든 좋은 것을 자신에게 사용할 수는 없습니다. 한 사람이 사용할 수 있는 물품은 제한되어 있으며, 때로는 상식에 기반하고 때로는 물품 자체의 특성에 기반합니다.</w:t>
      </w:r>
    </w:p>
    <w:p w:rsidR="00000000" w:rsidDel="00000000" w:rsidP="00000000" w:rsidRDefault="00000000" w:rsidRPr="00000000" w14:paraId="00001F66">
      <w:pPr>
        <w:rPr/>
      </w:pPr>
      <w:r w:rsidDel="00000000" w:rsidR="00000000" w:rsidRPr="00000000">
        <w:rPr>
          <w:rFonts w:ascii="Arial Unicode MS" w:cs="Arial Unicode MS" w:eastAsia="Arial Unicode MS" w:hAnsi="Arial Unicode MS"/>
          <w:rtl w:val="0"/>
        </w:rPr>
        <w:t xml:space="preserve">일부 물품의 경우 반드시 신체의 특정 부위에 특정한 방식으로 장착해야만 효과가 발휘됩니다. 그리고 장비 슬롯은 이러한 물품들이 서로 배타적이고 함께 효과를 발휘할 수 없는 본질적 특성을 나타냅니다.  </w:t>
      </w:r>
    </w:p>
    <w:p w:rsidR="00000000" w:rsidDel="00000000" w:rsidP="00000000" w:rsidRDefault="00000000" w:rsidRPr="00000000" w14:paraId="00001F67">
      <w:pPr>
        <w:rPr/>
      </w:pPr>
      <w:r w:rsidDel="00000000" w:rsidR="00000000" w:rsidRPr="00000000">
        <w:rPr>
          <w:rFonts w:ascii="Arial Unicode MS" w:cs="Arial Unicode MS" w:eastAsia="Arial Unicode MS" w:hAnsi="Arial Unicode MS"/>
          <w:rtl w:val="0"/>
        </w:rPr>
        <w:t xml:space="preserve">장비 슬롯은 신체의 신체학적 위치와 관련되지만, 해당 위치를 특별히 가리키는 것은 아니며, 반드시 해당 위치에 장착해야 하는 물품에 대한 해당 신체학적 위치의 제한을 의미합니다.</w:t>
      </w:r>
    </w:p>
    <w:p w:rsidR="00000000" w:rsidDel="00000000" w:rsidP="00000000" w:rsidRDefault="00000000" w:rsidRPr="00000000" w14:paraId="00001F68">
      <w:pPr>
        <w:rPr/>
      </w:pPr>
      <w:r w:rsidDel="00000000" w:rsidR="00000000" w:rsidRPr="00000000">
        <w:rPr>
          <w:rFonts w:ascii="Arial Unicode MS" w:cs="Arial Unicode MS" w:eastAsia="Arial Unicode MS" w:hAnsi="Arial Unicode MS"/>
          <w:rtl w:val="0"/>
        </w:rPr>
        <w:t xml:space="preserve">특정 장비 슬롯의 제한을 받는 물품은 특정한 하나(반지 슬롯은 두 개)만 효과가 발휘되는데, 때로는 물품의 자연적인 초자연적 에너지장이 특정 신체학적 위치에서 인체의 에너지장과 상호 작용해야 하기 때문이고, 때로는 해당 신체학적 위치가 마법이나 종교적 상징에서 특별한 의미를 갖기 때문입니다. 어떤 경우든 특정 물품이 장비 슬롯과 관련된 신체학적 위치에 장착되어야 하지만 해당 물품 자체가 장비 슬롯을 차지하지 않는다면, 해당 장비 슬롯은 여전히 사용되지 않은 것으로 간주됩니다.</w:t>
      </w:r>
    </w:p>
    <w:p w:rsidR="00000000" w:rsidDel="00000000" w:rsidP="00000000" w:rsidRDefault="00000000" w:rsidRPr="00000000" w14:paraId="00001F69">
      <w:pPr>
        <w:rPr/>
      </w:pPr>
      <w:r w:rsidDel="00000000" w:rsidR="00000000" w:rsidRPr="00000000">
        <w:rPr>
          <w:rFonts w:ascii="Arial Unicode MS" w:cs="Arial Unicode MS" w:eastAsia="Arial Unicode MS" w:hAnsi="Arial Unicode MS"/>
          <w:rtl w:val="0"/>
        </w:rPr>
        <w:t xml:space="preserve">동일한 장비 슬롯에 여러 물품 장착: 때로는 한 장비 슬롯에 여러 물품을 착용하는 경우가 있습니다. 예를 들어 손에 여러 개의 반지를 끼거나, 머리에 마법 두건, 모자, 투구 등을 동시에 착용하는 경우입니다. 이런 경우에는 하나의 물품(또는 장비 슬롯 요구사항에 부합하는 수량)만 효과가 발휘되며, 캐릭터가 결정합니다.</w:t>
      </w:r>
    </w:p>
    <w:p w:rsidR="00000000" w:rsidDel="00000000" w:rsidP="00000000" w:rsidRDefault="00000000" w:rsidRPr="00000000" w14:paraId="00001F6A">
      <w:pPr>
        <w:rPr/>
      </w:pPr>
      <w:r w:rsidDel="00000000" w:rsidR="00000000" w:rsidRPr="00000000">
        <w:rPr>
          <w:rFonts w:ascii="Arial Unicode MS" w:cs="Arial Unicode MS" w:eastAsia="Arial Unicode MS" w:hAnsi="Arial Unicode MS"/>
          <w:rtl w:val="0"/>
        </w:rPr>
        <w:t xml:space="preserve">투구: 머리에 사용하는 모든 장비로, 각 캐릭터마다 투구 슬롯이 하나씩 있습니다.</w:t>
      </w:r>
    </w:p>
    <w:p w:rsidR="00000000" w:rsidDel="00000000" w:rsidP="00000000" w:rsidRDefault="00000000" w:rsidRPr="00000000" w14:paraId="00001F6B">
      <w:pPr>
        <w:rPr/>
      </w:pPr>
      <w:r w:rsidDel="00000000" w:rsidR="00000000" w:rsidRPr="00000000">
        <w:rPr>
          <w:rFonts w:ascii="Arial Unicode MS" w:cs="Arial Unicode MS" w:eastAsia="Arial Unicode MS" w:hAnsi="Arial Unicode MS"/>
          <w:rtl w:val="0"/>
        </w:rPr>
        <w:t xml:space="preserve">목걸이: 목에 걸치는 장비로, 일반적으로 마법 본질에만 해당되며, 각 캐릭터마다 목걸이 슬롯이 하나씩 있습니다.  </w:t>
      </w:r>
    </w:p>
    <w:p w:rsidR="00000000" w:rsidDel="00000000" w:rsidP="00000000" w:rsidRDefault="00000000" w:rsidRPr="00000000" w14:paraId="00001F6C">
      <w:pPr>
        <w:rPr/>
      </w:pPr>
      <w:r w:rsidDel="00000000" w:rsidR="00000000" w:rsidRPr="00000000">
        <w:rPr>
          <w:rFonts w:ascii="Arial Unicode MS" w:cs="Arial Unicode MS" w:eastAsia="Arial Unicode MS" w:hAnsi="Arial Unicode MS"/>
          <w:rtl w:val="0"/>
        </w:rPr>
        <w:t xml:space="preserve">망토: 어깨에 두르는 장비로, 일반적으로 마법 본질에만 해당되며, 각 캐릭터마다 망토 슬롯이 하나씩 있습니다.</w:t>
      </w:r>
    </w:p>
    <w:p w:rsidR="00000000" w:rsidDel="00000000" w:rsidP="00000000" w:rsidRDefault="00000000" w:rsidRPr="00000000" w14:paraId="00001F6D">
      <w:pPr>
        <w:rPr/>
      </w:pPr>
      <w:r w:rsidDel="00000000" w:rsidR="00000000" w:rsidRPr="00000000">
        <w:rPr>
          <w:rFonts w:ascii="Arial Unicode MS" w:cs="Arial Unicode MS" w:eastAsia="Arial Unicode MS" w:hAnsi="Arial Unicode MS"/>
          <w:rtl w:val="0"/>
        </w:rPr>
        <w:t xml:space="preserve">갑옷: 갑옷은 일반적으로 상의와 하의를 포함하며, 특별한 설명이 없는 한 어떤 경우에도 한 갑옷을 장착한 후에는 다른 갑옷을 장착할 수 없습니다.</w:t>
      </w:r>
    </w:p>
    <w:p w:rsidR="00000000" w:rsidDel="00000000" w:rsidP="00000000" w:rsidRDefault="00000000" w:rsidRPr="00000000" w14:paraId="00001F6E">
      <w:pPr>
        <w:rPr/>
      </w:pPr>
      <w:r w:rsidDel="00000000" w:rsidR="00000000" w:rsidRPr="00000000">
        <w:rPr>
          <w:rFonts w:ascii="Arial Unicode MS" w:cs="Arial Unicode MS" w:eastAsia="Arial Unicode MS" w:hAnsi="Arial Unicode MS"/>
          <w:rtl w:val="0"/>
        </w:rPr>
        <w:t xml:space="preserve">팔찌(팔 보호대): 위팔에 착용하는 장비로, 일반적으로 마법 본질에만 해당되며, 각 캐릭터마다 팔찌 슬롯이 하나씩 있습니다.</w:t>
      </w:r>
    </w:p>
    <w:p w:rsidR="00000000" w:rsidDel="00000000" w:rsidP="00000000" w:rsidRDefault="00000000" w:rsidRPr="00000000" w14:paraId="00001F6F">
      <w:pPr>
        <w:rPr/>
      </w:pPr>
      <w:r w:rsidDel="00000000" w:rsidR="00000000" w:rsidRPr="00000000">
        <w:rPr>
          <w:rFonts w:ascii="Arial Unicode MS" w:cs="Arial Unicode MS" w:eastAsia="Arial Unicode MS" w:hAnsi="Arial Unicode MS"/>
          <w:rtl w:val="0"/>
        </w:rPr>
        <w:t xml:space="preserve">장갑: 손에 착용하는 장비로, 각 캐릭터마다 장갑 슬롯이 하나씩 있습니다.</w:t>
      </w:r>
    </w:p>
    <w:p w:rsidR="00000000" w:rsidDel="00000000" w:rsidP="00000000" w:rsidRDefault="00000000" w:rsidRPr="00000000" w14:paraId="00001F70">
      <w:pPr>
        <w:rPr/>
      </w:pPr>
      <w:r w:rsidDel="00000000" w:rsidR="00000000" w:rsidRPr="00000000">
        <w:rPr>
          <w:rFonts w:ascii="Arial Unicode MS" w:cs="Arial Unicode MS" w:eastAsia="Arial Unicode MS" w:hAnsi="Arial Unicode MS"/>
          <w:rtl w:val="0"/>
        </w:rPr>
        <w:t xml:space="preserve">허리띠: 허리에 착용하는 장비로, 각 캐릭터마다 허리띠 슬롯이 하나씩 있습니다.</w:t>
      </w:r>
    </w:p>
    <w:p w:rsidR="00000000" w:rsidDel="00000000" w:rsidP="00000000" w:rsidRDefault="00000000" w:rsidRPr="00000000" w14:paraId="00001F71">
      <w:pPr>
        <w:rPr/>
      </w:pPr>
      <w:r w:rsidDel="00000000" w:rsidR="00000000" w:rsidRPr="00000000">
        <w:rPr>
          <w:rFonts w:ascii="Arial Unicode MS" w:cs="Arial Unicode MS" w:eastAsia="Arial Unicode MS" w:hAnsi="Arial Unicode MS"/>
          <w:rtl w:val="0"/>
        </w:rPr>
        <w:t xml:space="preserve">신발: 발에 신는 장비로, 각 캐릭터마다 신발 슬롯이 하나씩 있습니다.</w:t>
      </w:r>
    </w:p>
    <w:p w:rsidR="00000000" w:rsidDel="00000000" w:rsidP="00000000" w:rsidRDefault="00000000" w:rsidRPr="00000000" w14:paraId="00001F72">
      <w:pPr>
        <w:rPr/>
      </w:pPr>
      <w:r w:rsidDel="00000000" w:rsidR="00000000" w:rsidRPr="00000000">
        <w:rPr>
          <w:rFonts w:ascii="Arial Unicode MS" w:cs="Arial Unicode MS" w:eastAsia="Arial Unicode MS" w:hAnsi="Arial Unicode MS"/>
          <w:rtl w:val="0"/>
        </w:rPr>
        <w:t xml:space="preserve">반지: 손가락에 끼는 장비로, 일반적으로 착용하거나 벗는 데 이동 행동이 필요하며, 각 캐릭터마다 반지 슬롯이 2개씩 있습니다.</w:t>
      </w:r>
    </w:p>
    <w:p w:rsidR="00000000" w:rsidDel="00000000" w:rsidP="00000000" w:rsidRDefault="00000000" w:rsidRPr="00000000" w14:paraId="00001F73">
      <w:pPr>
        <w:rPr/>
      </w:pPr>
      <w:r w:rsidDel="00000000" w:rsidR="00000000" w:rsidRPr="00000000">
        <w:rPr>
          <w:rFonts w:ascii="Arial Unicode MS" w:cs="Arial Unicode MS" w:eastAsia="Arial Unicode MS" w:hAnsi="Arial Unicode MS"/>
          <w:rtl w:val="0"/>
        </w:rPr>
        <w:t xml:space="preserve">장신구(부적): 각 캐릭터마다 효과가 발휘되는 부적은 하나뿐입니다.</w:t>
      </w:r>
    </w:p>
    <w:p w:rsidR="00000000" w:rsidDel="00000000" w:rsidP="00000000" w:rsidRDefault="00000000" w:rsidRPr="00000000" w14:paraId="00001F74">
      <w:pPr>
        <w:rPr/>
      </w:pPr>
      <w:r w:rsidDel="00000000" w:rsidR="00000000" w:rsidRPr="00000000">
        <w:rPr>
          <w:rFonts w:ascii="Arial Unicode MS" w:cs="Arial Unicode MS" w:eastAsia="Arial Unicode MS" w:hAnsi="Arial Unicode MS"/>
          <w:rtl w:val="0"/>
        </w:rPr>
        <w:t xml:space="preserve">개념 무장: 이는 특수한 장비로, 장비일 수도 있고 개념일 수도 있습니다. 장비일 때는 개념 무장 슬롯과 해당 장비 슬롯을 동시에 차지하며, 각 캐릭터마다 개념 무장 슬롯이 하나씩 있습니다.</w:t>
      </w:r>
    </w:p>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장비에 부착될 때는 해당 장비를 잃으면 해당 개념 무장도 함께 잃게 됩니다(격추, 파괴 등 포함). 그 자체로 장비일 때는 평소처럼 파괴될 수 있습니다.</w:t>
      </w:r>
    </w:p>
    <w:p w:rsidR="00000000" w:rsidDel="00000000" w:rsidP="00000000" w:rsidRDefault="00000000" w:rsidRPr="00000000" w14:paraId="00001F76">
      <w:pPr>
        <w:rPr/>
      </w:pPr>
      <w:r w:rsidDel="00000000" w:rsidR="00000000" w:rsidRPr="00000000">
        <w:rPr>
          <w:rFonts w:ascii="Arial Unicode MS" w:cs="Arial Unicode MS" w:eastAsia="Arial Unicode MS" w:hAnsi="Arial Unicode MS"/>
          <w:rtl w:val="0"/>
        </w:rPr>
        <w:t xml:space="preserve">장치: 특수한 장비 슬롯으로, 일반적으로 과학기술 본질에 해당됩니다. 장치는 일반적으로 기존 장비에 장착하는 것, 단독으로 사용할 수 있는 것, 독립적인 개체의 세 가지로 나뉩니다. 기존 장비에 장착하는 것은 특별한 설명이 없는 한 각 장비마다 하나의 장치만 사용할 수 있으며, 장비에 설치된 장치는 해당 장비가 파괴되면 함께 파괴됩니다. 장비에 설치된 장치는 특별한 설명이 없는 한 장비에 추가 경도와 구조치를 제공할 수 없습니다. 단독으로 사용할 수 있는 것은 한 손을 비워 해당 도구를 잡아야 합니다. 독립적인 개체는 단독으로 행동할 수 있으며, 설명에 따라 원격 조종하고 지휘할 수 있습니다.</w:t>
      </w:r>
    </w:p>
    <w:p w:rsidR="00000000" w:rsidDel="00000000" w:rsidP="00000000" w:rsidRDefault="00000000" w:rsidRPr="00000000" w14:paraId="00001F77">
      <w:pPr>
        <w:rPr/>
      </w:pPr>
      <w:r w:rsidDel="00000000" w:rsidR="00000000" w:rsidRPr="00000000">
        <w:rPr>
          <w:rFonts w:ascii="Arial Unicode MS" w:cs="Arial Unicode MS" w:eastAsia="Arial Unicode MS" w:hAnsi="Arial Unicode MS"/>
          <w:rtl w:val="0"/>
        </w:rPr>
        <w:t xml:space="preserve">플러그인: 특수한 장비 슬롯으로, 일반적으로 과학기술 본질에 해당됩니다. 플러그인은 일반적으로 기존 장비에만 설치할 수 있으며, 특별한 설명이 없는 한 각 장비마다 하나의 플러그인만 설치할 수 있습니다. 장비에 설치된 플러그인은 해당 장비가 파괴되면 함께 파괴됩니다. 장비에 설치된 플러그인은 특별한 설명이 없는 한 장비에 추가 경도와 구조치를 제공할 수 없습니다.</w:t>
      </w:r>
    </w:p>
    <w:p w:rsidR="00000000" w:rsidDel="00000000" w:rsidP="00000000" w:rsidRDefault="00000000" w:rsidRPr="00000000" w14:paraId="00001F78">
      <w:pPr>
        <w:rPr/>
      </w:pPr>
      <w:r w:rsidDel="00000000" w:rsidR="00000000" w:rsidRPr="00000000">
        <w:rPr>
          <w:rFonts w:ascii="Arial Unicode MS" w:cs="Arial Unicode MS" w:eastAsia="Arial Unicode MS" w:hAnsi="Arial Unicode MS"/>
          <w:rtl w:val="0"/>
        </w:rPr>
        <w:t xml:space="preserve">도구: 특수한 장비 슬롯으로, 일반적으로 꺼내서 단독으로 사용할 수 있는 것들입니다. 특별한 설명이 없는 한 한 손을 비워 해당 도구를 잡아야 합니다.</w:t>
      </w:r>
    </w:p>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무기: 특수한 장비 슬롯으로, 특별한 설명이 없는 한 한 손을 비워 해당 무기를 잡아야 합니다.</w:t>
      </w:r>
    </w:p>
    <w:p w:rsidR="00000000" w:rsidDel="00000000" w:rsidP="00000000" w:rsidRDefault="00000000" w:rsidRPr="00000000" w14:paraId="00001F7A">
      <w:pPr>
        <w:rPr/>
      </w:pPr>
      <w:r w:rsidDel="00000000" w:rsidR="00000000" w:rsidRPr="00000000">
        <w:rPr>
          <w:rFonts w:ascii="Arial Unicode MS" w:cs="Arial Unicode MS" w:eastAsia="Arial Unicode MS" w:hAnsi="Arial Unicode MS"/>
          <w:rtl w:val="0"/>
        </w:rPr>
        <w:t xml:space="preserve">방패: 특수한 장비 슬롯으로, 특별한 설명이 없는 한 한 손을 비워 해당 방패를 잡아야 합니다.</w:t>
      </w:r>
    </w:p>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무기, 방패, 반지, 갑옷, 플러그인, 탑재 가능한 장치, 도구를 제외한 모든 장비는 착용하거나 벗는 데 표준 행동이 필요합니다.</w:t>
      </w:r>
    </w:p>
    <w:p w:rsidR="00000000" w:rsidDel="00000000" w:rsidP="00000000" w:rsidRDefault="00000000" w:rsidRPr="00000000" w14:paraId="00001F7C">
      <w:pPr>
        <w:rPr/>
      </w:pPr>
      <w:r w:rsidDel="00000000" w:rsidR="00000000" w:rsidRPr="00000000">
        <w:rPr>
          <w:rFonts w:ascii="Arial Unicode MS" w:cs="Arial Unicode MS" w:eastAsia="Arial Unicode MS" w:hAnsi="Arial Unicode MS"/>
          <w:rtl w:val="0"/>
        </w:rPr>
        <w:t xml:space="preserve">플러그인이나 탑재 가능한 장비를 벗으면 이러한 장비도 함께 벗은 것으로 간주됩니다.</w:t>
      </w:r>
    </w:p>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위에서 언급한 장비 슬롯은 반드시 캐릭터가 해당 신체학적 부위를 가지고 있어야 함을 나타내며, 캐릭터의 신체학적 부위가 변하면 해당 장비 슬롯도 변합니다.</w:t>
      </w:r>
    </w:p>
    <w:p w:rsidR="00000000" w:rsidDel="00000000" w:rsidP="00000000" w:rsidRDefault="00000000" w:rsidRPr="00000000" w14:paraId="00001F7E">
      <w:pPr>
        <w:rPr/>
      </w:pPr>
      <w:r w:rsidDel="00000000" w:rsidR="00000000" w:rsidRPr="00000000">
        <w:rPr>
          <w:rFonts w:ascii="Arial Unicode MS" w:cs="Arial Unicode MS" w:eastAsia="Arial Unicode MS" w:hAnsi="Arial Unicode MS"/>
          <w:rtl w:val="0"/>
        </w:rPr>
        <w:t xml:space="preserve">예: 캐릭터에게 다리가 없으면 "신발" 장비 슬롯을 잃습니다.</w:t>
      </w:r>
    </w:p>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예: 캐릭터가 한 손을 잃으면 장갑 슬롯, 팔찌 슬롯(이들은 반드시 짝을 이뤄야 효과가 발휘됨)과 반지 슬롯 하나를 잃습니다.</w:t>
      </w:r>
    </w:p>
    <w:p w:rsidR="00000000" w:rsidDel="00000000" w:rsidP="00000000" w:rsidRDefault="00000000" w:rsidRPr="00000000" w14:paraId="00001F80">
      <w:pPr>
        <w:rPr/>
      </w:pPr>
      <w:r w:rsidDel="00000000" w:rsidR="00000000" w:rsidRPr="00000000">
        <w:rPr>
          <w:rFonts w:ascii="Arial Unicode MS" w:cs="Arial Unicode MS" w:eastAsia="Arial Unicode MS" w:hAnsi="Arial Unicode MS"/>
          <w:rtl w:val="0"/>
        </w:rPr>
        <w:t xml:space="preserve">예: 캐릭터에게 손이 4개 있으면 추가로 여러 무기를 잡을 수 있습니다.</w:t>
      </w:r>
    </w:p>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예: 캐릭터에게 머리가 2개 있으면 추가로 투구 슬롯 1개와 목걸이 슬롯 1개를 얻습니다.</w:t>
      </w:r>
    </w:p>
    <w:p w:rsidR="00000000" w:rsidDel="00000000" w:rsidP="00000000" w:rsidRDefault="00000000" w:rsidRPr="00000000" w14:paraId="00001F82">
      <w:pPr>
        <w:rPr/>
      </w:pPr>
      <w:r w:rsidDel="00000000" w:rsidR="00000000" w:rsidRPr="00000000">
        <w:rPr>
          <w:rtl w:val="0"/>
        </w:rPr>
        <w:t xml:space="preserve">=====================================================================</w:t>
      </w:r>
    </w:p>
    <w:p w:rsidR="00000000" w:rsidDel="00000000" w:rsidP="00000000" w:rsidRDefault="00000000" w:rsidRPr="00000000" w14:paraId="00001F83">
      <w:pPr>
        <w:rPr/>
      </w:pPr>
      <w:r w:rsidDel="00000000" w:rsidR="00000000" w:rsidRPr="00000000">
        <w:rPr>
          <w:rtl w:val="0"/>
        </w:rPr>
        <w:t xml:space="preserve">======================================</w:t>
      </w:r>
    </w:p>
    <w:p w:rsidR="00000000" w:rsidDel="00000000" w:rsidP="00000000" w:rsidRDefault="00000000" w:rsidRPr="00000000" w14:paraId="00001F84">
      <w:pPr>
        <w:rPr/>
      </w:pPr>
      <w:r w:rsidDel="00000000" w:rsidR="00000000" w:rsidRPr="00000000">
        <w:rPr>
          <w:rFonts w:ascii="Arial Unicode MS" w:cs="Arial Unicode MS" w:eastAsia="Arial Unicode MS" w:hAnsi="Arial Unicode MS"/>
          <w:rtl w:val="0"/>
        </w:rPr>
        <w:t xml:space="preserve">물품의 경도와 생명력</w:t>
      </w:r>
    </w:p>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이는 선택 규칙임을 유의하시기 바랍니다.</w:t>
      </w:r>
    </w:p>
    <w:p w:rsidR="00000000" w:rsidDel="00000000" w:rsidP="00000000" w:rsidRDefault="00000000" w:rsidRPr="00000000" w14:paraId="00001F86">
      <w:pPr>
        <w:rPr/>
      </w:pPr>
      <w:r w:rsidDel="00000000" w:rsidR="00000000" w:rsidRPr="00000000">
        <w:rPr>
          <w:rFonts w:ascii="Arial Unicode MS" w:cs="Arial Unicode MS" w:eastAsia="Arial Unicode MS" w:hAnsi="Arial Unicode MS"/>
          <w:rtl w:val="0"/>
        </w:rPr>
        <w:t xml:space="preserve">이 규칙에서는 거의 모든 물품이 파괴될 수 있으며, 여기에는 플레이어가 소유하고 장비 슬롯을 차지하며 현재 장착 중인 물품도 포함됩니다. 슬롯을 차지하지 않는 물품만이 더 많은 보호를 받을 수 있습니다. 물품은 파괴될 수 있다는 단점으로 인해 추가 특성을 얻은 것이므로 이 규칙을 끄는 것은 권장하지 않습니다. 따라서 여러분이 열심히 구매한 장비를 플롯 캐릭터가 파괴할 수 있다는 점을 기억하시기 바랍니다.</w:t>
      </w:r>
    </w:p>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일반적으로 물품은 구조치(생명력)를 사용하여 파괴되기 전까지 견딜 수 있는 최대 피해량을 나타냅니다. 물품은 생명력에 영향을 주는 능력을 얻을 수 없으며, 상한선을 높이거나 낮추는 것도 불가능하고, 임시 생명력의 영향도 받을 수 없습니다. 물품은 생명력이 하나뿐이며, 원래 충격 피해를 입히는 충격 피해에 면역입니다(이는 피해 전환 능력이 물품에 효과가 없음을 의미함). 또한 악성 피해를 받을 때는 동일한 양의 심각한 피해로 대체되며, 피할 수 없는 충격 피해를 받을 때는 동일한 양의 피할 수 없는 심각한 피해로 대체됩니다.</w:t>
      </w:r>
    </w:p>
    <w:p w:rsidR="00000000" w:rsidDel="00000000" w:rsidP="00000000" w:rsidRDefault="00000000" w:rsidRPr="00000000" w14:paraId="00001F88">
      <w:pPr>
        <w:rPr/>
      </w:pPr>
      <w:r w:rsidDel="00000000" w:rsidR="00000000" w:rsidRPr="00000000">
        <w:rPr>
          <w:rFonts w:ascii="Arial Unicode MS" w:cs="Arial Unicode MS" w:eastAsia="Arial Unicode MS" w:hAnsi="Arial Unicode MS"/>
          <w:rtl w:val="0"/>
        </w:rPr>
        <w:t xml:space="preserve">방어력은 물품의 방어에 있어서의 천부 방어력과 유사합니다. 물품은 천부 방어력을 얻을 수 없으며, 천부 방어력에 영향을 주는 능력은 물품에 영향을 줄 수 없습니다.</w:t>
      </w:r>
    </w:p>
    <w:p w:rsidR="00000000" w:rsidDel="00000000" w:rsidP="00000000" w:rsidRDefault="00000000" w:rsidRPr="00000000" w14:paraId="00001F89">
      <w:pPr>
        <w:rPr/>
      </w:pPr>
      <w:r w:rsidDel="00000000" w:rsidR="00000000" w:rsidRPr="00000000">
        <w:rPr>
          <w:rFonts w:ascii="Arial Unicode MS" w:cs="Arial Unicode MS" w:eastAsia="Arial Unicode MS" w:hAnsi="Arial Unicode MS"/>
          <w:rtl w:val="0"/>
        </w:rPr>
        <w:t xml:space="preserve">물품의 경도는 이 물품이 얼마나... "내구성이 있는지"를 나타냅니다. 물품이 공격을 받을 때마다 경도 값과 동일한 피해량을 상쇄합니다("피해 유형" 장 참조).</w:t>
      </w:r>
    </w:p>
    <w:p w:rsidR="00000000" w:rsidDel="00000000" w:rsidP="00000000" w:rsidRDefault="00000000" w:rsidRPr="00000000" w14:paraId="00001F8A">
      <w:pPr>
        <w:rPr/>
      </w:pPr>
      <w:r w:rsidDel="00000000" w:rsidR="00000000" w:rsidRPr="00000000">
        <w:rPr>
          <w:rFonts w:ascii="Arial Unicode MS" w:cs="Arial Unicode MS" w:eastAsia="Arial Unicode MS" w:hAnsi="Arial Unicode MS"/>
          <w:rtl w:val="0"/>
        </w:rPr>
        <w:t xml:space="preserve">물품의 생명력과 경도가 명시되지 않은 경우, 기본적으로 그 경도는 지선 등급을 D+분수/1000으로 전환한 값입니다. 따라서 A+4000 물품의 경도는 31입니다. 기본적으로 그 구조치(생명력)는 (경도+부피)*3입니다. 특별한 설명이 없는 물품은 일반적으로 방어력을 가지고 있지 않습니다.</w:t>
      </w:r>
    </w:p>
    <w:p w:rsidR="00000000" w:rsidDel="00000000" w:rsidP="00000000" w:rsidRDefault="00000000" w:rsidRPr="00000000" w14:paraId="00001F8B">
      <w:pPr>
        <w:rPr/>
      </w:pPr>
      <w:r w:rsidDel="00000000" w:rsidR="00000000" w:rsidRPr="00000000">
        <w:rPr>
          <w:rFonts w:ascii="Arial Unicode MS" w:cs="Arial Unicode MS" w:eastAsia="Arial Unicode MS" w:hAnsi="Arial Unicode MS"/>
          <w:rtl w:val="0"/>
        </w:rPr>
        <w:t xml:space="preserve">물품의 경도는 캐릭터의 방어에 영향을 주지 않는다는 점에 유의해야 합니다.</w:t>
      </w:r>
    </w:p>
    <w:p w:rsidR="00000000" w:rsidDel="00000000" w:rsidP="00000000" w:rsidRDefault="00000000" w:rsidRPr="00000000" w14:paraId="00001F8C">
      <w:pPr>
        <w:rPr/>
      </w:pPr>
      <w:r w:rsidDel="00000000" w:rsidR="00000000" w:rsidRPr="00000000">
        <w:rPr>
          <w:rFonts w:ascii="Arial Unicode MS" w:cs="Arial Unicode MS" w:eastAsia="Arial Unicode MS" w:hAnsi="Arial Unicode MS"/>
          <w:rtl w:val="0"/>
        </w:rPr>
        <w:t xml:space="preserve">예를 들어, 캐릭터가 갑옷을 착용하면 갑옷 자체의 경도는 캐릭터가 방어에서 어떤 이점도 얻는 데 도움이 되지 않습니다. 갑옷의 경도는 다른 캐릭터가 갑옷을 파괴할 때만 유용합니다.</w:t>
      </w:r>
    </w:p>
    <w:p w:rsidR="00000000" w:rsidDel="00000000" w:rsidP="00000000" w:rsidRDefault="00000000" w:rsidRPr="00000000" w14:paraId="00001F8D">
      <w:pPr>
        <w:rPr/>
      </w:pPr>
      <w:r w:rsidDel="00000000" w:rsidR="00000000" w:rsidRPr="00000000">
        <w:rPr>
          <w:rFonts w:ascii="Arial Unicode MS" w:cs="Arial Unicode MS" w:eastAsia="Arial Unicode MS" w:hAnsi="Arial Unicode MS"/>
          <w:rtl w:val="0"/>
        </w:rPr>
        <w:t xml:space="preserve">물품에 방어력이 있는 경우, 반드시 그 방어력을 완전히 파괴해야만 남은 부분이 경도를 파괴할 수 있습니다.</w:t>
      </w:r>
    </w:p>
    <w:p w:rsidR="00000000" w:rsidDel="00000000" w:rsidP="00000000" w:rsidRDefault="00000000" w:rsidRPr="00000000" w14:paraId="00001F8E">
      <w:pPr>
        <w:rPr/>
      </w:pPr>
      <w:r w:rsidDel="00000000" w:rsidR="00000000" w:rsidRPr="00000000">
        <w:rPr>
          <w:rFonts w:ascii="Arial Unicode MS" w:cs="Arial Unicode MS" w:eastAsia="Arial Unicode MS" w:hAnsi="Arial Unicode MS"/>
          <w:rtl w:val="0"/>
        </w:rPr>
        <w:t xml:space="preserve">특별한 설명이 없는 한, 모험 세계의 거의 모든 물품은 파괴될 수 있으며, 여기에는 플레이어가 소유하고 장비 슬롯을 차지하며 현재 장착 중인 물품도 포함됩니다.</w:t>
      </w:r>
    </w:p>
    <w:p w:rsidR="00000000" w:rsidDel="00000000" w:rsidP="00000000" w:rsidRDefault="00000000" w:rsidRPr="00000000" w14:paraId="00001F8F">
      <w:pPr>
        <w:rPr/>
      </w:pPr>
      <w:r w:rsidDel="00000000" w:rsidR="00000000" w:rsidRPr="00000000">
        <w:rPr>
          <w:rFonts w:ascii="Arial Unicode MS" w:cs="Arial Unicode MS" w:eastAsia="Arial Unicode MS" w:hAnsi="Arial Unicode MS"/>
          <w:rtl w:val="0"/>
        </w:rPr>
        <w:t xml:space="preserve">장착 중인 물품을 공격하는 것은 전투 규칙의 특정 부위 공격-장비 물품 공격을 통해 실현할 수 있습니다. 법률 규정을 준수하기 위해 일반적으로 평범한 의복은 파괴할 수 없습니다. 단, 장착/발동 중인 물품을 가리려고 시도하는 경우는 예외입니다.</w:t>
      </w:r>
    </w:p>
    <w:p w:rsidR="00000000" w:rsidDel="00000000" w:rsidP="00000000" w:rsidRDefault="00000000" w:rsidRPr="00000000" w14:paraId="00001F90">
      <w:pPr>
        <w:rPr/>
      </w:pPr>
      <w:r w:rsidDel="00000000" w:rsidR="00000000" w:rsidRPr="00000000">
        <w:rPr>
          <w:rFonts w:ascii="Arial Unicode MS" w:cs="Arial Unicode MS" w:eastAsia="Arial Unicode MS" w:hAnsi="Arial Unicode MS"/>
          <w:rtl w:val="0"/>
        </w:rPr>
        <w:t xml:space="preserve">장비 슬롯을 차지하는 물품이 효과를 발생시키거나 발동될 때, 장착자에 대한 시야와 효과선을 가지고 정확히 위치를 파악할 수 있는 목표는 이 장비가 효과를 발생시켰음을 자동으로 알게 됩니다(예: 견습생의 보호 반지는 피해를 받고 이를 막을 때마다 발견되어 피해 계산 시 이것이 작용하여 피해를 막을 수 있음을 알려줌). 이 효과는 가릴 수 없습니다.</w:t>
      </w:r>
    </w:p>
    <w:p w:rsidR="00000000" w:rsidDel="00000000" w:rsidP="00000000" w:rsidRDefault="00000000" w:rsidRPr="00000000" w14:paraId="00001F91">
      <w:pPr>
        <w:rPr/>
      </w:pPr>
      <w:r w:rsidDel="00000000" w:rsidR="00000000" w:rsidRPr="00000000">
        <w:rPr>
          <w:rFonts w:ascii="Arial Unicode MS" w:cs="Arial Unicode MS" w:eastAsia="Arial Unicode MS" w:hAnsi="Arial Unicode MS"/>
          <w:rtl w:val="0"/>
        </w:rPr>
        <w:t xml:space="preserve">소지, 장착, 사용, 발동 중인 모든 물품은 주인이 있는 물품으로 간주되며, 주인이 있는 물품은 범위 피해의 영향을 받지 않지만, 여전히 일부 효과에 의해 직접 목표로 삼을 수 있습니다. 이때 판정이 필요한 경우(예: 내성), 캐릭터가 해당 판정을 대신 수행하여 물품의 판정 결과로 사용할 수 있습니다.</w:t>
      </w:r>
    </w:p>
    <w:p w:rsidR="00000000" w:rsidDel="00000000" w:rsidP="00000000" w:rsidRDefault="00000000" w:rsidRPr="00000000" w14:paraId="00001F92">
      <w:pPr>
        <w:rPr/>
      </w:pPr>
      <w:r w:rsidDel="00000000" w:rsidR="00000000" w:rsidRPr="00000000">
        <w:rPr>
          <w:rFonts w:ascii="Arial Unicode MS" w:cs="Arial Unicode MS" w:eastAsia="Arial Unicode MS" w:hAnsi="Arial Unicode MS"/>
          <w:rtl w:val="0"/>
        </w:rPr>
        <w:t xml:space="preserve">장비 슬롯을 차지하지 않고 손에 들고 있지도 않은 물품(예: 주머니에 있는 총알)은 피해를 입을 수 없습니다.</w:t>
      </w:r>
    </w:p>
    <w:p w:rsidR="00000000" w:rsidDel="00000000" w:rsidP="00000000" w:rsidRDefault="00000000" w:rsidRPr="00000000" w14:paraId="00001F93">
      <w:pPr>
        <w:rPr/>
      </w:pPr>
      <w:r w:rsidDel="00000000" w:rsidR="00000000" w:rsidRPr="00000000">
        <w:rPr>
          <w:rFonts w:ascii="Arial Unicode MS" w:cs="Arial Unicode MS" w:eastAsia="Arial Unicode MS" w:hAnsi="Arial Unicode MS"/>
          <w:rtl w:val="0"/>
        </w:rPr>
        <w:t xml:space="preserve">참고: 일부 물품은 플러그인, 장치, 물품 개조, 마법 부여 등의 강화 효과가 있습니다. 이러한 강화는 특별한 설명이 없는 한 물품 자체의 경도, 구조치, 방어력을 변경하지 않습니다.</w:t>
      </w:r>
    </w:p>
    <w:p w:rsidR="00000000" w:rsidDel="00000000" w:rsidP="00000000" w:rsidRDefault="00000000" w:rsidRPr="00000000" w14:paraId="00001F94">
      <w:pPr>
        <w:rPr/>
      </w:pPr>
      <w:r w:rsidDel="00000000" w:rsidR="00000000" w:rsidRPr="00000000">
        <w:rPr>
          <w:rFonts w:ascii="Arial Unicode MS" w:cs="Arial Unicode MS" w:eastAsia="Arial Unicode MS" w:hAnsi="Arial Unicode MS"/>
          <w:rtl w:val="0"/>
        </w:rPr>
        <w:t xml:space="preserve">다음은 일부 재료의 표준 경도입니다. 순수하게 이러한 재료로 제작된 물품이 정교한 설계(예: 룬 마법, 회로도 등)를 포함하지 않는 경우, 아래의 재질 경도를 물품 경도에 추가할 수 있습니다(예: 정금문 파괴, 강철벽 파괴).</w:t>
      </w:r>
    </w:p>
    <w:p w:rsidR="00000000" w:rsidDel="00000000" w:rsidP="00000000" w:rsidRDefault="00000000" w:rsidRPr="00000000" w14:paraId="00001F95">
      <w:pPr>
        <w:rPr/>
      </w:pPr>
      <w:r w:rsidDel="00000000" w:rsidR="00000000" w:rsidRPr="00000000">
        <w:rPr>
          <w:rFonts w:ascii="Arial Unicode MS" w:cs="Arial Unicode MS" w:eastAsia="Arial Unicode MS" w:hAnsi="Arial Unicode MS"/>
          <w:rtl w:val="0"/>
        </w:rPr>
        <w:t xml:space="preserve">일부 물품이 재질 개조를 받은 경우, 해당 재질 개조의 관련 설명에 따라 그 경도를 조정하고, 이에 따라 그 구조치를 결정합니다.</w:t>
      </w:r>
    </w:p>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rtl w:val="0"/>
        </w:rPr>
        <w:t xml:space="preserve">경도 재질</w:t>
      </w:r>
    </w:p>
    <w:p w:rsidR="00000000" w:rsidDel="00000000" w:rsidP="00000000" w:rsidRDefault="00000000" w:rsidRPr="00000000" w14:paraId="00001F97">
      <w:pPr>
        <w:rPr/>
      </w:pPr>
      <w:r w:rsidDel="00000000" w:rsidR="00000000" w:rsidRPr="00000000">
        <w:rPr>
          <w:rFonts w:ascii="Arial Unicode MS" w:cs="Arial Unicode MS" w:eastAsia="Arial Unicode MS" w:hAnsi="Arial Unicode MS"/>
          <w:rtl w:val="0"/>
        </w:rPr>
        <w:t xml:space="preserve">1 연목, 경고무, 얇은 유리</w:t>
      </w:r>
    </w:p>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3 목재</w:t>
      </w:r>
    </w:p>
    <w:p w:rsidR="00000000" w:rsidDel="00000000" w:rsidP="00000000" w:rsidRDefault="00000000" w:rsidRPr="00000000" w14:paraId="00001F99">
      <w:pPr>
        <w:rPr/>
      </w:pPr>
      <w:r w:rsidDel="00000000" w:rsidR="00000000" w:rsidRPr="00000000">
        <w:rPr>
          <w:rFonts w:ascii="Arial Unicode MS" w:cs="Arial Unicode MS" w:eastAsia="Arial Unicode MS" w:hAnsi="Arial Unicode MS"/>
          <w:rtl w:val="0"/>
        </w:rPr>
        <w:t xml:space="preserve">5 돌, 알루미늄</w:t>
      </w:r>
    </w:p>
    <w:p w:rsidR="00000000" w:rsidDel="00000000" w:rsidP="00000000" w:rsidRDefault="00000000" w:rsidRPr="00000000" w14:paraId="00001F9A">
      <w:pPr>
        <w:rPr/>
      </w:pPr>
      <w:r w:rsidDel="00000000" w:rsidR="00000000" w:rsidRPr="00000000">
        <w:rPr>
          <w:rFonts w:ascii="Arial Unicode MS" w:cs="Arial Unicode MS" w:eastAsia="Arial Unicode MS" w:hAnsi="Arial Unicode MS"/>
          <w:rtl w:val="0"/>
        </w:rPr>
        <w:t xml:space="preserve">7 강철</w:t>
      </w:r>
    </w:p>
    <w:p w:rsidR="00000000" w:rsidDel="00000000" w:rsidP="00000000" w:rsidRDefault="00000000" w:rsidRPr="00000000" w14:paraId="00001F9B">
      <w:pPr>
        <w:rPr/>
      </w:pPr>
      <w:r w:rsidDel="00000000" w:rsidR="00000000" w:rsidRPr="00000000">
        <w:rPr>
          <w:rFonts w:ascii="Arial Unicode MS" w:cs="Arial Unicode MS" w:eastAsia="Arial Unicode MS" w:hAnsi="Arial Unicode MS"/>
          <w:rtl w:val="0"/>
        </w:rPr>
        <w:t xml:space="preserve">9 비은</w:t>
      </w:r>
    </w:p>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13 정금</w:t>
      </w:r>
    </w:p>
    <w:p w:rsidR="00000000" w:rsidDel="00000000" w:rsidP="00000000" w:rsidRDefault="00000000" w:rsidRPr="00000000" w14:paraId="00001F9D">
      <w:pPr>
        <w:rPr/>
      </w:pPr>
      <w:r w:rsidDel="00000000" w:rsidR="00000000" w:rsidRPr="00000000">
        <w:rPr>
          <w:rtl w:val="0"/>
        </w:rPr>
        <w:t xml:space="preserve">=====================================================================</w:t>
      </w:r>
    </w:p>
    <w:p w:rsidR="00000000" w:rsidDel="00000000" w:rsidP="00000000" w:rsidRDefault="00000000" w:rsidRPr="00000000" w14:paraId="00001F9E">
      <w:pPr>
        <w:rPr/>
      </w:pPr>
      <w:r w:rsidDel="00000000" w:rsidR="00000000" w:rsidRPr="00000000">
        <w:rPr>
          <w:rtl w:val="0"/>
        </w:rPr>
        <w:t xml:space="preserve">======================================</w:t>
      </w:r>
    </w:p>
    <w:p w:rsidR="00000000" w:rsidDel="00000000" w:rsidP="00000000" w:rsidRDefault="00000000" w:rsidRPr="00000000" w14:paraId="00001F9F">
      <w:pPr>
        <w:rPr/>
      </w:pPr>
      <w:r w:rsidDel="00000000" w:rsidR="00000000" w:rsidRPr="00000000">
        <w:rPr>
          <w:rFonts w:ascii="Arial Unicode MS" w:cs="Arial Unicode MS" w:eastAsia="Arial Unicode MS" w:hAnsi="Arial Unicode MS"/>
          <w:rtl w:val="0"/>
        </w:rPr>
        <w:t xml:space="preserve">신기 공통 규칙</w:t>
      </w:r>
    </w:p>
    <w:p w:rsidR="00000000" w:rsidDel="00000000" w:rsidP="00000000" w:rsidRDefault="00000000" w:rsidRPr="00000000" w14:paraId="00001FA0">
      <w:pPr>
        <w:rPr/>
      </w:pPr>
      <w:r w:rsidDel="00000000" w:rsidR="00000000" w:rsidRPr="00000000">
        <w:rPr>
          <w:rFonts w:ascii="Arial Unicode MS" w:cs="Arial Unicode MS" w:eastAsia="Arial Unicode MS" w:hAnsi="Arial Unicode MS"/>
          <w:rtl w:val="0"/>
        </w:rPr>
        <w:t xml:space="preserve">각자의 시공간에서 불멸의 명성을 남긴 일부 물품들은 기적의 상징이자 영광의 정점입니다. 아름다운 이름이든 흉악한 이름이든, 그 하나하나에는 수많은 희망 혹은 저주가 깃들어 있으며, 바로 이 힘으로 인해 그것들은 양산형 장비와는 전혀 다른 내포를 지니고 있습니다.</w:t>
      </w:r>
    </w:p>
    <w:p w:rsidR="00000000" w:rsidDel="00000000" w:rsidP="00000000" w:rsidRDefault="00000000" w:rsidRPr="00000000" w14:paraId="00001FA1">
      <w:pPr>
        <w:rPr/>
      </w:pPr>
      <w:r w:rsidDel="00000000" w:rsidR="00000000" w:rsidRPr="00000000">
        <w:rPr>
          <w:rFonts w:ascii="Arial Unicode MS" w:cs="Arial Unicode MS" w:eastAsia="Arial Unicode MS" w:hAnsi="Arial Unicode MS"/>
          <w:rtl w:val="0"/>
        </w:rPr>
        <w:t xml:space="preserve">신기는 두 가지로 나뉘는데, 하나는 신병이고 다른 하나는 신기입니다.</w:t>
      </w:r>
    </w:p>
    <w:p w:rsidR="00000000" w:rsidDel="00000000" w:rsidP="00000000" w:rsidRDefault="00000000" w:rsidRPr="00000000" w14:paraId="00001FA2">
      <w:pPr>
        <w:rPr/>
      </w:pPr>
      <w:r w:rsidDel="00000000" w:rsidR="00000000" w:rsidRPr="00000000">
        <w:rPr>
          <w:rFonts w:ascii="Arial Unicode MS" w:cs="Arial Unicode MS" w:eastAsia="Arial Unicode MS" w:hAnsi="Arial Unicode MS"/>
          <w:rtl w:val="0"/>
        </w:rPr>
        <w:t xml:space="preserve">모든 신기는 신병이지만, 그 반대는 아닙니다.</w:t>
      </w:r>
    </w:p>
    <w:p w:rsidR="00000000" w:rsidDel="00000000" w:rsidP="00000000" w:rsidRDefault="00000000" w:rsidRPr="00000000" w14:paraId="00001FA3">
      <w:pPr>
        <w:rPr/>
      </w:pPr>
      <w:r w:rsidDel="00000000" w:rsidR="00000000" w:rsidRPr="00000000">
        <w:rPr>
          <w:rFonts w:ascii="Arial Unicode MS" w:cs="Arial Unicode MS" w:eastAsia="Arial Unicode MS" w:hAnsi="Arial Unicode MS"/>
          <w:rtl w:val="0"/>
        </w:rPr>
        <w:t xml:space="preserve">많은 무기와 방어구가 단지 그 힘과 전설 때문에 영광스러울 뿐, 심지어는 신기보다 강력한 것도 있지만, 이들은 단지 【신병】일 뿐입니다. 신기라고 불릴 수 있는 것은 반드시 기기에 깃든 무기여야 합니다.</w:t>
      </w:r>
    </w:p>
    <w:p w:rsidR="00000000" w:rsidDel="00000000" w:rsidP="00000000" w:rsidRDefault="00000000" w:rsidRPr="00000000" w14:paraId="00001FA4">
      <w:pPr>
        <w:rPr/>
      </w:pPr>
      <w:r w:rsidDel="00000000" w:rsidR="00000000" w:rsidRPr="00000000">
        <w:rPr>
          <w:rFonts w:ascii="Arial Unicode MS" w:cs="Arial Unicode MS" w:eastAsia="Arial Unicode MS" w:hAnsi="Arial Unicode MS"/>
          <w:rtl w:val="0"/>
        </w:rPr>
        <w:t xml:space="preserve">【신기】</w:t>
      </w:r>
    </w:p>
    <w:p w:rsidR="00000000" w:rsidDel="00000000" w:rsidP="00000000" w:rsidRDefault="00000000" w:rsidRPr="00000000" w14:paraId="00001FA5">
      <w:pPr>
        <w:rPr/>
      </w:pPr>
      <w:r w:rsidDel="00000000" w:rsidR="00000000" w:rsidRPr="00000000">
        <w:rPr>
          <w:rFonts w:ascii="Arial Unicode MS" w:cs="Arial Unicode MS" w:eastAsia="Arial Unicode MS" w:hAnsi="Arial Unicode MS"/>
          <w:rtl w:val="0"/>
        </w:rPr>
        <w:t xml:space="preserve">1. 신기는 파괴되지 않으며, 신기를 파괴하는 것은 일반적으로 특정한 방식(예: 지존 마반지)만 있습니다.</w:t>
      </w:r>
    </w:p>
    <w:p w:rsidR="00000000" w:rsidDel="00000000" w:rsidP="00000000" w:rsidRDefault="00000000" w:rsidRPr="00000000" w14:paraId="00001FA6">
      <w:pPr>
        <w:rPr/>
      </w:pPr>
      <w:r w:rsidDel="00000000" w:rsidR="00000000" w:rsidRPr="00000000">
        <w:rPr>
          <w:rFonts w:ascii="Arial Unicode MS" w:cs="Arial Unicode MS" w:eastAsia="Arial Unicode MS" w:hAnsi="Arial Unicode MS"/>
          <w:rtl w:val="0"/>
        </w:rPr>
        <w:t xml:space="preserve">2. 신기는 모두 본체와 기혼의 두 부분으로 나뉩니다.</w:t>
      </w:r>
    </w:p>
    <w:p w:rsidR="00000000" w:rsidDel="00000000" w:rsidP="00000000" w:rsidRDefault="00000000" w:rsidRPr="00000000" w14:paraId="00001FA7">
      <w:pPr>
        <w:rPr/>
      </w:pPr>
      <w:r w:rsidDel="00000000" w:rsidR="00000000" w:rsidRPr="00000000">
        <w:rPr>
          <w:rFonts w:ascii="Arial Unicode MS" w:cs="Arial Unicode MS" w:eastAsia="Arial Unicode MS" w:hAnsi="Arial Unicode MS"/>
          <w:rtl w:val="0"/>
        </w:rPr>
        <w:t xml:space="preserve">3. 기혼의 현시는 신기 내 본체에 깃든 투영이므로, 신기 본체가 손상되지 않는 한 기혼의 현시 형태는 어떤 방식으로도 완전히 소멸될 수 없습니다. 하지만 그것들은 격산되거나 쫓겨날 수 있습니다.</w:t>
      </w:r>
    </w:p>
    <w:p w:rsidR="00000000" w:rsidDel="00000000" w:rsidP="00000000" w:rsidRDefault="00000000" w:rsidRPr="00000000" w14:paraId="00001FA8">
      <w:pPr>
        <w:rPr/>
      </w:pPr>
      <w:r w:rsidDel="00000000" w:rsidR="00000000" w:rsidRPr="00000000">
        <w:rPr>
          <w:rFonts w:ascii="Arial Unicode MS" w:cs="Arial Unicode MS" w:eastAsia="Arial Unicode MS" w:hAnsi="Arial Unicode MS"/>
          <w:rtl w:val="0"/>
        </w:rPr>
        <w:t xml:space="preserve">본체</w:t>
      </w:r>
    </w:p>
    <w:p w:rsidR="00000000" w:rsidDel="00000000" w:rsidP="00000000" w:rsidRDefault="00000000" w:rsidRPr="00000000" w14:paraId="00001FA9">
      <w:pPr>
        <w:rPr/>
      </w:pPr>
      <w:r w:rsidDel="00000000" w:rsidR="00000000" w:rsidRPr="00000000">
        <w:rPr>
          <w:rFonts w:ascii="Arial Unicode MS" w:cs="Arial Unicode MS" w:eastAsia="Arial Unicode MS" w:hAnsi="Arial Unicode MS"/>
          <w:rtl w:val="0"/>
        </w:rPr>
        <w:t xml:space="preserve">신기의 본체는 일반적으로 물품입니다. 해당 물품은 정상적인 물품 분류를 가지고 있습니다.</w:t>
      </w:r>
    </w:p>
    <w:p w:rsidR="00000000" w:rsidDel="00000000" w:rsidP="00000000" w:rsidRDefault="00000000" w:rsidRPr="00000000" w14:paraId="00001FAA">
      <w:pPr>
        <w:rPr/>
      </w:pPr>
      <w:r w:rsidDel="00000000" w:rsidR="00000000" w:rsidRPr="00000000">
        <w:rPr>
          <w:rFonts w:ascii="Arial Unicode MS" w:cs="Arial Unicode MS" w:eastAsia="Arial Unicode MS" w:hAnsi="Arial Unicode MS"/>
          <w:rtl w:val="0"/>
        </w:rPr>
        <w:t xml:space="preserve">기혼 </w:t>
      </w:r>
    </w:p>
    <w:p w:rsidR="00000000" w:rsidDel="00000000" w:rsidP="00000000" w:rsidRDefault="00000000" w:rsidRPr="00000000" w14:paraId="00001FAB">
      <w:pPr>
        <w:rPr/>
      </w:pPr>
      <w:r w:rsidDel="00000000" w:rsidR="00000000" w:rsidRPr="00000000">
        <w:rPr>
          <w:rFonts w:ascii="Arial Unicode MS" w:cs="Arial Unicode MS" w:eastAsia="Arial Unicode MS" w:hAnsi="Arial Unicode MS"/>
          <w:rtl w:val="0"/>
        </w:rPr>
        <w:t xml:space="preserve">어떤 신기든 그 기혼이 있습니다. 그것은 세 가지 속성을 가지며, 무기의 성능에 직접적인 영향을 줍니다:</w:t>
      </w:r>
    </w:p>
    <w:p w:rsidR="00000000" w:rsidDel="00000000" w:rsidP="00000000" w:rsidRDefault="00000000" w:rsidRPr="00000000" w14:paraId="00001FAC">
      <w:pPr>
        <w:rPr/>
      </w:pPr>
      <w:r w:rsidDel="00000000" w:rsidR="00000000" w:rsidRPr="00000000">
        <w:rPr>
          <w:rFonts w:ascii="Arial Unicode MS" w:cs="Arial Unicode MS" w:eastAsia="Arial Unicode MS" w:hAnsi="Arial Unicode MS"/>
          <w:rtl w:val="0"/>
        </w:rPr>
        <w:t xml:space="preserve">1. 의식: 기혼의 의식은 그들의 현실 세계에 대한 영향력을 결정합니다.</w:t>
      </w:r>
    </w:p>
    <w:p w:rsidR="00000000" w:rsidDel="00000000" w:rsidP="00000000" w:rsidRDefault="00000000" w:rsidRPr="00000000" w14:paraId="00001FAD">
      <w:pPr>
        <w:rPr/>
      </w:pPr>
      <w:r w:rsidDel="00000000" w:rsidR="00000000" w:rsidRPr="00000000">
        <w:rPr>
          <w:rFonts w:ascii="Arial Unicode MS" w:cs="Arial Unicode MS" w:eastAsia="Arial Unicode MS" w:hAnsi="Arial Unicode MS"/>
          <w:rtl w:val="0"/>
        </w:rPr>
        <w:t xml:space="preserve">2. 심지: 기혼의 심지는 그들의 사고력과 이해력을 결정합니다. </w:t>
      </w:r>
    </w:p>
    <w:p w:rsidR="00000000" w:rsidDel="00000000" w:rsidP="00000000" w:rsidRDefault="00000000" w:rsidRPr="00000000" w14:paraId="00001FAE">
      <w:pPr>
        <w:rPr/>
      </w:pPr>
      <w:r w:rsidDel="00000000" w:rsidR="00000000" w:rsidRPr="00000000">
        <w:rPr>
          <w:rFonts w:ascii="Arial Unicode MS" w:cs="Arial Unicode MS" w:eastAsia="Arial Unicode MS" w:hAnsi="Arial Unicode MS"/>
          <w:rtl w:val="0"/>
        </w:rPr>
        <w:t xml:space="preserve">3. 친화: 기혼의 친화는 그들의 소유자와 자연계에 대한 친밀도를 결정합니다.</w:t>
      </w:r>
    </w:p>
    <w:p w:rsidR="00000000" w:rsidDel="00000000" w:rsidP="00000000" w:rsidRDefault="00000000" w:rsidRPr="00000000" w14:paraId="00001FAF">
      <w:pPr>
        <w:rPr/>
      </w:pPr>
      <w:r w:rsidDel="00000000" w:rsidR="00000000" w:rsidRPr="00000000">
        <w:rPr>
          <w:rFonts w:ascii="Arial Unicode MS" w:cs="Arial Unicode MS" w:eastAsia="Arial Unicode MS" w:hAnsi="Arial Unicode MS"/>
          <w:rtl w:val="0"/>
        </w:rPr>
        <w:t xml:space="preserve">기혼 승급: 캐릭터가 경험치를 획득할 때, 경험치를 소모하여 기혼을 승급시킬 수 있으며, 이는 진화 가능한 신병으로 간주됩니다. 플롯 상으로는 신병과 함께 싸우고, 그것과 더욱 계합을 맺으며, 혹은 그것과 함께 점차 성장하는 것으로 간주됩니다.</w:t>
      </w:r>
    </w:p>
    <w:p w:rsidR="00000000" w:rsidDel="00000000" w:rsidP="00000000" w:rsidRDefault="00000000" w:rsidRPr="00000000" w14:paraId="00001FB0">
      <w:pPr>
        <w:rPr/>
      </w:pPr>
      <w:r w:rsidDel="00000000" w:rsidR="00000000" w:rsidRPr="00000000">
        <w:rPr>
          <w:rFonts w:ascii="Arial Unicode MS" w:cs="Arial Unicode MS" w:eastAsia="Arial Unicode MS" w:hAnsi="Arial Unicode MS"/>
          <w:rtl w:val="0"/>
        </w:rPr>
        <w:t xml:space="preserve">기혼 현시: 일부 기혼은 허체로 현시될 수 있습니다. 그들은 생명력이 없고, 피해를 받지 않으며, 세계에 어떤 영향도 미치지 않습니다. 그들은 신병에서 멀리 떨어질 수 없으며(반경은 친화 10미터당 1), 소유자와 심령 감응 또는 직접 대화의 방식으로 언어적 소통을 할 수 있습니다.</w:t>
      </w:r>
    </w:p>
    <w:p w:rsidR="00000000" w:rsidDel="00000000" w:rsidP="00000000" w:rsidRDefault="00000000" w:rsidRPr="00000000" w14:paraId="00001FB1">
      <w:pPr>
        <w:rPr/>
      </w:pPr>
      <w:r w:rsidDel="00000000" w:rsidR="00000000" w:rsidRPr="00000000">
        <w:rPr>
          <w:rFonts w:ascii="Arial Unicode MS" w:cs="Arial Unicode MS" w:eastAsia="Arial Unicode MS" w:hAnsi="Arial Unicode MS"/>
          <w:rtl w:val="0"/>
        </w:rPr>
        <w:t xml:space="preserve">기혼 진영: 진영이 맞지 않는 사람의 손에서 기혼의 친화도는 0으로 간주되어 전혀 작용하지 않으며, 본체의 효과만 사용할 수 있습니다.</w:t>
      </w:r>
    </w:p>
    <w:p w:rsidR="00000000" w:rsidDel="00000000" w:rsidP="00000000" w:rsidRDefault="00000000" w:rsidRPr="00000000" w14:paraId="00001FB2">
      <w:pPr>
        <w:rPr/>
      </w:pPr>
      <w:r w:rsidDel="00000000" w:rsidR="00000000" w:rsidRPr="00000000">
        <w:rPr>
          <w:rtl w:val="0"/>
        </w:rPr>
        <w:t xml:space="preserve">=====================================================================</w:t>
      </w:r>
    </w:p>
    <w:p w:rsidR="00000000" w:rsidDel="00000000" w:rsidP="00000000" w:rsidRDefault="00000000" w:rsidRPr="00000000" w14:paraId="00001FB3">
      <w:pPr>
        <w:rPr/>
      </w:pPr>
      <w:r w:rsidDel="00000000" w:rsidR="00000000" w:rsidRPr="00000000">
        <w:rPr>
          <w:rtl w:val="0"/>
        </w:rPr>
        <w:t xml:space="preserve">======================================</w:t>
      </w:r>
    </w:p>
    <w:p w:rsidR="00000000" w:rsidDel="00000000" w:rsidP="00000000" w:rsidRDefault="00000000" w:rsidRPr="00000000" w14:paraId="00001FB4">
      <w:pPr>
        <w:rPr/>
      </w:pPr>
      <w:r w:rsidDel="00000000" w:rsidR="00000000" w:rsidRPr="00000000">
        <w:rPr>
          <w:rFonts w:ascii="Arial Unicode MS" w:cs="Arial Unicode MS" w:eastAsia="Arial Unicode MS" w:hAnsi="Arial Unicode MS"/>
          <w:rtl w:val="0"/>
        </w:rPr>
        <w:t xml:space="preserve">부담 능력</w:t>
      </w:r>
    </w:p>
    <w:p w:rsidR="00000000" w:rsidDel="00000000" w:rsidP="00000000" w:rsidRDefault="00000000" w:rsidRPr="00000000" w14:paraId="00001FB5">
      <w:pPr>
        <w:rPr/>
      </w:pPr>
      <w:r w:rsidDel="00000000" w:rsidR="00000000" w:rsidRPr="00000000">
        <w:rPr>
          <w:rFonts w:ascii="Arial Unicode MS" w:cs="Arial Unicode MS" w:eastAsia="Arial Unicode MS" w:hAnsi="Arial Unicode MS"/>
          <w:rtl w:val="0"/>
        </w:rPr>
        <w:t xml:space="preserve">당신의 근력과 체형은 당신의 부담 능력을 결정하며, 부담 능력은 당신이 얼마나 많은 장비와 물품을 휴대할 수 있는지를 나타냅니다.</w:t>
      </w:r>
    </w:p>
    <w:p w:rsidR="00000000" w:rsidDel="00000000" w:rsidP="00000000" w:rsidRDefault="00000000" w:rsidRPr="00000000" w14:paraId="00001FB6">
      <w:pPr>
        <w:rPr/>
      </w:pPr>
      <w:r w:rsidDel="00000000" w:rsidR="00000000" w:rsidRPr="00000000">
        <w:rPr>
          <w:rFonts w:ascii="Arial Unicode MS" w:cs="Arial Unicode MS" w:eastAsia="Arial Unicode MS" w:hAnsi="Arial Unicode MS"/>
          <w:rtl w:val="0"/>
        </w:rPr>
        <w:t xml:space="preserve">근력 값 경부하 중부하 중부하</w:t>
      </w:r>
    </w:p>
    <w:p w:rsidR="00000000" w:rsidDel="00000000" w:rsidP="00000000" w:rsidRDefault="00000000" w:rsidRPr="00000000" w14:paraId="00001FB7">
      <w:pPr>
        <w:rPr/>
      </w:pPr>
      <w:r w:rsidDel="00000000" w:rsidR="00000000" w:rsidRPr="00000000">
        <w:rPr>
          <w:rFonts w:ascii="Arial Unicode MS" w:cs="Arial Unicode MS" w:eastAsia="Arial Unicode MS" w:hAnsi="Arial Unicode MS"/>
          <w:rtl w:val="0"/>
        </w:rPr>
        <w:t xml:space="preserve">1 13kg 이하 14-28kg 29-43kg</w:t>
      </w:r>
    </w:p>
    <w:p w:rsidR="00000000" w:rsidDel="00000000" w:rsidP="00000000" w:rsidRDefault="00000000" w:rsidRPr="00000000" w14:paraId="00001FB8">
      <w:pPr>
        <w:rPr/>
      </w:pPr>
      <w:r w:rsidDel="00000000" w:rsidR="00000000" w:rsidRPr="00000000">
        <w:rPr>
          <w:rFonts w:ascii="Arial Unicode MS" w:cs="Arial Unicode MS" w:eastAsia="Arial Unicode MS" w:hAnsi="Arial Unicode MS"/>
          <w:rtl w:val="0"/>
        </w:rPr>
        <w:t xml:space="preserve">2 16kg 이하 17-34kg 35-52kg</w:t>
      </w:r>
    </w:p>
    <w:p w:rsidR="00000000" w:rsidDel="00000000" w:rsidP="00000000" w:rsidRDefault="00000000" w:rsidRPr="00000000" w14:paraId="00001FB9">
      <w:pPr>
        <w:rPr/>
      </w:pPr>
      <w:r w:rsidDel="00000000" w:rsidR="00000000" w:rsidRPr="00000000">
        <w:rPr>
          <w:rFonts w:ascii="Arial Unicode MS" w:cs="Arial Unicode MS" w:eastAsia="Arial Unicode MS" w:hAnsi="Arial Unicode MS"/>
          <w:rtl w:val="0"/>
        </w:rPr>
        <w:t xml:space="preserve">3 19kg 이하 20-40kg 41-61kg</w:t>
      </w:r>
    </w:p>
    <w:p w:rsidR="00000000" w:rsidDel="00000000" w:rsidP="00000000" w:rsidRDefault="00000000" w:rsidRPr="00000000" w14:paraId="00001FBA">
      <w:pPr>
        <w:rPr/>
      </w:pPr>
      <w:r w:rsidDel="00000000" w:rsidR="00000000" w:rsidRPr="00000000">
        <w:rPr>
          <w:rFonts w:ascii="Arial Unicode MS" w:cs="Arial Unicode MS" w:eastAsia="Arial Unicode MS" w:hAnsi="Arial Unicode MS"/>
          <w:rtl w:val="0"/>
        </w:rPr>
        <w:t xml:space="preserve">4 22kg 이하 23-46kg 47-70kg</w:t>
      </w:r>
    </w:p>
    <w:p w:rsidR="00000000" w:rsidDel="00000000" w:rsidP="00000000" w:rsidRDefault="00000000" w:rsidRPr="00000000" w14:paraId="00001FBB">
      <w:pPr>
        <w:rPr/>
      </w:pPr>
      <w:r w:rsidDel="00000000" w:rsidR="00000000" w:rsidRPr="00000000">
        <w:rPr>
          <w:rFonts w:ascii="Arial Unicode MS" w:cs="Arial Unicode MS" w:eastAsia="Arial Unicode MS" w:hAnsi="Arial Unicode MS"/>
          <w:rtl w:val="0"/>
        </w:rPr>
        <w:t xml:space="preserve">5 25kg 이하 26-52kg 53-79kg</w:t>
      </w:r>
    </w:p>
    <w:p w:rsidR="00000000" w:rsidDel="00000000" w:rsidP="00000000" w:rsidRDefault="00000000" w:rsidRPr="00000000" w14:paraId="00001FBC">
      <w:pPr>
        <w:rPr/>
      </w:pPr>
      <w:r w:rsidDel="00000000" w:rsidR="00000000" w:rsidRPr="00000000">
        <w:rPr>
          <w:rFonts w:ascii="Arial Unicode MS" w:cs="Arial Unicode MS" w:eastAsia="Arial Unicode MS" w:hAnsi="Arial Unicode MS"/>
          <w:rtl w:val="0"/>
        </w:rPr>
        <w:t xml:space="preserve">6 28kg 이하 29-58kg 59-88kg</w:t>
      </w:r>
    </w:p>
    <w:p w:rsidR="00000000" w:rsidDel="00000000" w:rsidP="00000000" w:rsidRDefault="00000000" w:rsidRPr="00000000" w14:paraId="00001FBD">
      <w:pPr>
        <w:rPr/>
      </w:pPr>
      <w:r w:rsidDel="00000000" w:rsidR="00000000" w:rsidRPr="00000000">
        <w:rPr>
          <w:rFonts w:ascii="Arial Unicode MS" w:cs="Arial Unicode MS" w:eastAsia="Arial Unicode MS" w:hAnsi="Arial Unicode MS"/>
          <w:rtl w:val="0"/>
        </w:rPr>
        <w:t xml:space="preserve">7 31kg 이하 32-64kg 65-97kg</w:t>
      </w:r>
    </w:p>
    <w:p w:rsidR="00000000" w:rsidDel="00000000" w:rsidP="00000000" w:rsidRDefault="00000000" w:rsidRPr="00000000" w14:paraId="00001FBE">
      <w:pPr>
        <w:rPr/>
      </w:pPr>
      <w:r w:rsidDel="00000000" w:rsidR="00000000" w:rsidRPr="00000000">
        <w:rPr>
          <w:rFonts w:ascii="Arial Unicode MS" w:cs="Arial Unicode MS" w:eastAsia="Arial Unicode MS" w:hAnsi="Arial Unicode MS"/>
          <w:rtl w:val="0"/>
        </w:rPr>
        <w:t xml:space="preserve">8 34kg 이하 35-70kg 71-106kg</w:t>
      </w:r>
    </w:p>
    <w:p w:rsidR="00000000" w:rsidDel="00000000" w:rsidP="00000000" w:rsidRDefault="00000000" w:rsidRPr="00000000" w14:paraId="00001FBF">
      <w:pPr>
        <w:rPr/>
      </w:pPr>
      <w:r w:rsidDel="00000000" w:rsidR="00000000" w:rsidRPr="00000000">
        <w:rPr>
          <w:rFonts w:ascii="Arial Unicode MS" w:cs="Arial Unicode MS" w:eastAsia="Arial Unicode MS" w:hAnsi="Arial Unicode MS"/>
          <w:rtl w:val="0"/>
        </w:rPr>
        <w:t xml:space="preserve">9 37kg 이하 38-76kg 77-115kg</w:t>
      </w:r>
    </w:p>
    <w:p w:rsidR="00000000" w:rsidDel="00000000" w:rsidP="00000000" w:rsidRDefault="00000000" w:rsidRPr="00000000" w14:paraId="00001FC0">
      <w:pPr>
        <w:rPr/>
      </w:pPr>
      <w:r w:rsidDel="00000000" w:rsidR="00000000" w:rsidRPr="00000000">
        <w:rPr>
          <w:rFonts w:ascii="Arial Unicode MS" w:cs="Arial Unicode MS" w:eastAsia="Arial Unicode MS" w:hAnsi="Arial Unicode MS"/>
          <w:rtl w:val="0"/>
        </w:rPr>
        <w:t xml:space="preserve">10 40kg 이하 41-82kg 83-124kg</w:t>
      </w:r>
    </w:p>
    <w:p w:rsidR="00000000" w:rsidDel="00000000" w:rsidP="00000000" w:rsidRDefault="00000000" w:rsidRPr="00000000" w14:paraId="00001FC1">
      <w:pPr>
        <w:rPr/>
      </w:pPr>
      <w:r w:rsidDel="00000000" w:rsidR="00000000" w:rsidRPr="00000000">
        <w:rPr>
          <w:rFonts w:ascii="Arial Unicode MS" w:cs="Arial Unicode MS" w:eastAsia="Arial Unicode MS" w:hAnsi="Arial Unicode MS"/>
          <w:rtl w:val="0"/>
        </w:rPr>
        <w:t xml:space="preserve">당신의 체형이 중형보다 한 단계 클 때마다 부담이 두 배가 됩니다.</w:t>
      </w:r>
    </w:p>
    <w:p w:rsidR="00000000" w:rsidDel="00000000" w:rsidP="00000000" w:rsidRDefault="00000000" w:rsidRPr="00000000" w14:paraId="00001FC2">
      <w:pPr>
        <w:rPr/>
      </w:pPr>
      <w:r w:rsidDel="00000000" w:rsidR="00000000" w:rsidRPr="00000000">
        <w:rPr>
          <w:rFonts w:ascii="Arial Unicode MS" w:cs="Arial Unicode MS" w:eastAsia="Arial Unicode MS" w:hAnsi="Arial Unicode MS"/>
          <w:rtl w:val="0"/>
        </w:rPr>
        <w:t xml:space="preserve">예를 들어 대형 생물의 부담은 *2, 초대형 생물의 부담은 *3이 되는 식입니다.</w:t>
      </w:r>
    </w:p>
    <w:p w:rsidR="00000000" w:rsidDel="00000000" w:rsidP="00000000" w:rsidRDefault="00000000" w:rsidRPr="00000000" w14:paraId="00001FC3">
      <w:pPr>
        <w:rPr/>
      </w:pPr>
      <w:r w:rsidDel="00000000" w:rsidR="00000000" w:rsidRPr="00000000">
        <w:rPr>
          <w:rFonts w:ascii="Arial Unicode MS" w:cs="Arial Unicode MS" w:eastAsia="Arial Unicode MS" w:hAnsi="Arial Unicode MS"/>
          <w:rtl w:val="0"/>
        </w:rPr>
        <w:t xml:space="preserve">당신의 체형이 중형보다 한 단계 작을 때마다 부담이 절반이 됩니다.</w:t>
      </w:r>
    </w:p>
    <w:p w:rsidR="00000000" w:rsidDel="00000000" w:rsidP="00000000" w:rsidRDefault="00000000" w:rsidRPr="00000000" w14:paraId="00001FC4">
      <w:pPr>
        <w:rPr/>
      </w:pPr>
      <w:r w:rsidDel="00000000" w:rsidR="00000000" w:rsidRPr="00000000">
        <w:rPr>
          <w:rFonts w:ascii="Arial Unicode MS" w:cs="Arial Unicode MS" w:eastAsia="Arial Unicode MS" w:hAnsi="Arial Unicode MS"/>
          <w:rtl w:val="0"/>
        </w:rPr>
        <w:t xml:space="preserve">예를 들어 소형 생물의 부담은 /2, 초소형 생물의 부담은 /3이 되는 식입니다.</w:t>
      </w:r>
    </w:p>
    <w:p w:rsidR="00000000" w:rsidDel="00000000" w:rsidP="00000000" w:rsidRDefault="00000000" w:rsidRPr="00000000" w14:paraId="00001FC5">
      <w:pPr>
        <w:rPr/>
      </w:pPr>
      <w:r w:rsidDel="00000000" w:rsidR="00000000" w:rsidRPr="00000000">
        <w:rPr>
          <w:rFonts w:ascii="Arial Unicode MS" w:cs="Arial Unicode MS" w:eastAsia="Arial Unicode MS" w:hAnsi="Arial Unicode MS"/>
          <w:rtl w:val="0"/>
        </w:rPr>
        <w:t xml:space="preserve">근력 값이 해당 표를 초과하는 생물의 경우, 위 표에 따라 추론하면, 근력이 1점 증가할 때마다 경부하는 3kg 증가하며, 이에 따라 중부하의 하한은 경부하+1, 상한은 하한*2, 중부하는 중부하 상한+1, 중부하의 상한은 중부하 하한+(중부하의 상한-하한)이 됩니다.</w:t>
      </w:r>
    </w:p>
    <w:p w:rsidR="00000000" w:rsidDel="00000000" w:rsidP="00000000" w:rsidRDefault="00000000" w:rsidRPr="00000000" w14:paraId="00001FC6">
      <w:pPr>
        <w:rPr/>
      </w:pPr>
      <w:r w:rsidDel="00000000" w:rsidR="00000000" w:rsidRPr="00000000">
        <w:rPr>
          <w:rFonts w:ascii="Arial Unicode MS" w:cs="Arial Unicode MS" w:eastAsia="Arial Unicode MS" w:hAnsi="Arial Unicode MS"/>
          <w:rtl w:val="0"/>
        </w:rPr>
        <w:t xml:space="preserve">사람은 최대 부담의 물건을 머리 위로 들어올릴 수 있습니다. 최대 부담의 두 배에 해당하는 물품을 일시적으로 지면에서 들어올릴 수 있으며, 사람이 밀거나 끌 수 있는 최대 중량은 최대 부담의 다섯 배입니다.</w:t>
      </w:r>
    </w:p>
    <w:p w:rsidR="00000000" w:rsidDel="00000000" w:rsidP="00000000" w:rsidRDefault="00000000" w:rsidRPr="00000000" w14:paraId="00001FC7">
      <w:pPr>
        <w:rPr/>
      </w:pPr>
      <w:r w:rsidDel="00000000" w:rsidR="00000000" w:rsidRPr="00000000">
        <w:rPr>
          <w:rFonts w:ascii="Arial Unicode MS" w:cs="Arial Unicode MS" w:eastAsia="Arial Unicode MS" w:hAnsi="Arial Unicode MS"/>
          <w:rtl w:val="0"/>
        </w:rPr>
        <w:t xml:space="preserve">경부하 상태일 때는 정상적으로 행동할 수 있으며, 부담의 영향을 받지 않습니다.</w:t>
      </w:r>
    </w:p>
    <w:p w:rsidR="00000000" w:rsidDel="00000000" w:rsidP="00000000" w:rsidRDefault="00000000" w:rsidRPr="00000000" w14:paraId="00001FC8">
      <w:pPr>
        <w:rPr/>
      </w:pPr>
      <w:r w:rsidDel="00000000" w:rsidR="00000000" w:rsidRPr="00000000">
        <w:rPr>
          <w:rFonts w:ascii="Arial Unicode MS" w:cs="Arial Unicode MS" w:eastAsia="Arial Unicode MS" w:hAnsi="Arial Unicode MS"/>
          <w:rtl w:val="0"/>
        </w:rPr>
        <w:t xml:space="preserve">중부하 상태일 때는 1미터 이동하는 데 2미터의 이동력이 소모됩니다.</w:t>
      </w:r>
    </w:p>
    <w:p w:rsidR="00000000" w:rsidDel="00000000" w:rsidP="00000000" w:rsidRDefault="00000000" w:rsidRPr="00000000" w14:paraId="00001FC9">
      <w:pPr>
        <w:rPr/>
      </w:pPr>
      <w:r w:rsidDel="00000000" w:rsidR="00000000" w:rsidRPr="00000000">
        <w:rPr>
          <w:rFonts w:ascii="Arial Unicode MS" w:cs="Arial Unicode MS" w:eastAsia="Arial Unicode MS" w:hAnsi="Arial Unicode MS"/>
          <w:rtl w:val="0"/>
        </w:rPr>
        <w:t xml:space="preserve">중부하 상태일 때는 1미터 이동하는 데 2미터의 이동력이 소모되며, 근력과 민첩 관련 판정을 할 때 자연 성공 수의 절반을 잃습니다.</w:t>
      </w:r>
    </w:p>
    <w:p w:rsidR="00000000" w:rsidDel="00000000" w:rsidP="00000000" w:rsidRDefault="00000000" w:rsidRPr="00000000" w14:paraId="00001FCA">
      <w:pPr>
        <w:rPr/>
      </w:pPr>
      <w:r w:rsidDel="00000000" w:rsidR="00000000" w:rsidRPr="00000000">
        <w:rPr>
          <w:rFonts w:ascii="Arial Unicode MS" w:cs="Arial Unicode MS" w:eastAsia="Arial Unicode MS" w:hAnsi="Arial Unicode MS"/>
          <w:rtl w:val="0"/>
        </w:rPr>
        <w:t xml:space="preserve">중부하를 초과하는 상태일 때는 일반적으로 압도된 것으로 간주되며, 압도는 부정적인 상태가 아니므로 제거할 수 없습니다(해당 상태를 유발한 물품을 치우거나, 현재 부담을 낮추거나, 자신의 부담 능력을 높이지 않는 한).</w:t>
      </w:r>
    </w:p>
    <w:p w:rsidR="00000000" w:rsidDel="00000000" w:rsidP="00000000" w:rsidRDefault="00000000" w:rsidRPr="00000000" w14:paraId="00001FCB">
      <w:pPr>
        <w:rPr/>
      </w:pPr>
      <w:r w:rsidDel="00000000" w:rsidR="00000000" w:rsidRPr="00000000">
        <w:rPr>
          <w:rFonts w:ascii="Arial Unicode MS" w:cs="Arial Unicode MS" w:eastAsia="Arial Unicode MS" w:hAnsi="Arial Unicode MS"/>
          <w:rtl w:val="0"/>
        </w:rPr>
        <w:t xml:space="preserve">압도 상태에서는 이동할 수 없습니다(이는 이동 행동을 잃는다는 의미는 아님). 근력과 민첩 관련 판정을 할 때 직접 실패하며, 기본 방어력과 회피 방어력, 그리고 전설적 민첩이 제공하는 방어 추가 성공을 잃습니다.</w:t>
      </w:r>
    </w:p>
    <w:p w:rsidR="00000000" w:rsidDel="00000000" w:rsidP="00000000" w:rsidRDefault="00000000" w:rsidRPr="00000000" w14:paraId="00001FCC">
      <w:pPr>
        <w:rPr/>
      </w:pPr>
      <w:r w:rsidDel="00000000" w:rsidR="00000000" w:rsidRPr="00000000">
        <w:rPr>
          <w:rFonts w:ascii="Arial Unicode MS" w:cs="Arial Unicode MS" w:eastAsia="Arial Unicode MS" w:hAnsi="Arial Unicode MS"/>
          <w:rtl w:val="0"/>
        </w:rPr>
        <w:t xml:space="preserve">특수: 특별한 설명이 없는 한, 일반적으로 자원 중의 물품과 장비의 무게는 모두 중형 체형에 적합한 것으로 간주됩니다. 대형 체형으로 변할 경우, 1단계 상승할 때마다 무게가 *2가 됩니다. 소형 체형으로 변할 경우, 1단계 하락할 때마다 무게가 절반이 됩니다.</w:t>
      </w:r>
    </w:p>
    <w:p w:rsidR="00000000" w:rsidDel="00000000" w:rsidP="00000000" w:rsidRDefault="00000000" w:rsidRPr="00000000" w14:paraId="00001FCD">
      <w:pPr>
        <w:rPr/>
      </w:pPr>
      <w:r w:rsidDel="00000000" w:rsidR="00000000" w:rsidRPr="00000000">
        <w:rPr>
          <w:rtl w:val="0"/>
        </w:rPr>
        <w:t xml:space="preserve">=====================================================================</w:t>
      </w:r>
    </w:p>
    <w:p w:rsidR="00000000" w:rsidDel="00000000" w:rsidP="00000000" w:rsidRDefault="00000000" w:rsidRPr="00000000" w14:paraId="00001FCE">
      <w:pPr>
        <w:rPr/>
      </w:pPr>
      <w:r w:rsidDel="00000000" w:rsidR="00000000" w:rsidRPr="00000000">
        <w:rPr>
          <w:rtl w:val="0"/>
        </w:rPr>
        <w:t xml:space="preserve">======================================</w:t>
      </w:r>
    </w:p>
    <w:p w:rsidR="00000000" w:rsidDel="00000000" w:rsidP="00000000" w:rsidRDefault="00000000" w:rsidRPr="00000000" w14:paraId="00001FCF">
      <w:pPr>
        <w:pStyle w:val="Heading1"/>
        <w:rPr/>
      </w:pPr>
      <w:bookmarkStart w:colFirst="0" w:colLast="0" w:name="_1dk5mbxi7xnw" w:id="54"/>
      <w:bookmarkEnd w:id="54"/>
      <w:r w:rsidDel="00000000" w:rsidR="00000000" w:rsidRPr="00000000">
        <w:rPr>
          <w:rFonts w:ascii="Arial Unicode MS" w:cs="Arial Unicode MS" w:eastAsia="Arial Unicode MS" w:hAnsi="Arial Unicode MS"/>
          <w:rtl w:val="0"/>
        </w:rPr>
        <w:t xml:space="preserve">1.5.7 조물 규칙 </w:t>
      </w:r>
    </w:p>
    <w:p w:rsidR="00000000" w:rsidDel="00000000" w:rsidP="00000000" w:rsidRDefault="00000000" w:rsidRPr="00000000" w14:paraId="00001FD0">
      <w:pPr>
        <w:rPr/>
      </w:pPr>
      <w:r w:rsidDel="00000000" w:rsidR="00000000" w:rsidRPr="00000000">
        <w:rPr>
          <w:rFonts w:ascii="Arial Unicode MS" w:cs="Arial Unicode MS" w:eastAsia="Arial Unicode MS" w:hAnsi="Arial Unicode MS"/>
          <w:rtl w:val="0"/>
        </w:rPr>
        <w:t xml:space="preserve">조물 규칙:</w:t>
      </w:r>
    </w:p>
    <w:p w:rsidR="00000000" w:rsidDel="00000000" w:rsidP="00000000" w:rsidRDefault="00000000" w:rsidRPr="00000000" w14:paraId="00001FD1">
      <w:pPr>
        <w:rPr/>
      </w:pPr>
      <w:r w:rsidDel="00000000" w:rsidR="00000000" w:rsidRPr="00000000">
        <w:rPr>
          <w:rtl w:val="0"/>
        </w:rPr>
        <w:t xml:space="preserve">=====================================================================</w:t>
      </w:r>
    </w:p>
    <w:p w:rsidR="00000000" w:rsidDel="00000000" w:rsidP="00000000" w:rsidRDefault="00000000" w:rsidRPr="00000000" w14:paraId="00001FD2">
      <w:pPr>
        <w:rPr/>
      </w:pPr>
      <w:r w:rsidDel="00000000" w:rsidR="00000000" w:rsidRPr="00000000">
        <w:rPr>
          <w:rtl w:val="0"/>
        </w:rPr>
        <w:t xml:space="preserve">======================================</w:t>
      </w:r>
    </w:p>
    <w:p w:rsidR="00000000" w:rsidDel="00000000" w:rsidP="00000000" w:rsidRDefault="00000000" w:rsidRPr="00000000" w14:paraId="00001FD3">
      <w:pPr>
        <w:rPr/>
      </w:pPr>
      <w:r w:rsidDel="00000000" w:rsidR="00000000" w:rsidRPr="00000000">
        <w:rPr>
          <w:rFonts w:ascii="Arial Unicode MS" w:cs="Arial Unicode MS" w:eastAsia="Arial Unicode MS" w:hAnsi="Arial Unicode MS"/>
          <w:rtl w:val="0"/>
        </w:rPr>
        <w:t xml:space="preserve">주의해야 할 점은 본 규칙을 사용하면 강도와 자원 배분의 불균형이 발생할 가능성이 높으므로 GM은 본 규칙을 신중하게 개방해야 합니다. </w:t>
      </w:r>
    </w:p>
    <w:p w:rsidR="00000000" w:rsidDel="00000000" w:rsidP="00000000" w:rsidRDefault="00000000" w:rsidRPr="00000000" w14:paraId="00001FD4">
      <w:pPr>
        <w:rPr/>
      </w:pPr>
      <w:r w:rsidDel="00000000" w:rsidR="00000000" w:rsidRPr="00000000">
        <w:rPr>
          <w:rFonts w:ascii="Arial Unicode MS" w:cs="Arial Unicode MS" w:eastAsia="Arial Unicode MS" w:hAnsi="Arial Unicode MS"/>
          <w:rtl w:val="0"/>
        </w:rPr>
        <w:t xml:space="preserve">당신은 물품을 제작하거나 수리할 수 있습니다. 당신은 어떻게 제작하는지 알아야 하며, 관련 기술에 대해 훈련을 받아야 합니다. 제작에 필요한 장소가 현실에 존재하거나 도달할 수 있다면 당신은 자신의 방에서 구현할 수 있습니다. 만약 물품 제작에 현실에 존재하지 않거나 현실 기술 수준으로 도달할 수 없는 도구와 시설(예: 뇌파 판독기 또는 나노급 자율 이족 보행 로봇)이 필요하다면 당신은 윤회지경에서 이러한 물품을 교환해야 합니다.</w:t>
      </w:r>
    </w:p>
    <w:p w:rsidR="00000000" w:rsidDel="00000000" w:rsidP="00000000" w:rsidRDefault="00000000" w:rsidRPr="00000000" w14:paraId="00001FD5">
      <w:pPr>
        <w:rPr/>
      </w:pPr>
      <w:r w:rsidDel="00000000" w:rsidR="00000000" w:rsidRPr="00000000">
        <w:rPr>
          <w:rFonts w:ascii="Arial Unicode MS" w:cs="Arial Unicode MS" w:eastAsia="Arial Unicode MS" w:hAnsi="Arial Unicode MS"/>
          <w:rtl w:val="0"/>
        </w:rPr>
        <w:t xml:space="preserve">당신은 윤회지경에서 재료를 교환해야 하며, 특별 가격이 있는 재료는 이미 명시된 것으로 간주하고, 특별히 가격이 명시되지 않은 재료는 물품 제작의 기본 필요에 포함된 것으로 간주합니다.</w:t>
      </w:r>
    </w:p>
    <w:p w:rsidR="00000000" w:rsidDel="00000000" w:rsidP="00000000" w:rsidRDefault="00000000" w:rsidRPr="00000000" w14:paraId="00001FD6">
      <w:pPr>
        <w:rPr/>
      </w:pPr>
      <w:r w:rsidDel="00000000" w:rsidR="00000000" w:rsidRPr="00000000">
        <w:rPr>
          <w:rFonts w:ascii="Arial Unicode MS" w:cs="Arial Unicode MS" w:eastAsia="Arial Unicode MS" w:hAnsi="Arial Unicode MS"/>
          <w:rtl w:val="0"/>
        </w:rPr>
        <w:t xml:space="preserve">주의해야 할 점은 물품이 파괴될 수 있으므로 물품 수리 규칙은 선택 사항이 아니라 반드시 개방해야 한다는 것입니다.</w:t>
      </w:r>
    </w:p>
    <w:p w:rsidR="00000000" w:rsidDel="00000000" w:rsidP="00000000" w:rsidRDefault="00000000" w:rsidRPr="00000000" w14:paraId="00001FD7">
      <w:pPr>
        <w:rPr/>
      </w:pPr>
      <w:r w:rsidDel="00000000" w:rsidR="00000000" w:rsidRPr="00000000">
        <w:rPr>
          <w:rtl w:val="0"/>
        </w:rPr>
        <w:t xml:space="preserve">=====================================================================</w:t>
      </w:r>
    </w:p>
    <w:p w:rsidR="00000000" w:rsidDel="00000000" w:rsidP="00000000" w:rsidRDefault="00000000" w:rsidRPr="00000000" w14:paraId="00001FD8">
      <w:pPr>
        <w:rPr/>
      </w:pPr>
      <w:r w:rsidDel="00000000" w:rsidR="00000000" w:rsidRPr="00000000">
        <w:rPr>
          <w:rtl w:val="0"/>
        </w:rPr>
        <w:t xml:space="preserve">======================================</w:t>
      </w:r>
    </w:p>
    <w:p w:rsidR="00000000" w:rsidDel="00000000" w:rsidP="00000000" w:rsidRDefault="00000000" w:rsidRPr="00000000" w14:paraId="00001FD9">
      <w:pPr>
        <w:rPr/>
      </w:pPr>
      <w:r w:rsidDel="00000000" w:rsidR="00000000" w:rsidRPr="00000000">
        <w:rPr>
          <w:rFonts w:ascii="Arial Unicode MS" w:cs="Arial Unicode MS" w:eastAsia="Arial Unicode MS" w:hAnsi="Arial Unicode MS"/>
          <w:rtl w:val="0"/>
        </w:rPr>
        <w:t xml:space="preserve">캐릭터는 본질이 【과학 본질】인 물품을 스스로 제조할 수 있습니다.</w:t>
      </w:r>
    </w:p>
    <w:p w:rsidR="00000000" w:rsidDel="00000000" w:rsidP="00000000" w:rsidRDefault="00000000" w:rsidRPr="00000000" w14:paraId="00001FDA">
      <w:pPr>
        <w:rPr/>
      </w:pPr>
      <w:r w:rsidDel="00000000" w:rsidR="00000000" w:rsidRPr="00000000">
        <w:rPr>
          <w:rFonts w:ascii="Arial Unicode MS" w:cs="Arial Unicode MS" w:eastAsia="Arial Unicode MS" w:hAnsi="Arial Unicode MS"/>
          <w:rtl w:val="0"/>
        </w:rPr>
        <w:t xml:space="preserve">만약 특수한 능력이 있다면 캐릭터는 【마법 본질】로 표기된 물품을 스스로 제조할 수 있습니다. </w:t>
      </w:r>
    </w:p>
    <w:p w:rsidR="00000000" w:rsidDel="00000000" w:rsidP="00000000" w:rsidRDefault="00000000" w:rsidRPr="00000000" w14:paraId="00001FDB">
      <w:pPr>
        <w:rPr/>
      </w:pPr>
      <w:r w:rsidDel="00000000" w:rsidR="00000000" w:rsidRPr="00000000">
        <w:rPr>
          <w:rFonts w:ascii="Arial Unicode MS" w:cs="Arial Unicode MS" w:eastAsia="Arial Unicode MS" w:hAnsi="Arial Unicode MS"/>
          <w:rtl w:val="0"/>
        </w:rPr>
        <w:t xml:space="preserve">PC는 특별한 설명이 없는 한 【특이 본질】의 물품을 스스로 제조할 수 없습니다.</w:t>
      </w:r>
    </w:p>
    <w:p w:rsidR="00000000" w:rsidDel="00000000" w:rsidP="00000000" w:rsidRDefault="00000000" w:rsidRPr="00000000" w14:paraId="00001FDC">
      <w:pPr>
        <w:rPr/>
      </w:pPr>
      <w:r w:rsidDel="00000000" w:rsidR="00000000" w:rsidRPr="00000000">
        <w:rPr>
          <w:rFonts w:ascii="Arial Unicode MS" w:cs="Arial Unicode MS" w:eastAsia="Arial Unicode MS" w:hAnsi="Arial Unicode MS"/>
          <w:rtl w:val="0"/>
        </w:rPr>
        <w:t xml:space="preserve">제조하는 물품이 무지선일 때 판단 해석과 제조 DC는 지선 등급이 D급 물품과 동등합니다. </w:t>
      </w:r>
    </w:p>
    <w:p w:rsidR="00000000" w:rsidDel="00000000" w:rsidP="00000000" w:rsidRDefault="00000000" w:rsidRPr="00000000" w14:paraId="00001FDD">
      <w:pPr>
        <w:rPr/>
      </w:pPr>
      <w:r w:rsidDel="00000000" w:rsidR="00000000" w:rsidRPr="00000000">
        <w:rPr>
          <w:rtl w:val="0"/>
        </w:rPr>
        <w:t xml:space="preserve">=====================================================================</w:t>
      </w:r>
    </w:p>
    <w:p w:rsidR="00000000" w:rsidDel="00000000" w:rsidP="00000000" w:rsidRDefault="00000000" w:rsidRPr="00000000" w14:paraId="00001FDE">
      <w:pPr>
        <w:rPr/>
      </w:pPr>
      <w:r w:rsidDel="00000000" w:rsidR="00000000" w:rsidRPr="00000000">
        <w:rPr>
          <w:rtl w:val="0"/>
        </w:rPr>
        <w:t xml:space="preserve">======================================</w:t>
      </w:r>
    </w:p>
    <w:p w:rsidR="00000000" w:rsidDel="00000000" w:rsidP="00000000" w:rsidRDefault="00000000" w:rsidRPr="00000000" w14:paraId="00001FDF">
      <w:pPr>
        <w:rPr/>
      </w:pPr>
      <w:r w:rsidDel="00000000" w:rsidR="00000000" w:rsidRPr="00000000">
        <w:rPr>
          <w:rFonts w:ascii="Arial Unicode MS" w:cs="Arial Unicode MS" w:eastAsia="Arial Unicode MS" w:hAnsi="Arial Unicode MS"/>
          <w:rtl w:val="0"/>
        </w:rPr>
        <w:t xml:space="preserve">물품 자체 제작과 수리 절차:</w:t>
      </w:r>
    </w:p>
    <w:p w:rsidR="00000000" w:rsidDel="00000000" w:rsidP="00000000" w:rsidRDefault="00000000" w:rsidRPr="00000000" w14:paraId="00001FE0">
      <w:pPr>
        <w:rPr/>
      </w:pPr>
      <w:r w:rsidDel="00000000" w:rsidR="00000000" w:rsidRPr="00000000">
        <w:rPr>
          <w:rFonts w:ascii="Arial Unicode MS" w:cs="Arial Unicode MS" w:eastAsia="Arial Unicode MS" w:hAnsi="Arial Unicode MS"/>
          <w:rtl w:val="0"/>
        </w:rPr>
        <w:t xml:space="preserve">1. 도면 획득.</w:t>
      </w:r>
    </w:p>
    <w:p w:rsidR="00000000" w:rsidDel="00000000" w:rsidP="00000000" w:rsidRDefault="00000000" w:rsidRPr="00000000" w14:paraId="00001FE1">
      <w:pPr>
        <w:rPr/>
      </w:pPr>
      <w:r w:rsidDel="00000000" w:rsidR="00000000" w:rsidRPr="00000000">
        <w:rPr>
          <w:rFonts w:ascii="Arial Unicode MS" w:cs="Arial Unicode MS" w:eastAsia="Arial Unicode MS" w:hAnsi="Arial Unicode MS"/>
          <w:rtl w:val="0"/>
        </w:rPr>
        <w:t xml:space="preserve">플레이어는 반드시 먼저 도면을 획득해야 해석할 수 있습니다. 일반적으로 게임에서는 플레이어가 도면을 획득할 수 있는 두 가지 방법을 제공합니다:</w:t>
      </w:r>
    </w:p>
    <w:p w:rsidR="00000000" w:rsidDel="00000000" w:rsidP="00000000" w:rsidRDefault="00000000" w:rsidRPr="00000000" w14:paraId="00001FE2">
      <w:pPr>
        <w:rPr/>
      </w:pPr>
      <w:r w:rsidDel="00000000" w:rsidR="00000000" w:rsidRPr="00000000">
        <w:rPr>
          <w:rFonts w:ascii="Arial Unicode MS" w:cs="Arial Unicode MS" w:eastAsia="Arial Unicode MS" w:hAnsi="Arial Unicode MS"/>
          <w:rtl w:val="0"/>
        </w:rPr>
        <w:t xml:space="preserve">(1) 모험 세계에서 모험을 통해 획득. 예를 들어 《바이오하자드》의 T 바이러스 합성 문서 또는 《쥬라기 월드》의 공룡 유전자 합성 문서.</w:t>
      </w:r>
    </w:p>
    <w:p w:rsidR="00000000" w:rsidDel="00000000" w:rsidP="00000000" w:rsidRDefault="00000000" w:rsidRPr="00000000" w14:paraId="00001FE3">
      <w:pPr>
        <w:rPr/>
      </w:pPr>
      <w:r w:rsidDel="00000000" w:rsidR="00000000" w:rsidRPr="00000000">
        <w:rPr>
          <w:rFonts w:ascii="Arial Unicode MS" w:cs="Arial Unicode MS" w:eastAsia="Arial Unicode MS" w:hAnsi="Arial Unicode MS"/>
          <w:rtl w:val="0"/>
        </w:rPr>
        <w:t xml:space="preserve">(2) 교환을 통해서. 이 방식은 윤회지경에서 허용하는 물품의 해당 도면만 교환할 수 있습니다. 가격은 해당 물품의 【지선 등급 × 점수/100】점 보상 점수이며 올림 처리합니다. (쌍지선 물품은 해당 단지선 +0.5)</w:t>
      </w:r>
    </w:p>
    <w:p w:rsidR="00000000" w:rsidDel="00000000" w:rsidP="00000000" w:rsidRDefault="00000000" w:rsidRPr="00000000" w14:paraId="00001FE4">
      <w:pPr>
        <w:rPr/>
      </w:pPr>
      <w:r w:rsidDel="00000000" w:rsidR="00000000" w:rsidRPr="00000000">
        <w:rPr>
          <w:rFonts w:ascii="Arial Unicode MS" w:cs="Arial Unicode MS" w:eastAsia="Arial Unicode MS" w:hAnsi="Arial Unicode MS"/>
          <w:rtl w:val="0"/>
        </w:rPr>
        <w:t xml:space="preserve">2. 도면 해석.</w:t>
      </w:r>
    </w:p>
    <w:p w:rsidR="00000000" w:rsidDel="00000000" w:rsidP="00000000" w:rsidRDefault="00000000" w:rsidRPr="00000000" w14:paraId="00001FE5">
      <w:pPr>
        <w:rPr/>
      </w:pPr>
      <w:r w:rsidDel="00000000" w:rsidR="00000000" w:rsidRPr="00000000">
        <w:rPr>
          <w:rFonts w:ascii="Arial Unicode MS" w:cs="Arial Unicode MS" w:eastAsia="Arial Unicode MS" w:hAnsi="Arial Unicode MS"/>
          <w:rtl w:val="0"/>
        </w:rPr>
        <w:t xml:space="preserve">과학 도면과 연구 문서의 정보를 해석합니다.</w:t>
      </w:r>
    </w:p>
    <w:p w:rsidR="00000000" w:rsidDel="00000000" w:rsidP="00000000" w:rsidRDefault="00000000" w:rsidRPr="00000000" w14:paraId="00001FE6">
      <w:pPr>
        <w:rPr/>
      </w:pPr>
      <w:r w:rsidDel="00000000" w:rsidR="00000000" w:rsidRPr="00000000">
        <w:rPr>
          <w:rFonts w:ascii="Arial Unicode MS" w:cs="Arial Unicode MS" w:eastAsia="Arial Unicode MS" w:hAnsi="Arial Unicode MS"/>
          <w:rtl w:val="0"/>
        </w:rPr>
        <w:t xml:space="preserve">판정: 지능 + 과학(해당 전문)</w:t>
      </w:r>
    </w:p>
    <w:p w:rsidR="00000000" w:rsidDel="00000000" w:rsidP="00000000" w:rsidRDefault="00000000" w:rsidRPr="00000000" w14:paraId="00001FE7">
      <w:pPr>
        <w:rPr/>
      </w:pPr>
      <w:r w:rsidDel="00000000" w:rsidR="00000000" w:rsidRPr="00000000">
        <w:rPr>
          <w:rFonts w:ascii="Arial Unicode MS" w:cs="Arial Unicode MS" w:eastAsia="Arial Unicode MS" w:hAnsi="Arial Unicode MS"/>
          <w:rtl w:val="0"/>
        </w:rPr>
        <w:t xml:space="preserve">행동: 이것은 주기성 판정이며 주기는 1시간입니다. 이는 당신이 전념하여 연구하면 반드시 성공할 수 있다는 것을 의미합니다.  </w:t>
      </w:r>
    </w:p>
    <w:p w:rsidR="00000000" w:rsidDel="00000000" w:rsidP="00000000" w:rsidRDefault="00000000" w:rsidRPr="00000000" w14:paraId="00001FE8">
      <w:pPr>
        <w:rPr/>
      </w:pPr>
      <w:r w:rsidDel="00000000" w:rsidR="00000000" w:rsidRPr="00000000">
        <w:rPr>
          <w:rFonts w:ascii="Arial Unicode MS" w:cs="Arial Unicode MS" w:eastAsia="Arial Unicode MS" w:hAnsi="Arial Unicode MS"/>
          <w:rtl w:val="0"/>
        </w:rPr>
        <w:t xml:space="preserve">도면 해석의 DC는 【물품의 도면 가격】 또는 【물품의 지선 등급 × 5(올림)】 중 더 높은 값과 같습니다.</w:t>
      </w:r>
    </w:p>
    <w:p w:rsidR="00000000" w:rsidDel="00000000" w:rsidP="00000000" w:rsidRDefault="00000000" w:rsidRPr="00000000" w14:paraId="00001FE9">
      <w:pPr>
        <w:rPr/>
      </w:pPr>
      <w:r w:rsidDel="00000000" w:rsidR="00000000" w:rsidRPr="00000000">
        <w:rPr>
          <w:rFonts w:ascii="Arial Unicode MS" w:cs="Arial Unicode MS" w:eastAsia="Arial Unicode MS" w:hAnsi="Arial Unicode MS"/>
          <w:rtl w:val="0"/>
        </w:rPr>
        <w:t xml:space="preserve">한 물품의 도면 해석은 한 번만 진행하면 됩니다.</w:t>
      </w:r>
    </w:p>
    <w:p w:rsidR="00000000" w:rsidDel="00000000" w:rsidP="00000000" w:rsidRDefault="00000000" w:rsidRPr="00000000" w14:paraId="00001FEA">
      <w:pPr>
        <w:rPr/>
      </w:pPr>
      <w:r w:rsidDel="00000000" w:rsidR="00000000" w:rsidRPr="00000000">
        <w:rPr>
          <w:rFonts w:ascii="Arial Unicode MS" w:cs="Arial Unicode MS" w:eastAsia="Arial Unicode MS" w:hAnsi="Arial Unicode MS"/>
          <w:rtl w:val="0"/>
        </w:rPr>
        <w:t xml:space="preserve">동시에 문서 해석에는 일정한 전제 조건이 필요합니다. 아래에 일부 전제를 열거합니다:</w:t>
      </w:r>
    </w:p>
    <w:p w:rsidR="00000000" w:rsidDel="00000000" w:rsidP="00000000" w:rsidRDefault="00000000" w:rsidRPr="00000000" w14:paraId="00001FEB">
      <w:pPr>
        <w:rPr/>
      </w:pPr>
      <w:r w:rsidDel="00000000" w:rsidR="00000000" w:rsidRPr="00000000">
        <w:rPr>
          <w:rFonts w:ascii="Arial Unicode MS" w:cs="Arial Unicode MS" w:eastAsia="Arial Unicode MS" w:hAnsi="Arial Unicode MS"/>
          <w:rtl w:val="0"/>
        </w:rPr>
        <w:t xml:space="preserve">도면 등급  속성 요구 기술 요구 핵심 전문 요구</w:t>
      </w:r>
    </w:p>
    <w:p w:rsidR="00000000" w:rsidDel="00000000" w:rsidP="00000000" w:rsidRDefault="00000000" w:rsidRPr="00000000" w14:paraId="00001FEC">
      <w:pPr>
        <w:rPr/>
      </w:pPr>
      <w:r w:rsidDel="00000000" w:rsidR="00000000" w:rsidRPr="00000000">
        <w:rPr>
          <w:rFonts w:ascii="Arial Unicode MS" w:cs="Arial Unicode MS" w:eastAsia="Arial Unicode MS" w:hAnsi="Arial Unicode MS"/>
          <w:rtl w:val="0"/>
        </w:rPr>
        <w:t xml:space="preserve">무지선  지능 5  과학 기술 3레벨  1개 해당 핵심 전문</w:t>
      </w:r>
    </w:p>
    <w:p w:rsidR="00000000" w:rsidDel="00000000" w:rsidP="00000000" w:rsidRDefault="00000000" w:rsidRPr="00000000" w14:paraId="00001FED">
      <w:pPr>
        <w:rPr/>
      </w:pPr>
      <w:r w:rsidDel="00000000" w:rsidR="00000000" w:rsidRPr="00000000">
        <w:rPr>
          <w:rFonts w:ascii="Arial Unicode MS" w:cs="Arial Unicode MS" w:eastAsia="Arial Unicode MS" w:hAnsi="Arial Unicode MS"/>
          <w:rtl w:val="0"/>
        </w:rPr>
        <w:t xml:space="preserve">D급  지능 7  과학 기술 6레벨  2개 해당 핵심 전문 </w:t>
      </w:r>
    </w:p>
    <w:p w:rsidR="00000000" w:rsidDel="00000000" w:rsidP="00000000" w:rsidRDefault="00000000" w:rsidRPr="00000000" w14:paraId="00001FEE">
      <w:pPr>
        <w:rPr/>
      </w:pPr>
      <w:r w:rsidDel="00000000" w:rsidR="00000000" w:rsidRPr="00000000">
        <w:rPr>
          <w:rFonts w:ascii="Arial Unicode MS" w:cs="Arial Unicode MS" w:eastAsia="Arial Unicode MS" w:hAnsi="Arial Unicode MS"/>
          <w:rtl w:val="0"/>
        </w:rPr>
        <w:t xml:space="preserve">C급  지능 10  과학 기술 9레벨  4개 해당 핵심 전문</w:t>
      </w:r>
    </w:p>
    <w:p w:rsidR="00000000" w:rsidDel="00000000" w:rsidP="00000000" w:rsidRDefault="00000000" w:rsidRPr="00000000" w14:paraId="00001FEF">
      <w:pPr>
        <w:rPr/>
      </w:pPr>
      <w:r w:rsidDel="00000000" w:rsidR="00000000" w:rsidRPr="00000000">
        <w:rPr>
          <w:rFonts w:ascii="Arial Unicode MS" w:cs="Arial Unicode MS" w:eastAsia="Arial Unicode MS" w:hAnsi="Arial Unicode MS"/>
          <w:rtl w:val="0"/>
        </w:rPr>
        <w:t xml:space="preserve">B급  지능 14  과학 기술 12레벨  6개 해당 핵심 전문</w:t>
      </w:r>
    </w:p>
    <w:p w:rsidR="00000000" w:rsidDel="00000000" w:rsidP="00000000" w:rsidRDefault="00000000" w:rsidRPr="00000000" w14:paraId="00001FF0">
      <w:pPr>
        <w:rPr/>
      </w:pPr>
      <w:r w:rsidDel="00000000" w:rsidR="00000000" w:rsidRPr="00000000">
        <w:rPr>
          <w:rFonts w:ascii="Arial Unicode MS" w:cs="Arial Unicode MS" w:eastAsia="Arial Unicode MS" w:hAnsi="Arial Unicode MS"/>
          <w:rtl w:val="0"/>
        </w:rPr>
        <w:t xml:space="preserve">A급  지능 19  과학 기술 15레벨  8개 해당 핵심 전문</w:t>
      </w:r>
    </w:p>
    <w:p w:rsidR="00000000" w:rsidDel="00000000" w:rsidP="00000000" w:rsidRDefault="00000000" w:rsidRPr="00000000" w14:paraId="00001FF1">
      <w:pPr>
        <w:rPr/>
      </w:pPr>
      <w:r w:rsidDel="00000000" w:rsidR="00000000" w:rsidRPr="00000000">
        <w:rPr>
          <w:rFonts w:ascii="Arial Unicode MS" w:cs="Arial Unicode MS" w:eastAsia="Arial Unicode MS" w:hAnsi="Arial Unicode MS"/>
          <w:rtl w:val="0"/>
        </w:rPr>
        <w:t xml:space="preserve">S급  제조 불가  제조 불가  제조 불가</w:t>
      </w:r>
    </w:p>
    <w:p w:rsidR="00000000" w:rsidDel="00000000" w:rsidP="00000000" w:rsidRDefault="00000000" w:rsidRPr="00000000" w14:paraId="00001FF2">
      <w:pPr>
        <w:rPr/>
      </w:pPr>
      <w:r w:rsidDel="00000000" w:rsidR="00000000" w:rsidRPr="00000000">
        <w:rPr>
          <w:rFonts w:ascii="Arial Unicode MS" w:cs="Arial Unicode MS" w:eastAsia="Arial Unicode MS" w:hAnsi="Arial Unicode MS"/>
          <w:rtl w:val="0"/>
        </w:rPr>
        <w:t xml:space="preserve">아래에 우리는 일부 과학 관련 핵심 전문을 열거했습니다. GM은 실제 상황에 따라 증가 및 수정할 수 있습니다:</w:t>
      </w:r>
    </w:p>
    <w:p w:rsidR="00000000" w:rsidDel="00000000" w:rsidP="00000000" w:rsidRDefault="00000000" w:rsidRPr="00000000" w14:paraId="00001FF3">
      <w:pPr>
        <w:rPr/>
      </w:pPr>
      <w:r w:rsidDel="00000000" w:rsidR="00000000" w:rsidRPr="00000000">
        <w:rPr>
          <w:rFonts w:ascii="Arial Unicode MS" w:cs="Arial Unicode MS" w:eastAsia="Arial Unicode MS" w:hAnsi="Arial Unicode MS"/>
          <w:rtl w:val="0"/>
        </w:rPr>
        <w:t xml:space="preserve">고전 물리학: 또는 물리학. 도면 해석에 반드시 필요.</w:t>
      </w:r>
    </w:p>
    <w:p w:rsidR="00000000" w:rsidDel="00000000" w:rsidP="00000000" w:rsidRDefault="00000000" w:rsidRPr="00000000" w14:paraId="00001FF4">
      <w:pPr>
        <w:rPr/>
      </w:pPr>
      <w:r w:rsidDel="00000000" w:rsidR="00000000" w:rsidRPr="00000000">
        <w:rPr>
          <w:rFonts w:ascii="Arial Unicode MS" w:cs="Arial Unicode MS" w:eastAsia="Arial Unicode MS" w:hAnsi="Arial Unicode MS"/>
          <w:rtl w:val="0"/>
        </w:rPr>
        <w:t xml:space="preserve">광학: 특정 분광학.</w:t>
      </w:r>
    </w:p>
    <w:p w:rsidR="00000000" w:rsidDel="00000000" w:rsidP="00000000" w:rsidRDefault="00000000" w:rsidRPr="00000000" w14:paraId="00001FF5">
      <w:pPr>
        <w:rPr/>
      </w:pPr>
      <w:r w:rsidDel="00000000" w:rsidR="00000000" w:rsidRPr="00000000">
        <w:rPr>
          <w:rFonts w:ascii="Arial Unicode MS" w:cs="Arial Unicode MS" w:eastAsia="Arial Unicode MS" w:hAnsi="Arial Unicode MS"/>
          <w:rtl w:val="0"/>
        </w:rPr>
        <w:t xml:space="preserve">역학: 특정 역학, 부력, 중력, 인력 등 포함.</w:t>
      </w:r>
    </w:p>
    <w:p w:rsidR="00000000" w:rsidDel="00000000" w:rsidP="00000000" w:rsidRDefault="00000000" w:rsidRPr="00000000" w14:paraId="00001FF6">
      <w:pPr>
        <w:rPr/>
      </w:pPr>
      <w:r w:rsidDel="00000000" w:rsidR="00000000" w:rsidRPr="00000000">
        <w:rPr>
          <w:rFonts w:ascii="Arial Unicode MS" w:cs="Arial Unicode MS" w:eastAsia="Arial Unicode MS" w:hAnsi="Arial Unicode MS"/>
          <w:rtl w:val="0"/>
        </w:rPr>
        <w:t xml:space="preserve">양자 물리학: 미시적 물리학 연구.</w:t>
      </w:r>
    </w:p>
    <w:p w:rsidR="00000000" w:rsidDel="00000000" w:rsidP="00000000" w:rsidRDefault="00000000" w:rsidRPr="00000000" w14:paraId="00001FF7">
      <w:pPr>
        <w:rPr/>
      </w:pPr>
      <w:r w:rsidDel="00000000" w:rsidR="00000000" w:rsidRPr="00000000">
        <w:rPr>
          <w:rFonts w:ascii="Arial Unicode MS" w:cs="Arial Unicode MS" w:eastAsia="Arial Unicode MS" w:hAnsi="Arial Unicode MS"/>
          <w:rtl w:val="0"/>
        </w:rPr>
        <w:t xml:space="preserve">화학: 물질의 구성, 구조, 변화, 용도 등 연구.</w:t>
      </w:r>
    </w:p>
    <w:p w:rsidR="00000000" w:rsidDel="00000000" w:rsidP="00000000" w:rsidRDefault="00000000" w:rsidRPr="00000000" w14:paraId="00001FF8">
      <w:pPr>
        <w:rPr/>
      </w:pPr>
      <w:r w:rsidDel="00000000" w:rsidR="00000000" w:rsidRPr="00000000">
        <w:rPr>
          <w:rFonts w:ascii="Arial Unicode MS" w:cs="Arial Unicode MS" w:eastAsia="Arial Unicode MS" w:hAnsi="Arial Unicode MS"/>
          <w:rtl w:val="0"/>
        </w:rPr>
        <w:t xml:space="preserve">생물학: 생물의 종류, 구조, 행동, 기능, 기원 등 연구. </w:t>
      </w:r>
    </w:p>
    <w:p w:rsidR="00000000" w:rsidDel="00000000" w:rsidP="00000000" w:rsidRDefault="00000000" w:rsidRPr="00000000" w14:paraId="00001FF9">
      <w:pPr>
        <w:rPr/>
      </w:pPr>
      <w:r w:rsidDel="00000000" w:rsidR="00000000" w:rsidRPr="00000000">
        <w:rPr>
          <w:rFonts w:ascii="Arial Unicode MS" w:cs="Arial Unicode MS" w:eastAsia="Arial Unicode MS" w:hAnsi="Arial Unicode MS"/>
          <w:rtl w:val="0"/>
        </w:rPr>
        <w:t xml:space="preserve">수학: 수량, 구조, 변화 등 개념을 연구하는 학문.</w:t>
      </w:r>
    </w:p>
    <w:p w:rsidR="00000000" w:rsidDel="00000000" w:rsidP="00000000" w:rsidRDefault="00000000" w:rsidRPr="00000000" w14:paraId="00001FFA">
      <w:pPr>
        <w:rPr/>
      </w:pPr>
      <w:r w:rsidDel="00000000" w:rsidR="00000000" w:rsidRPr="00000000">
        <w:rPr>
          <w:rFonts w:ascii="Arial Unicode MS" w:cs="Arial Unicode MS" w:eastAsia="Arial Unicode MS" w:hAnsi="Arial Unicode MS"/>
          <w:rtl w:val="0"/>
        </w:rPr>
        <w:t xml:space="preserve">도면 해석: "도면 해석" 전문 참조.</w:t>
      </w:r>
    </w:p>
    <w:p w:rsidR="00000000" w:rsidDel="00000000" w:rsidP="00000000" w:rsidRDefault="00000000" w:rsidRPr="00000000" w14:paraId="00001FFB">
      <w:pPr>
        <w:rPr/>
      </w:pPr>
      <w:r w:rsidDel="00000000" w:rsidR="00000000" w:rsidRPr="00000000">
        <w:rPr>
          <w:rFonts w:ascii="Arial Unicode MS" w:cs="Arial Unicode MS" w:eastAsia="Arial Unicode MS" w:hAnsi="Arial Unicode MS"/>
          <w:rtl w:val="0"/>
        </w:rPr>
        <w:t xml:space="preserve">이러한 과학 전문은 습득 후 해당 지식 판정에서도 이점을 얻을 수 있습니다.</w:t>
      </w:r>
    </w:p>
    <w:p w:rsidR="00000000" w:rsidDel="00000000" w:rsidP="00000000" w:rsidRDefault="00000000" w:rsidRPr="00000000" w14:paraId="00001FFC">
      <w:pPr>
        <w:rPr/>
      </w:pPr>
      <w:r w:rsidDel="00000000" w:rsidR="00000000" w:rsidRPr="00000000">
        <w:rPr>
          <w:rFonts w:ascii="Arial Unicode MS" w:cs="Arial Unicode MS" w:eastAsia="Arial Unicode MS" w:hAnsi="Arial Unicode MS"/>
          <w:rtl w:val="0"/>
        </w:rPr>
        <w:t xml:space="preserve">일반적으로 우리는 물품의 해당 능력에 따라 특정 전문의 사용을 규정할 것을 제안합니다. 예시:</w:t>
      </w:r>
    </w:p>
    <w:p w:rsidR="00000000" w:rsidDel="00000000" w:rsidP="00000000" w:rsidRDefault="00000000" w:rsidRPr="00000000" w14:paraId="00001FFD">
      <w:pPr>
        <w:rPr/>
      </w:pPr>
      <w:r w:rsidDel="00000000" w:rsidR="00000000" w:rsidRPr="00000000">
        <w:rPr>
          <w:rFonts w:ascii="Arial Unicode MS" w:cs="Arial Unicode MS" w:eastAsia="Arial Unicode MS" w:hAnsi="Arial Unicode MS"/>
          <w:rtl w:val="0"/>
        </w:rPr>
        <w:t xml:space="preserve">만약 물품이 역장 피해를 줄 수 있거나 역장 방어를 제공한다면 도면 해석에는 "역장 전문"이 요구됩니다.</w:t>
      </w:r>
    </w:p>
    <w:p w:rsidR="00000000" w:rsidDel="00000000" w:rsidP="00000000" w:rsidRDefault="00000000" w:rsidRPr="00000000" w14:paraId="00001FFE">
      <w:pPr>
        <w:rPr/>
      </w:pPr>
      <w:r w:rsidDel="00000000" w:rsidR="00000000" w:rsidRPr="00000000">
        <w:rPr>
          <w:rFonts w:ascii="Arial Unicode MS" w:cs="Arial Unicode MS" w:eastAsia="Arial Unicode MS" w:hAnsi="Arial Unicode MS"/>
          <w:rtl w:val="0"/>
        </w:rPr>
        <w:t xml:space="preserve">만약 물품이 에너지 피해를 줄 수 있거나 에너지 저항력을 가지고 있다면 도면 해석에는 "에너지학"이 요구됩니다. </w:t>
      </w:r>
    </w:p>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만약 물품이 금속으로 제조된 것이라면 도면 해석에는 "야금"이 요구됩니다.</w:t>
      </w:r>
    </w:p>
    <w:p w:rsidR="00000000" w:rsidDel="00000000" w:rsidP="00000000" w:rsidRDefault="00000000" w:rsidRPr="00000000" w14:paraId="00002000">
      <w:pPr>
        <w:rPr/>
      </w:pPr>
      <w:r w:rsidDel="00000000" w:rsidR="00000000" w:rsidRPr="00000000">
        <w:rPr>
          <w:rFonts w:ascii="Arial Unicode MS" w:cs="Arial Unicode MS" w:eastAsia="Arial Unicode MS" w:hAnsi="Arial Unicode MS"/>
          <w:rtl w:val="0"/>
        </w:rPr>
        <w:t xml:space="preserve">위의 구체적인 문제는 GM이 판단하며, 본 규칙은 과학 본질의 조물에만 적용됩니다.</w:t>
      </w:r>
    </w:p>
    <w:p w:rsidR="00000000" w:rsidDel="00000000" w:rsidP="00000000" w:rsidRDefault="00000000" w:rsidRPr="00000000" w14:paraId="00002001">
      <w:pPr>
        <w:rPr/>
      </w:pPr>
      <w:r w:rsidDel="00000000" w:rsidR="00000000" w:rsidRPr="00000000">
        <w:rPr>
          <w:rFonts w:ascii="Arial Unicode MS" w:cs="Arial Unicode MS" w:eastAsia="Arial Unicode MS" w:hAnsi="Arial Unicode MS"/>
          <w:rtl w:val="0"/>
        </w:rPr>
        <w:t xml:space="preserve">비고: 만약 제작 목표가 마법 본질이라면 위의 규칙에서 "과학"을 "신비학"으로 바꾸면 됩니다. 신비학 관련 핵심 기술은 "신비학" 기술 설명을 참조할 수 있습니다.</w:t>
      </w:r>
    </w:p>
    <w:p w:rsidR="00000000" w:rsidDel="00000000" w:rsidP="00000000" w:rsidRDefault="00000000" w:rsidRPr="00000000" w14:paraId="00002002">
      <w:pPr>
        <w:rPr/>
      </w:pPr>
      <w:r w:rsidDel="00000000" w:rsidR="00000000" w:rsidRPr="00000000">
        <w:rPr>
          <w:rFonts w:ascii="Arial Unicode MS" w:cs="Arial Unicode MS" w:eastAsia="Arial Unicode MS" w:hAnsi="Arial Unicode MS"/>
          <w:rtl w:val="0"/>
        </w:rPr>
        <w:t xml:space="preserve">3. 기계 준비.</w:t>
      </w:r>
    </w:p>
    <w:p w:rsidR="00000000" w:rsidDel="00000000" w:rsidP="00000000" w:rsidRDefault="00000000" w:rsidRPr="00000000" w14:paraId="00002003">
      <w:pPr>
        <w:rPr/>
      </w:pPr>
      <w:r w:rsidDel="00000000" w:rsidR="00000000" w:rsidRPr="00000000">
        <w:rPr>
          <w:rFonts w:ascii="Arial Unicode MS" w:cs="Arial Unicode MS" w:eastAsia="Arial Unicode MS" w:hAnsi="Arial Unicode MS"/>
          <w:rtl w:val="0"/>
        </w:rPr>
        <w:t xml:space="preserve">모든 수리와 제조에는 해당 보조 설비(도구)가 필요합니다. 원래 지선 등급이 C 이상인 물품은 제조 시 추가적인 가공 조합 설비가 필요한데, 이러한 가공 설비는 기능이 완비된 보조 장치로 간주되며 나노 로봇군이나 고성능 수치 제어 기계 등이 있습니다. 모든 동급 물품의 제조에 적용할 수 있으며 역시 과학 본질에 속하고, 고등급 보조 장치는 저등급 보조 장치와 하위 호환됩니다.  </w:t>
      </w:r>
    </w:p>
    <w:p w:rsidR="00000000" w:rsidDel="00000000" w:rsidP="00000000" w:rsidRDefault="00000000" w:rsidRPr="00000000" w14:paraId="00002004">
      <w:pPr>
        <w:rPr/>
      </w:pPr>
      <w:r w:rsidDel="00000000" w:rsidR="00000000" w:rsidRPr="00000000">
        <w:rPr>
          <w:rFonts w:ascii="Arial Unicode MS" w:cs="Arial Unicode MS" w:eastAsia="Arial Unicode MS" w:hAnsi="Arial Unicode MS"/>
          <w:rtl w:val="0"/>
        </w:rPr>
        <w:t xml:space="preserve">무지선 물품의 제조 및 수리용 보조 설비는 윤회지경에서 무료로 간주되며 도구가 필요 없습니다.</w:t>
      </w:r>
    </w:p>
    <w:p w:rsidR="00000000" w:rsidDel="00000000" w:rsidP="00000000" w:rsidRDefault="00000000" w:rsidRPr="00000000" w14:paraId="00002005">
      <w:pPr>
        <w:rPr/>
      </w:pPr>
      <w:r w:rsidDel="00000000" w:rsidR="00000000" w:rsidRPr="00000000">
        <w:rPr>
          <w:rFonts w:ascii="Arial Unicode MS" w:cs="Arial Unicode MS" w:eastAsia="Arial Unicode MS" w:hAnsi="Arial Unicode MS"/>
          <w:rtl w:val="0"/>
        </w:rPr>
        <w:t xml:space="preserve">D급 물품의 제조 및 수리용 보조 설비 교환 가격은 D+1000점</w:t>
      </w:r>
    </w:p>
    <w:p w:rsidR="00000000" w:rsidDel="00000000" w:rsidP="00000000" w:rsidRDefault="00000000" w:rsidRPr="00000000" w14:paraId="00002006">
      <w:pPr>
        <w:rPr/>
      </w:pPr>
      <w:r w:rsidDel="00000000" w:rsidR="00000000" w:rsidRPr="00000000">
        <w:rPr>
          <w:rFonts w:ascii="Arial Unicode MS" w:cs="Arial Unicode MS" w:eastAsia="Arial Unicode MS" w:hAnsi="Arial Unicode MS"/>
          <w:rtl w:val="0"/>
        </w:rPr>
        <w:t xml:space="preserve">C급 물품의 제조 및 수리용 보조 설비 교환 가격은 C+2000점 </w:t>
      </w:r>
    </w:p>
    <w:p w:rsidR="00000000" w:rsidDel="00000000" w:rsidP="00000000" w:rsidRDefault="00000000" w:rsidRPr="00000000" w14:paraId="00002007">
      <w:pPr>
        <w:rPr/>
      </w:pPr>
      <w:r w:rsidDel="00000000" w:rsidR="00000000" w:rsidRPr="00000000">
        <w:rPr>
          <w:rFonts w:ascii="Arial Unicode MS" w:cs="Arial Unicode MS" w:eastAsia="Arial Unicode MS" w:hAnsi="Arial Unicode MS"/>
          <w:rtl w:val="0"/>
        </w:rPr>
        <w:t xml:space="preserve">B급 물품의 제조 및 수리용 보조 설비 교환 가격은 B+4000점</w:t>
      </w:r>
    </w:p>
    <w:p w:rsidR="00000000" w:rsidDel="00000000" w:rsidP="00000000" w:rsidRDefault="00000000" w:rsidRPr="00000000" w14:paraId="00002008">
      <w:pPr>
        <w:rPr/>
      </w:pPr>
      <w:r w:rsidDel="00000000" w:rsidR="00000000" w:rsidRPr="00000000">
        <w:rPr>
          <w:rFonts w:ascii="Arial Unicode MS" w:cs="Arial Unicode MS" w:eastAsia="Arial Unicode MS" w:hAnsi="Arial Unicode MS"/>
          <w:rtl w:val="0"/>
        </w:rPr>
        <w:t xml:space="preserve">A급 물품의 제조 및 수리용 보조 설비 교환 가격은 A+8000점</w:t>
      </w:r>
    </w:p>
    <w:p w:rsidR="00000000" w:rsidDel="00000000" w:rsidP="00000000" w:rsidRDefault="00000000" w:rsidRPr="00000000" w14:paraId="00002009">
      <w:pPr>
        <w:rPr/>
      </w:pPr>
      <w:r w:rsidDel="00000000" w:rsidR="00000000" w:rsidRPr="00000000">
        <w:rPr>
          <w:rFonts w:ascii="Arial Unicode MS" w:cs="Arial Unicode MS" w:eastAsia="Arial Unicode MS" w:hAnsi="Arial Unicode MS"/>
          <w:rtl w:val="0"/>
        </w:rPr>
        <w:t xml:space="preserve">그러나 마법 본질과 과학 본질에 필요한 것은 두 세트의 설비입니다. 즉, 과학 본질의 물품을 제작하려면 한 세트가 필요하고, 마법 본질을 제조하려면 마법 본질용 한 세트를 더 준비해야 하며, 양쪽은 혼용할 수 없습니다.</w:t>
      </w:r>
    </w:p>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4. 부품과 재료 구매.</w:t>
      </w:r>
    </w:p>
    <w:p w:rsidR="00000000" w:rsidDel="00000000" w:rsidP="00000000" w:rsidRDefault="00000000" w:rsidRPr="00000000" w14:paraId="0000200B">
      <w:pPr>
        <w:rPr/>
      </w:pPr>
      <w:r w:rsidDel="00000000" w:rsidR="00000000" w:rsidRPr="00000000">
        <w:rPr>
          <w:rFonts w:ascii="Arial Unicode MS" w:cs="Arial Unicode MS" w:eastAsia="Arial Unicode MS" w:hAnsi="Arial Unicode MS"/>
          <w:rtl w:val="0"/>
        </w:rPr>
        <w:t xml:space="preserve">만약 윤회지경에서 부품을 교환하여 제조한다면 가격은 원래의 1/3이며, 지선 요구는 한 등급 낮아집니다(만약 D급 지선 물품이라면 실제로 존재하지 않는 E급 지선으로 처리하며, E급 지선은 D급 물품의 재료 교환에만 사용할 수 있습니다).</w:t>
      </w:r>
    </w:p>
    <w:p w:rsidR="00000000" w:rsidDel="00000000" w:rsidP="00000000" w:rsidRDefault="00000000" w:rsidRPr="00000000" w14:paraId="0000200C">
      <w:pPr>
        <w:rPr/>
      </w:pPr>
      <w:r w:rsidDel="00000000" w:rsidR="00000000" w:rsidRPr="00000000">
        <w:rPr>
          <w:rFonts w:ascii="Arial Unicode MS" w:cs="Arial Unicode MS" w:eastAsia="Arial Unicode MS" w:hAnsi="Arial Unicode MS"/>
          <w:rtl w:val="0"/>
        </w:rPr>
        <w:t xml:space="preserve">만약 윤회지경에서 부품을 교환하여 수리한다면 지선이 필요 없으며, 그 점수/탑승물 구조값으로 하고 결과는 올림 처리합니다. 구조값 1점을 수리할 때마다 해당 점수를 소모합니다.  </w:t>
      </w:r>
    </w:p>
    <w:p w:rsidR="00000000" w:rsidDel="00000000" w:rsidP="00000000" w:rsidRDefault="00000000" w:rsidRPr="00000000" w14:paraId="0000200D">
      <w:pPr>
        <w:rPr/>
      </w:pPr>
      <w:r w:rsidDel="00000000" w:rsidR="00000000" w:rsidRPr="00000000">
        <w:rPr>
          <w:rFonts w:ascii="Arial Unicode MS" w:cs="Arial Unicode MS" w:eastAsia="Arial Unicode MS" w:hAnsi="Arial Unicode MS"/>
          <w:rtl w:val="0"/>
        </w:rPr>
        <w:t xml:space="preserve">5. 제조와 수리</w:t>
      </w:r>
    </w:p>
    <w:p w:rsidR="00000000" w:rsidDel="00000000" w:rsidP="00000000" w:rsidRDefault="00000000" w:rsidRPr="00000000" w14:paraId="0000200E">
      <w:pPr>
        <w:rPr/>
      </w:pPr>
      <w:r w:rsidDel="00000000" w:rsidR="00000000" w:rsidRPr="00000000">
        <w:rPr>
          <w:rFonts w:ascii="Arial Unicode MS" w:cs="Arial Unicode MS" w:eastAsia="Arial Unicode MS" w:hAnsi="Arial Unicode MS"/>
          <w:rtl w:val="0"/>
        </w:rPr>
        <w:t xml:space="preserve">제조:</w:t>
      </w:r>
    </w:p>
    <w:p w:rsidR="00000000" w:rsidDel="00000000" w:rsidP="00000000" w:rsidRDefault="00000000" w:rsidRPr="00000000" w14:paraId="0000200F">
      <w:pPr>
        <w:rPr/>
      </w:pPr>
      <w:r w:rsidDel="00000000" w:rsidR="00000000" w:rsidRPr="00000000">
        <w:rPr>
          <w:rFonts w:ascii="Arial Unicode MS" w:cs="Arial Unicode MS" w:eastAsia="Arial Unicode MS" w:hAnsi="Arial Unicode MS"/>
          <w:rtl w:val="0"/>
        </w:rPr>
        <w:t xml:space="preserve">이제 당신은 해당 물품을 제작할 수 있습니다.</w:t>
      </w:r>
    </w:p>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판정: 지능 + 수공예 - 해당 수공예 하위 기술</w:t>
      </w:r>
    </w:p>
    <w:p w:rsidR="00000000" w:rsidDel="00000000" w:rsidP="00000000" w:rsidRDefault="00000000" w:rsidRPr="00000000" w14:paraId="00002011">
      <w:pPr>
        <w:rPr/>
      </w:pPr>
      <w:r w:rsidDel="00000000" w:rsidR="00000000" w:rsidRPr="00000000">
        <w:rPr>
          <w:rFonts w:ascii="Arial Unicode MS" w:cs="Arial Unicode MS" w:eastAsia="Arial Unicode MS" w:hAnsi="Arial Unicode MS"/>
          <w:rtl w:val="0"/>
        </w:rPr>
        <w:t xml:space="preserve">행동: 이것은 주기성 판정이며 주기는 1일입니다. DC는 지선 등급 × 점수/100이며 올림 처리합니다.</w:t>
      </w:r>
    </w:p>
    <w:p w:rsidR="00000000" w:rsidDel="00000000" w:rsidP="00000000" w:rsidRDefault="00000000" w:rsidRPr="00000000" w14:paraId="00002012">
      <w:pPr>
        <w:rPr/>
      </w:pPr>
      <w:r w:rsidDel="00000000" w:rsidR="00000000" w:rsidRPr="00000000">
        <w:rPr>
          <w:rFonts w:ascii="Arial Unicode MS" w:cs="Arial Unicode MS" w:eastAsia="Arial Unicode MS" w:hAnsi="Arial Unicode MS"/>
          <w:rtl w:val="0"/>
        </w:rPr>
        <w:t xml:space="preserve">이는 당신이 전념하여 제작하면 반드시 성공할 수 있다는 것을 의미합니다.</w:t>
      </w:r>
    </w:p>
    <w:p w:rsidR="00000000" w:rsidDel="00000000" w:rsidP="00000000" w:rsidRDefault="00000000" w:rsidRPr="00000000" w14:paraId="00002013">
      <w:pPr>
        <w:rPr/>
      </w:pPr>
      <w:r w:rsidDel="00000000" w:rsidR="00000000" w:rsidRPr="00000000">
        <w:rPr>
          <w:rFonts w:ascii="Arial Unicode MS" w:cs="Arial Unicode MS" w:eastAsia="Arial Unicode MS" w:hAnsi="Arial Unicode MS"/>
          <w:rtl w:val="0"/>
        </w:rPr>
        <w:t xml:space="preserve">특수: 무지선이고 DC가 1 미만인 물품은 하루에 여러 개를 제조할 수 있으며, DC가 1에 도달할 때까지 필요한 총 점수를 더합니다.</w:t>
      </w:r>
    </w:p>
    <w:p w:rsidR="00000000" w:rsidDel="00000000" w:rsidP="00000000" w:rsidRDefault="00000000" w:rsidRPr="00000000" w14:paraId="00002014">
      <w:pPr>
        <w:rPr/>
      </w:pPr>
      <w:r w:rsidDel="00000000" w:rsidR="00000000" w:rsidRPr="00000000">
        <w:rPr>
          <w:rFonts w:ascii="Arial Unicode MS" w:cs="Arial Unicode MS" w:eastAsia="Arial Unicode MS" w:hAnsi="Arial Unicode MS"/>
          <w:rtl w:val="0"/>
        </w:rPr>
        <w:t xml:space="preserve">수리:</w:t>
      </w:r>
    </w:p>
    <w:p w:rsidR="00000000" w:rsidDel="00000000" w:rsidP="00000000" w:rsidRDefault="00000000" w:rsidRPr="00000000" w14:paraId="00002015">
      <w:pPr>
        <w:rPr/>
      </w:pPr>
      <w:r w:rsidDel="00000000" w:rsidR="00000000" w:rsidRPr="00000000">
        <w:rPr>
          <w:rFonts w:ascii="Arial Unicode MS" w:cs="Arial Unicode MS" w:eastAsia="Arial Unicode MS" w:hAnsi="Arial Unicode MS"/>
          <w:rtl w:val="0"/>
        </w:rPr>
        <w:t xml:space="preserve">이제 당신은 해당 물품을 수리할 수 있습니다.</w:t>
      </w:r>
    </w:p>
    <w:p w:rsidR="00000000" w:rsidDel="00000000" w:rsidP="00000000" w:rsidRDefault="00000000" w:rsidRPr="00000000" w14:paraId="00002016">
      <w:pPr>
        <w:rPr/>
      </w:pPr>
      <w:r w:rsidDel="00000000" w:rsidR="00000000" w:rsidRPr="00000000">
        <w:rPr>
          <w:rFonts w:ascii="Arial Unicode MS" w:cs="Arial Unicode MS" w:eastAsia="Arial Unicode MS" w:hAnsi="Arial Unicode MS"/>
          <w:rtl w:val="0"/>
        </w:rPr>
        <w:t xml:space="preserve">판정: 지능 + 수공예 - 해당 수공예 하위 기술</w:t>
      </w:r>
    </w:p>
    <w:p w:rsidR="00000000" w:rsidDel="00000000" w:rsidP="00000000" w:rsidRDefault="00000000" w:rsidRPr="00000000" w14:paraId="00002017">
      <w:pPr>
        <w:rPr/>
      </w:pPr>
      <w:r w:rsidDel="00000000" w:rsidR="00000000" w:rsidRPr="00000000">
        <w:rPr>
          <w:rFonts w:ascii="Arial Unicode MS" w:cs="Arial Unicode MS" w:eastAsia="Arial Unicode MS" w:hAnsi="Arial Unicode MS"/>
          <w:rtl w:val="0"/>
        </w:rPr>
        <w:t xml:space="preserve">행동: 이것은 주기성 판정이며 주기는 1시간입니다. 성공 횟수가 그 경도에 도달할 때마다 구조값 1점을 회복합니다. </w:t>
      </w:r>
    </w:p>
    <w:p w:rsidR="00000000" w:rsidDel="00000000" w:rsidP="00000000" w:rsidRDefault="00000000" w:rsidRPr="00000000" w14:paraId="00002018">
      <w:pPr>
        <w:rPr/>
      </w:pPr>
      <w:r w:rsidDel="00000000" w:rsidR="00000000" w:rsidRPr="00000000">
        <w:rPr>
          <w:rFonts w:ascii="Arial Unicode MS" w:cs="Arial Unicode MS" w:eastAsia="Arial Unicode MS" w:hAnsi="Arial Unicode MS"/>
          <w:rtl w:val="0"/>
        </w:rPr>
        <w:t xml:space="preserve">이는 당신이 전념하여 수리하면 반드시 성공할 수 있다는 것을 의미합니다.</w:t>
      </w:r>
    </w:p>
    <w:p w:rsidR="00000000" w:rsidDel="00000000" w:rsidP="00000000" w:rsidRDefault="00000000" w:rsidRPr="00000000" w14:paraId="00002019">
      <w:pPr>
        <w:rPr/>
      </w:pPr>
      <w:r w:rsidDel="00000000" w:rsidR="00000000" w:rsidRPr="00000000">
        <w:rPr>
          <w:rFonts w:ascii="Arial Unicode MS" w:cs="Arial Unicode MS" w:eastAsia="Arial Unicode MS" w:hAnsi="Arial Unicode MS"/>
          <w:rtl w:val="0"/>
        </w:rPr>
        <w:t xml:space="preserve">주의해야 할 점은 당신이 수리하려는 물품에 대해 반드시 그 도면을 해석했어야 하며, 관련 속성과 기술이 해당 물품을 제조하는 조건을 만족해야 한다는 것입니다.</w:t>
      </w:r>
    </w:p>
    <w:p w:rsidR="00000000" w:rsidDel="00000000" w:rsidP="00000000" w:rsidRDefault="00000000" w:rsidRPr="00000000" w14:paraId="0000201A">
      <w:pPr>
        <w:rPr/>
      </w:pPr>
      <w:r w:rsidDel="00000000" w:rsidR="00000000" w:rsidRPr="00000000">
        <w:rPr>
          <w:rtl w:val="0"/>
        </w:rPr>
        <w:t xml:space="preserve">=====================================================================</w:t>
      </w:r>
    </w:p>
    <w:p w:rsidR="00000000" w:rsidDel="00000000" w:rsidP="00000000" w:rsidRDefault="00000000" w:rsidRPr="00000000" w14:paraId="0000201B">
      <w:pPr>
        <w:rPr/>
      </w:pPr>
      <w:r w:rsidDel="00000000" w:rsidR="00000000" w:rsidRPr="00000000">
        <w:rPr>
          <w:rtl w:val="0"/>
        </w:rPr>
        <w:t xml:space="preserve">======================================</w:t>
      </w:r>
    </w:p>
    <w:p w:rsidR="00000000" w:rsidDel="00000000" w:rsidP="00000000" w:rsidRDefault="00000000" w:rsidRPr="00000000" w14:paraId="0000201C">
      <w:pPr>
        <w:rPr/>
      </w:pPr>
      <w:r w:rsidDel="00000000" w:rsidR="00000000" w:rsidRPr="00000000">
        <w:rPr>
          <w:rFonts w:ascii="Arial Unicode MS" w:cs="Arial Unicode MS" w:eastAsia="Arial Unicode MS" w:hAnsi="Arial Unicode MS"/>
          <w:rtl w:val="0"/>
        </w:rPr>
        <w:t xml:space="preserve">단도와 선공 제조:</w:t>
      </w:r>
    </w:p>
    <w:p w:rsidR="00000000" w:rsidDel="00000000" w:rsidP="00000000" w:rsidRDefault="00000000" w:rsidRPr="00000000" w14:paraId="0000201D">
      <w:pPr>
        <w:rPr/>
      </w:pPr>
      <w:r w:rsidDel="00000000" w:rsidR="00000000" w:rsidRPr="00000000">
        <w:rPr>
          <w:rFonts w:ascii="Arial Unicode MS" w:cs="Arial Unicode MS" w:eastAsia="Arial Unicode MS" w:hAnsi="Arial Unicode MS"/>
          <w:rtl w:val="0"/>
        </w:rPr>
        <w:t xml:space="preserve">연단 규칙은 분류: 단약인 물품에만 적용됩니다.</w:t>
      </w:r>
    </w:p>
    <w:p w:rsidR="00000000" w:rsidDel="00000000" w:rsidP="00000000" w:rsidRDefault="00000000" w:rsidRPr="00000000" w14:paraId="0000201E">
      <w:pPr>
        <w:rPr/>
      </w:pPr>
      <w:r w:rsidDel="00000000" w:rsidR="00000000" w:rsidRPr="00000000">
        <w:rPr>
          <w:rFonts w:ascii="Arial Unicode MS" w:cs="Arial Unicode MS" w:eastAsia="Arial Unicode MS" w:hAnsi="Arial Unicode MS"/>
          <w:rtl w:val="0"/>
        </w:rPr>
        <w:t xml:space="preserve">선공 규칙은 분류: 법보인 물품에만 적용됩니다. </w:t>
      </w:r>
    </w:p>
    <w:p w:rsidR="00000000" w:rsidDel="00000000" w:rsidP="00000000" w:rsidRDefault="00000000" w:rsidRPr="00000000" w14:paraId="0000201F">
      <w:pPr>
        <w:rPr/>
      </w:pPr>
      <w:r w:rsidDel="00000000" w:rsidR="00000000" w:rsidRPr="00000000">
        <w:rPr>
          <w:rFonts w:ascii="Arial Unicode MS" w:cs="Arial Unicode MS" w:eastAsia="Arial Unicode MS" w:hAnsi="Arial Unicode MS"/>
          <w:rtl w:val="0"/>
        </w:rPr>
        <w:t xml:space="preserve">단도와 선공의 도면 해석 요구는 "조물"과 동일하지만 신비학의 관련 전문으로 바뀌며, 신비학의 전문은 반드시 "도술"을 보유해야 합니다.</w:t>
      </w:r>
    </w:p>
    <w:p w:rsidR="00000000" w:rsidDel="00000000" w:rsidP="00000000" w:rsidRDefault="00000000" w:rsidRPr="00000000" w14:paraId="00002020">
      <w:pPr>
        <w:rPr/>
      </w:pPr>
      <w:r w:rsidDel="00000000" w:rsidR="00000000" w:rsidRPr="00000000">
        <w:rPr>
          <w:rFonts w:ascii="Arial Unicode MS" w:cs="Arial Unicode MS" w:eastAsia="Arial Unicode MS" w:hAnsi="Arial Unicode MS"/>
          <w:rtl w:val="0"/>
        </w:rPr>
        <w:t xml:space="preserve">단도와 선공을 제작하는 수공예 하위 항목은 반드시 "수공예-단도"와 "수공예-선공"이어야 합니다. </w:t>
      </w:r>
    </w:p>
    <w:p w:rsidR="00000000" w:rsidDel="00000000" w:rsidP="00000000" w:rsidRDefault="00000000" w:rsidRPr="00000000" w14:paraId="00002021">
      <w:pPr>
        <w:rPr/>
      </w:pPr>
      <w:r w:rsidDel="00000000" w:rsidR="00000000" w:rsidRPr="00000000">
        <w:rPr>
          <w:rFonts w:ascii="Arial Unicode MS" w:cs="Arial Unicode MS" w:eastAsia="Arial Unicode MS" w:hAnsi="Arial Unicode MS"/>
          <w:rtl w:val="0"/>
        </w:rPr>
        <w:t xml:space="preserve">이 두 수공예 하위 항목은 특수한 능력을 통해서만 획득할 수 있습니다.</w:t>
      </w:r>
    </w:p>
    <w:p w:rsidR="00000000" w:rsidDel="00000000" w:rsidP="00000000" w:rsidRDefault="00000000" w:rsidRPr="00000000" w14:paraId="00002022">
      <w:pPr>
        <w:rPr/>
      </w:pPr>
      <w:r w:rsidDel="00000000" w:rsidR="00000000" w:rsidRPr="00000000">
        <w:rPr>
          <w:rFonts w:ascii="Arial Unicode MS" w:cs="Arial Unicode MS" w:eastAsia="Arial Unicode MS" w:hAnsi="Arial Unicode MS"/>
          <w:rtl w:val="0"/>
        </w:rPr>
        <w:t xml:space="preserve">단도와 선공의 제련 시간은 무지선: 9일, D급: 16일, C급 25일, B급 36일, A급 49일, S급 81일입니다.</w:t>
      </w:r>
    </w:p>
    <w:p w:rsidR="00000000" w:rsidDel="00000000" w:rsidP="00000000" w:rsidRDefault="00000000" w:rsidRPr="00000000" w14:paraId="00002023">
      <w:pPr>
        <w:rPr/>
      </w:pPr>
      <w:r w:rsidDel="00000000" w:rsidR="00000000" w:rsidRPr="00000000">
        <w:rPr>
          <w:rFonts w:ascii="Arial Unicode MS" w:cs="Arial Unicode MS" w:eastAsia="Arial Unicode MS" w:hAnsi="Arial Unicode MS"/>
          <w:rtl w:val="0"/>
        </w:rPr>
        <w:t xml:space="preserve">주의해야 할 점은 단도와 선공은 반드시 해당 시간 내에 제조의 성공 횟수가 규정된 제조 DC에 도달해야 하며, 시간이 도달했는데 성공 횟수에 미치지 못하면 실패로 간주되고 재료와 투입한 시간은 반환되지 않습니다.  </w:t>
      </w:r>
    </w:p>
    <w:p w:rsidR="00000000" w:rsidDel="00000000" w:rsidP="00000000" w:rsidRDefault="00000000" w:rsidRPr="00000000" w14:paraId="00002024">
      <w:pPr>
        <w:rPr/>
      </w:pPr>
      <w:r w:rsidDel="00000000" w:rsidR="00000000" w:rsidRPr="00000000">
        <w:rPr>
          <w:rFonts w:ascii="Arial Unicode MS" w:cs="Arial Unicode MS" w:eastAsia="Arial Unicode MS" w:hAnsi="Arial Unicode MS"/>
          <w:rtl w:val="0"/>
        </w:rPr>
        <w:t xml:space="preserve">동시에 응결부터 연단제기를 진행하는 캐릭터는 단로와 분리될 수 없으며, 그렇지 않으면 응결 단계에서 직접 실패합니다.</w:t>
      </w:r>
    </w:p>
    <w:p w:rsidR="00000000" w:rsidDel="00000000" w:rsidP="00000000" w:rsidRDefault="00000000" w:rsidRPr="00000000" w14:paraId="00002025">
      <w:pPr>
        <w:rPr/>
      </w:pPr>
      <w:r w:rsidDel="00000000" w:rsidR="00000000" w:rsidRPr="00000000">
        <w:rPr>
          <w:rFonts w:ascii="Arial Unicode MS" w:cs="Arial Unicode MS" w:eastAsia="Arial Unicode MS" w:hAnsi="Arial Unicode MS"/>
          <w:rtl w:val="0"/>
        </w:rPr>
        <w:t xml:space="preserve">연단제기 역시 기계(로정 등)가 필요한데, 이러한 것들의 요구는 과학 조물과 동일합니다. </w:t>
      </w:r>
    </w:p>
    <w:p w:rsidR="00000000" w:rsidDel="00000000" w:rsidP="00000000" w:rsidRDefault="00000000" w:rsidRPr="00000000" w14:paraId="00002026">
      <w:pPr>
        <w:rPr/>
      </w:pPr>
      <w:r w:rsidDel="00000000" w:rsidR="00000000" w:rsidRPr="00000000">
        <w:rPr>
          <w:rFonts w:ascii="Arial Unicode MS" w:cs="Arial Unicode MS" w:eastAsia="Arial Unicode MS" w:hAnsi="Arial Unicode MS"/>
          <w:rtl w:val="0"/>
        </w:rPr>
        <w:t xml:space="preserve">그리고 이러한 기계는 마법 조물 시 필요한 기계와 동등하며, 이는 당신이 이미 마법 조물용 기계를 구매했다면 연단제기 시에는 다시 구매할 필요가 없다는 것을 의미하며, 그 반대도 마찬가지입니다.  </w:t>
      </w:r>
    </w:p>
    <w:p w:rsidR="00000000" w:rsidDel="00000000" w:rsidP="00000000" w:rsidRDefault="00000000" w:rsidRPr="00000000" w14:paraId="00002027">
      <w:pPr>
        <w:rPr/>
      </w:pPr>
      <w:r w:rsidDel="00000000" w:rsidR="00000000" w:rsidRPr="00000000">
        <w:rPr>
          <w:rFonts w:ascii="Arial Unicode MS" w:cs="Arial Unicode MS" w:eastAsia="Arial Unicode MS" w:hAnsi="Arial Unicode MS"/>
          <w:rtl w:val="0"/>
        </w:rPr>
        <w:t xml:space="preserve">연단의 단계는 이해, 응결, 개로로 나뉩니다.</w:t>
      </w:r>
    </w:p>
    <w:p w:rsidR="00000000" w:rsidDel="00000000" w:rsidP="00000000" w:rsidRDefault="00000000" w:rsidRPr="00000000" w14:paraId="00002028">
      <w:pPr>
        <w:rPr/>
      </w:pPr>
      <w:r w:rsidDel="00000000" w:rsidR="00000000" w:rsidRPr="00000000">
        <w:rPr>
          <w:rFonts w:ascii="Arial Unicode MS" w:cs="Arial Unicode MS" w:eastAsia="Arial Unicode MS" w:hAnsi="Arial Unicode MS"/>
          <w:rtl w:val="0"/>
        </w:rPr>
        <w:t xml:space="preserve">이해: 과학 조물과 마찬가지로 연단제기도 단약법보의 구성과 재료를 알아야 합니다. 그래서 해당 도면을 구매해야 하며, 규칙은 과학 조물과 동일하고, 과학이 신비학으로 바뀌며, 과학의 해당 전문이 신비학의 해당 전문으로 바뀝니다.</w:t>
      </w:r>
    </w:p>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응결: 과학 조물과 마찬가지로 해당 수공예의 전문이 수공예-단도 또는 수공예-선공으로 바뀝니다.</w:t>
      </w:r>
    </w:p>
    <w:p w:rsidR="00000000" w:rsidDel="00000000" w:rsidP="00000000" w:rsidRDefault="00000000" w:rsidRPr="00000000" w14:paraId="0000202A">
      <w:pPr>
        <w:rPr/>
      </w:pPr>
      <w:r w:rsidDel="00000000" w:rsidR="00000000" w:rsidRPr="00000000">
        <w:rPr>
          <w:rFonts w:ascii="Arial Unicode MS" w:cs="Arial Unicode MS" w:eastAsia="Arial Unicode MS" w:hAnsi="Arial Unicode MS"/>
          <w:rtl w:val="0"/>
        </w:rPr>
        <w:t xml:space="preserve">주의해야 할 점은 과학 조물과 달리 단도선공은 반드시 정해진 시간 내에 완성해야 한다는 것입니다.</w:t>
      </w:r>
    </w:p>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주의해야 할 점은 연단제기가 과학 조물과 마찬가지로 실패했다면 1D10 판정을 진행하고, 결과가 1이면 단로가 폭발하는데, 이는 당신의 해당 기계가 영구히 손실되며, 단로 폭발은 반경이 단로 지선 등급 × 10미터이고, 5+단로 지선 등급*5의 범위 심각 피해를 주며, 반사 내성을 허용한다는 것을 의미합니다.</w:t>
      </w:r>
    </w:p>
    <w:p w:rsidR="00000000" w:rsidDel="00000000" w:rsidP="00000000" w:rsidRDefault="00000000" w:rsidRPr="00000000" w14:paraId="0000202C">
      <w:pPr>
        <w:rPr/>
      </w:pPr>
      <w:r w:rsidDel="00000000" w:rsidR="00000000" w:rsidRPr="00000000">
        <w:rPr>
          <w:rFonts w:ascii="Arial Unicode MS" w:cs="Arial Unicode MS" w:eastAsia="Arial Unicode MS" w:hAnsi="Arial Unicode MS"/>
          <w:rtl w:val="0"/>
        </w:rPr>
        <w:t xml:space="preserve">개로: 과학 조물과 마찬가지로 당신은 해당 단약 또는 법보를 획득합니다.</w:t>
      </w:r>
    </w:p>
    <w:p w:rsidR="00000000" w:rsidDel="00000000" w:rsidP="00000000" w:rsidRDefault="00000000" w:rsidRPr="00000000" w14:paraId="0000202D">
      <w:pPr>
        <w:rPr/>
      </w:pPr>
      <w:r w:rsidDel="00000000" w:rsidR="00000000" w:rsidRPr="00000000">
        <w:rPr>
          <w:rtl w:val="0"/>
        </w:rPr>
        <w:t xml:space="preserve">=====================================================================</w:t>
      </w:r>
    </w:p>
    <w:p w:rsidR="00000000" w:rsidDel="00000000" w:rsidP="00000000" w:rsidRDefault="00000000" w:rsidRPr="00000000" w14:paraId="0000202E">
      <w:pPr>
        <w:rPr/>
      </w:pPr>
      <w:r w:rsidDel="00000000" w:rsidR="00000000" w:rsidRPr="00000000">
        <w:rPr>
          <w:rtl w:val="0"/>
        </w:rPr>
        <w:t xml:space="preserve">======================================</w:t>
      </w:r>
    </w:p>
    <w:p w:rsidR="00000000" w:rsidDel="00000000" w:rsidP="00000000" w:rsidRDefault="00000000" w:rsidRPr="00000000" w14:paraId="0000202F">
      <w:pPr>
        <w:pStyle w:val="Heading1"/>
        <w:rPr/>
      </w:pPr>
      <w:bookmarkStart w:colFirst="0" w:colLast="0" w:name="_8eduxapvgar0" w:id="55"/>
      <w:bookmarkEnd w:id="55"/>
      <w:r w:rsidDel="00000000" w:rsidR="00000000" w:rsidRPr="00000000">
        <w:rPr>
          <w:rFonts w:ascii="Arial Unicode MS" w:cs="Arial Unicode MS" w:eastAsia="Arial Unicode MS" w:hAnsi="Arial Unicode MS"/>
          <w:rtl w:val="0"/>
        </w:rPr>
        <w:t xml:space="preserve">1.5.8 생명체 제조</w:t>
      </w:r>
    </w:p>
    <w:p w:rsidR="00000000" w:rsidDel="00000000" w:rsidP="00000000" w:rsidRDefault="00000000" w:rsidRPr="00000000" w14:paraId="00002030">
      <w:pPr>
        <w:rPr/>
      </w:pPr>
      <w:r w:rsidDel="00000000" w:rsidR="00000000" w:rsidRPr="00000000">
        <w:rPr>
          <w:rFonts w:ascii="Arial Unicode MS" w:cs="Arial Unicode MS" w:eastAsia="Arial Unicode MS" w:hAnsi="Arial Unicode MS"/>
          <w:rtl w:val="0"/>
        </w:rPr>
        <w:t xml:space="preserve">생명체 제조:</w:t>
      </w:r>
    </w:p>
    <w:p w:rsidR="00000000" w:rsidDel="00000000" w:rsidP="00000000" w:rsidRDefault="00000000" w:rsidRPr="00000000" w14:paraId="00002031">
      <w:pPr>
        <w:rPr/>
      </w:pPr>
      <w:r w:rsidDel="00000000" w:rsidR="00000000" w:rsidRPr="00000000">
        <w:rPr>
          <w:rtl w:val="0"/>
        </w:rPr>
        <w:t xml:space="preserve">=====================================================================</w:t>
      </w:r>
    </w:p>
    <w:p w:rsidR="00000000" w:rsidDel="00000000" w:rsidP="00000000" w:rsidRDefault="00000000" w:rsidRPr="00000000" w14:paraId="00002032">
      <w:pPr>
        <w:rPr/>
      </w:pPr>
      <w:r w:rsidDel="00000000" w:rsidR="00000000" w:rsidRPr="00000000">
        <w:rPr>
          <w:rtl w:val="0"/>
        </w:rPr>
        <w:t xml:space="preserve">======================================</w:t>
      </w:r>
    </w:p>
    <w:p w:rsidR="00000000" w:rsidDel="00000000" w:rsidP="00000000" w:rsidRDefault="00000000" w:rsidRPr="00000000" w14:paraId="00002033">
      <w:pPr>
        <w:rPr/>
      </w:pPr>
      <w:r w:rsidDel="00000000" w:rsidR="00000000" w:rsidRPr="00000000">
        <w:rPr>
          <w:rFonts w:ascii="Arial Unicode MS" w:cs="Arial Unicode MS" w:eastAsia="Arial Unicode MS" w:hAnsi="Arial Unicode MS"/>
          <w:rtl w:val="0"/>
        </w:rPr>
        <w:t xml:space="preserve">윤회지경에서 모든 사람은 자신이 제조한 생명체를 가질 수 있습니다. 특별한 언급이 없다면 동시에 하나만 가질 수 있습니다. </w:t>
      </w:r>
    </w:p>
    <w:p w:rsidR="00000000" w:rsidDel="00000000" w:rsidP="00000000" w:rsidRDefault="00000000" w:rsidRPr="00000000" w14:paraId="00002034">
      <w:pPr>
        <w:rPr/>
      </w:pPr>
      <w:r w:rsidDel="00000000" w:rsidR="00000000" w:rsidRPr="00000000">
        <w:rPr>
          <w:rFonts w:ascii="Arial Unicode MS" w:cs="Arial Unicode MS" w:eastAsia="Arial Unicode MS" w:hAnsi="Arial Unicode MS"/>
          <w:rtl w:val="0"/>
        </w:rPr>
        <w:t xml:space="preserve">자신이 제조한 생명체가 유실되거나 사망한 후에야 다음 생명체를 제조할 수 있습니다.</w:t>
      </w:r>
    </w:p>
    <w:p w:rsidR="00000000" w:rsidDel="00000000" w:rsidP="00000000" w:rsidRDefault="00000000" w:rsidRPr="00000000" w14:paraId="00002035">
      <w:pPr>
        <w:rPr/>
      </w:pPr>
      <w:r w:rsidDel="00000000" w:rsidR="00000000" w:rsidRPr="00000000">
        <w:rPr>
          <w:rFonts w:ascii="Arial Unicode MS" w:cs="Arial Unicode MS" w:eastAsia="Arial Unicode MS" w:hAnsi="Arial Unicode MS"/>
          <w:rtl w:val="0"/>
        </w:rPr>
        <w:t xml:space="preserve">이러한 인조 생명체는 모든 사람이 받는 보상을 얻지 못합니다. 하지만 경험치는 얻을 수 있으며, 제조자가 얻는 경험치와 동일합니다(경험치 보너스 부분은 제외). 인조 생명체는 자신의 상황에 따라 경험치 보너스를 계산합니다.  </w:t>
      </w:r>
    </w:p>
    <w:p w:rsidR="00000000" w:rsidDel="00000000" w:rsidP="00000000" w:rsidRDefault="00000000" w:rsidRPr="00000000" w14:paraId="00002036">
      <w:pPr>
        <w:rPr/>
      </w:pPr>
      <w:r w:rsidDel="00000000" w:rsidR="00000000" w:rsidRPr="00000000">
        <w:rPr>
          <w:rFonts w:ascii="Arial Unicode MS" w:cs="Arial Unicode MS" w:eastAsia="Arial Unicode MS" w:hAnsi="Arial Unicode MS"/>
          <w:rtl w:val="0"/>
        </w:rPr>
        <w:t xml:space="preserve">제조자는 자신의 인조 생명체에 대해 평소처럼 교환과 강화를 진행할 수 있습니다. </w:t>
      </w:r>
    </w:p>
    <w:p w:rsidR="00000000" w:rsidDel="00000000" w:rsidP="00000000" w:rsidRDefault="00000000" w:rsidRPr="00000000" w14:paraId="00002037">
      <w:pPr>
        <w:rPr/>
      </w:pPr>
      <w:r w:rsidDel="00000000" w:rsidR="00000000" w:rsidRPr="00000000">
        <w:rPr>
          <w:rFonts w:ascii="Arial Unicode MS" w:cs="Arial Unicode MS" w:eastAsia="Arial Unicode MS" w:hAnsi="Arial Unicode MS"/>
          <w:rtl w:val="0"/>
        </w:rPr>
        <w:t xml:space="preserve">제조자는 자신이 제조한 생명체의 모든 행위에 대해 책임을 져야 합니다. 만약 어떤 요인으로 인해 특정 보상이나 처벌을 받을 조건을 충족하면, 제조자 본인이 충족한 것으로 간주되어 모든 보상과 처벌은 제조자가 감당합니다.</w:t>
      </w:r>
    </w:p>
    <w:p w:rsidR="00000000" w:rsidDel="00000000" w:rsidP="00000000" w:rsidRDefault="00000000" w:rsidRPr="00000000" w14:paraId="00002038">
      <w:pPr>
        <w:rPr/>
      </w:pPr>
      <w:r w:rsidDel="00000000" w:rsidR="00000000" w:rsidRPr="00000000">
        <w:rPr>
          <w:rFonts w:ascii="Arial Unicode MS" w:cs="Arial Unicode MS" w:eastAsia="Arial Unicode MS" w:hAnsi="Arial Unicode MS"/>
          <w:rtl w:val="0"/>
        </w:rPr>
        <w:t xml:space="preserve">제조자가 사망하면 제조된 생명체가 아직 살아있더라도 함께 소멸됩니다. 제조자가 부활하면 생명체도 함께 부활합니다.  </w:t>
      </w:r>
    </w:p>
    <w:p w:rsidR="00000000" w:rsidDel="00000000" w:rsidP="00000000" w:rsidRDefault="00000000" w:rsidRPr="00000000" w14:paraId="00002039">
      <w:pPr>
        <w:rPr/>
      </w:pPr>
      <w:r w:rsidDel="00000000" w:rsidR="00000000" w:rsidRPr="00000000">
        <w:rPr>
          <w:rFonts w:ascii="Arial Unicode MS" w:cs="Arial Unicode MS" w:eastAsia="Arial Unicode MS" w:hAnsi="Arial Unicode MS"/>
          <w:rtl w:val="0"/>
        </w:rPr>
        <w:t xml:space="preserve">제조자가 제조한 생명체는 자발적으로 제조자와 함께 모험 세계의 과정에 참여할 수도 있고, 윤회 세계에 남아있을 수도 있습니다.</w:t>
      </w:r>
    </w:p>
    <w:p w:rsidR="00000000" w:rsidDel="00000000" w:rsidP="00000000" w:rsidRDefault="00000000" w:rsidRPr="00000000" w14:paraId="0000203A">
      <w:pPr>
        <w:rPr/>
      </w:pPr>
      <w:r w:rsidDel="00000000" w:rsidR="00000000" w:rsidRPr="00000000">
        <w:rPr>
          <w:rFonts w:ascii="Arial Unicode MS" w:cs="Arial Unicode MS" w:eastAsia="Arial Unicode MS" w:hAnsi="Arial Unicode MS"/>
          <w:rtl w:val="0"/>
        </w:rPr>
        <w:t xml:space="preserve">특별한 점은 제조된 인조 생명체는 본능 각성을 할 수 없다는 것입니다. </w:t>
      </w:r>
    </w:p>
    <w:p w:rsidR="00000000" w:rsidDel="00000000" w:rsidP="00000000" w:rsidRDefault="00000000" w:rsidRPr="00000000" w14:paraId="0000203B">
      <w:pPr>
        <w:rPr/>
      </w:pPr>
      <w:r w:rsidDel="00000000" w:rsidR="00000000" w:rsidRPr="00000000">
        <w:rPr>
          <w:rtl w:val="0"/>
        </w:rPr>
        <w:t xml:space="preserve">=====================================================================</w:t>
      </w:r>
    </w:p>
    <w:p w:rsidR="00000000" w:rsidDel="00000000" w:rsidP="00000000" w:rsidRDefault="00000000" w:rsidRPr="00000000" w14:paraId="0000203C">
      <w:pPr>
        <w:rPr/>
      </w:pPr>
      <w:r w:rsidDel="00000000" w:rsidR="00000000" w:rsidRPr="00000000">
        <w:rPr>
          <w:rtl w:val="0"/>
        </w:rPr>
        <w:t xml:space="preserve">======================================</w:t>
      </w:r>
    </w:p>
    <w:p w:rsidR="00000000" w:rsidDel="00000000" w:rsidP="00000000" w:rsidRDefault="00000000" w:rsidRPr="00000000" w14:paraId="0000203D">
      <w:pPr>
        <w:rPr/>
      </w:pPr>
      <w:r w:rsidDel="00000000" w:rsidR="00000000" w:rsidRPr="00000000">
        <w:rPr>
          <w:rFonts w:ascii="Arial Unicode MS" w:cs="Arial Unicode MS" w:eastAsia="Arial Unicode MS" w:hAnsi="Arial Unicode MS"/>
          <w:rtl w:val="0"/>
        </w:rPr>
        <w:t xml:space="preserve">인류 제조:</w:t>
      </w:r>
    </w:p>
    <w:p w:rsidR="00000000" w:rsidDel="00000000" w:rsidP="00000000" w:rsidRDefault="00000000" w:rsidRPr="00000000" w14:paraId="0000203E">
      <w:pPr>
        <w:rPr/>
      </w:pPr>
      <w:r w:rsidDel="00000000" w:rsidR="00000000" w:rsidRPr="00000000">
        <w:rPr>
          <w:rFonts w:ascii="Arial Unicode MS" w:cs="Arial Unicode MS" w:eastAsia="Arial Unicode MS" w:hAnsi="Arial Unicode MS"/>
          <w:rtl w:val="0"/>
        </w:rPr>
        <w:t xml:space="preserve">가격: 500점.</w:t>
      </w:r>
    </w:p>
    <w:p w:rsidR="00000000" w:rsidDel="00000000" w:rsidP="00000000" w:rsidRDefault="00000000" w:rsidRPr="00000000" w14:paraId="0000203F">
      <w:pPr>
        <w:rPr/>
      </w:pPr>
      <w:r w:rsidDel="00000000" w:rsidR="00000000" w:rsidRPr="00000000">
        <w:rPr>
          <w:rFonts w:ascii="Arial Unicode MS" w:cs="Arial Unicode MS" w:eastAsia="Arial Unicode MS" w:hAnsi="Arial Unicode MS"/>
          <w:rtl w:val="0"/>
        </w:rPr>
        <w:t xml:space="preserve">제조자는 인조 인류의 외형을 자유롭게 지정할 수 있습니다. 예를 들어 날개 달린 조류인간이나 늑대 머리에 사람 몸통일 수 있습니다. 하지만 반드시 인류의 외형을 기반으로 해야 하며, 기본 능력은 보통 인류에 따라 계산되고, 여분의 사지는 장식에 불과합니다.  </w:t>
      </w:r>
    </w:p>
    <w:p w:rsidR="00000000" w:rsidDel="00000000" w:rsidP="00000000" w:rsidRDefault="00000000" w:rsidRPr="00000000" w14:paraId="00002040">
      <w:pPr>
        <w:rPr/>
      </w:pPr>
      <w:r w:rsidDel="00000000" w:rsidR="00000000" w:rsidRPr="00000000">
        <w:rPr>
          <w:rFonts w:ascii="Arial Unicode MS" w:cs="Arial Unicode MS" w:eastAsia="Arial Unicode MS" w:hAnsi="Arial Unicode MS"/>
          <w:rtl w:val="0"/>
        </w:rPr>
        <w:t xml:space="preserve">제조된 인조 인류의 기억, 성격, 행동 방식은 제조자의 기억 자료를 완전히 기반으로 형성되며, 제조자는 인지하고 있는 인물을 목표로 지정할 수 있습니다. </w:t>
      </w:r>
    </w:p>
    <w:p w:rsidR="00000000" w:rsidDel="00000000" w:rsidP="00000000" w:rsidRDefault="00000000" w:rsidRPr="00000000" w14:paraId="00002041">
      <w:pPr>
        <w:rPr/>
      </w:pPr>
      <w:r w:rsidDel="00000000" w:rsidR="00000000" w:rsidRPr="00000000">
        <w:rPr>
          <w:rFonts w:ascii="Arial Unicode MS" w:cs="Arial Unicode MS" w:eastAsia="Arial Unicode MS" w:hAnsi="Arial Unicode MS"/>
          <w:rtl w:val="0"/>
        </w:rPr>
        <w:t xml:space="preserve">인류 제조 규칙은 새로운 캐릭터 생성과 완전히 동일하지만, 다음 몇 가지 점만 다릅니다:</w:t>
      </w:r>
    </w:p>
    <w:p w:rsidR="00000000" w:rsidDel="00000000" w:rsidP="00000000" w:rsidRDefault="00000000" w:rsidRPr="00000000" w14:paraId="00002042">
      <w:pPr>
        <w:rPr/>
      </w:pPr>
      <w:r w:rsidDel="00000000" w:rsidR="00000000" w:rsidRPr="00000000">
        <w:rPr>
          <w:rFonts w:ascii="Arial Unicode MS" w:cs="Arial Unicode MS" w:eastAsia="Arial Unicode MS" w:hAnsi="Arial Unicode MS"/>
          <w:rtl w:val="0"/>
        </w:rPr>
        <w:t xml:space="preserve">1. 초범 신분 전공을 선택할 수 없습니다. </w:t>
      </w:r>
    </w:p>
    <w:p w:rsidR="00000000" w:rsidDel="00000000" w:rsidP="00000000" w:rsidRDefault="00000000" w:rsidRPr="00000000" w14:paraId="00002043">
      <w:pPr>
        <w:rPr/>
      </w:pPr>
      <w:r w:rsidDel="00000000" w:rsidR="00000000" w:rsidRPr="00000000">
        <w:rPr>
          <w:rFonts w:ascii="Arial Unicode MS" w:cs="Arial Unicode MS" w:eastAsia="Arial Unicode MS" w:hAnsi="Arial Unicode MS"/>
          <w:rtl w:val="0"/>
        </w:rPr>
        <w:t xml:space="preserve">2. 특수 신분을 사용해도 어떤 물품도 얻지 못합니다.</w:t>
      </w:r>
    </w:p>
    <w:p w:rsidR="00000000" w:rsidDel="00000000" w:rsidP="00000000" w:rsidRDefault="00000000" w:rsidRPr="00000000" w14:paraId="00002044">
      <w:pPr>
        <w:rPr/>
      </w:pPr>
      <w:r w:rsidDel="00000000" w:rsidR="00000000" w:rsidRPr="00000000">
        <w:rPr>
          <w:rtl w:val="0"/>
        </w:rPr>
        <w:t xml:space="preserve">=====================================================================</w:t>
      </w:r>
    </w:p>
    <w:p w:rsidR="00000000" w:rsidDel="00000000" w:rsidP="00000000" w:rsidRDefault="00000000" w:rsidRPr="00000000" w14:paraId="00002045">
      <w:pPr>
        <w:rPr/>
      </w:pPr>
      <w:r w:rsidDel="00000000" w:rsidR="00000000" w:rsidRPr="00000000">
        <w:rPr>
          <w:rtl w:val="0"/>
        </w:rPr>
        <w:t xml:space="preserve">======================================</w:t>
      </w:r>
    </w:p>
    <w:p w:rsidR="00000000" w:rsidDel="00000000" w:rsidP="00000000" w:rsidRDefault="00000000" w:rsidRPr="00000000" w14:paraId="00002046">
      <w:pPr>
        <w:rPr/>
      </w:pPr>
      <w:r w:rsidDel="00000000" w:rsidR="00000000" w:rsidRPr="00000000">
        <w:rPr>
          <w:rFonts w:ascii="Arial Unicode MS" w:cs="Arial Unicode MS" w:eastAsia="Arial Unicode MS" w:hAnsi="Arial Unicode MS"/>
          <w:rtl w:val="0"/>
        </w:rPr>
        <w:t xml:space="preserve">인조 인류의 용도:</w:t>
      </w:r>
    </w:p>
    <w:p w:rsidR="00000000" w:rsidDel="00000000" w:rsidP="00000000" w:rsidRDefault="00000000" w:rsidRPr="00000000" w14:paraId="00002047">
      <w:pPr>
        <w:rPr/>
      </w:pPr>
      <w:r w:rsidDel="00000000" w:rsidR="00000000" w:rsidRPr="00000000">
        <w:rPr>
          <w:rFonts w:ascii="Arial Unicode MS" w:cs="Arial Unicode MS" w:eastAsia="Arial Unicode MS" w:hAnsi="Arial Unicode MS"/>
          <w:rtl w:val="0"/>
        </w:rPr>
        <w:t xml:space="preserve">과학기술 본질 물품 제조: 조물 규칙이 개방되면 인조 인류는 조물 규칙에 따라 제조자를 위해 조물을 진행할 수 있습니다.  </w:t>
      </w:r>
    </w:p>
    <w:p w:rsidR="00000000" w:rsidDel="00000000" w:rsidP="00000000" w:rsidRDefault="00000000" w:rsidRPr="00000000" w14:paraId="00002048">
      <w:pPr>
        <w:rPr/>
      </w:pPr>
      <w:r w:rsidDel="00000000" w:rsidR="00000000" w:rsidRPr="00000000">
        <w:rPr>
          <w:rFonts w:ascii="Arial Unicode MS" w:cs="Arial Unicode MS" w:eastAsia="Arial Unicode MS" w:hAnsi="Arial Unicode MS"/>
          <w:rtl w:val="0"/>
        </w:rPr>
        <w:t xml:space="preserve">버프류 효과 발동: 인조 인류는 강화 후 일부 능력으로 제조자의 특정 판정에 가치를 제공하거나 제조자의 일부 능력을 증강시킬 수 있습니다. </w:t>
      </w:r>
    </w:p>
    <w:p w:rsidR="00000000" w:rsidDel="00000000" w:rsidP="00000000" w:rsidRDefault="00000000" w:rsidRPr="00000000" w14:paraId="00002049">
      <w:pPr>
        <w:rPr/>
      </w:pPr>
      <w:r w:rsidDel="00000000" w:rsidR="00000000" w:rsidRPr="00000000">
        <w:rPr>
          <w:rFonts w:ascii="Arial Unicode MS" w:cs="Arial Unicode MS" w:eastAsia="Arial Unicode MS" w:hAnsi="Arial Unicode MS"/>
          <w:rtl w:val="0"/>
        </w:rPr>
        <w:t xml:space="preserve">협동 작전: 인조 인류는 제조자와 함께 전투에 참여할 수 있습니다.</w:t>
      </w:r>
    </w:p>
    <w:p w:rsidR="00000000" w:rsidDel="00000000" w:rsidP="00000000" w:rsidRDefault="00000000" w:rsidRPr="00000000" w14:paraId="0000204A">
      <w:pPr>
        <w:rPr/>
      </w:pPr>
      <w:r w:rsidDel="00000000" w:rsidR="00000000" w:rsidRPr="00000000">
        <w:rPr>
          <w:rFonts w:ascii="Arial Unicode MS" w:cs="Arial Unicode MS" w:eastAsia="Arial Unicode MS" w:hAnsi="Arial Unicode MS"/>
          <w:rtl w:val="0"/>
        </w:rPr>
        <w:t xml:space="preserve">계약 작용: 인조 인류는 제조자의 일부 계약이나 협력 행동의 다른 한 쪽이 될 수 있지만, 인조 인류는 여전히 해당 조건을 충족해야 합니다.</w:t>
      </w:r>
    </w:p>
    <w:p w:rsidR="00000000" w:rsidDel="00000000" w:rsidP="00000000" w:rsidRDefault="00000000" w:rsidRPr="00000000" w14:paraId="0000204B">
      <w:pPr>
        <w:rPr/>
      </w:pPr>
      <w:r w:rsidDel="00000000" w:rsidR="00000000" w:rsidRPr="00000000">
        <w:rPr>
          <w:rFonts w:ascii="Arial Unicode MS" w:cs="Arial Unicode MS" w:eastAsia="Arial Unicode MS" w:hAnsi="Arial Unicode MS"/>
          <w:rtl w:val="0"/>
        </w:rPr>
        <w:t xml:space="preserve">전승(선택 개방): 이 선택 개방 규칙을 시작하면, 플레이어가 조종하는 캐릭터가 사망한 후 인조 인류는 소멸되지 않고 직접 원래 캐릭터의 시계를 얻어 게임에 계속 참여하여 정식 모험가가 되며, 해당 모험가의 모든 권한(본능 각성 개시, 대장 선거, 생명체 제조 등)을 얻습니다.</w:t>
      </w:r>
    </w:p>
    <w:p w:rsidR="00000000" w:rsidDel="00000000" w:rsidP="00000000" w:rsidRDefault="00000000" w:rsidRPr="00000000" w14:paraId="0000204C">
      <w:pPr>
        <w:rPr/>
      </w:pPr>
      <w:r w:rsidDel="00000000" w:rsidR="00000000" w:rsidRPr="00000000">
        <w:rPr>
          <w:rtl w:val="0"/>
        </w:rPr>
        <w:t xml:space="preserve">=====================================================================</w:t>
      </w:r>
    </w:p>
    <w:p w:rsidR="00000000" w:rsidDel="00000000" w:rsidP="00000000" w:rsidRDefault="00000000" w:rsidRPr="00000000" w14:paraId="0000204D">
      <w:pPr>
        <w:rPr/>
      </w:pPr>
      <w:r w:rsidDel="00000000" w:rsidR="00000000" w:rsidRPr="00000000">
        <w:rPr>
          <w:rtl w:val="0"/>
        </w:rPr>
        <w:t xml:space="preserve">======================================</w:t>
      </w:r>
    </w:p>
    <w:p w:rsidR="00000000" w:rsidDel="00000000" w:rsidP="00000000" w:rsidRDefault="00000000" w:rsidRPr="00000000" w14:paraId="0000204E">
      <w:pPr>
        <w:rPr/>
      </w:pPr>
      <w:r w:rsidDel="00000000" w:rsidR="00000000" w:rsidRPr="00000000">
        <w:rPr>
          <w:rFonts w:ascii="Arial Unicode MS" w:cs="Arial Unicode MS" w:eastAsia="Arial Unicode MS" w:hAnsi="Arial Unicode MS"/>
          <w:rtl w:val="0"/>
        </w:rPr>
        <w:t xml:space="preserve">동물 동료 제조:</w:t>
      </w:r>
    </w:p>
    <w:p w:rsidR="00000000" w:rsidDel="00000000" w:rsidP="00000000" w:rsidRDefault="00000000" w:rsidRPr="00000000" w14:paraId="0000204F">
      <w:pPr>
        <w:rPr/>
      </w:pPr>
      <w:r w:rsidDel="00000000" w:rsidR="00000000" w:rsidRPr="00000000">
        <w:rPr>
          <w:rFonts w:ascii="Arial Unicode MS" w:cs="Arial Unicode MS" w:eastAsia="Arial Unicode MS" w:hAnsi="Arial Unicode MS"/>
          <w:rtl w:val="0"/>
        </w:rPr>
        <w:t xml:space="preserve">제조자가 제조한 동물의 속성은 보통 품종에 완전히 기반하며, 지구를 청사진으로 합니다. 제조자는 지구에 존재하지 않았거나 확인되지 않은 종을 제조할 수 없습니다.  </w:t>
      </w:r>
    </w:p>
    <w:p w:rsidR="00000000" w:rsidDel="00000000" w:rsidP="00000000" w:rsidRDefault="00000000" w:rsidRPr="00000000" w14:paraId="00002050">
      <w:pPr>
        <w:rPr/>
      </w:pPr>
      <w:r w:rsidDel="00000000" w:rsidR="00000000" w:rsidRPr="00000000">
        <w:rPr>
          <w:rFonts w:ascii="Arial Unicode MS" w:cs="Arial Unicode MS" w:eastAsia="Arial Unicode MS" w:hAnsi="Arial Unicode MS"/>
          <w:rtl w:val="0"/>
        </w:rPr>
        <w:t xml:space="preserve">동물 동료는 일부 기술 옵션이 없을 수 있는데, 이는 아예 배울 수 없다는 것을 의미합니다.</w:t>
      </w:r>
    </w:p>
    <w:p w:rsidR="00000000" w:rsidDel="00000000" w:rsidP="00000000" w:rsidRDefault="00000000" w:rsidRPr="00000000" w14:paraId="00002051">
      <w:pPr>
        <w:rPr/>
      </w:pPr>
      <w:r w:rsidDel="00000000" w:rsidR="00000000" w:rsidRPr="00000000">
        <w:rPr>
          <w:rFonts w:ascii="Arial Unicode MS" w:cs="Arial Unicode MS" w:eastAsia="Arial Unicode MS" w:hAnsi="Arial Unicode MS"/>
          <w:rtl w:val="0"/>
        </w:rPr>
        <w:t xml:space="preserve">동물 동료의 제조자에 대한 태도는 영구적으로 복종이며, 그 진영과 태도를 바꾸는 모든 능력에 면역입니다. </w:t>
      </w:r>
    </w:p>
    <w:p w:rsidR="00000000" w:rsidDel="00000000" w:rsidP="00000000" w:rsidRDefault="00000000" w:rsidRPr="00000000" w14:paraId="00002052">
      <w:pPr>
        <w:rPr/>
      </w:pPr>
      <w:r w:rsidDel="00000000" w:rsidR="00000000" w:rsidRPr="00000000">
        <w:rPr>
          <w:rFonts w:ascii="Arial Unicode MS" w:cs="Arial Unicode MS" w:eastAsia="Arial Unicode MS" w:hAnsi="Arial Unicode MS"/>
          <w:rtl w:val="0"/>
        </w:rPr>
        <w:t xml:space="preserve">주의할 점은 아래 나열된 동물 동료는 모두 범용형이라는 것입니다. 특수한 요구사항이 있다면 적절히 조정할 수 있습니다(ST와 소통). 예를 들어 티베트 마스티프를 교환한다면 늑대의 데이터, 개의 특성을 사용하고 가격은 늑대에 따라 계산하는 것을 고려할 수 있습니다.</w:t>
      </w:r>
    </w:p>
    <w:p w:rsidR="00000000" w:rsidDel="00000000" w:rsidP="00000000" w:rsidRDefault="00000000" w:rsidRPr="00000000" w14:paraId="00002053">
      <w:pPr>
        <w:rPr/>
      </w:pPr>
      <w:r w:rsidDel="00000000" w:rsidR="00000000" w:rsidRPr="00000000">
        <w:rPr>
          <w:rFonts w:ascii="Arial Unicode MS" w:cs="Arial Unicode MS" w:eastAsia="Arial Unicode MS" w:hAnsi="Arial Unicode MS"/>
          <w:rtl w:val="0"/>
        </w:rPr>
        <w:t xml:space="preserve">특수: 만약 특수 능력이 전혀 없다면 동물 동료는 어떤 강화도 할 수 없습니다.  </w:t>
      </w:r>
    </w:p>
    <w:p w:rsidR="00000000" w:rsidDel="00000000" w:rsidP="00000000" w:rsidRDefault="00000000" w:rsidRPr="00000000" w14:paraId="00002054">
      <w:pPr>
        <w:rPr/>
      </w:pPr>
      <w:r w:rsidDel="00000000" w:rsidR="00000000" w:rsidRPr="00000000">
        <w:rPr>
          <w:rFonts w:ascii="Arial Unicode MS" w:cs="Arial Unicode MS" w:eastAsia="Arial Unicode MS" w:hAnsi="Arial Unicode MS"/>
          <w:rtl w:val="0"/>
        </w:rPr>
        <w:t xml:space="preserve">동물 동료는 다음과 같이 직접 교환할 수 있습니다:</w:t>
      </w:r>
    </w:p>
    <w:p w:rsidR="00000000" w:rsidDel="00000000" w:rsidP="00000000" w:rsidRDefault="00000000" w:rsidRPr="00000000" w14:paraId="00002055">
      <w:pPr>
        <w:rPr/>
      </w:pPr>
      <w:r w:rsidDel="00000000" w:rsidR="00000000" w:rsidRPr="00000000">
        <w:rPr>
          <w:rtl w:val="0"/>
        </w:rPr>
        <w:t xml:space="preserve">=====================================================================</w:t>
      </w:r>
    </w:p>
    <w:p w:rsidR="00000000" w:rsidDel="00000000" w:rsidP="00000000" w:rsidRDefault="00000000" w:rsidRPr="00000000" w14:paraId="00002056">
      <w:pPr>
        <w:rPr/>
      </w:pPr>
      <w:r w:rsidDel="00000000" w:rsidR="00000000" w:rsidRPr="00000000">
        <w:rPr>
          <w:rtl w:val="0"/>
        </w:rPr>
        <w:t xml:space="preserve">======================================</w:t>
      </w:r>
    </w:p>
    <w:p w:rsidR="00000000" w:rsidDel="00000000" w:rsidP="00000000" w:rsidRDefault="00000000" w:rsidRPr="00000000" w14:paraId="00002057">
      <w:pPr>
        <w:rPr/>
      </w:pPr>
      <w:r w:rsidDel="00000000" w:rsidR="00000000" w:rsidRPr="00000000">
        <w:rPr>
          <w:rFonts w:ascii="Arial Unicode MS" w:cs="Arial Unicode MS" w:eastAsia="Arial Unicode MS" w:hAnsi="Arial Unicode MS"/>
          <w:rtl w:val="0"/>
        </w:rPr>
        <w:t xml:space="preserve">유인원류 </w:t>
      </w:r>
    </w:p>
    <w:p w:rsidR="00000000" w:rsidDel="00000000" w:rsidP="00000000" w:rsidRDefault="00000000" w:rsidRPr="00000000" w14:paraId="00002058">
      <w:pPr>
        <w:rPr/>
      </w:pPr>
      <w:r w:rsidDel="00000000" w:rsidR="00000000" w:rsidRPr="00000000">
        <w:rPr>
          <w:rFonts w:ascii="Arial Unicode MS" w:cs="Arial Unicode MS" w:eastAsia="Arial Unicode MS" w:hAnsi="Arial Unicode MS"/>
          <w:rtl w:val="0"/>
        </w:rPr>
        <w:t xml:space="preserve">가격: 500점</w:t>
      </w:r>
    </w:p>
    <w:p w:rsidR="00000000" w:rsidDel="00000000" w:rsidP="00000000" w:rsidRDefault="00000000" w:rsidRPr="00000000" w14:paraId="00002059">
      <w:pPr>
        <w:rPr/>
      </w:pPr>
      <w:r w:rsidDel="00000000" w:rsidR="00000000" w:rsidRPr="00000000">
        <w:rPr>
          <w:rFonts w:ascii="Arial Unicode MS" w:cs="Arial Unicode MS" w:eastAsia="Arial Unicode MS" w:hAnsi="Arial Unicode MS"/>
          <w:rtl w:val="0"/>
        </w:rPr>
        <w:t xml:space="preserve">근력6 민첩4 건강4 지능1 통찰2 정신1 매력1 조작1 냉정1</w:t>
      </w:r>
    </w:p>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운동: 5(평형감각, 자기보호, 등반, 도약, 탈출)</w:t>
      </w:r>
    </w:p>
    <w:p w:rsidR="00000000" w:rsidDel="00000000" w:rsidP="00000000" w:rsidRDefault="00000000" w:rsidRPr="00000000" w14:paraId="0000205B">
      <w:pPr>
        <w:rPr/>
      </w:pPr>
      <w:r w:rsidDel="00000000" w:rsidR="00000000" w:rsidRPr="00000000">
        <w:rPr>
          <w:rFonts w:ascii="Arial Unicode MS" w:cs="Arial Unicode MS" w:eastAsia="Arial Unicode MS" w:hAnsi="Arial Unicode MS"/>
          <w:rtl w:val="0"/>
        </w:rPr>
        <w:t xml:space="preserve">수사: 4(청취, 정찰) 동물교감:</w:t>
      </w:r>
    </w:p>
    <w:p w:rsidR="00000000" w:rsidDel="00000000" w:rsidP="00000000" w:rsidRDefault="00000000" w:rsidRPr="00000000" w14:paraId="0000205C">
      <w:pPr>
        <w:rPr/>
      </w:pPr>
      <w:r w:rsidDel="00000000" w:rsidR="00000000" w:rsidRPr="00000000">
        <w:rPr>
          <w:rFonts w:ascii="Arial Unicode MS" w:cs="Arial Unicode MS" w:eastAsia="Arial Unicode MS" w:hAnsi="Arial Unicode MS"/>
          <w:rtl w:val="0"/>
        </w:rPr>
        <w:t xml:space="preserve">격투: 5(발톱 공격) 감수성: 1 </w:t>
      </w:r>
    </w:p>
    <w:p w:rsidR="00000000" w:rsidDel="00000000" w:rsidP="00000000" w:rsidRDefault="00000000" w:rsidRPr="00000000" w14:paraId="0000205D">
      <w:pPr>
        <w:rPr/>
      </w:pPr>
      <w:r w:rsidDel="00000000" w:rsidR="00000000" w:rsidRPr="00000000">
        <w:rPr>
          <w:rFonts w:ascii="Arial Unicode MS" w:cs="Arial Unicode MS" w:eastAsia="Arial Unicode MS" w:hAnsi="Arial Unicode MS"/>
          <w:rtl w:val="0"/>
        </w:rPr>
        <w:t xml:space="preserve">은폐: 3(숨기) 협박: 1</w:t>
      </w:r>
    </w:p>
    <w:p w:rsidR="00000000" w:rsidDel="00000000" w:rsidP="00000000" w:rsidRDefault="00000000" w:rsidRPr="00000000" w14:paraId="0000205E">
      <w:pPr>
        <w:rPr/>
      </w:pPr>
      <w:r w:rsidDel="00000000" w:rsidR="00000000" w:rsidRPr="00000000">
        <w:rPr>
          <w:rFonts w:ascii="Arial Unicode MS" w:cs="Arial Unicode MS" w:eastAsia="Arial Unicode MS" w:hAnsi="Arial Unicode MS"/>
          <w:rtl w:val="0"/>
        </w:rPr>
        <w:t xml:space="preserve">생존: 5(야외생존, 자기보호)</w:t>
      </w:r>
    </w:p>
    <w:p w:rsidR="00000000" w:rsidDel="00000000" w:rsidP="00000000" w:rsidRDefault="00000000" w:rsidRPr="00000000" w14:paraId="0000205F">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Fonts w:ascii="Arial Unicode MS" w:cs="Arial Unicode MS" w:eastAsia="Arial Unicode MS" w:hAnsi="Arial Unicode MS"/>
          <w:rtl w:val="0"/>
        </w:rPr>
        <w:t xml:space="preserve">생물 분류: 동물 </w:t>
      </w:r>
    </w:p>
    <w:p w:rsidR="00000000" w:rsidDel="00000000" w:rsidP="00000000" w:rsidRDefault="00000000" w:rsidRPr="00000000" w14:paraId="00002062">
      <w:pPr>
        <w:rPr/>
      </w:pPr>
      <w:r w:rsidDel="00000000" w:rsidR="00000000" w:rsidRPr="00000000">
        <w:rPr>
          <w:rFonts w:ascii="Arial Unicode MS" w:cs="Arial Unicode MS" w:eastAsia="Arial Unicode MS" w:hAnsi="Arial Unicode MS"/>
          <w:rtl w:val="0"/>
        </w:rPr>
        <w:t xml:space="preserve">생명력: 9</w:t>
      </w:r>
    </w:p>
    <w:p w:rsidR="00000000" w:rsidDel="00000000" w:rsidP="00000000" w:rsidRDefault="00000000" w:rsidRPr="00000000" w14:paraId="00002063">
      <w:pPr>
        <w:rPr/>
      </w:pPr>
      <w:r w:rsidDel="00000000" w:rsidR="00000000" w:rsidRPr="00000000">
        <w:rPr>
          <w:rFonts w:ascii="Arial Unicode MS" w:cs="Arial Unicode MS" w:eastAsia="Arial Unicode MS" w:hAnsi="Arial Unicode MS"/>
          <w:rtl w:val="0"/>
        </w:rPr>
        <w:t xml:space="preserve">체형: 중형, 체적 4-6(소형 유인원을 교환하면 200점 감소)</w:t>
      </w:r>
    </w:p>
    <w:p w:rsidR="00000000" w:rsidDel="00000000" w:rsidP="00000000" w:rsidRDefault="00000000" w:rsidRPr="00000000" w14:paraId="00002064">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065">
      <w:pPr>
        <w:rPr/>
      </w:pPr>
      <w:r w:rsidDel="00000000" w:rsidR="00000000" w:rsidRPr="00000000">
        <w:rPr>
          <w:rFonts w:ascii="Arial Unicode MS" w:cs="Arial Unicode MS" w:eastAsia="Arial Unicode MS" w:hAnsi="Arial Unicode MS"/>
          <w:rtl w:val="0"/>
        </w:rPr>
        <w:t xml:space="preserve">선제: 5</w:t>
      </w:r>
    </w:p>
    <w:p w:rsidR="00000000" w:rsidDel="00000000" w:rsidP="00000000" w:rsidRDefault="00000000" w:rsidRPr="00000000" w14:paraId="00002066">
      <w:pPr>
        <w:rPr/>
      </w:pPr>
      <w:r w:rsidDel="00000000" w:rsidR="00000000" w:rsidRPr="00000000">
        <w:rPr>
          <w:rFonts w:ascii="Arial Unicode MS" w:cs="Arial Unicode MS" w:eastAsia="Arial Unicode MS" w:hAnsi="Arial Unicode MS"/>
          <w:rtl w:val="0"/>
        </w:rPr>
        <w:t xml:space="preserve">속도: 15미터</w:t>
      </w:r>
    </w:p>
    <w:p w:rsidR="00000000" w:rsidDel="00000000" w:rsidP="00000000" w:rsidRDefault="00000000" w:rsidRPr="00000000" w14:paraId="00002067">
      <w:pPr>
        <w:rPr/>
      </w:pPr>
      <w:r w:rsidDel="00000000" w:rsidR="00000000" w:rsidRPr="00000000">
        <w:rPr>
          <w:rFonts w:ascii="Arial Unicode MS" w:cs="Arial Unicode MS" w:eastAsia="Arial Unicode MS" w:hAnsi="Arial Unicode MS"/>
          <w:rtl w:val="0"/>
        </w:rPr>
        <w:t xml:space="preserve">천연무기: 이빨과 발톱은 심각한 피해를 줄 수 있습니다.</w:t>
      </w:r>
    </w:p>
    <w:p w:rsidR="00000000" w:rsidDel="00000000" w:rsidP="00000000" w:rsidRDefault="00000000" w:rsidRPr="00000000" w14:paraId="00002068">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069">
      <w:pPr>
        <w:rPr/>
      </w:pPr>
      <w:r w:rsidDel="00000000" w:rsidR="00000000" w:rsidRPr="00000000">
        <w:rPr>
          <w:rFonts w:ascii="Arial Unicode MS" w:cs="Arial Unicode MS" w:eastAsia="Arial Unicode MS" w:hAnsi="Arial Unicode MS"/>
          <w:rtl w:val="0"/>
        </w:rPr>
        <w:t xml:space="preserve">특성:  </w:t>
      </w:r>
    </w:p>
    <w:p w:rsidR="00000000" w:rsidDel="00000000" w:rsidP="00000000" w:rsidRDefault="00000000" w:rsidRPr="00000000" w14:paraId="0000206A">
      <w:pPr>
        <w:rPr/>
      </w:pPr>
      <w:r w:rsidDel="00000000" w:rsidR="00000000" w:rsidRPr="00000000">
        <w:rPr>
          <w:rFonts w:ascii="Arial Unicode MS" w:cs="Arial Unicode MS" w:eastAsia="Arial Unicode MS" w:hAnsi="Arial Unicode MS"/>
          <w:rtl w:val="0"/>
        </w:rPr>
        <w:t xml:space="preserve">등반의 달인: 유인원의 등반 판정은 6DP 내재 가치를 얻습니다.</w:t>
      </w:r>
    </w:p>
    <w:p w:rsidR="00000000" w:rsidDel="00000000" w:rsidP="00000000" w:rsidRDefault="00000000" w:rsidRPr="00000000" w14:paraId="0000206B">
      <w:pPr>
        <w:rPr/>
      </w:pPr>
      <w:r w:rsidDel="00000000" w:rsidR="00000000" w:rsidRPr="00000000">
        <w:rPr>
          <w:rFonts w:ascii="Arial Unicode MS" w:cs="Arial Unicode MS" w:eastAsia="Arial Unicode MS" w:hAnsi="Arial Unicode MS"/>
          <w:rtl w:val="0"/>
        </w:rPr>
        <w:t xml:space="preserve">광란의 발톱 공격: 유인원은 전체 라운드 행동으로 한 목표에 대해 두 번의 근접 격투 공격을 할 수 있습니다.</w:t>
      </w:r>
    </w:p>
    <w:p w:rsidR="00000000" w:rsidDel="00000000" w:rsidP="00000000" w:rsidRDefault="00000000" w:rsidRPr="00000000" w14:paraId="0000206C">
      <w:pPr>
        <w:rPr/>
      </w:pPr>
      <w:r w:rsidDel="00000000" w:rsidR="00000000" w:rsidRPr="00000000">
        <w:rPr>
          <w:rFonts w:ascii="Arial Unicode MS" w:cs="Arial Unicode MS" w:eastAsia="Arial Unicode MS" w:hAnsi="Arial Unicode MS"/>
          <w:rtl w:val="0"/>
        </w:rPr>
        <w:t xml:space="preserve">의사 부위: 유인원은 인간의 손과 유사한 구조를 가지고 있어 해당 물품과 도구를 쥘 수 있습니다.</w:t>
      </w:r>
    </w:p>
    <w:p w:rsidR="00000000" w:rsidDel="00000000" w:rsidP="00000000" w:rsidRDefault="00000000" w:rsidRPr="00000000" w14:paraId="0000206D">
      <w:pPr>
        <w:rPr/>
      </w:pPr>
      <w:r w:rsidDel="00000000" w:rsidR="00000000" w:rsidRPr="00000000">
        <w:rPr>
          <w:rtl w:val="0"/>
        </w:rPr>
        <w:t xml:space="preserve">=====================================================================</w:t>
      </w:r>
    </w:p>
    <w:p w:rsidR="00000000" w:rsidDel="00000000" w:rsidP="00000000" w:rsidRDefault="00000000" w:rsidRPr="00000000" w14:paraId="0000206E">
      <w:pPr>
        <w:rPr/>
      </w:pPr>
      <w:r w:rsidDel="00000000" w:rsidR="00000000" w:rsidRPr="00000000">
        <w:rPr>
          <w:rtl w:val="0"/>
        </w:rPr>
        <w:t xml:space="preserve">======================================</w:t>
      </w:r>
    </w:p>
    <w:p w:rsidR="00000000" w:rsidDel="00000000" w:rsidP="00000000" w:rsidRDefault="00000000" w:rsidRPr="00000000" w14:paraId="0000206F">
      <w:pPr>
        <w:rPr/>
      </w:pPr>
      <w:r w:rsidDel="00000000" w:rsidR="00000000" w:rsidRPr="00000000">
        <w:rPr>
          <w:rFonts w:ascii="Arial Unicode MS" w:cs="Arial Unicode MS" w:eastAsia="Arial Unicode MS" w:hAnsi="Arial Unicode MS"/>
          <w:rtl w:val="0"/>
        </w:rPr>
        <w:t xml:space="preserve">박쥐</w:t>
      </w:r>
    </w:p>
    <w:p w:rsidR="00000000" w:rsidDel="00000000" w:rsidP="00000000" w:rsidRDefault="00000000" w:rsidRPr="00000000" w14:paraId="00002070">
      <w:pPr>
        <w:rPr/>
      </w:pPr>
      <w:r w:rsidDel="00000000" w:rsidR="00000000" w:rsidRPr="00000000">
        <w:rPr>
          <w:rFonts w:ascii="Arial Unicode MS" w:cs="Arial Unicode MS" w:eastAsia="Arial Unicode MS" w:hAnsi="Arial Unicode MS"/>
          <w:rtl w:val="0"/>
        </w:rPr>
        <w:t xml:space="preserve">가격: 500점</w:t>
      </w:r>
    </w:p>
    <w:p w:rsidR="00000000" w:rsidDel="00000000" w:rsidP="00000000" w:rsidRDefault="00000000" w:rsidRPr="00000000" w14:paraId="00002071">
      <w:pPr>
        <w:rPr/>
      </w:pPr>
      <w:r w:rsidDel="00000000" w:rsidR="00000000" w:rsidRPr="00000000">
        <w:rPr>
          <w:rFonts w:ascii="Arial Unicode MS" w:cs="Arial Unicode MS" w:eastAsia="Arial Unicode MS" w:hAnsi="Arial Unicode MS"/>
          <w:rtl w:val="0"/>
        </w:rPr>
        <w:t xml:space="preserve">근력1 민첩1 건강1 지능1 통찰2 정신1 매력1 조작1 냉정1 </w:t>
      </w:r>
    </w:p>
    <w:p w:rsidR="00000000" w:rsidDel="00000000" w:rsidP="00000000" w:rsidRDefault="00000000" w:rsidRPr="00000000" w14:paraId="00002072">
      <w:pPr>
        <w:rPr/>
      </w:pPr>
      <w:r w:rsidDel="00000000" w:rsidR="00000000" w:rsidRPr="00000000">
        <w:rPr>
          <w:rFonts w:ascii="Arial Unicode MS" w:cs="Arial Unicode MS" w:eastAsia="Arial Unicode MS" w:hAnsi="Arial Unicode MS"/>
          <w:rtl w:val="0"/>
        </w:rPr>
        <w:t xml:space="preserve">운동: 3(자기보호) 수사: 5(청취, 정찰) 동물교감:</w:t>
      </w:r>
    </w:p>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격투: 3(물기) 감수성: 1</w:t>
      </w:r>
    </w:p>
    <w:p w:rsidR="00000000" w:rsidDel="00000000" w:rsidP="00000000" w:rsidRDefault="00000000" w:rsidRPr="00000000" w14:paraId="00002074">
      <w:pPr>
        <w:rPr/>
      </w:pPr>
      <w:r w:rsidDel="00000000" w:rsidR="00000000" w:rsidRPr="00000000">
        <w:rPr>
          <w:rFonts w:ascii="Arial Unicode MS" w:cs="Arial Unicode MS" w:eastAsia="Arial Unicode MS" w:hAnsi="Arial Unicode MS"/>
          <w:rtl w:val="0"/>
        </w:rPr>
        <w:t xml:space="preserve">은폐: 3(숨기) 협박: 1</w:t>
      </w:r>
    </w:p>
    <w:p w:rsidR="00000000" w:rsidDel="00000000" w:rsidP="00000000" w:rsidRDefault="00000000" w:rsidRPr="00000000" w14:paraId="00002075">
      <w:pPr>
        <w:rPr/>
      </w:pPr>
      <w:r w:rsidDel="00000000" w:rsidR="00000000" w:rsidRPr="00000000">
        <w:rPr>
          <w:rFonts w:ascii="Arial Unicode MS" w:cs="Arial Unicode MS" w:eastAsia="Arial Unicode MS" w:hAnsi="Arial Unicode MS"/>
          <w:rtl w:val="0"/>
        </w:rPr>
        <w:t xml:space="preserve">생존: 5(야외생존, 자기보호) </w:t>
      </w:r>
    </w:p>
    <w:p w:rsidR="00000000" w:rsidDel="00000000" w:rsidP="00000000" w:rsidRDefault="00000000" w:rsidRPr="00000000" w14:paraId="00002076">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생명력: 2</w:t>
      </w:r>
    </w:p>
    <w:p w:rsidR="00000000" w:rsidDel="00000000" w:rsidP="00000000" w:rsidRDefault="00000000" w:rsidRPr="00000000" w14:paraId="0000207A">
      <w:pPr>
        <w:rPr/>
      </w:pPr>
      <w:r w:rsidDel="00000000" w:rsidR="00000000" w:rsidRPr="00000000">
        <w:rPr>
          <w:rFonts w:ascii="Arial Unicode MS" w:cs="Arial Unicode MS" w:eastAsia="Arial Unicode MS" w:hAnsi="Arial Unicode MS"/>
          <w:rtl w:val="0"/>
        </w:rPr>
        <w:t xml:space="preserve">체형: 초소형, 체적 1</w:t>
      </w:r>
    </w:p>
    <w:p w:rsidR="00000000" w:rsidDel="00000000" w:rsidP="00000000" w:rsidRDefault="00000000" w:rsidRPr="00000000" w14:paraId="0000207B">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07C">
      <w:pPr>
        <w:rPr/>
      </w:pPr>
      <w:r w:rsidDel="00000000" w:rsidR="00000000" w:rsidRPr="00000000">
        <w:rPr>
          <w:rFonts w:ascii="Arial Unicode MS" w:cs="Arial Unicode MS" w:eastAsia="Arial Unicode MS" w:hAnsi="Arial Unicode MS"/>
          <w:rtl w:val="0"/>
        </w:rPr>
        <w:t xml:space="preserve">선제: 2</w:t>
      </w:r>
    </w:p>
    <w:p w:rsidR="00000000" w:rsidDel="00000000" w:rsidP="00000000" w:rsidRDefault="00000000" w:rsidRPr="00000000" w14:paraId="0000207D">
      <w:pPr>
        <w:rPr/>
      </w:pPr>
      <w:r w:rsidDel="00000000" w:rsidR="00000000" w:rsidRPr="00000000">
        <w:rPr>
          <w:rFonts w:ascii="Arial Unicode MS" w:cs="Arial Unicode MS" w:eastAsia="Arial Unicode MS" w:hAnsi="Arial Unicode MS"/>
          <w:rtl w:val="0"/>
        </w:rPr>
        <w:t xml:space="preserve">속도: 10미터</w:t>
      </w:r>
    </w:p>
    <w:p w:rsidR="00000000" w:rsidDel="00000000" w:rsidP="00000000" w:rsidRDefault="00000000" w:rsidRPr="00000000" w14:paraId="0000207E">
      <w:pPr>
        <w:rPr/>
      </w:pPr>
      <w:r w:rsidDel="00000000" w:rsidR="00000000" w:rsidRPr="00000000">
        <w:rPr>
          <w:rFonts w:ascii="Arial Unicode MS" w:cs="Arial Unicode MS" w:eastAsia="Arial Unicode MS" w:hAnsi="Arial Unicode MS"/>
          <w:rtl w:val="0"/>
        </w:rPr>
        <w:t xml:space="preserve">천연무기: 이빨은 심각한 피해를 줄 수 있습니다. </w:t>
      </w:r>
    </w:p>
    <w:p w:rsidR="00000000" w:rsidDel="00000000" w:rsidP="00000000" w:rsidRDefault="00000000" w:rsidRPr="00000000" w14:paraId="0000207F">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080">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081">
      <w:pPr>
        <w:rPr/>
      </w:pPr>
      <w:r w:rsidDel="00000000" w:rsidR="00000000" w:rsidRPr="00000000">
        <w:rPr>
          <w:rFonts w:ascii="Arial Unicode MS" w:cs="Arial Unicode MS" w:eastAsia="Arial Unicode MS" w:hAnsi="Arial Unicode MS"/>
          <w:rtl w:val="0"/>
        </w:rPr>
        <w:t xml:space="preserve">비행: 박쥐는 자신의 기본 이동속도로 비행할 수 있습니다.</w:t>
      </w:r>
    </w:p>
    <w:p w:rsidR="00000000" w:rsidDel="00000000" w:rsidP="00000000" w:rsidRDefault="00000000" w:rsidRPr="00000000" w14:paraId="00002082">
      <w:pPr>
        <w:rPr/>
      </w:pPr>
      <w:r w:rsidDel="00000000" w:rsidR="00000000" w:rsidRPr="00000000">
        <w:rPr>
          <w:rFonts w:ascii="Arial Unicode MS" w:cs="Arial Unicode MS" w:eastAsia="Arial Unicode MS" w:hAnsi="Arial Unicode MS"/>
          <w:rtl w:val="0"/>
        </w:rPr>
        <w:t xml:space="preserve">반향정위: 박쥐는 자신의 모호한 범위에 대한 시각 능력을 얻습니다. </w:t>
      </w:r>
    </w:p>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주둔지 무능: 박쥐는 지상 이동을 할 수 없고 수영도 할 수 없으며, 지상에 있을 때는 쓰러진 상태로 판정됩니다.</w:t>
      </w:r>
    </w:p>
    <w:p w:rsidR="00000000" w:rsidDel="00000000" w:rsidP="00000000" w:rsidRDefault="00000000" w:rsidRPr="00000000" w14:paraId="00002084">
      <w:pPr>
        <w:rPr/>
      </w:pPr>
      <w:r w:rsidDel="00000000" w:rsidR="00000000" w:rsidRPr="00000000">
        <w:rPr>
          <w:rtl w:val="0"/>
        </w:rPr>
        <w:t xml:space="preserve">=====================================================================</w:t>
      </w:r>
    </w:p>
    <w:p w:rsidR="00000000" w:rsidDel="00000000" w:rsidP="00000000" w:rsidRDefault="00000000" w:rsidRPr="00000000" w14:paraId="00002085">
      <w:pPr>
        <w:rPr/>
      </w:pPr>
      <w:r w:rsidDel="00000000" w:rsidR="00000000" w:rsidRPr="00000000">
        <w:rPr>
          <w:rtl w:val="0"/>
        </w:rPr>
        <w:t xml:space="preserve">======================================</w:t>
      </w:r>
    </w:p>
    <w:p w:rsidR="00000000" w:rsidDel="00000000" w:rsidP="00000000" w:rsidRDefault="00000000" w:rsidRPr="00000000" w14:paraId="00002086">
      <w:pPr>
        <w:rPr/>
      </w:pPr>
      <w:r w:rsidDel="00000000" w:rsidR="00000000" w:rsidRPr="00000000">
        <w:rPr>
          <w:rFonts w:ascii="Arial Unicode MS" w:cs="Arial Unicode MS" w:eastAsia="Arial Unicode MS" w:hAnsi="Arial Unicode MS"/>
          <w:rtl w:val="0"/>
        </w:rPr>
        <w:t xml:space="preserve">곰류</w:t>
      </w:r>
    </w:p>
    <w:p w:rsidR="00000000" w:rsidDel="00000000" w:rsidP="00000000" w:rsidRDefault="00000000" w:rsidRPr="00000000" w14:paraId="00002087">
      <w:pPr>
        <w:rPr/>
      </w:pPr>
      <w:r w:rsidDel="00000000" w:rsidR="00000000" w:rsidRPr="00000000">
        <w:rPr>
          <w:rFonts w:ascii="Arial Unicode MS" w:cs="Arial Unicode MS" w:eastAsia="Arial Unicode MS" w:hAnsi="Arial Unicode MS"/>
          <w:rtl w:val="0"/>
        </w:rPr>
        <w:t xml:space="preserve">가격: 1000점</w:t>
      </w:r>
    </w:p>
    <w:p w:rsidR="00000000" w:rsidDel="00000000" w:rsidP="00000000" w:rsidRDefault="00000000" w:rsidRPr="00000000" w14:paraId="00002088">
      <w:pPr>
        <w:rPr/>
      </w:pPr>
      <w:r w:rsidDel="00000000" w:rsidR="00000000" w:rsidRPr="00000000">
        <w:rPr>
          <w:rFonts w:ascii="Arial Unicode MS" w:cs="Arial Unicode MS" w:eastAsia="Arial Unicode MS" w:hAnsi="Arial Unicode MS"/>
          <w:rtl w:val="0"/>
        </w:rPr>
        <w:t xml:space="preserve">근력9 민첩2 건강6 지능1 통찰3 정신1 매력1 조작1 냉정1</w:t>
      </w:r>
    </w:p>
    <w:p w:rsidR="00000000" w:rsidDel="00000000" w:rsidP="00000000" w:rsidRDefault="00000000" w:rsidRPr="00000000" w14:paraId="00002089">
      <w:pPr>
        <w:rPr/>
      </w:pPr>
      <w:r w:rsidDel="00000000" w:rsidR="00000000" w:rsidRPr="00000000">
        <w:rPr>
          <w:rFonts w:ascii="Arial Unicode MS" w:cs="Arial Unicode MS" w:eastAsia="Arial Unicode MS" w:hAnsi="Arial Unicode MS"/>
          <w:rtl w:val="0"/>
        </w:rPr>
        <w:t xml:space="preserve">운동: 5(자기보호, 수영) 수사: 3(정찰) 동물교감:</w:t>
      </w:r>
    </w:p>
    <w:p w:rsidR="00000000" w:rsidDel="00000000" w:rsidP="00000000" w:rsidRDefault="00000000" w:rsidRPr="00000000" w14:paraId="0000208A">
      <w:pPr>
        <w:rPr/>
      </w:pPr>
      <w:r w:rsidDel="00000000" w:rsidR="00000000" w:rsidRPr="00000000">
        <w:rPr>
          <w:rFonts w:ascii="Arial Unicode MS" w:cs="Arial Unicode MS" w:eastAsia="Arial Unicode MS" w:hAnsi="Arial Unicode MS"/>
          <w:rtl w:val="0"/>
        </w:rPr>
        <w:t xml:space="preserve">격투: 5(물기, 발톱 공격, 붙잡기)</w:t>
      </w:r>
    </w:p>
    <w:p w:rsidR="00000000" w:rsidDel="00000000" w:rsidP="00000000" w:rsidRDefault="00000000" w:rsidRPr="00000000" w14:paraId="0000208B">
      <w:pPr>
        <w:rPr/>
      </w:pPr>
      <w:r w:rsidDel="00000000" w:rsidR="00000000" w:rsidRPr="00000000">
        <w:rPr>
          <w:rFonts w:ascii="Arial Unicode MS" w:cs="Arial Unicode MS" w:eastAsia="Arial Unicode MS" w:hAnsi="Arial Unicode MS"/>
          <w:rtl w:val="0"/>
        </w:rPr>
        <w:t xml:space="preserve">감수성:</w:t>
      </w:r>
    </w:p>
    <w:p w:rsidR="00000000" w:rsidDel="00000000" w:rsidP="00000000" w:rsidRDefault="00000000" w:rsidRPr="00000000" w14:paraId="0000208C">
      <w:pPr>
        <w:rPr/>
      </w:pPr>
      <w:r w:rsidDel="00000000" w:rsidR="00000000" w:rsidRPr="00000000">
        <w:rPr>
          <w:rFonts w:ascii="Arial Unicode MS" w:cs="Arial Unicode MS" w:eastAsia="Arial Unicode MS" w:hAnsi="Arial Unicode MS"/>
          <w:rtl w:val="0"/>
        </w:rPr>
        <w:t xml:space="preserve">은폐: 1 협박: 3(위협)</w:t>
      </w:r>
    </w:p>
    <w:p w:rsidR="00000000" w:rsidDel="00000000" w:rsidP="00000000" w:rsidRDefault="00000000" w:rsidRPr="00000000" w14:paraId="0000208D">
      <w:pPr>
        <w:rPr/>
      </w:pPr>
      <w:r w:rsidDel="00000000" w:rsidR="00000000" w:rsidRPr="00000000">
        <w:rPr>
          <w:rFonts w:ascii="Arial Unicode MS" w:cs="Arial Unicode MS" w:eastAsia="Arial Unicode MS" w:hAnsi="Arial Unicode MS"/>
          <w:rtl w:val="0"/>
        </w:rPr>
        <w:t xml:space="preserve">생존: 5(야외생존, 자기보호)</w:t>
      </w:r>
    </w:p>
    <w:p w:rsidR="00000000" w:rsidDel="00000000" w:rsidP="00000000" w:rsidRDefault="00000000" w:rsidRPr="00000000" w14:paraId="0000208E">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091">
      <w:pPr>
        <w:rPr/>
      </w:pPr>
      <w:r w:rsidDel="00000000" w:rsidR="00000000" w:rsidRPr="00000000">
        <w:rPr>
          <w:rFonts w:ascii="Arial Unicode MS" w:cs="Arial Unicode MS" w:eastAsia="Arial Unicode MS" w:hAnsi="Arial Unicode MS"/>
          <w:rtl w:val="0"/>
        </w:rPr>
        <w:t xml:space="preserve">생명력: 17</w:t>
      </w:r>
    </w:p>
    <w:p w:rsidR="00000000" w:rsidDel="00000000" w:rsidP="00000000" w:rsidRDefault="00000000" w:rsidRPr="00000000" w14:paraId="00002092">
      <w:pPr>
        <w:rPr/>
      </w:pPr>
      <w:r w:rsidDel="00000000" w:rsidR="00000000" w:rsidRPr="00000000">
        <w:rPr>
          <w:rFonts w:ascii="Arial Unicode MS" w:cs="Arial Unicode MS" w:eastAsia="Arial Unicode MS" w:hAnsi="Arial Unicode MS"/>
          <w:rtl w:val="0"/>
        </w:rPr>
        <w:t xml:space="preserve">체형: 대형 생물, 체적 7-12</w:t>
      </w:r>
    </w:p>
    <w:p w:rsidR="00000000" w:rsidDel="00000000" w:rsidP="00000000" w:rsidRDefault="00000000" w:rsidRPr="00000000" w14:paraId="00002093">
      <w:pPr>
        <w:rPr/>
      </w:pPr>
      <w:r w:rsidDel="00000000" w:rsidR="00000000" w:rsidRPr="00000000">
        <w:rPr>
          <w:rFonts w:ascii="Arial Unicode MS" w:cs="Arial Unicode MS" w:eastAsia="Arial Unicode MS" w:hAnsi="Arial Unicode MS"/>
          <w:rtl w:val="0"/>
        </w:rPr>
        <w:t xml:space="preserve">의지: 2 </w:t>
      </w:r>
    </w:p>
    <w:p w:rsidR="00000000" w:rsidDel="00000000" w:rsidP="00000000" w:rsidRDefault="00000000" w:rsidRPr="00000000" w14:paraId="00002094">
      <w:pPr>
        <w:rPr/>
      </w:pPr>
      <w:r w:rsidDel="00000000" w:rsidR="00000000" w:rsidRPr="00000000">
        <w:rPr>
          <w:rFonts w:ascii="Arial Unicode MS" w:cs="Arial Unicode MS" w:eastAsia="Arial Unicode MS" w:hAnsi="Arial Unicode MS"/>
          <w:rtl w:val="0"/>
        </w:rPr>
        <w:t xml:space="preserve">선제: 3</w:t>
      </w:r>
    </w:p>
    <w:p w:rsidR="00000000" w:rsidDel="00000000" w:rsidP="00000000" w:rsidRDefault="00000000" w:rsidRPr="00000000" w14:paraId="00002095">
      <w:pPr>
        <w:rPr/>
      </w:pPr>
      <w:r w:rsidDel="00000000" w:rsidR="00000000" w:rsidRPr="00000000">
        <w:rPr>
          <w:rFonts w:ascii="Arial Unicode MS" w:cs="Arial Unicode MS" w:eastAsia="Arial Unicode MS" w:hAnsi="Arial Unicode MS"/>
          <w:rtl w:val="0"/>
        </w:rPr>
        <w:t xml:space="preserve">속도: 16미터</w:t>
      </w:r>
    </w:p>
    <w:p w:rsidR="00000000" w:rsidDel="00000000" w:rsidP="00000000" w:rsidRDefault="00000000" w:rsidRPr="00000000" w14:paraId="00002096">
      <w:pPr>
        <w:rPr/>
      </w:pPr>
      <w:r w:rsidDel="00000000" w:rsidR="00000000" w:rsidRPr="00000000">
        <w:rPr>
          <w:rFonts w:ascii="Arial Unicode MS" w:cs="Arial Unicode MS" w:eastAsia="Arial Unicode MS" w:hAnsi="Arial Unicode MS"/>
          <w:rtl w:val="0"/>
        </w:rPr>
        <w:t xml:space="preserve">천연무기: 이빨은 2L 천연무기, 발톱은 2L 천연무기입니다.</w:t>
      </w:r>
    </w:p>
    <w:p w:rsidR="00000000" w:rsidDel="00000000" w:rsidP="00000000" w:rsidRDefault="00000000" w:rsidRPr="00000000" w14:paraId="00002097">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099">
      <w:pPr>
        <w:rPr/>
      </w:pPr>
      <w:r w:rsidDel="00000000" w:rsidR="00000000" w:rsidRPr="00000000">
        <w:rPr>
          <w:rFonts w:ascii="Arial Unicode MS" w:cs="Arial Unicode MS" w:eastAsia="Arial Unicode MS" w:hAnsi="Arial Unicode MS"/>
          <w:rtl w:val="0"/>
        </w:rPr>
        <w:t xml:space="preserve">광란의 발톱 공격: 곰류는 전체 라운드 행동으로 한 목표에 대해 두 번의 근접 격투 공격을 할 수 있습니다.</w:t>
      </w:r>
    </w:p>
    <w:p w:rsidR="00000000" w:rsidDel="00000000" w:rsidP="00000000" w:rsidRDefault="00000000" w:rsidRPr="00000000" w14:paraId="0000209A">
      <w:pPr>
        <w:rPr/>
      </w:pPr>
      <w:r w:rsidDel="00000000" w:rsidR="00000000" w:rsidRPr="00000000">
        <w:rPr>
          <w:rFonts w:ascii="Arial Unicode MS" w:cs="Arial Unicode MS" w:eastAsia="Arial Unicode MS" w:hAnsi="Arial Unicode MS"/>
          <w:rtl w:val="0"/>
        </w:rPr>
        <w:t xml:space="preserve">폭주 돌격: 곰류가 제조자에 대한 돌격 공격은 6DP 내재 가치를 얻습니다.  </w:t>
      </w:r>
    </w:p>
    <w:p w:rsidR="00000000" w:rsidDel="00000000" w:rsidP="00000000" w:rsidRDefault="00000000" w:rsidRPr="00000000" w14:paraId="0000209B">
      <w:pPr>
        <w:rPr/>
      </w:pPr>
      <w:r w:rsidDel="00000000" w:rsidR="00000000" w:rsidRPr="00000000">
        <w:rPr>
          <w:rFonts w:ascii="Arial Unicode MS" w:cs="Arial Unicode MS" w:eastAsia="Arial Unicode MS" w:hAnsi="Arial Unicode MS"/>
          <w:rtl w:val="0"/>
        </w:rPr>
        <w:t xml:space="preserve">붙잡기의 달인: 곰류의 붙잡기 판정은 6DP 내재 가치를 얻습니다.</w:t>
      </w:r>
    </w:p>
    <w:p w:rsidR="00000000" w:rsidDel="00000000" w:rsidP="00000000" w:rsidRDefault="00000000" w:rsidRPr="00000000" w14:paraId="0000209C">
      <w:pPr>
        <w:rPr/>
      </w:pPr>
      <w:r w:rsidDel="00000000" w:rsidR="00000000" w:rsidRPr="00000000">
        <w:rPr>
          <w:rtl w:val="0"/>
        </w:rPr>
        <w:t xml:space="preserve">=====================================================================</w:t>
      </w:r>
    </w:p>
    <w:p w:rsidR="00000000" w:rsidDel="00000000" w:rsidP="00000000" w:rsidRDefault="00000000" w:rsidRPr="00000000" w14:paraId="0000209D">
      <w:pPr>
        <w:rPr/>
      </w:pPr>
      <w:r w:rsidDel="00000000" w:rsidR="00000000" w:rsidRPr="00000000">
        <w:rPr>
          <w:rtl w:val="0"/>
        </w:rPr>
        <w:t xml:space="preserve">======================================</w:t>
      </w:r>
    </w:p>
    <w:p w:rsidR="00000000" w:rsidDel="00000000" w:rsidP="00000000" w:rsidRDefault="00000000" w:rsidRPr="00000000" w14:paraId="0000209E">
      <w:pPr>
        <w:rPr/>
      </w:pPr>
      <w:r w:rsidDel="00000000" w:rsidR="00000000" w:rsidRPr="00000000">
        <w:rPr>
          <w:rFonts w:ascii="Arial Unicode MS" w:cs="Arial Unicode MS" w:eastAsia="Arial Unicode MS" w:hAnsi="Arial Unicode MS"/>
          <w:rtl w:val="0"/>
        </w:rPr>
        <w:t xml:space="preserve">멧돼지</w:t>
      </w:r>
    </w:p>
    <w:p w:rsidR="00000000" w:rsidDel="00000000" w:rsidP="00000000" w:rsidRDefault="00000000" w:rsidRPr="00000000" w14:paraId="0000209F">
      <w:pPr>
        <w:rPr/>
      </w:pPr>
      <w:r w:rsidDel="00000000" w:rsidR="00000000" w:rsidRPr="00000000">
        <w:rPr>
          <w:rFonts w:ascii="Arial Unicode MS" w:cs="Arial Unicode MS" w:eastAsia="Arial Unicode MS" w:hAnsi="Arial Unicode MS"/>
          <w:rtl w:val="0"/>
        </w:rPr>
        <w:t xml:space="preserve">가격: 1000점</w:t>
      </w:r>
    </w:p>
    <w:p w:rsidR="00000000" w:rsidDel="00000000" w:rsidP="00000000" w:rsidRDefault="00000000" w:rsidRPr="00000000" w14:paraId="000020A0">
      <w:pPr>
        <w:rPr/>
      </w:pPr>
      <w:r w:rsidDel="00000000" w:rsidR="00000000" w:rsidRPr="00000000">
        <w:rPr>
          <w:rFonts w:ascii="Arial Unicode MS" w:cs="Arial Unicode MS" w:eastAsia="Arial Unicode MS" w:hAnsi="Arial Unicode MS"/>
          <w:rtl w:val="0"/>
        </w:rPr>
        <w:t xml:space="preserve">근력6 민첩1 건강6 지능1 통찰1 정신1 매력1 조작1 냉정1</w:t>
      </w:r>
    </w:p>
    <w:p w:rsidR="00000000" w:rsidDel="00000000" w:rsidP="00000000" w:rsidRDefault="00000000" w:rsidRPr="00000000" w14:paraId="000020A1">
      <w:pPr>
        <w:rPr/>
      </w:pPr>
      <w:r w:rsidDel="00000000" w:rsidR="00000000" w:rsidRPr="00000000">
        <w:rPr>
          <w:rFonts w:ascii="Arial Unicode MS" w:cs="Arial Unicode MS" w:eastAsia="Arial Unicode MS" w:hAnsi="Arial Unicode MS"/>
          <w:rtl w:val="0"/>
        </w:rPr>
        <w:t xml:space="preserve">운동: 5(자기보호) 수사: 1 동물교감:</w:t>
      </w:r>
    </w:p>
    <w:p w:rsidR="00000000" w:rsidDel="00000000" w:rsidP="00000000" w:rsidRDefault="00000000" w:rsidRPr="00000000" w14:paraId="000020A2">
      <w:pPr>
        <w:rPr/>
      </w:pPr>
      <w:r w:rsidDel="00000000" w:rsidR="00000000" w:rsidRPr="00000000">
        <w:rPr>
          <w:rFonts w:ascii="Arial Unicode MS" w:cs="Arial Unicode MS" w:eastAsia="Arial Unicode MS" w:hAnsi="Arial Unicode MS"/>
          <w:rtl w:val="0"/>
        </w:rPr>
        <w:t xml:space="preserve">격투: 5(물기, 충돌) 감수성:</w:t>
      </w:r>
    </w:p>
    <w:p w:rsidR="00000000" w:rsidDel="00000000" w:rsidP="00000000" w:rsidRDefault="00000000" w:rsidRPr="00000000" w14:paraId="000020A3">
      <w:pPr>
        <w:rPr/>
      </w:pPr>
      <w:r w:rsidDel="00000000" w:rsidR="00000000" w:rsidRPr="00000000">
        <w:rPr>
          <w:rFonts w:ascii="Arial Unicode MS" w:cs="Arial Unicode MS" w:eastAsia="Arial Unicode MS" w:hAnsi="Arial Unicode MS"/>
          <w:rtl w:val="0"/>
        </w:rPr>
        <w:t xml:space="preserve">은폐: 1 협박: 1</w:t>
      </w:r>
    </w:p>
    <w:p w:rsidR="00000000" w:rsidDel="00000000" w:rsidP="00000000" w:rsidRDefault="00000000" w:rsidRPr="00000000" w14:paraId="000020A4">
      <w:pPr>
        <w:rPr/>
      </w:pPr>
      <w:r w:rsidDel="00000000" w:rsidR="00000000" w:rsidRPr="00000000">
        <w:rPr>
          <w:rFonts w:ascii="Arial Unicode MS" w:cs="Arial Unicode MS" w:eastAsia="Arial Unicode MS" w:hAnsi="Arial Unicode MS"/>
          <w:rtl w:val="0"/>
        </w:rPr>
        <w:t xml:space="preserve">생존: 5(야외생존, 자기보호)</w:t>
      </w:r>
    </w:p>
    <w:p w:rsidR="00000000" w:rsidDel="00000000" w:rsidP="00000000" w:rsidRDefault="00000000" w:rsidRPr="00000000" w14:paraId="000020A5">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0A8">
      <w:pPr>
        <w:rPr/>
      </w:pPr>
      <w:r w:rsidDel="00000000" w:rsidR="00000000" w:rsidRPr="00000000">
        <w:rPr>
          <w:rFonts w:ascii="Arial Unicode MS" w:cs="Arial Unicode MS" w:eastAsia="Arial Unicode MS" w:hAnsi="Arial Unicode MS"/>
          <w:rtl w:val="0"/>
        </w:rPr>
        <w:t xml:space="preserve">생명력: 17</w:t>
      </w:r>
    </w:p>
    <w:p w:rsidR="00000000" w:rsidDel="00000000" w:rsidP="00000000" w:rsidRDefault="00000000" w:rsidRPr="00000000" w14:paraId="000020A9">
      <w:pPr>
        <w:rPr/>
      </w:pPr>
      <w:r w:rsidDel="00000000" w:rsidR="00000000" w:rsidRPr="00000000">
        <w:rPr>
          <w:rFonts w:ascii="Arial Unicode MS" w:cs="Arial Unicode MS" w:eastAsia="Arial Unicode MS" w:hAnsi="Arial Unicode MS"/>
          <w:rtl w:val="0"/>
        </w:rPr>
        <w:t xml:space="preserve">체형: 중형 생물, 체적 4-6(대형 멧돼지를 교환하면 200점 증가)</w:t>
      </w:r>
    </w:p>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0AB">
      <w:pPr>
        <w:rPr/>
      </w:pPr>
      <w:r w:rsidDel="00000000" w:rsidR="00000000" w:rsidRPr="00000000">
        <w:rPr>
          <w:rFonts w:ascii="Arial Unicode MS" w:cs="Arial Unicode MS" w:eastAsia="Arial Unicode MS" w:hAnsi="Arial Unicode MS"/>
          <w:rtl w:val="0"/>
        </w:rPr>
        <w:t xml:space="preserve">선제: 2</w:t>
      </w:r>
    </w:p>
    <w:p w:rsidR="00000000" w:rsidDel="00000000" w:rsidP="00000000" w:rsidRDefault="00000000" w:rsidRPr="00000000" w14:paraId="000020AC">
      <w:pPr>
        <w:rPr/>
      </w:pPr>
      <w:r w:rsidDel="00000000" w:rsidR="00000000" w:rsidRPr="00000000">
        <w:rPr>
          <w:rFonts w:ascii="Arial Unicode MS" w:cs="Arial Unicode MS" w:eastAsia="Arial Unicode MS" w:hAnsi="Arial Unicode MS"/>
          <w:rtl w:val="0"/>
        </w:rPr>
        <w:t xml:space="preserve">속도: 12미터</w:t>
      </w:r>
    </w:p>
    <w:p w:rsidR="00000000" w:rsidDel="00000000" w:rsidP="00000000" w:rsidRDefault="00000000" w:rsidRPr="00000000" w14:paraId="000020AD">
      <w:pPr>
        <w:rPr/>
      </w:pPr>
      <w:r w:rsidDel="00000000" w:rsidR="00000000" w:rsidRPr="00000000">
        <w:rPr>
          <w:rFonts w:ascii="Arial Unicode MS" w:cs="Arial Unicode MS" w:eastAsia="Arial Unicode MS" w:hAnsi="Arial Unicode MS"/>
          <w:rtl w:val="0"/>
        </w:rPr>
        <w:t xml:space="preserve">천연무기: 이빨은 1L 천연무기입니다.</w:t>
      </w:r>
    </w:p>
    <w:p w:rsidR="00000000" w:rsidDel="00000000" w:rsidP="00000000" w:rsidRDefault="00000000" w:rsidRPr="00000000" w14:paraId="000020AE">
      <w:pPr>
        <w:rPr/>
      </w:pPr>
      <w:r w:rsidDel="00000000" w:rsidR="00000000" w:rsidRPr="00000000">
        <w:rPr>
          <w:rFonts w:ascii="Arial Unicode MS" w:cs="Arial Unicode MS" w:eastAsia="Arial Unicode MS" w:hAnsi="Arial Unicode MS"/>
          <w:rtl w:val="0"/>
        </w:rPr>
        <w:t xml:space="preserve">천연방어: 6점의 천연방어를 가지고 있습니다.</w:t>
      </w:r>
    </w:p>
    <w:p w:rsidR="00000000" w:rsidDel="00000000" w:rsidP="00000000" w:rsidRDefault="00000000" w:rsidRPr="00000000" w14:paraId="000020AF">
      <w:pPr>
        <w:rPr/>
      </w:pPr>
      <w:r w:rsidDel="00000000" w:rsidR="00000000" w:rsidRPr="00000000">
        <w:rPr>
          <w:rFonts w:ascii="Arial Unicode MS" w:cs="Arial Unicode MS" w:eastAsia="Arial Unicode MS" w:hAnsi="Arial Unicode MS"/>
          <w:rtl w:val="0"/>
        </w:rPr>
        <w:t xml:space="preserve">특성:  </w:t>
      </w:r>
    </w:p>
    <w:p w:rsidR="00000000" w:rsidDel="00000000" w:rsidP="00000000" w:rsidRDefault="00000000" w:rsidRPr="00000000" w14:paraId="000020B0">
      <w:pPr>
        <w:rPr/>
      </w:pPr>
      <w:r w:rsidDel="00000000" w:rsidR="00000000" w:rsidRPr="00000000">
        <w:rPr>
          <w:rFonts w:ascii="Arial Unicode MS" w:cs="Arial Unicode MS" w:eastAsia="Arial Unicode MS" w:hAnsi="Arial Unicode MS"/>
          <w:rtl w:val="0"/>
        </w:rPr>
        <w:t xml:space="preserve">충돌의 달인: 멧돼지의 충돌 판정은 6DP 내재 가치를 얻습니다.</w:t>
      </w:r>
    </w:p>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강인함: 멧돼지는 상처로 인해 기절하지 않습니다. 멧돼지가 온전한 생명력이 없을 때, 멧돼지의 모든 판정과 방어는 1DP 사기 가치를 얻습니다. 멧돼지가 온전한 생명력이 없고 최악의 생명력이 심각한 피해일 때, 멧돼지의 모든 판정과 방어는 2DP 사기 가치를 얻습니다.  </w:t>
      </w:r>
    </w:p>
    <w:p w:rsidR="00000000" w:rsidDel="00000000" w:rsidP="00000000" w:rsidRDefault="00000000" w:rsidRPr="00000000" w14:paraId="000020B2">
      <w:pPr>
        <w:rPr/>
      </w:pPr>
      <w:r w:rsidDel="00000000" w:rsidR="00000000" w:rsidRPr="00000000">
        <w:rPr>
          <w:rFonts w:ascii="Arial Unicode MS" w:cs="Arial Unicode MS" w:eastAsia="Arial Unicode MS" w:hAnsi="Arial Unicode MS"/>
          <w:rtl w:val="0"/>
        </w:rPr>
        <w:t xml:space="preserve">광란의 짓밟기: 만약 멧돼지가 충돌에 성공하면, 양측 성공 수치 차이만큼의 충격 둔타 피해를 목표에게 추가로 줍니다. 피해 상한은 멧돼지의 근력+격투 기술 등급입니다.</w:t>
      </w:r>
    </w:p>
    <w:p w:rsidR="00000000" w:rsidDel="00000000" w:rsidP="00000000" w:rsidRDefault="00000000" w:rsidRPr="00000000" w14:paraId="000020B3">
      <w:pPr>
        <w:rPr/>
      </w:pPr>
      <w:r w:rsidDel="00000000" w:rsidR="00000000" w:rsidRPr="00000000">
        <w:rPr>
          <w:rtl w:val="0"/>
        </w:rPr>
        <w:t xml:space="preserve">=====================================================================</w:t>
      </w:r>
    </w:p>
    <w:p w:rsidR="00000000" w:rsidDel="00000000" w:rsidP="00000000" w:rsidRDefault="00000000" w:rsidRPr="00000000" w14:paraId="000020B4">
      <w:pPr>
        <w:rPr/>
      </w:pPr>
      <w:r w:rsidDel="00000000" w:rsidR="00000000" w:rsidRPr="00000000">
        <w:rPr>
          <w:rtl w:val="0"/>
        </w:rPr>
        <w:t xml:space="preserve">======================================</w:t>
      </w:r>
    </w:p>
    <w:p w:rsidR="00000000" w:rsidDel="00000000" w:rsidP="00000000" w:rsidRDefault="00000000" w:rsidRPr="00000000" w14:paraId="000020B5">
      <w:pPr>
        <w:rPr/>
      </w:pPr>
      <w:r w:rsidDel="00000000" w:rsidR="00000000" w:rsidRPr="00000000">
        <w:rPr>
          <w:rFonts w:ascii="Arial Unicode MS" w:cs="Arial Unicode MS" w:eastAsia="Arial Unicode MS" w:hAnsi="Arial Unicode MS"/>
          <w:rtl w:val="0"/>
        </w:rPr>
        <w:t xml:space="preserve">매</w:t>
      </w:r>
    </w:p>
    <w:p w:rsidR="00000000" w:rsidDel="00000000" w:rsidP="00000000" w:rsidRDefault="00000000" w:rsidRPr="00000000" w14:paraId="000020B6">
      <w:pPr>
        <w:rPr/>
      </w:pPr>
      <w:r w:rsidDel="00000000" w:rsidR="00000000" w:rsidRPr="00000000">
        <w:rPr>
          <w:rFonts w:ascii="Arial Unicode MS" w:cs="Arial Unicode MS" w:eastAsia="Arial Unicode MS" w:hAnsi="Arial Unicode MS"/>
          <w:rtl w:val="0"/>
        </w:rPr>
        <w:t xml:space="preserve">가격: 500점</w:t>
      </w:r>
    </w:p>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근력2 민첩5 건강1 지능1 통찰4 정신1 매력1 조작1 냉정1</w:t>
      </w:r>
    </w:p>
    <w:p w:rsidR="00000000" w:rsidDel="00000000" w:rsidP="00000000" w:rsidRDefault="00000000" w:rsidRPr="00000000" w14:paraId="000020B8">
      <w:pPr>
        <w:rPr/>
      </w:pPr>
      <w:r w:rsidDel="00000000" w:rsidR="00000000" w:rsidRPr="00000000">
        <w:rPr>
          <w:rFonts w:ascii="Arial Unicode MS" w:cs="Arial Unicode MS" w:eastAsia="Arial Unicode MS" w:hAnsi="Arial Unicode MS"/>
          <w:rtl w:val="0"/>
        </w:rPr>
        <w:t xml:space="preserve">운동: 2 수사: 5(정찰, 수색) 동물교감: </w:t>
      </w:r>
    </w:p>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격투: 5(붙잡기, 발톱 공격) 감수성:</w:t>
      </w:r>
    </w:p>
    <w:p w:rsidR="00000000" w:rsidDel="00000000" w:rsidP="00000000" w:rsidRDefault="00000000" w:rsidRPr="00000000" w14:paraId="000020BA">
      <w:pPr>
        <w:rPr/>
      </w:pPr>
      <w:r w:rsidDel="00000000" w:rsidR="00000000" w:rsidRPr="00000000">
        <w:rPr>
          <w:rFonts w:ascii="Arial Unicode MS" w:cs="Arial Unicode MS" w:eastAsia="Arial Unicode MS" w:hAnsi="Arial Unicode MS"/>
          <w:rtl w:val="0"/>
        </w:rPr>
        <w:t xml:space="preserve">은폐: 협박:</w:t>
      </w:r>
    </w:p>
    <w:p w:rsidR="00000000" w:rsidDel="00000000" w:rsidP="00000000" w:rsidRDefault="00000000" w:rsidRPr="00000000" w14:paraId="000020BB">
      <w:pPr>
        <w:rPr/>
      </w:pPr>
      <w:r w:rsidDel="00000000" w:rsidR="00000000" w:rsidRPr="00000000">
        <w:rPr>
          <w:rFonts w:ascii="Arial Unicode MS" w:cs="Arial Unicode MS" w:eastAsia="Arial Unicode MS" w:hAnsi="Arial Unicode MS"/>
          <w:rtl w:val="0"/>
        </w:rPr>
        <w:t xml:space="preserve">생존: 5(야외생존, 추적)</w:t>
      </w:r>
    </w:p>
    <w:p w:rsidR="00000000" w:rsidDel="00000000" w:rsidP="00000000" w:rsidRDefault="00000000" w:rsidRPr="00000000" w14:paraId="000020BC">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0BF">
      <w:pPr>
        <w:rPr/>
      </w:pPr>
      <w:r w:rsidDel="00000000" w:rsidR="00000000" w:rsidRPr="00000000">
        <w:rPr>
          <w:rFonts w:ascii="Arial Unicode MS" w:cs="Arial Unicode MS" w:eastAsia="Arial Unicode MS" w:hAnsi="Arial Unicode MS"/>
          <w:rtl w:val="0"/>
        </w:rPr>
        <w:t xml:space="preserve">생명력: 3</w:t>
      </w:r>
    </w:p>
    <w:p w:rsidR="00000000" w:rsidDel="00000000" w:rsidP="00000000" w:rsidRDefault="00000000" w:rsidRPr="00000000" w14:paraId="000020C0">
      <w:pPr>
        <w:rPr/>
      </w:pPr>
      <w:r w:rsidDel="00000000" w:rsidR="00000000" w:rsidRPr="00000000">
        <w:rPr>
          <w:rFonts w:ascii="Arial Unicode MS" w:cs="Arial Unicode MS" w:eastAsia="Arial Unicode MS" w:hAnsi="Arial Unicode MS"/>
          <w:rtl w:val="0"/>
        </w:rPr>
        <w:t xml:space="preserve">체형: 소형 생물, 체적 2-3</w:t>
      </w:r>
    </w:p>
    <w:p w:rsidR="00000000" w:rsidDel="00000000" w:rsidP="00000000" w:rsidRDefault="00000000" w:rsidRPr="00000000" w14:paraId="000020C1">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선제: 6</w:t>
      </w:r>
    </w:p>
    <w:p w:rsidR="00000000" w:rsidDel="00000000" w:rsidP="00000000" w:rsidRDefault="00000000" w:rsidRPr="00000000" w14:paraId="000020C3">
      <w:pPr>
        <w:rPr/>
      </w:pPr>
      <w:r w:rsidDel="00000000" w:rsidR="00000000" w:rsidRPr="00000000">
        <w:rPr>
          <w:rFonts w:ascii="Arial Unicode MS" w:cs="Arial Unicode MS" w:eastAsia="Arial Unicode MS" w:hAnsi="Arial Unicode MS"/>
          <w:rtl w:val="0"/>
        </w:rPr>
        <w:t xml:space="preserve">속도: 19미터</w:t>
      </w:r>
    </w:p>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천연무기: 이빨은 1L 천연무기, 발톱은 1L 천연무기입니다.</w:t>
      </w:r>
    </w:p>
    <w:p w:rsidR="00000000" w:rsidDel="00000000" w:rsidP="00000000" w:rsidRDefault="00000000" w:rsidRPr="00000000" w14:paraId="000020C5">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0C6">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0C7">
      <w:pPr>
        <w:rPr/>
      </w:pPr>
      <w:r w:rsidDel="00000000" w:rsidR="00000000" w:rsidRPr="00000000">
        <w:rPr>
          <w:rFonts w:ascii="Arial Unicode MS" w:cs="Arial Unicode MS" w:eastAsia="Arial Unicode MS" w:hAnsi="Arial Unicode MS"/>
          <w:rtl w:val="0"/>
        </w:rPr>
        <w:t xml:space="preserve">조류: 매는 자신의 기본 이동속도와 동일한 비행속도를 가지고 있습니다. 하지만 지상에서 이동할 때는 1미터 이동하는 데 2미터의 이동력이 소모됩니다.  </w:t>
      </w:r>
    </w:p>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예리한 시각: 매의 예민 범위는 두 배로 확장됩니다(즉, 통찰*20미터). 이는 모호한 시야도 동시에 확장시킵니다.</w:t>
      </w:r>
    </w:p>
    <w:p w:rsidR="00000000" w:rsidDel="00000000" w:rsidP="00000000" w:rsidRDefault="00000000" w:rsidRPr="00000000" w14:paraId="000020C9">
      <w:pPr>
        <w:rPr/>
      </w:pPr>
      <w:r w:rsidDel="00000000" w:rsidR="00000000" w:rsidRPr="00000000">
        <w:rPr>
          <w:rFonts w:ascii="Arial Unicode MS" w:cs="Arial Unicode MS" w:eastAsia="Arial Unicode MS" w:hAnsi="Arial Unicode MS"/>
          <w:rtl w:val="0"/>
        </w:rPr>
        <w:t xml:space="preserve">급강하 속공: 매의 기본 이동속도가 10미터 증가합니다.</w:t>
      </w:r>
    </w:p>
    <w:p w:rsidR="00000000" w:rsidDel="00000000" w:rsidP="00000000" w:rsidRDefault="00000000" w:rsidRPr="00000000" w14:paraId="000020CA">
      <w:pPr>
        <w:rPr/>
      </w:pPr>
      <w:r w:rsidDel="00000000" w:rsidR="00000000" w:rsidRPr="00000000">
        <w:rPr>
          <w:rtl w:val="0"/>
        </w:rPr>
        <w:t xml:space="preserve">=====================================================================</w:t>
      </w:r>
    </w:p>
    <w:p w:rsidR="00000000" w:rsidDel="00000000" w:rsidP="00000000" w:rsidRDefault="00000000" w:rsidRPr="00000000" w14:paraId="000020CB">
      <w:pPr>
        <w:rPr/>
      </w:pPr>
      <w:r w:rsidDel="00000000" w:rsidR="00000000" w:rsidRPr="00000000">
        <w:rPr>
          <w:rtl w:val="0"/>
        </w:rPr>
        <w:t xml:space="preserve">======================================</w:t>
      </w:r>
    </w:p>
    <w:p w:rsidR="00000000" w:rsidDel="00000000" w:rsidP="00000000" w:rsidRDefault="00000000" w:rsidRPr="00000000" w14:paraId="000020CC">
      <w:pPr>
        <w:rPr/>
      </w:pPr>
      <w:r w:rsidDel="00000000" w:rsidR="00000000" w:rsidRPr="00000000">
        <w:rPr>
          <w:rFonts w:ascii="Arial Unicode MS" w:cs="Arial Unicode MS" w:eastAsia="Arial Unicode MS" w:hAnsi="Arial Unicode MS"/>
          <w:rtl w:val="0"/>
        </w:rPr>
        <w:t xml:space="preserve">코끼리</w:t>
      </w:r>
    </w:p>
    <w:p w:rsidR="00000000" w:rsidDel="00000000" w:rsidP="00000000" w:rsidRDefault="00000000" w:rsidRPr="00000000" w14:paraId="000020CD">
      <w:pPr>
        <w:rPr/>
      </w:pPr>
      <w:r w:rsidDel="00000000" w:rsidR="00000000" w:rsidRPr="00000000">
        <w:rPr>
          <w:rFonts w:ascii="Arial Unicode MS" w:cs="Arial Unicode MS" w:eastAsia="Arial Unicode MS" w:hAnsi="Arial Unicode MS"/>
          <w:rtl w:val="0"/>
        </w:rPr>
        <w:t xml:space="preserve">가격: 2000점</w:t>
      </w:r>
    </w:p>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근력12 민첩1 건강7 지능1 통찰1 정신1 매력1 조작1 냉정1</w:t>
      </w:r>
    </w:p>
    <w:p w:rsidR="00000000" w:rsidDel="00000000" w:rsidP="00000000" w:rsidRDefault="00000000" w:rsidRPr="00000000" w14:paraId="000020CF">
      <w:pPr>
        <w:rPr/>
      </w:pPr>
      <w:r w:rsidDel="00000000" w:rsidR="00000000" w:rsidRPr="00000000">
        <w:rPr>
          <w:rFonts w:ascii="Arial Unicode MS" w:cs="Arial Unicode MS" w:eastAsia="Arial Unicode MS" w:hAnsi="Arial Unicode MS"/>
          <w:rtl w:val="0"/>
        </w:rPr>
        <w:t xml:space="preserve">운동: 수사: 1 동물교감:</w:t>
      </w:r>
    </w:p>
    <w:p w:rsidR="00000000" w:rsidDel="00000000" w:rsidP="00000000" w:rsidRDefault="00000000" w:rsidRPr="00000000" w14:paraId="000020D0">
      <w:pPr>
        <w:rPr/>
      </w:pPr>
      <w:r w:rsidDel="00000000" w:rsidR="00000000" w:rsidRPr="00000000">
        <w:rPr>
          <w:rFonts w:ascii="Arial Unicode MS" w:cs="Arial Unicode MS" w:eastAsia="Arial Unicode MS" w:hAnsi="Arial Unicode MS"/>
          <w:rtl w:val="0"/>
        </w:rPr>
        <w:t xml:space="preserve">격투: 3(충돌) 감수성:</w:t>
      </w:r>
    </w:p>
    <w:p w:rsidR="00000000" w:rsidDel="00000000" w:rsidP="00000000" w:rsidRDefault="00000000" w:rsidRPr="00000000" w14:paraId="000020D1">
      <w:pPr>
        <w:rPr/>
      </w:pPr>
      <w:r w:rsidDel="00000000" w:rsidR="00000000" w:rsidRPr="00000000">
        <w:rPr>
          <w:rFonts w:ascii="Arial Unicode MS" w:cs="Arial Unicode MS" w:eastAsia="Arial Unicode MS" w:hAnsi="Arial Unicode MS"/>
          <w:rtl w:val="0"/>
        </w:rPr>
        <w:t xml:space="preserve">은폐: 협박:</w:t>
      </w:r>
    </w:p>
    <w:p w:rsidR="00000000" w:rsidDel="00000000" w:rsidP="00000000" w:rsidRDefault="00000000" w:rsidRPr="00000000" w14:paraId="000020D2">
      <w:pPr>
        <w:rPr/>
      </w:pPr>
      <w:r w:rsidDel="00000000" w:rsidR="00000000" w:rsidRPr="00000000">
        <w:rPr>
          <w:rFonts w:ascii="Arial Unicode MS" w:cs="Arial Unicode MS" w:eastAsia="Arial Unicode MS" w:hAnsi="Arial Unicode MS"/>
          <w:rtl w:val="0"/>
        </w:rPr>
        <w:t xml:space="preserve">생존: 5(야외생존)</w:t>
      </w:r>
    </w:p>
    <w:p w:rsidR="00000000" w:rsidDel="00000000" w:rsidP="00000000" w:rsidRDefault="00000000" w:rsidRPr="00000000" w14:paraId="000020D3">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0D6">
      <w:pPr>
        <w:rPr/>
      </w:pPr>
      <w:r w:rsidDel="00000000" w:rsidR="00000000" w:rsidRPr="00000000">
        <w:rPr>
          <w:rFonts w:ascii="Arial Unicode MS" w:cs="Arial Unicode MS" w:eastAsia="Arial Unicode MS" w:hAnsi="Arial Unicode MS"/>
          <w:rtl w:val="0"/>
        </w:rPr>
        <w:t xml:space="preserve">생명력: 18</w:t>
      </w:r>
    </w:p>
    <w:p w:rsidR="00000000" w:rsidDel="00000000" w:rsidP="00000000" w:rsidRDefault="00000000" w:rsidRPr="00000000" w14:paraId="000020D7">
      <w:pPr>
        <w:rPr/>
      </w:pPr>
      <w:r w:rsidDel="00000000" w:rsidR="00000000" w:rsidRPr="00000000">
        <w:rPr>
          <w:rFonts w:ascii="Arial Unicode MS" w:cs="Arial Unicode MS" w:eastAsia="Arial Unicode MS" w:hAnsi="Arial Unicode MS"/>
          <w:rtl w:val="0"/>
        </w:rPr>
        <w:t xml:space="preserve">체형: 대형 생물, 체적 7-12</w:t>
      </w:r>
    </w:p>
    <w:p w:rsidR="00000000" w:rsidDel="00000000" w:rsidP="00000000" w:rsidRDefault="00000000" w:rsidRPr="00000000" w14:paraId="000020D8">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0D9">
      <w:pPr>
        <w:rPr/>
      </w:pPr>
      <w:r w:rsidDel="00000000" w:rsidR="00000000" w:rsidRPr="00000000">
        <w:rPr>
          <w:rFonts w:ascii="Arial Unicode MS" w:cs="Arial Unicode MS" w:eastAsia="Arial Unicode MS" w:hAnsi="Arial Unicode MS"/>
          <w:rtl w:val="0"/>
        </w:rPr>
        <w:t xml:space="preserve">선제: 6</w:t>
      </w:r>
    </w:p>
    <w:p w:rsidR="00000000" w:rsidDel="00000000" w:rsidP="00000000" w:rsidRDefault="00000000" w:rsidRPr="00000000" w14:paraId="000020DA">
      <w:pPr>
        <w:rPr/>
      </w:pPr>
      <w:r w:rsidDel="00000000" w:rsidR="00000000" w:rsidRPr="00000000">
        <w:rPr>
          <w:rFonts w:ascii="Arial Unicode MS" w:cs="Arial Unicode MS" w:eastAsia="Arial Unicode MS" w:hAnsi="Arial Unicode MS"/>
          <w:rtl w:val="0"/>
        </w:rPr>
        <w:t xml:space="preserve">속도: 18미터</w:t>
      </w:r>
    </w:p>
    <w:p w:rsidR="00000000" w:rsidDel="00000000" w:rsidP="00000000" w:rsidRDefault="00000000" w:rsidRPr="00000000" w14:paraId="000020DB">
      <w:pPr>
        <w:rPr/>
      </w:pPr>
      <w:r w:rsidDel="00000000" w:rsidR="00000000" w:rsidRPr="00000000">
        <w:rPr>
          <w:rFonts w:ascii="Arial Unicode MS" w:cs="Arial Unicode MS" w:eastAsia="Arial Unicode MS" w:hAnsi="Arial Unicode MS"/>
          <w:rtl w:val="0"/>
        </w:rPr>
        <w:t xml:space="preserve">천연무기: 발굽은 심각한 피해를 줄 수 있습니다.</w:t>
      </w:r>
    </w:p>
    <w:p w:rsidR="00000000" w:rsidDel="00000000" w:rsidP="00000000" w:rsidRDefault="00000000" w:rsidRPr="00000000" w14:paraId="000020DC">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0DD">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0DE">
      <w:pPr>
        <w:rPr/>
      </w:pPr>
      <w:r w:rsidDel="00000000" w:rsidR="00000000" w:rsidRPr="00000000">
        <w:rPr>
          <w:rFonts w:ascii="Arial Unicode MS" w:cs="Arial Unicode MS" w:eastAsia="Arial Unicode MS" w:hAnsi="Arial Unicode MS"/>
          <w:rtl w:val="0"/>
        </w:rPr>
        <w:t xml:space="preserve">짓밟기: 코끼리는 신속 행동으로 쓰러진 목표에게 한 번의 근접 격투 공격을 할 수 있습니다.</w:t>
      </w:r>
    </w:p>
    <w:p w:rsidR="00000000" w:rsidDel="00000000" w:rsidP="00000000" w:rsidRDefault="00000000" w:rsidRPr="00000000" w14:paraId="000020DF">
      <w:pPr>
        <w:rPr/>
      </w:pPr>
      <w:r w:rsidDel="00000000" w:rsidR="00000000" w:rsidRPr="00000000">
        <w:rPr>
          <w:rFonts w:ascii="Arial Unicode MS" w:cs="Arial Unicode MS" w:eastAsia="Arial Unicode MS" w:hAnsi="Arial Unicode MS"/>
          <w:rtl w:val="0"/>
        </w:rPr>
        <w:t xml:space="preserve">돌격: 코끼리의 돌격 공격은 3DP 내재 가치를 얻고, 코끼리의 충돌 판정은 3DP 내재 가치를 얻습니다.</w:t>
      </w:r>
    </w:p>
    <w:p w:rsidR="00000000" w:rsidDel="00000000" w:rsidP="00000000" w:rsidRDefault="00000000" w:rsidRPr="00000000" w14:paraId="000020E0">
      <w:pPr>
        <w:rPr/>
      </w:pPr>
      <w:r w:rsidDel="00000000" w:rsidR="00000000" w:rsidRPr="00000000">
        <w:rPr>
          <w:rFonts w:ascii="Arial Unicode MS" w:cs="Arial Unicode MS" w:eastAsia="Arial Unicode MS" w:hAnsi="Arial Unicode MS"/>
          <w:rtl w:val="0"/>
        </w:rPr>
        <w:t xml:space="preserve">의사 부위: 코끼리의 코는 인간의 손과 유사해서 해당 물품과 도구를 쥘 수 있지만, 코는 하나뿐입니다.</w:t>
      </w:r>
    </w:p>
    <w:p w:rsidR="00000000" w:rsidDel="00000000" w:rsidP="00000000" w:rsidRDefault="00000000" w:rsidRPr="00000000" w14:paraId="000020E1">
      <w:pPr>
        <w:rPr/>
      </w:pPr>
      <w:r w:rsidDel="00000000" w:rsidR="00000000" w:rsidRPr="00000000">
        <w:rPr>
          <w:rtl w:val="0"/>
        </w:rPr>
        <w:t xml:space="preserve">=====================================================================</w:t>
      </w:r>
    </w:p>
    <w:p w:rsidR="00000000" w:rsidDel="00000000" w:rsidP="00000000" w:rsidRDefault="00000000" w:rsidRPr="00000000" w14:paraId="000020E2">
      <w:pPr>
        <w:rPr/>
      </w:pPr>
      <w:r w:rsidDel="00000000" w:rsidR="00000000" w:rsidRPr="00000000">
        <w:rPr>
          <w:rtl w:val="0"/>
        </w:rPr>
        <w:t xml:space="preserve">======================================</w:t>
      </w:r>
    </w:p>
    <w:p w:rsidR="00000000" w:rsidDel="00000000" w:rsidP="00000000" w:rsidRDefault="00000000" w:rsidRPr="00000000" w14:paraId="000020E3">
      <w:pPr>
        <w:rPr/>
      </w:pPr>
      <w:r w:rsidDel="00000000" w:rsidR="00000000" w:rsidRPr="00000000">
        <w:rPr>
          <w:rFonts w:ascii="Arial Unicode MS" w:cs="Arial Unicode MS" w:eastAsia="Arial Unicode MS" w:hAnsi="Arial Unicode MS"/>
          <w:rtl w:val="0"/>
        </w:rPr>
        <w:t xml:space="preserve">엘크</w:t>
      </w:r>
    </w:p>
    <w:p w:rsidR="00000000" w:rsidDel="00000000" w:rsidP="00000000" w:rsidRDefault="00000000" w:rsidRPr="00000000" w14:paraId="000020E4">
      <w:pPr>
        <w:rPr/>
      </w:pPr>
      <w:r w:rsidDel="00000000" w:rsidR="00000000" w:rsidRPr="00000000">
        <w:rPr>
          <w:rFonts w:ascii="Arial Unicode MS" w:cs="Arial Unicode MS" w:eastAsia="Arial Unicode MS" w:hAnsi="Arial Unicode MS"/>
          <w:rtl w:val="0"/>
        </w:rPr>
        <w:t xml:space="preserve">가격: 500점</w:t>
      </w:r>
    </w:p>
    <w:p w:rsidR="00000000" w:rsidDel="00000000" w:rsidP="00000000" w:rsidRDefault="00000000" w:rsidRPr="00000000" w14:paraId="000020E5">
      <w:pPr>
        <w:rPr/>
      </w:pPr>
      <w:r w:rsidDel="00000000" w:rsidR="00000000" w:rsidRPr="00000000">
        <w:rPr>
          <w:rFonts w:ascii="Arial Unicode MS" w:cs="Arial Unicode MS" w:eastAsia="Arial Unicode MS" w:hAnsi="Arial Unicode MS"/>
          <w:rtl w:val="0"/>
        </w:rPr>
        <w:t xml:space="preserve">근력6 민첩1 건강2 지능2 통찰1 정신1 매력1 조작1 냉정1</w:t>
      </w:r>
    </w:p>
    <w:p w:rsidR="00000000" w:rsidDel="00000000" w:rsidP="00000000" w:rsidRDefault="00000000" w:rsidRPr="00000000" w14:paraId="000020E6">
      <w:pPr>
        <w:rPr/>
      </w:pPr>
      <w:r w:rsidDel="00000000" w:rsidR="00000000" w:rsidRPr="00000000">
        <w:rPr>
          <w:rFonts w:ascii="Arial Unicode MS" w:cs="Arial Unicode MS" w:eastAsia="Arial Unicode MS" w:hAnsi="Arial Unicode MS"/>
          <w:rtl w:val="0"/>
        </w:rPr>
        <w:t xml:space="preserve">운동: 3(도약) 수사: 3(정찰) 동물교감:</w:t>
      </w:r>
    </w:p>
    <w:p w:rsidR="00000000" w:rsidDel="00000000" w:rsidP="00000000" w:rsidRDefault="00000000" w:rsidRPr="00000000" w14:paraId="000020E7">
      <w:pPr>
        <w:rPr/>
      </w:pPr>
      <w:r w:rsidDel="00000000" w:rsidR="00000000" w:rsidRPr="00000000">
        <w:rPr>
          <w:rFonts w:ascii="Arial Unicode MS" w:cs="Arial Unicode MS" w:eastAsia="Arial Unicode MS" w:hAnsi="Arial Unicode MS"/>
          <w:rtl w:val="0"/>
        </w:rPr>
        <w:t xml:space="preserve">격투: 3(충돌) 감수성:</w:t>
      </w:r>
    </w:p>
    <w:p w:rsidR="00000000" w:rsidDel="00000000" w:rsidP="00000000" w:rsidRDefault="00000000" w:rsidRPr="00000000" w14:paraId="000020E8">
      <w:pPr>
        <w:rPr/>
      </w:pPr>
      <w:r w:rsidDel="00000000" w:rsidR="00000000" w:rsidRPr="00000000">
        <w:rPr>
          <w:rFonts w:ascii="Arial Unicode MS" w:cs="Arial Unicode MS" w:eastAsia="Arial Unicode MS" w:hAnsi="Arial Unicode MS"/>
          <w:rtl w:val="0"/>
        </w:rPr>
        <w:t xml:space="preserve">은폐: 협박:</w:t>
      </w:r>
    </w:p>
    <w:p w:rsidR="00000000" w:rsidDel="00000000" w:rsidP="00000000" w:rsidRDefault="00000000" w:rsidRPr="00000000" w14:paraId="000020E9">
      <w:pPr>
        <w:rPr/>
      </w:pPr>
      <w:r w:rsidDel="00000000" w:rsidR="00000000" w:rsidRPr="00000000">
        <w:rPr>
          <w:rFonts w:ascii="Arial Unicode MS" w:cs="Arial Unicode MS" w:eastAsia="Arial Unicode MS" w:hAnsi="Arial Unicode MS"/>
          <w:rtl w:val="0"/>
        </w:rPr>
        <w:t xml:space="preserve">생존: 3(야외생존)</w:t>
      </w:r>
    </w:p>
    <w:p w:rsidR="00000000" w:rsidDel="00000000" w:rsidP="00000000" w:rsidRDefault="00000000" w:rsidRPr="00000000" w14:paraId="000020EA">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0ED">
      <w:pPr>
        <w:rPr/>
      </w:pPr>
      <w:r w:rsidDel="00000000" w:rsidR="00000000" w:rsidRPr="00000000">
        <w:rPr>
          <w:rFonts w:ascii="Arial Unicode MS" w:cs="Arial Unicode MS" w:eastAsia="Arial Unicode MS" w:hAnsi="Arial Unicode MS"/>
          <w:rtl w:val="0"/>
        </w:rPr>
        <w:t xml:space="preserve">생명력: 12</w:t>
      </w:r>
    </w:p>
    <w:p w:rsidR="00000000" w:rsidDel="00000000" w:rsidP="00000000" w:rsidRDefault="00000000" w:rsidRPr="00000000" w14:paraId="000020EE">
      <w:pPr>
        <w:rPr/>
      </w:pPr>
      <w:r w:rsidDel="00000000" w:rsidR="00000000" w:rsidRPr="00000000">
        <w:rPr>
          <w:rFonts w:ascii="Arial Unicode MS" w:cs="Arial Unicode MS" w:eastAsia="Arial Unicode MS" w:hAnsi="Arial Unicode MS"/>
          <w:rtl w:val="0"/>
        </w:rPr>
        <w:t xml:space="preserve">체형: 대형 생물, 체적 7-12(중형 생물이면 200점 감소)</w:t>
      </w:r>
    </w:p>
    <w:p w:rsidR="00000000" w:rsidDel="00000000" w:rsidP="00000000" w:rsidRDefault="00000000" w:rsidRPr="00000000" w14:paraId="000020EF">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0F0">
      <w:pPr>
        <w:rPr/>
      </w:pPr>
      <w:r w:rsidDel="00000000" w:rsidR="00000000" w:rsidRPr="00000000">
        <w:rPr>
          <w:rFonts w:ascii="Arial Unicode MS" w:cs="Arial Unicode MS" w:eastAsia="Arial Unicode MS" w:hAnsi="Arial Unicode MS"/>
          <w:rtl w:val="0"/>
        </w:rPr>
        <w:t xml:space="preserve">선제: 2</w:t>
      </w:r>
    </w:p>
    <w:p w:rsidR="00000000" w:rsidDel="00000000" w:rsidP="00000000" w:rsidRDefault="00000000" w:rsidRPr="00000000" w14:paraId="000020F1">
      <w:pPr>
        <w:rPr/>
      </w:pPr>
      <w:r w:rsidDel="00000000" w:rsidR="00000000" w:rsidRPr="00000000">
        <w:rPr>
          <w:rFonts w:ascii="Arial Unicode MS" w:cs="Arial Unicode MS" w:eastAsia="Arial Unicode MS" w:hAnsi="Arial Unicode MS"/>
          <w:rtl w:val="0"/>
        </w:rPr>
        <w:t xml:space="preserve">속도: 12미터</w:t>
      </w:r>
    </w:p>
    <w:p w:rsidR="00000000" w:rsidDel="00000000" w:rsidP="00000000" w:rsidRDefault="00000000" w:rsidRPr="00000000" w14:paraId="000020F2">
      <w:pPr>
        <w:rPr/>
      </w:pPr>
      <w:r w:rsidDel="00000000" w:rsidR="00000000" w:rsidRPr="00000000">
        <w:rPr>
          <w:rFonts w:ascii="Arial Unicode MS" w:cs="Arial Unicode MS" w:eastAsia="Arial Unicode MS" w:hAnsi="Arial Unicode MS"/>
          <w:rtl w:val="0"/>
        </w:rPr>
        <w:t xml:space="preserve">천연무기: 큰 뿔은 1L 천연무기입니다.</w:t>
      </w:r>
    </w:p>
    <w:p w:rsidR="00000000" w:rsidDel="00000000" w:rsidP="00000000" w:rsidRDefault="00000000" w:rsidRPr="00000000" w14:paraId="000020F3">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0F4">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0F5">
      <w:pPr>
        <w:rPr/>
      </w:pPr>
      <w:r w:rsidDel="00000000" w:rsidR="00000000" w:rsidRPr="00000000">
        <w:rPr>
          <w:rFonts w:ascii="Arial Unicode MS" w:cs="Arial Unicode MS" w:eastAsia="Arial Unicode MS" w:hAnsi="Arial Unicode MS"/>
          <w:rtl w:val="0"/>
        </w:rPr>
        <w:t xml:space="preserve">큰 뿔 충돌: 엘크의 충돌 판정은 6DP 내재 가치를 얻고, 큰 뿔 무기 피해에 해당하는 DP 완벽 가치를 얻습니다. 만약 엘크가 충돌에 성공하면, 양측 성공 수치 차이만큼의 충격 둔타 피해를 목표에게 추가로 줍니다. 피해 상한은 엘크의 근력+격투 기술 등급+큰 뿔의 천연무기 피해입니다.</w:t>
      </w:r>
    </w:p>
    <w:p w:rsidR="00000000" w:rsidDel="00000000" w:rsidP="00000000" w:rsidRDefault="00000000" w:rsidRPr="00000000" w14:paraId="000020F6">
      <w:pPr>
        <w:rPr/>
      </w:pPr>
      <w:r w:rsidDel="00000000" w:rsidR="00000000" w:rsidRPr="00000000">
        <w:rPr>
          <w:rtl w:val="0"/>
        </w:rPr>
        <w:t xml:space="preserve">=====================================================================</w:t>
      </w:r>
    </w:p>
    <w:p w:rsidR="00000000" w:rsidDel="00000000" w:rsidP="00000000" w:rsidRDefault="00000000" w:rsidRPr="00000000" w14:paraId="000020F7">
      <w:pPr>
        <w:rPr/>
      </w:pPr>
      <w:r w:rsidDel="00000000" w:rsidR="00000000" w:rsidRPr="00000000">
        <w:rPr>
          <w:rtl w:val="0"/>
        </w:rPr>
        <w:t xml:space="preserve">======================================</w:t>
      </w:r>
    </w:p>
    <w:p w:rsidR="00000000" w:rsidDel="00000000" w:rsidP="00000000" w:rsidRDefault="00000000" w:rsidRPr="00000000" w14:paraId="000020F8">
      <w:pPr>
        <w:rPr/>
      </w:pPr>
      <w:r w:rsidDel="00000000" w:rsidR="00000000" w:rsidRPr="00000000">
        <w:rPr>
          <w:rFonts w:ascii="Arial Unicode MS" w:cs="Arial Unicode MS" w:eastAsia="Arial Unicode MS" w:hAnsi="Arial Unicode MS"/>
          <w:rtl w:val="0"/>
        </w:rPr>
        <w:t xml:space="preserve">사냥개</w:t>
      </w:r>
    </w:p>
    <w:p w:rsidR="00000000" w:rsidDel="00000000" w:rsidP="00000000" w:rsidRDefault="00000000" w:rsidRPr="00000000" w14:paraId="000020F9">
      <w:pPr>
        <w:rPr/>
      </w:pPr>
      <w:r w:rsidDel="00000000" w:rsidR="00000000" w:rsidRPr="00000000">
        <w:rPr>
          <w:rFonts w:ascii="Arial Unicode MS" w:cs="Arial Unicode MS" w:eastAsia="Arial Unicode MS" w:hAnsi="Arial Unicode MS"/>
          <w:rtl w:val="0"/>
        </w:rPr>
        <w:t xml:space="preserve">가격: 200점</w:t>
      </w:r>
    </w:p>
    <w:p w:rsidR="00000000" w:rsidDel="00000000" w:rsidP="00000000" w:rsidRDefault="00000000" w:rsidRPr="00000000" w14:paraId="000020FA">
      <w:pPr>
        <w:rPr/>
      </w:pPr>
      <w:r w:rsidDel="00000000" w:rsidR="00000000" w:rsidRPr="00000000">
        <w:rPr>
          <w:rFonts w:ascii="Arial Unicode MS" w:cs="Arial Unicode MS" w:eastAsia="Arial Unicode MS" w:hAnsi="Arial Unicode MS"/>
          <w:rtl w:val="0"/>
        </w:rPr>
        <w:t xml:space="preserve">근력2 민첩3 건강2 지능2 통찰2 정신1 매력1 조작1 냉정1</w:t>
      </w:r>
    </w:p>
    <w:p w:rsidR="00000000" w:rsidDel="00000000" w:rsidP="00000000" w:rsidRDefault="00000000" w:rsidRPr="00000000" w14:paraId="000020FB">
      <w:pPr>
        <w:rPr/>
      </w:pPr>
      <w:r w:rsidDel="00000000" w:rsidR="00000000" w:rsidRPr="00000000">
        <w:rPr>
          <w:rFonts w:ascii="Arial Unicode MS" w:cs="Arial Unicode MS" w:eastAsia="Arial Unicode MS" w:hAnsi="Arial Unicode MS"/>
          <w:rtl w:val="0"/>
        </w:rPr>
        <w:t xml:space="preserve">운동: 3(도약, 자기보호, 평형감각)</w:t>
      </w:r>
    </w:p>
    <w:p w:rsidR="00000000" w:rsidDel="00000000" w:rsidP="00000000" w:rsidRDefault="00000000" w:rsidRPr="00000000" w14:paraId="000020FC">
      <w:pPr>
        <w:rPr/>
      </w:pPr>
      <w:r w:rsidDel="00000000" w:rsidR="00000000" w:rsidRPr="00000000">
        <w:rPr>
          <w:rFonts w:ascii="Arial Unicode MS" w:cs="Arial Unicode MS" w:eastAsia="Arial Unicode MS" w:hAnsi="Arial Unicode MS"/>
          <w:rtl w:val="0"/>
        </w:rPr>
        <w:t xml:space="preserve">수사: 3(정찰) 동물교감:</w:t>
      </w:r>
    </w:p>
    <w:p w:rsidR="00000000" w:rsidDel="00000000" w:rsidP="00000000" w:rsidRDefault="00000000" w:rsidRPr="00000000" w14:paraId="000020FD">
      <w:pPr>
        <w:rPr/>
      </w:pPr>
      <w:r w:rsidDel="00000000" w:rsidR="00000000" w:rsidRPr="00000000">
        <w:rPr>
          <w:rFonts w:ascii="Arial Unicode MS" w:cs="Arial Unicode MS" w:eastAsia="Arial Unicode MS" w:hAnsi="Arial Unicode MS"/>
          <w:rtl w:val="0"/>
        </w:rPr>
        <w:t xml:space="preserve">격투: 3(물기) 감수성:</w:t>
      </w:r>
    </w:p>
    <w:p w:rsidR="00000000" w:rsidDel="00000000" w:rsidP="00000000" w:rsidRDefault="00000000" w:rsidRPr="00000000" w14:paraId="000020FE">
      <w:pPr>
        <w:rPr/>
      </w:pPr>
      <w:r w:rsidDel="00000000" w:rsidR="00000000" w:rsidRPr="00000000">
        <w:rPr>
          <w:rFonts w:ascii="Arial Unicode MS" w:cs="Arial Unicode MS" w:eastAsia="Arial Unicode MS" w:hAnsi="Arial Unicode MS"/>
          <w:rtl w:val="0"/>
        </w:rPr>
        <w:t xml:space="preserve">은폐: 협박:</w:t>
      </w:r>
    </w:p>
    <w:p w:rsidR="00000000" w:rsidDel="00000000" w:rsidP="00000000" w:rsidRDefault="00000000" w:rsidRPr="00000000" w14:paraId="000020FF">
      <w:pPr>
        <w:rPr/>
      </w:pPr>
      <w:r w:rsidDel="00000000" w:rsidR="00000000" w:rsidRPr="00000000">
        <w:rPr>
          <w:rFonts w:ascii="Arial Unicode MS" w:cs="Arial Unicode MS" w:eastAsia="Arial Unicode MS" w:hAnsi="Arial Unicode MS"/>
          <w:rtl w:val="0"/>
        </w:rPr>
        <w:t xml:space="preserve">생존: 3(야외생존, 추적, 자기보호)</w:t>
      </w:r>
    </w:p>
    <w:p w:rsidR="00000000" w:rsidDel="00000000" w:rsidP="00000000" w:rsidRDefault="00000000" w:rsidRPr="00000000" w14:paraId="00002100">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03">
      <w:pPr>
        <w:rPr/>
      </w:pPr>
      <w:r w:rsidDel="00000000" w:rsidR="00000000" w:rsidRPr="00000000">
        <w:rPr>
          <w:rFonts w:ascii="Arial Unicode MS" w:cs="Arial Unicode MS" w:eastAsia="Arial Unicode MS" w:hAnsi="Arial Unicode MS"/>
          <w:rtl w:val="0"/>
        </w:rPr>
        <w:t xml:space="preserve">생명력: 4</w:t>
      </w:r>
    </w:p>
    <w:p w:rsidR="00000000" w:rsidDel="00000000" w:rsidP="00000000" w:rsidRDefault="00000000" w:rsidRPr="00000000" w14:paraId="00002104">
      <w:pPr>
        <w:rPr/>
      </w:pPr>
      <w:r w:rsidDel="00000000" w:rsidR="00000000" w:rsidRPr="00000000">
        <w:rPr>
          <w:rFonts w:ascii="Arial Unicode MS" w:cs="Arial Unicode MS" w:eastAsia="Arial Unicode MS" w:hAnsi="Arial Unicode MS"/>
          <w:rtl w:val="0"/>
        </w:rPr>
        <w:t xml:space="preserve">체형: 소형 생물, 체적 2-3</w:t>
      </w:r>
    </w:p>
    <w:p w:rsidR="00000000" w:rsidDel="00000000" w:rsidP="00000000" w:rsidRDefault="00000000" w:rsidRPr="00000000" w14:paraId="00002105">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06">
      <w:pPr>
        <w:rPr/>
      </w:pPr>
      <w:r w:rsidDel="00000000" w:rsidR="00000000" w:rsidRPr="00000000">
        <w:rPr>
          <w:rFonts w:ascii="Arial Unicode MS" w:cs="Arial Unicode MS" w:eastAsia="Arial Unicode MS" w:hAnsi="Arial Unicode MS"/>
          <w:rtl w:val="0"/>
        </w:rPr>
        <w:t xml:space="preserve">선제: 4</w:t>
      </w:r>
    </w:p>
    <w:p w:rsidR="00000000" w:rsidDel="00000000" w:rsidP="00000000" w:rsidRDefault="00000000" w:rsidRPr="00000000" w14:paraId="00002107">
      <w:pPr>
        <w:rPr/>
      </w:pPr>
      <w:r w:rsidDel="00000000" w:rsidR="00000000" w:rsidRPr="00000000">
        <w:rPr>
          <w:rFonts w:ascii="Arial Unicode MS" w:cs="Arial Unicode MS" w:eastAsia="Arial Unicode MS" w:hAnsi="Arial Unicode MS"/>
          <w:rtl w:val="0"/>
        </w:rPr>
        <w:t xml:space="preserve">속도: 10미터</w:t>
      </w:r>
    </w:p>
    <w:p w:rsidR="00000000" w:rsidDel="00000000" w:rsidP="00000000" w:rsidRDefault="00000000" w:rsidRPr="00000000" w14:paraId="00002108">
      <w:pPr>
        <w:rPr/>
      </w:pPr>
      <w:r w:rsidDel="00000000" w:rsidR="00000000" w:rsidRPr="00000000">
        <w:rPr>
          <w:rFonts w:ascii="Arial Unicode MS" w:cs="Arial Unicode MS" w:eastAsia="Arial Unicode MS" w:hAnsi="Arial Unicode MS"/>
          <w:rtl w:val="0"/>
        </w:rPr>
        <w:t xml:space="preserve">천연무기: 이빨은 1L 천연무기입니다.</w:t>
      </w:r>
    </w:p>
    <w:p w:rsidR="00000000" w:rsidDel="00000000" w:rsidP="00000000" w:rsidRDefault="00000000" w:rsidRPr="00000000" w14:paraId="00002109">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0A">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0B">
      <w:pPr>
        <w:rPr/>
      </w:pPr>
      <w:r w:rsidDel="00000000" w:rsidR="00000000" w:rsidRPr="00000000">
        <w:rPr>
          <w:rFonts w:ascii="Arial Unicode MS" w:cs="Arial Unicode MS" w:eastAsia="Arial Unicode MS" w:hAnsi="Arial Unicode MS"/>
          <w:rtl w:val="0"/>
        </w:rPr>
        <w:t xml:space="preserve">사냥 지혜: 사냥개의 접촉 범위 내 목표가 공격을 받을 때, 사냥개는 반사 행동으로 그 공격에 대해 "협조" 행동을 할 수 있습니다.</w:t>
      </w:r>
    </w:p>
    <w:p w:rsidR="00000000" w:rsidDel="00000000" w:rsidP="00000000" w:rsidRDefault="00000000" w:rsidRPr="00000000" w14:paraId="0000210C">
      <w:pPr>
        <w:rPr/>
      </w:pPr>
      <w:r w:rsidDel="00000000" w:rsidR="00000000" w:rsidRPr="00000000">
        <w:rPr>
          <w:rtl w:val="0"/>
        </w:rPr>
        <w:t xml:space="preserve">=====================================================================</w:t>
      </w:r>
    </w:p>
    <w:p w:rsidR="00000000" w:rsidDel="00000000" w:rsidP="00000000" w:rsidRDefault="00000000" w:rsidRPr="00000000" w14:paraId="0000210D">
      <w:pPr>
        <w:rPr/>
      </w:pPr>
      <w:r w:rsidDel="00000000" w:rsidR="00000000" w:rsidRPr="00000000">
        <w:rPr>
          <w:rtl w:val="0"/>
        </w:rPr>
        <w:t xml:space="preserve">======================================</w:t>
      </w:r>
    </w:p>
    <w:p w:rsidR="00000000" w:rsidDel="00000000" w:rsidP="00000000" w:rsidRDefault="00000000" w:rsidRPr="00000000" w14:paraId="0000210E">
      <w:pPr>
        <w:rPr/>
      </w:pPr>
      <w:r w:rsidDel="00000000" w:rsidR="00000000" w:rsidRPr="00000000">
        <w:rPr>
          <w:rFonts w:ascii="Arial Unicode MS" w:cs="Arial Unicode MS" w:eastAsia="Arial Unicode MS" w:hAnsi="Arial Unicode MS"/>
          <w:rtl w:val="0"/>
        </w:rPr>
        <w:t xml:space="preserve">사자</w:t>
      </w:r>
    </w:p>
    <w:p w:rsidR="00000000" w:rsidDel="00000000" w:rsidP="00000000" w:rsidRDefault="00000000" w:rsidRPr="00000000" w14:paraId="0000210F">
      <w:pPr>
        <w:rPr/>
      </w:pPr>
      <w:r w:rsidDel="00000000" w:rsidR="00000000" w:rsidRPr="00000000">
        <w:rPr>
          <w:rFonts w:ascii="Arial Unicode MS" w:cs="Arial Unicode MS" w:eastAsia="Arial Unicode MS" w:hAnsi="Arial Unicode MS"/>
          <w:rtl w:val="0"/>
        </w:rPr>
        <w:t xml:space="preserve">가격: 1000점</w:t>
      </w:r>
    </w:p>
    <w:p w:rsidR="00000000" w:rsidDel="00000000" w:rsidP="00000000" w:rsidRDefault="00000000" w:rsidRPr="00000000" w14:paraId="00002110">
      <w:pPr>
        <w:rPr/>
      </w:pPr>
      <w:r w:rsidDel="00000000" w:rsidR="00000000" w:rsidRPr="00000000">
        <w:rPr>
          <w:rFonts w:ascii="Arial Unicode MS" w:cs="Arial Unicode MS" w:eastAsia="Arial Unicode MS" w:hAnsi="Arial Unicode MS"/>
          <w:rtl w:val="0"/>
        </w:rPr>
        <w:t xml:space="preserve">근력7 민첩5 건강5 지능2 통찰3 정신1 매력1 조작1 냉정1</w:t>
      </w:r>
    </w:p>
    <w:p w:rsidR="00000000" w:rsidDel="00000000" w:rsidP="00000000" w:rsidRDefault="00000000" w:rsidRPr="00000000" w14:paraId="00002111">
      <w:pPr>
        <w:rPr/>
      </w:pPr>
      <w:r w:rsidDel="00000000" w:rsidR="00000000" w:rsidRPr="00000000">
        <w:rPr>
          <w:rFonts w:ascii="Arial Unicode MS" w:cs="Arial Unicode MS" w:eastAsia="Arial Unicode MS" w:hAnsi="Arial Unicode MS"/>
          <w:rtl w:val="0"/>
        </w:rPr>
        <w:t xml:space="preserve">운동: 5(도약, 자기보호, 평형감각)</w:t>
      </w:r>
    </w:p>
    <w:p w:rsidR="00000000" w:rsidDel="00000000" w:rsidP="00000000" w:rsidRDefault="00000000" w:rsidRPr="00000000" w14:paraId="00002112">
      <w:pPr>
        <w:rPr/>
      </w:pPr>
      <w:r w:rsidDel="00000000" w:rsidR="00000000" w:rsidRPr="00000000">
        <w:rPr>
          <w:rFonts w:ascii="Arial Unicode MS" w:cs="Arial Unicode MS" w:eastAsia="Arial Unicode MS" w:hAnsi="Arial Unicode MS"/>
          <w:rtl w:val="0"/>
        </w:rPr>
        <w:t xml:space="preserve">수사: 3(정찰) 동물교감:</w:t>
      </w:r>
    </w:p>
    <w:p w:rsidR="00000000" w:rsidDel="00000000" w:rsidP="00000000" w:rsidRDefault="00000000" w:rsidRPr="00000000" w14:paraId="00002113">
      <w:pPr>
        <w:rPr/>
      </w:pPr>
      <w:r w:rsidDel="00000000" w:rsidR="00000000" w:rsidRPr="00000000">
        <w:rPr>
          <w:rFonts w:ascii="Arial Unicode MS" w:cs="Arial Unicode MS" w:eastAsia="Arial Unicode MS" w:hAnsi="Arial Unicode MS"/>
          <w:rtl w:val="0"/>
        </w:rPr>
        <w:t xml:space="preserve">격투: 5(물기, 발톱 공격) 감수성:</w:t>
      </w:r>
    </w:p>
    <w:p w:rsidR="00000000" w:rsidDel="00000000" w:rsidP="00000000" w:rsidRDefault="00000000" w:rsidRPr="00000000" w14:paraId="00002114">
      <w:pPr>
        <w:rPr/>
      </w:pPr>
      <w:r w:rsidDel="00000000" w:rsidR="00000000" w:rsidRPr="00000000">
        <w:rPr>
          <w:rFonts w:ascii="Arial Unicode MS" w:cs="Arial Unicode MS" w:eastAsia="Arial Unicode MS" w:hAnsi="Arial Unicode MS"/>
          <w:rtl w:val="0"/>
        </w:rPr>
        <w:t xml:space="preserve">은폐: 3(숨기) 협박: 3(위협)</w:t>
      </w:r>
    </w:p>
    <w:p w:rsidR="00000000" w:rsidDel="00000000" w:rsidP="00000000" w:rsidRDefault="00000000" w:rsidRPr="00000000" w14:paraId="00002115">
      <w:pPr>
        <w:rPr/>
      </w:pPr>
      <w:r w:rsidDel="00000000" w:rsidR="00000000" w:rsidRPr="00000000">
        <w:rPr>
          <w:rFonts w:ascii="Arial Unicode MS" w:cs="Arial Unicode MS" w:eastAsia="Arial Unicode MS" w:hAnsi="Arial Unicode MS"/>
          <w:rtl w:val="0"/>
        </w:rPr>
        <w:t xml:space="preserve">생존: 5(야외생존, 추적, 자기보호)</w:t>
      </w:r>
    </w:p>
    <w:p w:rsidR="00000000" w:rsidDel="00000000" w:rsidP="00000000" w:rsidRDefault="00000000" w:rsidRPr="00000000" w14:paraId="00002116">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19">
      <w:pPr>
        <w:rPr/>
      </w:pPr>
      <w:r w:rsidDel="00000000" w:rsidR="00000000" w:rsidRPr="00000000">
        <w:rPr>
          <w:rFonts w:ascii="Arial Unicode MS" w:cs="Arial Unicode MS" w:eastAsia="Arial Unicode MS" w:hAnsi="Arial Unicode MS"/>
          <w:rtl w:val="0"/>
        </w:rPr>
        <w:t xml:space="preserve">생명력: 15</w:t>
      </w:r>
    </w:p>
    <w:p w:rsidR="00000000" w:rsidDel="00000000" w:rsidP="00000000" w:rsidRDefault="00000000" w:rsidRPr="00000000" w14:paraId="0000211A">
      <w:pPr>
        <w:rPr/>
      </w:pPr>
      <w:r w:rsidDel="00000000" w:rsidR="00000000" w:rsidRPr="00000000">
        <w:rPr>
          <w:rFonts w:ascii="Arial Unicode MS" w:cs="Arial Unicode MS" w:eastAsia="Arial Unicode MS" w:hAnsi="Arial Unicode MS"/>
          <w:rtl w:val="0"/>
        </w:rPr>
        <w:t xml:space="preserve">체형: 대형 생물, 체적 7-12</w:t>
      </w:r>
    </w:p>
    <w:p w:rsidR="00000000" w:rsidDel="00000000" w:rsidP="00000000" w:rsidRDefault="00000000" w:rsidRPr="00000000" w14:paraId="0000211B">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1C">
      <w:pPr>
        <w:rPr/>
      </w:pPr>
      <w:r w:rsidDel="00000000" w:rsidR="00000000" w:rsidRPr="00000000">
        <w:rPr>
          <w:rFonts w:ascii="Arial Unicode MS" w:cs="Arial Unicode MS" w:eastAsia="Arial Unicode MS" w:hAnsi="Arial Unicode MS"/>
          <w:rtl w:val="0"/>
        </w:rPr>
        <w:t xml:space="preserve">선제: 6</w:t>
      </w:r>
    </w:p>
    <w:p w:rsidR="00000000" w:rsidDel="00000000" w:rsidP="00000000" w:rsidRDefault="00000000" w:rsidRPr="00000000" w14:paraId="0000211D">
      <w:pPr>
        <w:rPr/>
      </w:pPr>
      <w:r w:rsidDel="00000000" w:rsidR="00000000" w:rsidRPr="00000000">
        <w:rPr>
          <w:rFonts w:ascii="Arial Unicode MS" w:cs="Arial Unicode MS" w:eastAsia="Arial Unicode MS" w:hAnsi="Arial Unicode MS"/>
          <w:rtl w:val="0"/>
        </w:rPr>
        <w:t xml:space="preserve">속도: 17미터</w:t>
      </w:r>
    </w:p>
    <w:p w:rsidR="00000000" w:rsidDel="00000000" w:rsidP="00000000" w:rsidRDefault="00000000" w:rsidRPr="00000000" w14:paraId="0000211E">
      <w:pPr>
        <w:rPr/>
      </w:pPr>
      <w:r w:rsidDel="00000000" w:rsidR="00000000" w:rsidRPr="00000000">
        <w:rPr>
          <w:rFonts w:ascii="Arial Unicode MS" w:cs="Arial Unicode MS" w:eastAsia="Arial Unicode MS" w:hAnsi="Arial Unicode MS"/>
          <w:rtl w:val="0"/>
        </w:rPr>
        <w:t xml:space="preserve">천연무기: 이빨은 2L 천연무기, 발톱은 2L 천연무기입니다.</w:t>
      </w:r>
    </w:p>
    <w:p w:rsidR="00000000" w:rsidDel="00000000" w:rsidP="00000000" w:rsidRDefault="00000000" w:rsidRPr="00000000" w14:paraId="0000211F">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20">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21">
      <w:pPr>
        <w:rPr/>
      </w:pPr>
      <w:r w:rsidDel="00000000" w:rsidR="00000000" w:rsidRPr="00000000">
        <w:rPr>
          <w:rFonts w:ascii="Arial Unicode MS" w:cs="Arial Unicode MS" w:eastAsia="Arial Unicode MS" w:hAnsi="Arial Unicode MS"/>
          <w:rtl w:val="0"/>
        </w:rPr>
        <w:t xml:space="preserve">사냥 지혜: 사자의 접촉 범위 내 목표가 공격을 받을 때, 사자는 반사 행동으로 그 공격에 대해 "협조" 행동을 할 수 있습니다.</w:t>
      </w:r>
    </w:p>
    <w:p w:rsidR="00000000" w:rsidDel="00000000" w:rsidP="00000000" w:rsidRDefault="00000000" w:rsidRPr="00000000" w14:paraId="00002122">
      <w:pPr>
        <w:rPr/>
      </w:pPr>
      <w:r w:rsidDel="00000000" w:rsidR="00000000" w:rsidRPr="00000000">
        <w:rPr>
          <w:rFonts w:ascii="Arial Unicode MS" w:cs="Arial Unicode MS" w:eastAsia="Arial Unicode MS" w:hAnsi="Arial Unicode MS"/>
          <w:rtl w:val="0"/>
        </w:rPr>
        <w:t xml:space="preserve">맹습: 사자는 이동 행동으로 쓰러진 목표에게 한 번의 근접 격투 공격을 할 수 있습니다.</w:t>
      </w:r>
    </w:p>
    <w:p w:rsidR="00000000" w:rsidDel="00000000" w:rsidP="00000000" w:rsidRDefault="00000000" w:rsidRPr="00000000" w14:paraId="00002123">
      <w:pPr>
        <w:rPr/>
      </w:pPr>
      <w:r w:rsidDel="00000000" w:rsidR="00000000" w:rsidRPr="00000000">
        <w:rPr>
          <w:rtl w:val="0"/>
        </w:rPr>
        <w:t xml:space="preserve">=====================================================================</w:t>
      </w:r>
    </w:p>
    <w:p w:rsidR="00000000" w:rsidDel="00000000" w:rsidP="00000000" w:rsidRDefault="00000000" w:rsidRPr="00000000" w14:paraId="00002124">
      <w:pPr>
        <w:rPr/>
      </w:pPr>
      <w:r w:rsidDel="00000000" w:rsidR="00000000" w:rsidRPr="00000000">
        <w:rPr>
          <w:rtl w:val="0"/>
        </w:rPr>
        <w:t xml:space="preserve">======================================</w:t>
      </w:r>
    </w:p>
    <w:p w:rsidR="00000000" w:rsidDel="00000000" w:rsidP="00000000" w:rsidRDefault="00000000" w:rsidRPr="00000000" w14:paraId="00002125">
      <w:pPr>
        <w:rPr/>
      </w:pPr>
      <w:r w:rsidDel="00000000" w:rsidR="00000000" w:rsidRPr="00000000">
        <w:rPr>
          <w:rFonts w:ascii="Arial Unicode MS" w:cs="Arial Unicode MS" w:eastAsia="Arial Unicode MS" w:hAnsi="Arial Unicode MS"/>
          <w:rtl w:val="0"/>
        </w:rPr>
        <w:t xml:space="preserve">개</w:t>
      </w:r>
    </w:p>
    <w:p w:rsidR="00000000" w:rsidDel="00000000" w:rsidP="00000000" w:rsidRDefault="00000000" w:rsidRPr="00000000" w14:paraId="00002126">
      <w:pPr>
        <w:rPr/>
      </w:pPr>
      <w:r w:rsidDel="00000000" w:rsidR="00000000" w:rsidRPr="00000000">
        <w:rPr>
          <w:rFonts w:ascii="Arial Unicode MS" w:cs="Arial Unicode MS" w:eastAsia="Arial Unicode MS" w:hAnsi="Arial Unicode MS"/>
          <w:rtl w:val="0"/>
        </w:rPr>
        <w:t xml:space="preserve">가격: 100점</w:t>
      </w:r>
    </w:p>
    <w:p w:rsidR="00000000" w:rsidDel="00000000" w:rsidP="00000000" w:rsidRDefault="00000000" w:rsidRPr="00000000" w14:paraId="00002127">
      <w:pPr>
        <w:rPr/>
      </w:pPr>
      <w:r w:rsidDel="00000000" w:rsidR="00000000" w:rsidRPr="00000000">
        <w:rPr>
          <w:rFonts w:ascii="Arial Unicode MS" w:cs="Arial Unicode MS" w:eastAsia="Arial Unicode MS" w:hAnsi="Arial Unicode MS"/>
          <w:rtl w:val="0"/>
        </w:rPr>
        <w:t xml:space="preserve">근력1 민첩1 건강1 지능1 통찰1 정신1 매력1 조작1 냉정1</w:t>
      </w:r>
    </w:p>
    <w:p w:rsidR="00000000" w:rsidDel="00000000" w:rsidP="00000000" w:rsidRDefault="00000000" w:rsidRPr="00000000" w14:paraId="00002128">
      <w:pPr>
        <w:rPr/>
      </w:pPr>
      <w:r w:rsidDel="00000000" w:rsidR="00000000" w:rsidRPr="00000000">
        <w:rPr>
          <w:rFonts w:ascii="Arial Unicode MS" w:cs="Arial Unicode MS" w:eastAsia="Arial Unicode MS" w:hAnsi="Arial Unicode MS"/>
          <w:rtl w:val="0"/>
        </w:rPr>
        <w:t xml:space="preserve">운동: 2 수사: 5(정찰, 수색) 동물교감:</w:t>
      </w:r>
    </w:p>
    <w:p w:rsidR="00000000" w:rsidDel="00000000" w:rsidP="00000000" w:rsidRDefault="00000000" w:rsidRPr="00000000" w14:paraId="00002129">
      <w:pPr>
        <w:rPr/>
      </w:pPr>
      <w:r w:rsidDel="00000000" w:rsidR="00000000" w:rsidRPr="00000000">
        <w:rPr>
          <w:rFonts w:ascii="Arial Unicode MS" w:cs="Arial Unicode MS" w:eastAsia="Arial Unicode MS" w:hAnsi="Arial Unicode MS"/>
          <w:rtl w:val="0"/>
        </w:rPr>
        <w:t xml:space="preserve">격투: 3(물기) 감수성: 1</w:t>
      </w:r>
    </w:p>
    <w:p w:rsidR="00000000" w:rsidDel="00000000" w:rsidP="00000000" w:rsidRDefault="00000000" w:rsidRPr="00000000" w14:paraId="0000212A">
      <w:pPr>
        <w:rPr/>
      </w:pPr>
      <w:r w:rsidDel="00000000" w:rsidR="00000000" w:rsidRPr="00000000">
        <w:rPr>
          <w:rFonts w:ascii="Arial Unicode MS" w:cs="Arial Unicode MS" w:eastAsia="Arial Unicode MS" w:hAnsi="Arial Unicode MS"/>
          <w:rtl w:val="0"/>
        </w:rPr>
        <w:t xml:space="preserve">은폐: 1 협박: 1</w:t>
      </w:r>
    </w:p>
    <w:p w:rsidR="00000000" w:rsidDel="00000000" w:rsidP="00000000" w:rsidRDefault="00000000" w:rsidRPr="00000000" w14:paraId="0000212B">
      <w:pPr>
        <w:rPr/>
      </w:pPr>
      <w:r w:rsidDel="00000000" w:rsidR="00000000" w:rsidRPr="00000000">
        <w:rPr>
          <w:rFonts w:ascii="Arial Unicode MS" w:cs="Arial Unicode MS" w:eastAsia="Arial Unicode MS" w:hAnsi="Arial Unicode MS"/>
          <w:rtl w:val="0"/>
        </w:rPr>
        <w:t xml:space="preserve">생존: 3(자기보호)</w:t>
      </w:r>
    </w:p>
    <w:p w:rsidR="00000000" w:rsidDel="00000000" w:rsidP="00000000" w:rsidRDefault="00000000" w:rsidRPr="00000000" w14:paraId="0000212C">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2F">
      <w:pPr>
        <w:rPr/>
      </w:pPr>
      <w:r w:rsidDel="00000000" w:rsidR="00000000" w:rsidRPr="00000000">
        <w:rPr>
          <w:rFonts w:ascii="Arial Unicode MS" w:cs="Arial Unicode MS" w:eastAsia="Arial Unicode MS" w:hAnsi="Arial Unicode MS"/>
          <w:rtl w:val="0"/>
        </w:rPr>
        <w:t xml:space="preserve">생명력: 2</w:t>
      </w:r>
    </w:p>
    <w:p w:rsidR="00000000" w:rsidDel="00000000" w:rsidP="00000000" w:rsidRDefault="00000000" w:rsidRPr="00000000" w14:paraId="00002130">
      <w:pPr>
        <w:rPr/>
      </w:pPr>
      <w:r w:rsidDel="00000000" w:rsidR="00000000" w:rsidRPr="00000000">
        <w:rPr>
          <w:rFonts w:ascii="Arial Unicode MS" w:cs="Arial Unicode MS" w:eastAsia="Arial Unicode MS" w:hAnsi="Arial Unicode MS"/>
          <w:rtl w:val="0"/>
        </w:rPr>
        <w:t xml:space="preserve">체형: 초소형 생물, 체적 1(소형견을 교환하면 100점 증가)</w:t>
      </w:r>
    </w:p>
    <w:p w:rsidR="00000000" w:rsidDel="00000000" w:rsidP="00000000" w:rsidRDefault="00000000" w:rsidRPr="00000000" w14:paraId="00002131">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32">
      <w:pPr>
        <w:rPr/>
      </w:pPr>
      <w:r w:rsidDel="00000000" w:rsidR="00000000" w:rsidRPr="00000000">
        <w:rPr>
          <w:rFonts w:ascii="Arial Unicode MS" w:cs="Arial Unicode MS" w:eastAsia="Arial Unicode MS" w:hAnsi="Arial Unicode MS"/>
          <w:rtl w:val="0"/>
        </w:rPr>
        <w:t xml:space="preserve">선제: 2</w:t>
      </w:r>
    </w:p>
    <w:p w:rsidR="00000000" w:rsidDel="00000000" w:rsidP="00000000" w:rsidRDefault="00000000" w:rsidRPr="00000000" w14:paraId="00002133">
      <w:pPr>
        <w:rPr/>
      </w:pPr>
      <w:r w:rsidDel="00000000" w:rsidR="00000000" w:rsidRPr="00000000">
        <w:rPr>
          <w:rFonts w:ascii="Arial Unicode MS" w:cs="Arial Unicode MS" w:eastAsia="Arial Unicode MS" w:hAnsi="Arial Unicode MS"/>
          <w:rtl w:val="0"/>
        </w:rPr>
        <w:t xml:space="preserve">속도: 13미터</w:t>
      </w:r>
    </w:p>
    <w:p w:rsidR="00000000" w:rsidDel="00000000" w:rsidP="00000000" w:rsidRDefault="00000000" w:rsidRPr="00000000" w14:paraId="00002134">
      <w:pPr>
        <w:rPr/>
      </w:pPr>
      <w:r w:rsidDel="00000000" w:rsidR="00000000" w:rsidRPr="00000000">
        <w:rPr>
          <w:rFonts w:ascii="Arial Unicode MS" w:cs="Arial Unicode MS" w:eastAsia="Arial Unicode MS" w:hAnsi="Arial Unicode MS"/>
          <w:rtl w:val="0"/>
        </w:rPr>
        <w:t xml:space="preserve">천연무기: 없음</w:t>
      </w:r>
    </w:p>
    <w:p w:rsidR="00000000" w:rsidDel="00000000" w:rsidP="00000000" w:rsidRDefault="00000000" w:rsidRPr="00000000" w14:paraId="00002135">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36">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37">
      <w:pPr>
        <w:rPr/>
      </w:pPr>
      <w:r w:rsidDel="00000000" w:rsidR="00000000" w:rsidRPr="00000000">
        <w:rPr>
          <w:rFonts w:ascii="Arial Unicode MS" w:cs="Arial Unicode MS" w:eastAsia="Arial Unicode MS" w:hAnsi="Arial Unicode MS"/>
          <w:rtl w:val="0"/>
        </w:rPr>
        <w:t xml:space="preserve">예민한 후각: 동명 특성을 얻습니다.</w:t>
      </w:r>
    </w:p>
    <w:p w:rsidR="00000000" w:rsidDel="00000000" w:rsidP="00000000" w:rsidRDefault="00000000" w:rsidRPr="00000000" w14:paraId="00002138">
      <w:pPr>
        <w:rPr/>
      </w:pPr>
      <w:r w:rsidDel="00000000" w:rsidR="00000000" w:rsidRPr="00000000">
        <w:rPr>
          <w:rFonts w:ascii="Arial Unicode MS" w:cs="Arial Unicode MS" w:eastAsia="Arial Unicode MS" w:hAnsi="Arial Unicode MS"/>
          <w:rtl w:val="0"/>
        </w:rPr>
        <w:t xml:space="preserve">건보여행: 개의 기본 이동속도가 10미터 증가합니다.</w:t>
      </w:r>
    </w:p>
    <w:p w:rsidR="00000000" w:rsidDel="00000000" w:rsidP="00000000" w:rsidRDefault="00000000" w:rsidRPr="00000000" w14:paraId="00002139">
      <w:pPr>
        <w:rPr/>
      </w:pPr>
      <w:r w:rsidDel="00000000" w:rsidR="00000000" w:rsidRPr="00000000">
        <w:rPr>
          <w:rtl w:val="0"/>
        </w:rPr>
        <w:t xml:space="preserve">=====================================================================</w:t>
      </w:r>
    </w:p>
    <w:p w:rsidR="00000000" w:rsidDel="00000000" w:rsidP="00000000" w:rsidRDefault="00000000" w:rsidRPr="00000000" w14:paraId="0000213A">
      <w:pPr>
        <w:rPr/>
      </w:pPr>
      <w:r w:rsidDel="00000000" w:rsidR="00000000" w:rsidRPr="00000000">
        <w:rPr>
          <w:rtl w:val="0"/>
        </w:rPr>
        <w:t xml:space="preserve">======================================</w:t>
      </w:r>
    </w:p>
    <w:p w:rsidR="00000000" w:rsidDel="00000000" w:rsidP="00000000" w:rsidRDefault="00000000" w:rsidRPr="00000000" w14:paraId="0000213B">
      <w:pPr>
        <w:rPr/>
      </w:pPr>
      <w:r w:rsidDel="00000000" w:rsidR="00000000" w:rsidRPr="00000000">
        <w:rPr>
          <w:rFonts w:ascii="Arial Unicode MS" w:cs="Arial Unicode MS" w:eastAsia="Arial Unicode MS" w:hAnsi="Arial Unicode MS"/>
          <w:rtl w:val="0"/>
        </w:rPr>
        <w:t xml:space="preserve">문어(오징어, 갑오징어)</w:t>
      </w:r>
    </w:p>
    <w:p w:rsidR="00000000" w:rsidDel="00000000" w:rsidP="00000000" w:rsidRDefault="00000000" w:rsidRPr="00000000" w14:paraId="0000213C">
      <w:pPr>
        <w:rPr/>
      </w:pPr>
      <w:r w:rsidDel="00000000" w:rsidR="00000000" w:rsidRPr="00000000">
        <w:rPr>
          <w:rFonts w:ascii="Arial Unicode MS" w:cs="Arial Unicode MS" w:eastAsia="Arial Unicode MS" w:hAnsi="Arial Unicode MS"/>
          <w:rtl w:val="0"/>
        </w:rPr>
        <w:t xml:space="preserve">가격: 100점</w:t>
      </w:r>
    </w:p>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근력1 민첩5 건강2 지능2 통찰3 정신1 매력1 조작1 냉정1</w:t>
      </w:r>
    </w:p>
    <w:p w:rsidR="00000000" w:rsidDel="00000000" w:rsidP="00000000" w:rsidRDefault="00000000" w:rsidRPr="00000000" w14:paraId="0000213E">
      <w:pPr>
        <w:rPr/>
      </w:pPr>
      <w:r w:rsidDel="00000000" w:rsidR="00000000" w:rsidRPr="00000000">
        <w:rPr>
          <w:rFonts w:ascii="Arial Unicode MS" w:cs="Arial Unicode MS" w:eastAsia="Arial Unicode MS" w:hAnsi="Arial Unicode MS"/>
          <w:rtl w:val="0"/>
        </w:rPr>
        <w:t xml:space="preserve">운동: 1 수사: 1 동물교감:</w:t>
      </w:r>
    </w:p>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격투: 3(붙잡기) 감수성:</w:t>
      </w:r>
    </w:p>
    <w:p w:rsidR="00000000" w:rsidDel="00000000" w:rsidP="00000000" w:rsidRDefault="00000000" w:rsidRPr="00000000" w14:paraId="00002140">
      <w:pPr>
        <w:rPr/>
      </w:pPr>
      <w:r w:rsidDel="00000000" w:rsidR="00000000" w:rsidRPr="00000000">
        <w:rPr>
          <w:rFonts w:ascii="Arial Unicode MS" w:cs="Arial Unicode MS" w:eastAsia="Arial Unicode MS" w:hAnsi="Arial Unicode MS"/>
          <w:rtl w:val="0"/>
        </w:rPr>
        <w:t xml:space="preserve">은폐: 3(숨기) 협박:</w:t>
      </w:r>
    </w:p>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생존: 3(야외생존)</w:t>
      </w:r>
    </w:p>
    <w:p w:rsidR="00000000" w:rsidDel="00000000" w:rsidP="00000000" w:rsidRDefault="00000000" w:rsidRPr="00000000" w14:paraId="00002142">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생명력: 3</w:t>
      </w:r>
    </w:p>
    <w:p w:rsidR="00000000" w:rsidDel="00000000" w:rsidP="00000000" w:rsidRDefault="00000000" w:rsidRPr="00000000" w14:paraId="00002146">
      <w:pPr>
        <w:rPr/>
      </w:pPr>
      <w:r w:rsidDel="00000000" w:rsidR="00000000" w:rsidRPr="00000000">
        <w:rPr>
          <w:rFonts w:ascii="Arial Unicode MS" w:cs="Arial Unicode MS" w:eastAsia="Arial Unicode MS" w:hAnsi="Arial Unicode MS"/>
          <w:rtl w:val="0"/>
        </w:rPr>
        <w:t xml:space="preserve">체형: 소형 생물, 체적 2-3(중형 문어를 교환하면 100점 증가. 동물 동료는 더 큰 체형의 문어나 오징어 같은 생물을 교환할 수 없습니다. 비록 지구에 대왕오징어 같은 것이 존재하더라도요)</w:t>
      </w:r>
    </w:p>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48">
      <w:pPr>
        <w:rPr/>
      </w:pPr>
      <w:r w:rsidDel="00000000" w:rsidR="00000000" w:rsidRPr="00000000">
        <w:rPr>
          <w:rFonts w:ascii="Arial Unicode MS" w:cs="Arial Unicode MS" w:eastAsia="Arial Unicode MS" w:hAnsi="Arial Unicode MS"/>
          <w:rtl w:val="0"/>
        </w:rPr>
        <w:t xml:space="preserve">선제: 6</w:t>
      </w:r>
    </w:p>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속도: 8미터</w:t>
      </w:r>
    </w:p>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천연무기: 없음</w:t>
      </w:r>
    </w:p>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4C">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수생 동물: 문어는 기본 이동속도와 동일한 수영 속도를 얻고, 수중에서 호흡할 수 있습니다. 물에서 벗어나면 기본 이동속도의 절반 속도로 기어갈 수 있으며, 판정상 항상 쓰러진 상태이고 질식 상태에 있습니다.</w:t>
      </w:r>
    </w:p>
    <w:p w:rsidR="00000000" w:rsidDel="00000000" w:rsidP="00000000" w:rsidRDefault="00000000" w:rsidRPr="00000000" w14:paraId="0000214E">
      <w:pPr>
        <w:rPr/>
      </w:pPr>
      <w:r w:rsidDel="00000000" w:rsidR="00000000" w:rsidRPr="00000000">
        <w:rPr>
          <w:rFonts w:ascii="Arial Unicode MS" w:cs="Arial Unicode MS" w:eastAsia="Arial Unicode MS" w:hAnsi="Arial Unicode MS"/>
          <w:rtl w:val="0"/>
        </w:rPr>
        <w:t xml:space="preserve">의태: 문어는 물속에서 의태를 할 수 있고, 은폐 판정에서 3DP 내재 가치를 얻습니다.</w:t>
      </w:r>
    </w:p>
    <w:p w:rsidR="00000000" w:rsidDel="00000000" w:rsidP="00000000" w:rsidRDefault="00000000" w:rsidRPr="00000000" w14:paraId="0000214F">
      <w:pPr>
        <w:rPr/>
      </w:pPr>
      <w:r w:rsidDel="00000000" w:rsidR="00000000" w:rsidRPr="00000000">
        <w:rPr>
          <w:rFonts w:ascii="Arial Unicode MS" w:cs="Arial Unicode MS" w:eastAsia="Arial Unicode MS" w:hAnsi="Arial Unicode MS"/>
          <w:rtl w:val="0"/>
        </w:rPr>
        <w:t xml:space="preserve">의사 부위: 문어의 촉수는 인간의 손과 유사해서 해당 물품과 도구를 쥘 수 있지만, 촉수는 6개뿐입니다.</w:t>
      </w:r>
    </w:p>
    <w:p w:rsidR="00000000" w:rsidDel="00000000" w:rsidP="00000000" w:rsidRDefault="00000000" w:rsidRPr="00000000" w14:paraId="00002150">
      <w:pPr>
        <w:rPr/>
      </w:pPr>
      <w:r w:rsidDel="00000000" w:rsidR="00000000" w:rsidRPr="00000000">
        <w:rPr>
          <w:rFonts w:ascii="Arial Unicode MS" w:cs="Arial Unicode MS" w:eastAsia="Arial Unicode MS" w:hAnsi="Arial Unicode MS"/>
          <w:rtl w:val="0"/>
        </w:rPr>
        <w:t xml:space="preserve">먹물 분사: 문어는 표준 행동으로 자신 주변 1칸에 먹물을 분사할 수 있고, 이후 그 칸을 중심으로 문어 체적/미터 반경 범위 내는 어둠에 휩싸이며, 2라운드 동안 지속됩니다.</w:t>
      </w:r>
    </w:p>
    <w:p w:rsidR="00000000" w:rsidDel="00000000" w:rsidP="00000000" w:rsidRDefault="00000000" w:rsidRPr="00000000" w14:paraId="00002151">
      <w:pPr>
        <w:rPr/>
      </w:pPr>
      <w:r w:rsidDel="00000000" w:rsidR="00000000" w:rsidRPr="00000000">
        <w:rPr>
          <w:rFonts w:ascii="Arial Unicode MS" w:cs="Arial Unicode MS" w:eastAsia="Arial Unicode MS" w:hAnsi="Arial Unicode MS"/>
          <w:rtl w:val="0"/>
        </w:rPr>
        <w:t xml:space="preserve">이 능력은 물속에서만 유효하고, 지상에서는 먹물만 뿜어낼 뿐 환경을 바꾸지는 못합니다.</w:t>
      </w:r>
    </w:p>
    <w:p w:rsidR="00000000" w:rsidDel="00000000" w:rsidP="00000000" w:rsidRDefault="00000000" w:rsidRPr="00000000" w14:paraId="00002152">
      <w:pPr>
        <w:rPr/>
      </w:pPr>
      <w:r w:rsidDel="00000000" w:rsidR="00000000" w:rsidRPr="00000000">
        <w:rPr>
          <w:rtl w:val="0"/>
        </w:rPr>
        <w:t xml:space="preserve">=====================================================================</w:t>
      </w:r>
    </w:p>
    <w:p w:rsidR="00000000" w:rsidDel="00000000" w:rsidP="00000000" w:rsidRDefault="00000000" w:rsidRPr="00000000" w14:paraId="00002153">
      <w:pPr>
        <w:rPr/>
      </w:pPr>
      <w:r w:rsidDel="00000000" w:rsidR="00000000" w:rsidRPr="00000000">
        <w:rPr>
          <w:rtl w:val="0"/>
        </w:rPr>
        <w:t xml:space="preserve">======================================</w:t>
      </w:r>
    </w:p>
    <w:p w:rsidR="00000000" w:rsidDel="00000000" w:rsidP="00000000" w:rsidRDefault="00000000" w:rsidRPr="00000000" w14:paraId="00002154">
      <w:pPr>
        <w:rPr/>
      </w:pPr>
      <w:r w:rsidDel="00000000" w:rsidR="00000000" w:rsidRPr="00000000">
        <w:rPr>
          <w:rFonts w:ascii="Arial Unicode MS" w:cs="Arial Unicode MS" w:eastAsia="Arial Unicode MS" w:hAnsi="Arial Unicode MS"/>
          <w:rtl w:val="0"/>
        </w:rPr>
        <w:t xml:space="preserve">치타</w:t>
      </w:r>
    </w:p>
    <w:p w:rsidR="00000000" w:rsidDel="00000000" w:rsidP="00000000" w:rsidRDefault="00000000" w:rsidRPr="00000000" w14:paraId="00002155">
      <w:pPr>
        <w:rPr/>
      </w:pPr>
      <w:r w:rsidDel="00000000" w:rsidR="00000000" w:rsidRPr="00000000">
        <w:rPr>
          <w:rFonts w:ascii="Arial Unicode MS" w:cs="Arial Unicode MS" w:eastAsia="Arial Unicode MS" w:hAnsi="Arial Unicode MS"/>
          <w:rtl w:val="0"/>
        </w:rPr>
        <w:t xml:space="preserve">가격: 500점</w:t>
      </w:r>
    </w:p>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근력4 민첩5 건강3 지능2 통찰4 정신1 매력1 조작1 냉정1</w:t>
      </w:r>
    </w:p>
    <w:p w:rsidR="00000000" w:rsidDel="00000000" w:rsidP="00000000" w:rsidRDefault="00000000" w:rsidRPr="00000000" w14:paraId="00002157">
      <w:pPr>
        <w:rPr/>
      </w:pPr>
      <w:r w:rsidDel="00000000" w:rsidR="00000000" w:rsidRPr="00000000">
        <w:rPr>
          <w:rFonts w:ascii="Arial Unicode MS" w:cs="Arial Unicode MS" w:eastAsia="Arial Unicode MS" w:hAnsi="Arial Unicode MS"/>
          <w:rtl w:val="0"/>
        </w:rPr>
        <w:t xml:space="preserve">운동: 2 수사: 5(정찰, 수색) 동물교감:</w:t>
      </w:r>
    </w:p>
    <w:p w:rsidR="00000000" w:rsidDel="00000000" w:rsidP="00000000" w:rsidRDefault="00000000" w:rsidRPr="00000000" w14:paraId="00002158">
      <w:pPr>
        <w:rPr/>
      </w:pPr>
      <w:r w:rsidDel="00000000" w:rsidR="00000000" w:rsidRPr="00000000">
        <w:rPr>
          <w:rFonts w:ascii="Arial Unicode MS" w:cs="Arial Unicode MS" w:eastAsia="Arial Unicode MS" w:hAnsi="Arial Unicode MS"/>
          <w:rtl w:val="0"/>
        </w:rPr>
        <w:t xml:space="preserve">격투: 3(물기) 감수성:</w:t>
      </w:r>
    </w:p>
    <w:p w:rsidR="00000000" w:rsidDel="00000000" w:rsidP="00000000" w:rsidRDefault="00000000" w:rsidRPr="00000000" w14:paraId="00002159">
      <w:pPr>
        <w:rPr/>
      </w:pPr>
      <w:r w:rsidDel="00000000" w:rsidR="00000000" w:rsidRPr="00000000">
        <w:rPr>
          <w:rFonts w:ascii="Arial Unicode MS" w:cs="Arial Unicode MS" w:eastAsia="Arial Unicode MS" w:hAnsi="Arial Unicode MS"/>
          <w:rtl w:val="0"/>
        </w:rPr>
        <w:t xml:space="preserve">은폐: 1 협박: 1</w:t>
      </w:r>
    </w:p>
    <w:p w:rsidR="00000000" w:rsidDel="00000000" w:rsidP="00000000" w:rsidRDefault="00000000" w:rsidRPr="00000000" w14:paraId="0000215A">
      <w:pPr>
        <w:rPr/>
      </w:pPr>
      <w:r w:rsidDel="00000000" w:rsidR="00000000" w:rsidRPr="00000000">
        <w:rPr>
          <w:rFonts w:ascii="Arial Unicode MS" w:cs="Arial Unicode MS" w:eastAsia="Arial Unicode MS" w:hAnsi="Arial Unicode MS"/>
          <w:rtl w:val="0"/>
        </w:rPr>
        <w:t xml:space="preserve">생존: 3(자기보호)</w:t>
      </w:r>
    </w:p>
    <w:p w:rsidR="00000000" w:rsidDel="00000000" w:rsidP="00000000" w:rsidRDefault="00000000" w:rsidRPr="00000000" w14:paraId="0000215B">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5E">
      <w:pPr>
        <w:rPr/>
      </w:pPr>
      <w:r w:rsidDel="00000000" w:rsidR="00000000" w:rsidRPr="00000000">
        <w:rPr>
          <w:rFonts w:ascii="Arial Unicode MS" w:cs="Arial Unicode MS" w:eastAsia="Arial Unicode MS" w:hAnsi="Arial Unicode MS"/>
          <w:rtl w:val="0"/>
        </w:rPr>
        <w:t xml:space="preserve">생명력: 8</w:t>
      </w:r>
    </w:p>
    <w:p w:rsidR="00000000" w:rsidDel="00000000" w:rsidP="00000000" w:rsidRDefault="00000000" w:rsidRPr="00000000" w14:paraId="0000215F">
      <w:pPr>
        <w:rPr/>
      </w:pPr>
      <w:r w:rsidDel="00000000" w:rsidR="00000000" w:rsidRPr="00000000">
        <w:rPr>
          <w:rFonts w:ascii="Arial Unicode MS" w:cs="Arial Unicode MS" w:eastAsia="Arial Unicode MS" w:hAnsi="Arial Unicode MS"/>
          <w:rtl w:val="0"/>
        </w:rPr>
        <w:t xml:space="preserve">체형: 중형 생물, 체적 4-6</w:t>
      </w:r>
    </w:p>
    <w:p w:rsidR="00000000" w:rsidDel="00000000" w:rsidP="00000000" w:rsidRDefault="00000000" w:rsidRPr="00000000" w14:paraId="00002160">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61">
      <w:pPr>
        <w:rPr/>
      </w:pPr>
      <w:r w:rsidDel="00000000" w:rsidR="00000000" w:rsidRPr="00000000">
        <w:rPr>
          <w:rFonts w:ascii="Arial Unicode MS" w:cs="Arial Unicode MS" w:eastAsia="Arial Unicode MS" w:hAnsi="Arial Unicode MS"/>
          <w:rtl w:val="0"/>
        </w:rPr>
        <w:t xml:space="preserve">선제: 6</w:t>
      </w:r>
    </w:p>
    <w:p w:rsidR="00000000" w:rsidDel="00000000" w:rsidP="00000000" w:rsidRDefault="00000000" w:rsidRPr="00000000" w14:paraId="00002162">
      <w:pPr>
        <w:rPr/>
      </w:pPr>
      <w:r w:rsidDel="00000000" w:rsidR="00000000" w:rsidRPr="00000000">
        <w:rPr>
          <w:rFonts w:ascii="Arial Unicode MS" w:cs="Arial Unicode MS" w:eastAsia="Arial Unicode MS" w:hAnsi="Arial Unicode MS"/>
          <w:rtl w:val="0"/>
        </w:rPr>
        <w:t xml:space="preserve">속도: 24미터</w:t>
      </w:r>
    </w:p>
    <w:p w:rsidR="00000000" w:rsidDel="00000000" w:rsidP="00000000" w:rsidRDefault="00000000" w:rsidRPr="00000000" w14:paraId="00002163">
      <w:pPr>
        <w:rPr/>
      </w:pPr>
      <w:r w:rsidDel="00000000" w:rsidR="00000000" w:rsidRPr="00000000">
        <w:rPr>
          <w:rFonts w:ascii="Arial Unicode MS" w:cs="Arial Unicode MS" w:eastAsia="Arial Unicode MS" w:hAnsi="Arial Unicode MS"/>
          <w:rtl w:val="0"/>
        </w:rPr>
        <w:t xml:space="preserve">천연무기: 이빨은 2L 천연무기, 발톱은 2L 천연무기입니다.</w:t>
      </w:r>
    </w:p>
    <w:p w:rsidR="00000000" w:rsidDel="00000000" w:rsidP="00000000" w:rsidRDefault="00000000" w:rsidRPr="00000000" w14:paraId="00002164">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65">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66">
      <w:pPr>
        <w:rPr/>
      </w:pPr>
      <w:r w:rsidDel="00000000" w:rsidR="00000000" w:rsidRPr="00000000">
        <w:rPr>
          <w:rFonts w:ascii="Arial Unicode MS" w:cs="Arial Unicode MS" w:eastAsia="Arial Unicode MS" w:hAnsi="Arial Unicode MS"/>
          <w:rtl w:val="0"/>
        </w:rPr>
        <w:t xml:space="preserve">맹습: 치타는 이동 행동으로 쓰러진 목표에게 한 번의 근접 격투 공격을 할 수 있습니다.</w:t>
      </w:r>
    </w:p>
    <w:p w:rsidR="00000000" w:rsidDel="00000000" w:rsidP="00000000" w:rsidRDefault="00000000" w:rsidRPr="00000000" w14:paraId="00002167">
      <w:pPr>
        <w:rPr/>
      </w:pPr>
      <w:r w:rsidDel="00000000" w:rsidR="00000000" w:rsidRPr="00000000">
        <w:rPr>
          <w:rFonts w:ascii="Arial Unicode MS" w:cs="Arial Unicode MS" w:eastAsia="Arial Unicode MS" w:hAnsi="Arial Unicode MS"/>
          <w:rtl w:val="0"/>
        </w:rPr>
        <w:t xml:space="preserve">건보여행: 치타의 기본 이동속도가 10미터 증가합니다.</w:t>
      </w:r>
    </w:p>
    <w:p w:rsidR="00000000" w:rsidDel="00000000" w:rsidP="00000000" w:rsidRDefault="00000000" w:rsidRPr="00000000" w14:paraId="00002168">
      <w:pPr>
        <w:rPr/>
      </w:pPr>
      <w:r w:rsidDel="00000000" w:rsidR="00000000" w:rsidRPr="00000000">
        <w:rPr>
          <w:rtl w:val="0"/>
        </w:rPr>
        <w:t xml:space="preserve">=====================================================================</w:t>
      </w:r>
    </w:p>
    <w:p w:rsidR="00000000" w:rsidDel="00000000" w:rsidP="00000000" w:rsidRDefault="00000000" w:rsidRPr="00000000" w14:paraId="00002169">
      <w:pPr>
        <w:rPr/>
      </w:pPr>
      <w:r w:rsidDel="00000000" w:rsidR="00000000" w:rsidRPr="00000000">
        <w:rPr>
          <w:rtl w:val="0"/>
        </w:rPr>
        <w:t xml:space="preserve">======================================</w:t>
      </w:r>
    </w:p>
    <w:p w:rsidR="00000000" w:rsidDel="00000000" w:rsidP="00000000" w:rsidRDefault="00000000" w:rsidRPr="00000000" w14:paraId="0000216A">
      <w:pPr>
        <w:rPr/>
      </w:pPr>
      <w:r w:rsidDel="00000000" w:rsidR="00000000" w:rsidRPr="00000000">
        <w:rPr>
          <w:rFonts w:ascii="Arial Unicode MS" w:cs="Arial Unicode MS" w:eastAsia="Arial Unicode MS" w:hAnsi="Arial Unicode MS"/>
          <w:rtl w:val="0"/>
        </w:rPr>
        <w:t xml:space="preserve">까마귀</w:t>
      </w:r>
    </w:p>
    <w:p w:rsidR="00000000" w:rsidDel="00000000" w:rsidP="00000000" w:rsidRDefault="00000000" w:rsidRPr="00000000" w14:paraId="0000216B">
      <w:pPr>
        <w:rPr/>
      </w:pPr>
      <w:r w:rsidDel="00000000" w:rsidR="00000000" w:rsidRPr="00000000">
        <w:rPr>
          <w:rFonts w:ascii="Arial Unicode MS" w:cs="Arial Unicode MS" w:eastAsia="Arial Unicode MS" w:hAnsi="Arial Unicode MS"/>
          <w:rtl w:val="0"/>
        </w:rPr>
        <w:t xml:space="preserve">가격: 100점</w:t>
      </w:r>
    </w:p>
    <w:p w:rsidR="00000000" w:rsidDel="00000000" w:rsidP="00000000" w:rsidRDefault="00000000" w:rsidRPr="00000000" w14:paraId="0000216C">
      <w:pPr>
        <w:rPr/>
      </w:pPr>
      <w:r w:rsidDel="00000000" w:rsidR="00000000" w:rsidRPr="00000000">
        <w:rPr>
          <w:rFonts w:ascii="Arial Unicode MS" w:cs="Arial Unicode MS" w:eastAsia="Arial Unicode MS" w:hAnsi="Arial Unicode MS"/>
          <w:rtl w:val="0"/>
        </w:rPr>
        <w:t xml:space="preserve">근력1 민첩2 건강1 지능1 통찰2 정신1 매력1 조작1 냉정1</w:t>
      </w:r>
    </w:p>
    <w:p w:rsidR="00000000" w:rsidDel="00000000" w:rsidP="00000000" w:rsidRDefault="00000000" w:rsidRPr="00000000" w14:paraId="0000216D">
      <w:pPr>
        <w:rPr/>
      </w:pPr>
      <w:r w:rsidDel="00000000" w:rsidR="00000000" w:rsidRPr="00000000">
        <w:rPr>
          <w:rFonts w:ascii="Arial Unicode MS" w:cs="Arial Unicode MS" w:eastAsia="Arial Unicode MS" w:hAnsi="Arial Unicode MS"/>
          <w:rtl w:val="0"/>
        </w:rPr>
        <w:t xml:space="preserve">운동: 2 수사: 3(정찰) 동물교감:</w:t>
      </w:r>
    </w:p>
    <w:p w:rsidR="00000000" w:rsidDel="00000000" w:rsidP="00000000" w:rsidRDefault="00000000" w:rsidRPr="00000000" w14:paraId="0000216E">
      <w:pPr>
        <w:rPr/>
      </w:pPr>
      <w:r w:rsidDel="00000000" w:rsidR="00000000" w:rsidRPr="00000000">
        <w:rPr>
          <w:rFonts w:ascii="Arial Unicode MS" w:cs="Arial Unicode MS" w:eastAsia="Arial Unicode MS" w:hAnsi="Arial Unicode MS"/>
          <w:rtl w:val="0"/>
        </w:rPr>
        <w:t xml:space="preserve">격투: 2 감수성:</w:t>
      </w:r>
    </w:p>
    <w:p w:rsidR="00000000" w:rsidDel="00000000" w:rsidP="00000000" w:rsidRDefault="00000000" w:rsidRPr="00000000" w14:paraId="0000216F">
      <w:pPr>
        <w:rPr/>
      </w:pPr>
      <w:r w:rsidDel="00000000" w:rsidR="00000000" w:rsidRPr="00000000">
        <w:rPr>
          <w:rFonts w:ascii="Arial Unicode MS" w:cs="Arial Unicode MS" w:eastAsia="Arial Unicode MS" w:hAnsi="Arial Unicode MS"/>
          <w:rtl w:val="0"/>
        </w:rPr>
        <w:t xml:space="preserve">은폐: 협박:</w:t>
      </w:r>
    </w:p>
    <w:p w:rsidR="00000000" w:rsidDel="00000000" w:rsidP="00000000" w:rsidRDefault="00000000" w:rsidRPr="00000000" w14:paraId="00002170">
      <w:pPr>
        <w:rPr/>
      </w:pPr>
      <w:r w:rsidDel="00000000" w:rsidR="00000000" w:rsidRPr="00000000">
        <w:rPr>
          <w:rFonts w:ascii="Arial Unicode MS" w:cs="Arial Unicode MS" w:eastAsia="Arial Unicode MS" w:hAnsi="Arial Unicode MS"/>
          <w:rtl w:val="0"/>
        </w:rPr>
        <w:t xml:space="preserve">생존: 2</w:t>
      </w:r>
    </w:p>
    <w:p w:rsidR="00000000" w:rsidDel="00000000" w:rsidP="00000000" w:rsidRDefault="00000000" w:rsidRPr="00000000" w14:paraId="00002171">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74">
      <w:pPr>
        <w:rPr/>
      </w:pPr>
      <w:r w:rsidDel="00000000" w:rsidR="00000000" w:rsidRPr="00000000">
        <w:rPr>
          <w:rFonts w:ascii="Arial Unicode MS" w:cs="Arial Unicode MS" w:eastAsia="Arial Unicode MS" w:hAnsi="Arial Unicode MS"/>
          <w:rtl w:val="0"/>
        </w:rPr>
        <w:t xml:space="preserve">생명력: 2</w:t>
      </w:r>
    </w:p>
    <w:p w:rsidR="00000000" w:rsidDel="00000000" w:rsidP="00000000" w:rsidRDefault="00000000" w:rsidRPr="00000000" w14:paraId="00002175">
      <w:pPr>
        <w:rPr/>
      </w:pPr>
      <w:r w:rsidDel="00000000" w:rsidR="00000000" w:rsidRPr="00000000">
        <w:rPr>
          <w:rFonts w:ascii="Arial Unicode MS" w:cs="Arial Unicode MS" w:eastAsia="Arial Unicode MS" w:hAnsi="Arial Unicode MS"/>
          <w:rtl w:val="0"/>
        </w:rPr>
        <w:t xml:space="preserve">체형: 초소형 생물, 체적 1(소형견을 교환하면 100점 증가)</w:t>
      </w:r>
    </w:p>
    <w:p w:rsidR="00000000" w:rsidDel="00000000" w:rsidP="00000000" w:rsidRDefault="00000000" w:rsidRPr="00000000" w14:paraId="00002176">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77">
      <w:pPr>
        <w:rPr/>
      </w:pPr>
      <w:r w:rsidDel="00000000" w:rsidR="00000000" w:rsidRPr="00000000">
        <w:rPr>
          <w:rFonts w:ascii="Arial Unicode MS" w:cs="Arial Unicode MS" w:eastAsia="Arial Unicode MS" w:hAnsi="Arial Unicode MS"/>
          <w:rtl w:val="0"/>
        </w:rPr>
        <w:t xml:space="preserve">선제: 3</w:t>
      </w:r>
    </w:p>
    <w:p w:rsidR="00000000" w:rsidDel="00000000" w:rsidP="00000000" w:rsidRDefault="00000000" w:rsidRPr="00000000" w14:paraId="00002178">
      <w:pPr>
        <w:rPr/>
      </w:pPr>
      <w:r w:rsidDel="00000000" w:rsidR="00000000" w:rsidRPr="00000000">
        <w:rPr>
          <w:rFonts w:ascii="Arial Unicode MS" w:cs="Arial Unicode MS" w:eastAsia="Arial Unicode MS" w:hAnsi="Arial Unicode MS"/>
          <w:rtl w:val="0"/>
        </w:rPr>
        <w:t xml:space="preserve">속도: 4미터</w:t>
      </w:r>
    </w:p>
    <w:p w:rsidR="00000000" w:rsidDel="00000000" w:rsidP="00000000" w:rsidRDefault="00000000" w:rsidRPr="00000000" w14:paraId="00002179">
      <w:pPr>
        <w:rPr/>
      </w:pPr>
      <w:r w:rsidDel="00000000" w:rsidR="00000000" w:rsidRPr="00000000">
        <w:rPr>
          <w:rFonts w:ascii="Arial Unicode MS" w:cs="Arial Unicode MS" w:eastAsia="Arial Unicode MS" w:hAnsi="Arial Unicode MS"/>
          <w:rtl w:val="0"/>
        </w:rPr>
        <w:t xml:space="preserve">천연무기: 없음</w:t>
      </w:r>
    </w:p>
    <w:p w:rsidR="00000000" w:rsidDel="00000000" w:rsidP="00000000" w:rsidRDefault="00000000" w:rsidRPr="00000000" w14:paraId="0000217A">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7B">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7C">
      <w:pPr>
        <w:rPr/>
      </w:pPr>
      <w:r w:rsidDel="00000000" w:rsidR="00000000" w:rsidRPr="00000000">
        <w:rPr>
          <w:rFonts w:ascii="Arial Unicode MS" w:cs="Arial Unicode MS" w:eastAsia="Arial Unicode MS" w:hAnsi="Arial Unicode MS"/>
          <w:rtl w:val="0"/>
        </w:rPr>
        <w:t xml:space="preserve">조류: 까마귀는 자신의 기본 이동속도와 동일한 비행속도를 얻지만, 지상에서 이동할 때는 1미터 이동하는 데 2미터의 이동력이 소모됩니다.</w:t>
      </w:r>
    </w:p>
    <w:p w:rsidR="00000000" w:rsidDel="00000000" w:rsidP="00000000" w:rsidRDefault="00000000" w:rsidRPr="00000000" w14:paraId="0000217D">
      <w:pPr>
        <w:rPr/>
      </w:pPr>
      <w:r w:rsidDel="00000000" w:rsidR="00000000" w:rsidRPr="00000000">
        <w:rPr>
          <w:rtl w:val="0"/>
        </w:rPr>
        <w:t xml:space="preserve">=====================================================================</w:t>
      </w:r>
    </w:p>
    <w:p w:rsidR="00000000" w:rsidDel="00000000" w:rsidP="00000000" w:rsidRDefault="00000000" w:rsidRPr="00000000" w14:paraId="0000217E">
      <w:pPr>
        <w:rPr/>
      </w:pPr>
      <w:r w:rsidDel="00000000" w:rsidR="00000000" w:rsidRPr="00000000">
        <w:rPr>
          <w:rtl w:val="0"/>
        </w:rPr>
        <w:t xml:space="preserve">======================================</w:t>
      </w:r>
    </w:p>
    <w:p w:rsidR="00000000" w:rsidDel="00000000" w:rsidP="00000000" w:rsidRDefault="00000000" w:rsidRPr="00000000" w14:paraId="0000217F">
      <w:pPr>
        <w:rPr/>
      </w:pPr>
      <w:r w:rsidDel="00000000" w:rsidR="00000000" w:rsidRPr="00000000">
        <w:rPr>
          <w:rFonts w:ascii="Arial Unicode MS" w:cs="Arial Unicode MS" w:eastAsia="Arial Unicode MS" w:hAnsi="Arial Unicode MS"/>
          <w:rtl w:val="0"/>
        </w:rPr>
        <w:t xml:space="preserve">쥐</w:t>
      </w:r>
    </w:p>
    <w:p w:rsidR="00000000" w:rsidDel="00000000" w:rsidP="00000000" w:rsidRDefault="00000000" w:rsidRPr="00000000" w14:paraId="00002180">
      <w:pPr>
        <w:rPr/>
      </w:pPr>
      <w:r w:rsidDel="00000000" w:rsidR="00000000" w:rsidRPr="00000000">
        <w:rPr>
          <w:rFonts w:ascii="Arial Unicode MS" w:cs="Arial Unicode MS" w:eastAsia="Arial Unicode MS" w:hAnsi="Arial Unicode MS"/>
          <w:rtl w:val="0"/>
        </w:rPr>
        <w:t xml:space="preserve">가격: 20점</w:t>
      </w:r>
    </w:p>
    <w:p w:rsidR="00000000" w:rsidDel="00000000" w:rsidP="00000000" w:rsidRDefault="00000000" w:rsidRPr="00000000" w14:paraId="00002181">
      <w:pPr>
        <w:rPr/>
      </w:pPr>
      <w:r w:rsidDel="00000000" w:rsidR="00000000" w:rsidRPr="00000000">
        <w:rPr>
          <w:rFonts w:ascii="Arial Unicode MS" w:cs="Arial Unicode MS" w:eastAsia="Arial Unicode MS" w:hAnsi="Arial Unicode MS"/>
          <w:rtl w:val="0"/>
        </w:rPr>
        <w:t xml:space="preserve">근력1 민첩2 건강1 지능1 통찰2 정신1 매력1 조작1 냉정1</w:t>
      </w:r>
    </w:p>
    <w:p w:rsidR="00000000" w:rsidDel="00000000" w:rsidP="00000000" w:rsidRDefault="00000000" w:rsidRPr="00000000" w14:paraId="00002182">
      <w:pPr>
        <w:rPr/>
      </w:pPr>
      <w:r w:rsidDel="00000000" w:rsidR="00000000" w:rsidRPr="00000000">
        <w:rPr>
          <w:rFonts w:ascii="Arial Unicode MS" w:cs="Arial Unicode MS" w:eastAsia="Arial Unicode MS" w:hAnsi="Arial Unicode MS"/>
          <w:rtl w:val="0"/>
        </w:rPr>
        <w:t xml:space="preserve">운동: 1 수사: 4(정찰, 수색) 동물교감:</w:t>
      </w:r>
    </w:p>
    <w:p w:rsidR="00000000" w:rsidDel="00000000" w:rsidP="00000000" w:rsidRDefault="00000000" w:rsidRPr="00000000" w14:paraId="00002183">
      <w:pPr>
        <w:rPr/>
      </w:pPr>
      <w:r w:rsidDel="00000000" w:rsidR="00000000" w:rsidRPr="00000000">
        <w:rPr>
          <w:rFonts w:ascii="Arial Unicode MS" w:cs="Arial Unicode MS" w:eastAsia="Arial Unicode MS" w:hAnsi="Arial Unicode MS"/>
          <w:rtl w:val="0"/>
        </w:rPr>
        <w:t xml:space="preserve">격투: 1 감수성:</w:t>
      </w:r>
    </w:p>
    <w:p w:rsidR="00000000" w:rsidDel="00000000" w:rsidP="00000000" w:rsidRDefault="00000000" w:rsidRPr="00000000" w14:paraId="00002184">
      <w:pPr>
        <w:rPr/>
      </w:pPr>
      <w:r w:rsidDel="00000000" w:rsidR="00000000" w:rsidRPr="00000000">
        <w:rPr>
          <w:rFonts w:ascii="Arial Unicode MS" w:cs="Arial Unicode MS" w:eastAsia="Arial Unicode MS" w:hAnsi="Arial Unicode MS"/>
          <w:rtl w:val="0"/>
        </w:rPr>
        <w:t xml:space="preserve">은폐: 3(숨기) 협박:</w:t>
      </w:r>
    </w:p>
    <w:p w:rsidR="00000000" w:rsidDel="00000000" w:rsidP="00000000" w:rsidRDefault="00000000" w:rsidRPr="00000000" w14:paraId="00002185">
      <w:pPr>
        <w:rPr/>
      </w:pPr>
      <w:r w:rsidDel="00000000" w:rsidR="00000000" w:rsidRPr="00000000">
        <w:rPr>
          <w:rFonts w:ascii="Arial Unicode MS" w:cs="Arial Unicode MS" w:eastAsia="Arial Unicode MS" w:hAnsi="Arial Unicode MS"/>
          <w:rtl w:val="0"/>
        </w:rPr>
        <w:t xml:space="preserve">생존: 3(추적)</w:t>
      </w:r>
    </w:p>
    <w:p w:rsidR="00000000" w:rsidDel="00000000" w:rsidP="00000000" w:rsidRDefault="00000000" w:rsidRPr="00000000" w14:paraId="00002186">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89">
      <w:pPr>
        <w:rPr/>
      </w:pPr>
      <w:r w:rsidDel="00000000" w:rsidR="00000000" w:rsidRPr="00000000">
        <w:rPr>
          <w:rFonts w:ascii="Arial Unicode MS" w:cs="Arial Unicode MS" w:eastAsia="Arial Unicode MS" w:hAnsi="Arial Unicode MS"/>
          <w:rtl w:val="0"/>
        </w:rPr>
        <w:t xml:space="preserve">생명력: 2</w:t>
      </w:r>
    </w:p>
    <w:p w:rsidR="00000000" w:rsidDel="00000000" w:rsidP="00000000" w:rsidRDefault="00000000" w:rsidRPr="00000000" w14:paraId="0000218A">
      <w:pPr>
        <w:rPr/>
      </w:pPr>
      <w:r w:rsidDel="00000000" w:rsidR="00000000" w:rsidRPr="00000000">
        <w:rPr>
          <w:rFonts w:ascii="Arial Unicode MS" w:cs="Arial Unicode MS" w:eastAsia="Arial Unicode MS" w:hAnsi="Arial Unicode MS"/>
          <w:rtl w:val="0"/>
        </w:rPr>
        <w:t xml:space="preserve">체형: 초소형 생물, 체적 1</w:t>
      </w:r>
    </w:p>
    <w:p w:rsidR="00000000" w:rsidDel="00000000" w:rsidP="00000000" w:rsidRDefault="00000000" w:rsidRPr="00000000" w14:paraId="0000218B">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8C">
      <w:pPr>
        <w:rPr/>
      </w:pPr>
      <w:r w:rsidDel="00000000" w:rsidR="00000000" w:rsidRPr="00000000">
        <w:rPr>
          <w:rFonts w:ascii="Arial Unicode MS" w:cs="Arial Unicode MS" w:eastAsia="Arial Unicode MS" w:hAnsi="Arial Unicode MS"/>
          <w:rtl w:val="0"/>
        </w:rPr>
        <w:t xml:space="preserve">선제: 3</w:t>
      </w:r>
    </w:p>
    <w:p w:rsidR="00000000" w:rsidDel="00000000" w:rsidP="00000000" w:rsidRDefault="00000000" w:rsidRPr="00000000" w14:paraId="0000218D">
      <w:pPr>
        <w:rPr/>
      </w:pPr>
      <w:r w:rsidDel="00000000" w:rsidR="00000000" w:rsidRPr="00000000">
        <w:rPr>
          <w:rFonts w:ascii="Arial Unicode MS" w:cs="Arial Unicode MS" w:eastAsia="Arial Unicode MS" w:hAnsi="Arial Unicode MS"/>
          <w:rtl w:val="0"/>
        </w:rPr>
        <w:t xml:space="preserve">속도: 4미터</w:t>
      </w:r>
    </w:p>
    <w:p w:rsidR="00000000" w:rsidDel="00000000" w:rsidP="00000000" w:rsidRDefault="00000000" w:rsidRPr="00000000" w14:paraId="0000218E">
      <w:pPr>
        <w:rPr/>
      </w:pPr>
      <w:r w:rsidDel="00000000" w:rsidR="00000000" w:rsidRPr="00000000">
        <w:rPr>
          <w:rFonts w:ascii="Arial Unicode MS" w:cs="Arial Unicode MS" w:eastAsia="Arial Unicode MS" w:hAnsi="Arial Unicode MS"/>
          <w:rtl w:val="0"/>
        </w:rPr>
        <w:t xml:space="preserve">천연무기: 없음</w:t>
      </w:r>
    </w:p>
    <w:p w:rsidR="00000000" w:rsidDel="00000000" w:rsidP="00000000" w:rsidRDefault="00000000" w:rsidRPr="00000000" w14:paraId="0000218F">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90">
      <w:pPr>
        <w:rPr/>
      </w:pPr>
      <w:r w:rsidDel="00000000" w:rsidR="00000000" w:rsidRPr="00000000">
        <w:rPr>
          <w:rFonts w:ascii="Arial Unicode MS" w:cs="Arial Unicode MS" w:eastAsia="Arial Unicode MS" w:hAnsi="Arial Unicode MS"/>
          <w:rtl w:val="0"/>
        </w:rPr>
        <w:t xml:space="preserve">특성: 없음</w:t>
      </w:r>
    </w:p>
    <w:p w:rsidR="00000000" w:rsidDel="00000000" w:rsidP="00000000" w:rsidRDefault="00000000" w:rsidRPr="00000000" w14:paraId="00002191">
      <w:pPr>
        <w:rPr/>
      </w:pPr>
      <w:r w:rsidDel="00000000" w:rsidR="00000000" w:rsidRPr="00000000">
        <w:rPr>
          <w:rtl w:val="0"/>
        </w:rPr>
        <w:t xml:space="preserve">=====================================================================</w:t>
      </w:r>
    </w:p>
    <w:p w:rsidR="00000000" w:rsidDel="00000000" w:rsidP="00000000" w:rsidRDefault="00000000" w:rsidRPr="00000000" w14:paraId="00002192">
      <w:pPr>
        <w:rPr/>
      </w:pPr>
      <w:r w:rsidDel="00000000" w:rsidR="00000000" w:rsidRPr="00000000">
        <w:rPr>
          <w:rtl w:val="0"/>
        </w:rPr>
        <w:t xml:space="preserve">======================================</w:t>
      </w:r>
    </w:p>
    <w:p w:rsidR="00000000" w:rsidDel="00000000" w:rsidP="00000000" w:rsidRDefault="00000000" w:rsidRPr="00000000" w14:paraId="00002193">
      <w:pPr>
        <w:rPr/>
      </w:pPr>
      <w:r w:rsidDel="00000000" w:rsidR="00000000" w:rsidRPr="00000000">
        <w:rPr>
          <w:rFonts w:ascii="Arial Unicode MS" w:cs="Arial Unicode MS" w:eastAsia="Arial Unicode MS" w:hAnsi="Arial Unicode MS"/>
          <w:rtl w:val="0"/>
        </w:rPr>
        <w:t xml:space="preserve">코뿔소</w:t>
      </w:r>
    </w:p>
    <w:p w:rsidR="00000000" w:rsidDel="00000000" w:rsidP="00000000" w:rsidRDefault="00000000" w:rsidRPr="00000000" w14:paraId="00002194">
      <w:pPr>
        <w:rPr/>
      </w:pPr>
      <w:r w:rsidDel="00000000" w:rsidR="00000000" w:rsidRPr="00000000">
        <w:rPr>
          <w:rFonts w:ascii="Arial Unicode MS" w:cs="Arial Unicode MS" w:eastAsia="Arial Unicode MS" w:hAnsi="Arial Unicode MS"/>
          <w:rtl w:val="0"/>
        </w:rPr>
        <w:t xml:space="preserve">가격: 2000점</w:t>
      </w:r>
    </w:p>
    <w:p w:rsidR="00000000" w:rsidDel="00000000" w:rsidP="00000000" w:rsidRDefault="00000000" w:rsidRPr="00000000" w14:paraId="00002195">
      <w:pPr>
        <w:rPr/>
      </w:pPr>
      <w:r w:rsidDel="00000000" w:rsidR="00000000" w:rsidRPr="00000000">
        <w:rPr>
          <w:rFonts w:ascii="Arial Unicode MS" w:cs="Arial Unicode MS" w:eastAsia="Arial Unicode MS" w:hAnsi="Arial Unicode MS"/>
          <w:rtl w:val="0"/>
        </w:rPr>
        <w:t xml:space="preserve">근력11 민첩1 건강6 지능1 통찰2 정신1 매력1 조작1 냉정1</w:t>
      </w:r>
    </w:p>
    <w:p w:rsidR="00000000" w:rsidDel="00000000" w:rsidP="00000000" w:rsidRDefault="00000000" w:rsidRPr="00000000" w14:paraId="00002196">
      <w:pPr>
        <w:rPr/>
      </w:pPr>
      <w:r w:rsidDel="00000000" w:rsidR="00000000" w:rsidRPr="00000000">
        <w:rPr>
          <w:rFonts w:ascii="Arial Unicode MS" w:cs="Arial Unicode MS" w:eastAsia="Arial Unicode MS" w:hAnsi="Arial Unicode MS"/>
          <w:rtl w:val="0"/>
        </w:rPr>
        <w:t xml:space="preserve">운동: 3(도약) 수사: 3(정찰) 동물교감:</w:t>
      </w:r>
    </w:p>
    <w:p w:rsidR="00000000" w:rsidDel="00000000" w:rsidP="00000000" w:rsidRDefault="00000000" w:rsidRPr="00000000" w14:paraId="00002197">
      <w:pPr>
        <w:rPr/>
      </w:pPr>
      <w:r w:rsidDel="00000000" w:rsidR="00000000" w:rsidRPr="00000000">
        <w:rPr>
          <w:rFonts w:ascii="Arial Unicode MS" w:cs="Arial Unicode MS" w:eastAsia="Arial Unicode MS" w:hAnsi="Arial Unicode MS"/>
          <w:rtl w:val="0"/>
        </w:rPr>
        <w:t xml:space="preserve">격투: 3(충돌) 감수성:</w:t>
      </w:r>
    </w:p>
    <w:p w:rsidR="00000000" w:rsidDel="00000000" w:rsidP="00000000" w:rsidRDefault="00000000" w:rsidRPr="00000000" w14:paraId="00002198">
      <w:pPr>
        <w:rPr/>
      </w:pPr>
      <w:r w:rsidDel="00000000" w:rsidR="00000000" w:rsidRPr="00000000">
        <w:rPr>
          <w:rFonts w:ascii="Arial Unicode MS" w:cs="Arial Unicode MS" w:eastAsia="Arial Unicode MS" w:hAnsi="Arial Unicode MS"/>
          <w:rtl w:val="0"/>
        </w:rPr>
        <w:t xml:space="preserve">은폐: 협박:</w:t>
      </w:r>
    </w:p>
    <w:p w:rsidR="00000000" w:rsidDel="00000000" w:rsidP="00000000" w:rsidRDefault="00000000" w:rsidRPr="00000000" w14:paraId="00002199">
      <w:pPr>
        <w:rPr/>
      </w:pPr>
      <w:r w:rsidDel="00000000" w:rsidR="00000000" w:rsidRPr="00000000">
        <w:rPr>
          <w:rFonts w:ascii="Arial Unicode MS" w:cs="Arial Unicode MS" w:eastAsia="Arial Unicode MS" w:hAnsi="Arial Unicode MS"/>
          <w:rtl w:val="0"/>
        </w:rPr>
        <w:t xml:space="preserve">생존: 3(야외생존)</w:t>
      </w:r>
    </w:p>
    <w:p w:rsidR="00000000" w:rsidDel="00000000" w:rsidP="00000000" w:rsidRDefault="00000000" w:rsidRPr="00000000" w14:paraId="0000219A">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9D">
      <w:pPr>
        <w:rPr/>
      </w:pPr>
      <w:r w:rsidDel="00000000" w:rsidR="00000000" w:rsidRPr="00000000">
        <w:rPr>
          <w:rFonts w:ascii="Arial Unicode MS" w:cs="Arial Unicode MS" w:eastAsia="Arial Unicode MS" w:hAnsi="Arial Unicode MS"/>
          <w:rtl w:val="0"/>
        </w:rPr>
        <w:t xml:space="preserve">생명력: 17</w:t>
      </w:r>
    </w:p>
    <w:p w:rsidR="00000000" w:rsidDel="00000000" w:rsidP="00000000" w:rsidRDefault="00000000" w:rsidRPr="00000000" w14:paraId="0000219E">
      <w:pPr>
        <w:rPr/>
      </w:pPr>
      <w:r w:rsidDel="00000000" w:rsidR="00000000" w:rsidRPr="00000000">
        <w:rPr>
          <w:rFonts w:ascii="Arial Unicode MS" w:cs="Arial Unicode MS" w:eastAsia="Arial Unicode MS" w:hAnsi="Arial Unicode MS"/>
          <w:rtl w:val="0"/>
        </w:rPr>
        <w:t xml:space="preserve">체형: 대형 생물, 체적 7-12</w:t>
      </w:r>
    </w:p>
    <w:p w:rsidR="00000000" w:rsidDel="00000000" w:rsidP="00000000" w:rsidRDefault="00000000" w:rsidRPr="00000000" w14:paraId="0000219F">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A0">
      <w:pPr>
        <w:rPr/>
      </w:pPr>
      <w:r w:rsidDel="00000000" w:rsidR="00000000" w:rsidRPr="00000000">
        <w:rPr>
          <w:rFonts w:ascii="Arial Unicode MS" w:cs="Arial Unicode MS" w:eastAsia="Arial Unicode MS" w:hAnsi="Arial Unicode MS"/>
          <w:rtl w:val="0"/>
        </w:rPr>
        <w:t xml:space="preserve">선제: 2</w:t>
      </w:r>
    </w:p>
    <w:p w:rsidR="00000000" w:rsidDel="00000000" w:rsidP="00000000" w:rsidRDefault="00000000" w:rsidRPr="00000000" w14:paraId="000021A1">
      <w:pPr>
        <w:rPr/>
      </w:pPr>
      <w:r w:rsidDel="00000000" w:rsidR="00000000" w:rsidRPr="00000000">
        <w:rPr>
          <w:rFonts w:ascii="Arial Unicode MS" w:cs="Arial Unicode MS" w:eastAsia="Arial Unicode MS" w:hAnsi="Arial Unicode MS"/>
          <w:rtl w:val="0"/>
        </w:rPr>
        <w:t xml:space="preserve">속도: 17미터</w:t>
      </w:r>
    </w:p>
    <w:p w:rsidR="00000000" w:rsidDel="00000000" w:rsidP="00000000" w:rsidRDefault="00000000" w:rsidRPr="00000000" w14:paraId="000021A2">
      <w:pPr>
        <w:rPr/>
      </w:pPr>
      <w:r w:rsidDel="00000000" w:rsidR="00000000" w:rsidRPr="00000000">
        <w:rPr>
          <w:rFonts w:ascii="Arial Unicode MS" w:cs="Arial Unicode MS" w:eastAsia="Arial Unicode MS" w:hAnsi="Arial Unicode MS"/>
          <w:rtl w:val="0"/>
        </w:rPr>
        <w:t xml:space="preserve">천연무기: 큰 뿔은 2L 천연무기입니다.</w:t>
      </w:r>
    </w:p>
    <w:p w:rsidR="00000000" w:rsidDel="00000000" w:rsidP="00000000" w:rsidRDefault="00000000" w:rsidRPr="00000000" w14:paraId="000021A3">
      <w:pPr>
        <w:rPr/>
      </w:pPr>
      <w:r w:rsidDel="00000000" w:rsidR="00000000" w:rsidRPr="00000000">
        <w:rPr>
          <w:rFonts w:ascii="Arial Unicode MS" w:cs="Arial Unicode MS" w:eastAsia="Arial Unicode MS" w:hAnsi="Arial Unicode MS"/>
          <w:rtl w:val="0"/>
        </w:rPr>
        <w:t xml:space="preserve">천연방어: 3점의 천연방어를 가지고 있습니다.</w:t>
      </w:r>
    </w:p>
    <w:p w:rsidR="00000000" w:rsidDel="00000000" w:rsidP="00000000" w:rsidRDefault="00000000" w:rsidRPr="00000000" w14:paraId="000021A4">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A5">
      <w:pPr>
        <w:rPr/>
      </w:pPr>
      <w:r w:rsidDel="00000000" w:rsidR="00000000" w:rsidRPr="00000000">
        <w:rPr>
          <w:rFonts w:ascii="Arial Unicode MS" w:cs="Arial Unicode MS" w:eastAsia="Arial Unicode MS" w:hAnsi="Arial Unicode MS"/>
          <w:rtl w:val="0"/>
        </w:rPr>
        <w:t xml:space="preserve">큰 뿔 충돌: 코뿔소의 충돌 판정은 6DP 내재 가치를 얻고, 충돌 판정은 큰 뿔 무기 피해의 DP 완벽 가치를 얻을 수 있습니다. 만약 코뿔소가 충돌에 성공하면, 양측 성공 수치 차이만큼의 충격 둔타 피해를 목표에게 추가로 줍니다. 피해 상한은 코뿔소의 근력+격투 기술 등급+큰 뿔의 무기 피해입니다.</w:t>
      </w:r>
    </w:p>
    <w:p w:rsidR="00000000" w:rsidDel="00000000" w:rsidP="00000000" w:rsidRDefault="00000000" w:rsidRPr="00000000" w14:paraId="000021A6">
      <w:pPr>
        <w:rPr/>
      </w:pPr>
      <w:r w:rsidDel="00000000" w:rsidR="00000000" w:rsidRPr="00000000">
        <w:rPr>
          <w:rtl w:val="0"/>
        </w:rPr>
        <w:t xml:space="preserve">=====================================================================</w:t>
      </w:r>
    </w:p>
    <w:p w:rsidR="00000000" w:rsidDel="00000000" w:rsidP="00000000" w:rsidRDefault="00000000" w:rsidRPr="00000000" w14:paraId="000021A7">
      <w:pPr>
        <w:rPr/>
      </w:pPr>
      <w:r w:rsidDel="00000000" w:rsidR="00000000" w:rsidRPr="00000000">
        <w:rPr>
          <w:rtl w:val="0"/>
        </w:rPr>
        <w:t xml:space="preserve">======================================</w:t>
      </w:r>
    </w:p>
    <w:p w:rsidR="00000000" w:rsidDel="00000000" w:rsidP="00000000" w:rsidRDefault="00000000" w:rsidRPr="00000000" w14:paraId="000021A8">
      <w:pPr>
        <w:rPr/>
      </w:pPr>
      <w:r w:rsidDel="00000000" w:rsidR="00000000" w:rsidRPr="00000000">
        <w:rPr>
          <w:rFonts w:ascii="Arial Unicode MS" w:cs="Arial Unicode MS" w:eastAsia="Arial Unicode MS" w:hAnsi="Arial Unicode MS"/>
          <w:rtl w:val="0"/>
        </w:rPr>
        <w:t xml:space="preserve">말</w:t>
      </w:r>
    </w:p>
    <w:p w:rsidR="00000000" w:rsidDel="00000000" w:rsidP="00000000" w:rsidRDefault="00000000" w:rsidRPr="00000000" w14:paraId="000021A9">
      <w:pPr>
        <w:rPr/>
      </w:pPr>
      <w:r w:rsidDel="00000000" w:rsidR="00000000" w:rsidRPr="00000000">
        <w:rPr>
          <w:rFonts w:ascii="Arial Unicode MS" w:cs="Arial Unicode MS" w:eastAsia="Arial Unicode MS" w:hAnsi="Arial Unicode MS"/>
          <w:rtl w:val="0"/>
        </w:rPr>
        <w:t xml:space="preserve">가격: 500점</w:t>
      </w:r>
    </w:p>
    <w:p w:rsidR="00000000" w:rsidDel="00000000" w:rsidP="00000000" w:rsidRDefault="00000000" w:rsidRPr="00000000" w14:paraId="000021AA">
      <w:pPr>
        <w:rPr/>
      </w:pPr>
      <w:r w:rsidDel="00000000" w:rsidR="00000000" w:rsidRPr="00000000">
        <w:rPr>
          <w:rFonts w:ascii="Arial Unicode MS" w:cs="Arial Unicode MS" w:eastAsia="Arial Unicode MS" w:hAnsi="Arial Unicode MS"/>
          <w:rtl w:val="0"/>
        </w:rPr>
        <w:t xml:space="preserve">근력6 민첩2 건강4 지능2 통찰2 정신1 매력1 조작1 냉정1</w:t>
      </w:r>
    </w:p>
    <w:p w:rsidR="00000000" w:rsidDel="00000000" w:rsidP="00000000" w:rsidRDefault="00000000" w:rsidRPr="00000000" w14:paraId="000021AB">
      <w:pPr>
        <w:rPr/>
      </w:pPr>
      <w:r w:rsidDel="00000000" w:rsidR="00000000" w:rsidRPr="00000000">
        <w:rPr>
          <w:rFonts w:ascii="Arial Unicode MS" w:cs="Arial Unicode MS" w:eastAsia="Arial Unicode MS" w:hAnsi="Arial Unicode MS"/>
          <w:rtl w:val="0"/>
        </w:rPr>
        <w:t xml:space="preserve">운동: 4(도약, 자기보호) 수사: 1 동물교감:</w:t>
      </w:r>
    </w:p>
    <w:p w:rsidR="00000000" w:rsidDel="00000000" w:rsidP="00000000" w:rsidRDefault="00000000" w:rsidRPr="00000000" w14:paraId="000021AC">
      <w:pPr>
        <w:rPr/>
      </w:pPr>
      <w:r w:rsidDel="00000000" w:rsidR="00000000" w:rsidRPr="00000000">
        <w:rPr>
          <w:rFonts w:ascii="Arial Unicode MS" w:cs="Arial Unicode MS" w:eastAsia="Arial Unicode MS" w:hAnsi="Arial Unicode MS"/>
          <w:rtl w:val="0"/>
        </w:rPr>
        <w:t xml:space="preserve">격투: 3(발차기) 감수성: 2</w:t>
      </w:r>
    </w:p>
    <w:p w:rsidR="00000000" w:rsidDel="00000000" w:rsidP="00000000" w:rsidRDefault="00000000" w:rsidRPr="00000000" w14:paraId="000021AD">
      <w:pPr>
        <w:rPr/>
      </w:pPr>
      <w:r w:rsidDel="00000000" w:rsidR="00000000" w:rsidRPr="00000000">
        <w:rPr>
          <w:rFonts w:ascii="Arial Unicode MS" w:cs="Arial Unicode MS" w:eastAsia="Arial Unicode MS" w:hAnsi="Arial Unicode MS"/>
          <w:rtl w:val="0"/>
        </w:rPr>
        <w:t xml:space="preserve">은폐: 협박:</w:t>
      </w:r>
    </w:p>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생존: 3(자기보호)</w:t>
      </w:r>
    </w:p>
    <w:p w:rsidR="00000000" w:rsidDel="00000000" w:rsidP="00000000" w:rsidRDefault="00000000" w:rsidRPr="00000000" w14:paraId="000021AF">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B2">
      <w:pPr>
        <w:rPr/>
      </w:pPr>
      <w:r w:rsidDel="00000000" w:rsidR="00000000" w:rsidRPr="00000000">
        <w:rPr>
          <w:rFonts w:ascii="Arial Unicode MS" w:cs="Arial Unicode MS" w:eastAsia="Arial Unicode MS" w:hAnsi="Arial Unicode MS"/>
          <w:rtl w:val="0"/>
        </w:rPr>
        <w:t xml:space="preserve">생명력: 14</w:t>
      </w:r>
    </w:p>
    <w:p w:rsidR="00000000" w:rsidDel="00000000" w:rsidP="00000000" w:rsidRDefault="00000000" w:rsidRPr="00000000" w14:paraId="000021B3">
      <w:pPr>
        <w:rPr/>
      </w:pPr>
      <w:r w:rsidDel="00000000" w:rsidR="00000000" w:rsidRPr="00000000">
        <w:rPr>
          <w:rFonts w:ascii="Arial Unicode MS" w:cs="Arial Unicode MS" w:eastAsia="Arial Unicode MS" w:hAnsi="Arial Unicode MS"/>
          <w:rtl w:val="0"/>
        </w:rPr>
        <w:t xml:space="preserve">체형: 대형 생물, 체적 7-12</w:t>
      </w:r>
    </w:p>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B5">
      <w:pPr>
        <w:rPr/>
      </w:pPr>
      <w:r w:rsidDel="00000000" w:rsidR="00000000" w:rsidRPr="00000000">
        <w:rPr>
          <w:rFonts w:ascii="Arial Unicode MS" w:cs="Arial Unicode MS" w:eastAsia="Arial Unicode MS" w:hAnsi="Arial Unicode MS"/>
          <w:rtl w:val="0"/>
        </w:rPr>
        <w:t xml:space="preserve">선제: 3</w:t>
      </w:r>
    </w:p>
    <w:p w:rsidR="00000000" w:rsidDel="00000000" w:rsidP="00000000" w:rsidRDefault="00000000" w:rsidRPr="00000000" w14:paraId="000021B6">
      <w:pPr>
        <w:rPr/>
      </w:pPr>
      <w:r w:rsidDel="00000000" w:rsidR="00000000" w:rsidRPr="00000000">
        <w:rPr>
          <w:rFonts w:ascii="Arial Unicode MS" w:cs="Arial Unicode MS" w:eastAsia="Arial Unicode MS" w:hAnsi="Arial Unicode MS"/>
          <w:rtl w:val="0"/>
        </w:rPr>
        <w:t xml:space="preserve">속도: 23미터</w:t>
      </w:r>
    </w:p>
    <w:p w:rsidR="00000000" w:rsidDel="00000000" w:rsidP="00000000" w:rsidRDefault="00000000" w:rsidRPr="00000000" w14:paraId="000021B7">
      <w:pPr>
        <w:rPr/>
      </w:pPr>
      <w:r w:rsidDel="00000000" w:rsidR="00000000" w:rsidRPr="00000000">
        <w:rPr>
          <w:rFonts w:ascii="Arial Unicode MS" w:cs="Arial Unicode MS" w:eastAsia="Arial Unicode MS" w:hAnsi="Arial Unicode MS"/>
          <w:rtl w:val="0"/>
        </w:rPr>
        <w:t xml:space="preserve">천연무기: 말의 발굽은 심각한 피해를 줄 수 있는 천연무기로 간주됩니다.</w:t>
      </w:r>
    </w:p>
    <w:p w:rsidR="00000000" w:rsidDel="00000000" w:rsidP="00000000" w:rsidRDefault="00000000" w:rsidRPr="00000000" w14:paraId="000021B8">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B9">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BA">
      <w:pPr>
        <w:rPr/>
      </w:pPr>
      <w:r w:rsidDel="00000000" w:rsidR="00000000" w:rsidRPr="00000000">
        <w:rPr>
          <w:rFonts w:ascii="Arial Unicode MS" w:cs="Arial Unicode MS" w:eastAsia="Arial Unicode MS" w:hAnsi="Arial Unicode MS"/>
          <w:rtl w:val="0"/>
        </w:rPr>
        <w:t xml:space="preserve">건보여행: 말의 기본 이동속도가 10미터 증가합니다.</w:t>
      </w:r>
    </w:p>
    <w:p w:rsidR="00000000" w:rsidDel="00000000" w:rsidP="00000000" w:rsidRDefault="00000000" w:rsidRPr="00000000" w14:paraId="000021BB">
      <w:pPr>
        <w:rPr/>
      </w:pPr>
      <w:r w:rsidDel="00000000" w:rsidR="00000000" w:rsidRPr="00000000">
        <w:rPr>
          <w:rFonts w:ascii="Arial Unicode MS" w:cs="Arial Unicode MS" w:eastAsia="Arial Unicode MS" w:hAnsi="Arial Unicode MS"/>
          <w:rtl w:val="0"/>
        </w:rPr>
        <w:t xml:space="preserve">탈것: 말은 기승 전투용 동물 동료로 사용될 수 있습니다.</w:t>
      </w:r>
    </w:p>
    <w:p w:rsidR="00000000" w:rsidDel="00000000" w:rsidP="00000000" w:rsidRDefault="00000000" w:rsidRPr="00000000" w14:paraId="000021BC">
      <w:pPr>
        <w:rPr/>
      </w:pPr>
      <w:r w:rsidDel="00000000" w:rsidR="00000000" w:rsidRPr="00000000">
        <w:rPr>
          <w:rtl w:val="0"/>
        </w:rPr>
        <w:t xml:space="preserve">=====================================================================</w:t>
      </w:r>
    </w:p>
    <w:p w:rsidR="00000000" w:rsidDel="00000000" w:rsidP="00000000" w:rsidRDefault="00000000" w:rsidRPr="00000000" w14:paraId="000021BD">
      <w:pPr>
        <w:rPr/>
      </w:pPr>
      <w:r w:rsidDel="00000000" w:rsidR="00000000" w:rsidRPr="00000000">
        <w:rPr>
          <w:rtl w:val="0"/>
        </w:rPr>
        <w:t xml:space="preserve">======================================</w:t>
      </w:r>
    </w:p>
    <w:p w:rsidR="00000000" w:rsidDel="00000000" w:rsidP="00000000" w:rsidRDefault="00000000" w:rsidRPr="00000000" w14:paraId="000021BE">
      <w:pPr>
        <w:rPr/>
      </w:pPr>
      <w:r w:rsidDel="00000000" w:rsidR="00000000" w:rsidRPr="00000000">
        <w:rPr>
          <w:rFonts w:ascii="Arial Unicode MS" w:cs="Arial Unicode MS" w:eastAsia="Arial Unicode MS" w:hAnsi="Arial Unicode MS"/>
          <w:rtl w:val="0"/>
        </w:rPr>
        <w:t xml:space="preserve">호랑이</w:t>
      </w:r>
    </w:p>
    <w:p w:rsidR="00000000" w:rsidDel="00000000" w:rsidP="00000000" w:rsidRDefault="00000000" w:rsidRPr="00000000" w14:paraId="000021BF">
      <w:pPr>
        <w:rPr/>
      </w:pPr>
      <w:r w:rsidDel="00000000" w:rsidR="00000000" w:rsidRPr="00000000">
        <w:rPr>
          <w:rFonts w:ascii="Arial Unicode MS" w:cs="Arial Unicode MS" w:eastAsia="Arial Unicode MS" w:hAnsi="Arial Unicode MS"/>
          <w:rtl w:val="0"/>
        </w:rPr>
        <w:t xml:space="preserve">가격: 1000점</w:t>
      </w:r>
    </w:p>
    <w:p w:rsidR="00000000" w:rsidDel="00000000" w:rsidP="00000000" w:rsidRDefault="00000000" w:rsidRPr="00000000" w14:paraId="000021C0">
      <w:pPr>
        <w:rPr/>
      </w:pPr>
      <w:r w:rsidDel="00000000" w:rsidR="00000000" w:rsidRPr="00000000">
        <w:rPr>
          <w:rFonts w:ascii="Arial Unicode MS" w:cs="Arial Unicode MS" w:eastAsia="Arial Unicode MS" w:hAnsi="Arial Unicode MS"/>
          <w:rtl w:val="0"/>
        </w:rPr>
        <w:t xml:space="preserve">근력7 민첩5 건강6 지능2 통찰4 정신1 매력1 조작1 냉정1</w:t>
      </w:r>
    </w:p>
    <w:p w:rsidR="00000000" w:rsidDel="00000000" w:rsidP="00000000" w:rsidRDefault="00000000" w:rsidRPr="00000000" w14:paraId="000021C1">
      <w:pPr>
        <w:rPr/>
      </w:pPr>
      <w:r w:rsidDel="00000000" w:rsidR="00000000" w:rsidRPr="00000000">
        <w:rPr>
          <w:rFonts w:ascii="Arial Unicode MS" w:cs="Arial Unicode MS" w:eastAsia="Arial Unicode MS" w:hAnsi="Arial Unicode MS"/>
          <w:rtl w:val="0"/>
        </w:rPr>
        <w:t xml:space="preserve">운동: 5(도약, 자기보호, 평형감각)</w:t>
      </w:r>
    </w:p>
    <w:p w:rsidR="00000000" w:rsidDel="00000000" w:rsidP="00000000" w:rsidRDefault="00000000" w:rsidRPr="00000000" w14:paraId="000021C2">
      <w:pPr>
        <w:rPr/>
      </w:pPr>
      <w:r w:rsidDel="00000000" w:rsidR="00000000" w:rsidRPr="00000000">
        <w:rPr>
          <w:rFonts w:ascii="Arial Unicode MS" w:cs="Arial Unicode MS" w:eastAsia="Arial Unicode MS" w:hAnsi="Arial Unicode MS"/>
          <w:rtl w:val="0"/>
        </w:rPr>
        <w:t xml:space="preserve">수사: 3(정찰) 동물교감:</w:t>
      </w:r>
    </w:p>
    <w:p w:rsidR="00000000" w:rsidDel="00000000" w:rsidP="00000000" w:rsidRDefault="00000000" w:rsidRPr="00000000" w14:paraId="000021C3">
      <w:pPr>
        <w:rPr/>
      </w:pPr>
      <w:r w:rsidDel="00000000" w:rsidR="00000000" w:rsidRPr="00000000">
        <w:rPr>
          <w:rFonts w:ascii="Arial Unicode MS" w:cs="Arial Unicode MS" w:eastAsia="Arial Unicode MS" w:hAnsi="Arial Unicode MS"/>
          <w:rtl w:val="0"/>
        </w:rPr>
        <w:t xml:space="preserve">격투: 5(물기, 발톱 공격) 감수성:</w:t>
      </w:r>
    </w:p>
    <w:p w:rsidR="00000000" w:rsidDel="00000000" w:rsidP="00000000" w:rsidRDefault="00000000" w:rsidRPr="00000000" w14:paraId="000021C4">
      <w:pPr>
        <w:rPr/>
      </w:pPr>
      <w:r w:rsidDel="00000000" w:rsidR="00000000" w:rsidRPr="00000000">
        <w:rPr>
          <w:rFonts w:ascii="Arial Unicode MS" w:cs="Arial Unicode MS" w:eastAsia="Arial Unicode MS" w:hAnsi="Arial Unicode MS"/>
          <w:rtl w:val="0"/>
        </w:rPr>
        <w:t xml:space="preserve">은폐: 3(숨기) 협박: 3(위협)</w:t>
      </w:r>
    </w:p>
    <w:p w:rsidR="00000000" w:rsidDel="00000000" w:rsidP="00000000" w:rsidRDefault="00000000" w:rsidRPr="00000000" w14:paraId="000021C5">
      <w:pPr>
        <w:rPr/>
      </w:pPr>
      <w:r w:rsidDel="00000000" w:rsidR="00000000" w:rsidRPr="00000000">
        <w:rPr>
          <w:rFonts w:ascii="Arial Unicode MS" w:cs="Arial Unicode MS" w:eastAsia="Arial Unicode MS" w:hAnsi="Arial Unicode MS"/>
          <w:rtl w:val="0"/>
        </w:rPr>
        <w:t xml:space="preserve">생존: 5(야외생존, 추적, 자기보호)</w:t>
      </w:r>
    </w:p>
    <w:p w:rsidR="00000000" w:rsidDel="00000000" w:rsidP="00000000" w:rsidRDefault="00000000" w:rsidRPr="00000000" w14:paraId="000021C6">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C9">
      <w:pPr>
        <w:rPr/>
      </w:pPr>
      <w:r w:rsidDel="00000000" w:rsidR="00000000" w:rsidRPr="00000000">
        <w:rPr>
          <w:rFonts w:ascii="Arial Unicode MS" w:cs="Arial Unicode MS" w:eastAsia="Arial Unicode MS" w:hAnsi="Arial Unicode MS"/>
          <w:rtl w:val="0"/>
        </w:rPr>
        <w:t xml:space="preserve">생명력: 17</w:t>
      </w:r>
    </w:p>
    <w:p w:rsidR="00000000" w:rsidDel="00000000" w:rsidP="00000000" w:rsidRDefault="00000000" w:rsidRPr="00000000" w14:paraId="000021CA">
      <w:pPr>
        <w:rPr/>
      </w:pPr>
      <w:r w:rsidDel="00000000" w:rsidR="00000000" w:rsidRPr="00000000">
        <w:rPr>
          <w:rFonts w:ascii="Arial Unicode MS" w:cs="Arial Unicode MS" w:eastAsia="Arial Unicode MS" w:hAnsi="Arial Unicode MS"/>
          <w:rtl w:val="0"/>
        </w:rPr>
        <w:t xml:space="preserve">체형: 대형 생물, 체적 7-12</w:t>
      </w:r>
    </w:p>
    <w:p w:rsidR="00000000" w:rsidDel="00000000" w:rsidP="00000000" w:rsidRDefault="00000000" w:rsidRPr="00000000" w14:paraId="000021CB">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CC">
      <w:pPr>
        <w:rPr/>
      </w:pPr>
      <w:r w:rsidDel="00000000" w:rsidR="00000000" w:rsidRPr="00000000">
        <w:rPr>
          <w:rFonts w:ascii="Arial Unicode MS" w:cs="Arial Unicode MS" w:eastAsia="Arial Unicode MS" w:hAnsi="Arial Unicode MS"/>
          <w:rtl w:val="0"/>
        </w:rPr>
        <w:t xml:space="preserve">선제: 6</w:t>
      </w:r>
    </w:p>
    <w:p w:rsidR="00000000" w:rsidDel="00000000" w:rsidP="00000000" w:rsidRDefault="00000000" w:rsidRPr="00000000" w14:paraId="000021CD">
      <w:pPr>
        <w:rPr/>
      </w:pPr>
      <w:r w:rsidDel="00000000" w:rsidR="00000000" w:rsidRPr="00000000">
        <w:rPr>
          <w:rFonts w:ascii="Arial Unicode MS" w:cs="Arial Unicode MS" w:eastAsia="Arial Unicode MS" w:hAnsi="Arial Unicode MS"/>
          <w:rtl w:val="0"/>
        </w:rPr>
        <w:t xml:space="preserve">속도: 17미터</w:t>
      </w:r>
    </w:p>
    <w:p w:rsidR="00000000" w:rsidDel="00000000" w:rsidP="00000000" w:rsidRDefault="00000000" w:rsidRPr="00000000" w14:paraId="000021CE">
      <w:pPr>
        <w:rPr/>
      </w:pPr>
      <w:r w:rsidDel="00000000" w:rsidR="00000000" w:rsidRPr="00000000">
        <w:rPr>
          <w:rFonts w:ascii="Arial Unicode MS" w:cs="Arial Unicode MS" w:eastAsia="Arial Unicode MS" w:hAnsi="Arial Unicode MS"/>
          <w:rtl w:val="0"/>
        </w:rPr>
        <w:t xml:space="preserve">천연무기: 이빨은 2L 천연무기, 발톱은 2L 천연무기입니다.</w:t>
      </w:r>
    </w:p>
    <w:p w:rsidR="00000000" w:rsidDel="00000000" w:rsidP="00000000" w:rsidRDefault="00000000" w:rsidRPr="00000000" w14:paraId="000021CF">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D0">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D1">
      <w:pPr>
        <w:rPr/>
      </w:pPr>
      <w:r w:rsidDel="00000000" w:rsidR="00000000" w:rsidRPr="00000000">
        <w:rPr>
          <w:rFonts w:ascii="Arial Unicode MS" w:cs="Arial Unicode MS" w:eastAsia="Arial Unicode MS" w:hAnsi="Arial Unicode MS"/>
          <w:rtl w:val="0"/>
        </w:rPr>
        <w:t xml:space="preserve">맹습: 호랑이는 이동 행동으로 쓰러진 목표에게 한 번의 근접 격투 공격을 할 수 있습니다.</w:t>
      </w:r>
    </w:p>
    <w:p w:rsidR="00000000" w:rsidDel="00000000" w:rsidP="00000000" w:rsidRDefault="00000000" w:rsidRPr="00000000" w14:paraId="000021D2">
      <w:pPr>
        <w:rPr/>
      </w:pPr>
      <w:r w:rsidDel="00000000" w:rsidR="00000000" w:rsidRPr="00000000">
        <w:rPr>
          <w:rtl w:val="0"/>
        </w:rPr>
        <w:t xml:space="preserve">=====================================================================</w:t>
      </w:r>
    </w:p>
    <w:p w:rsidR="00000000" w:rsidDel="00000000" w:rsidP="00000000" w:rsidRDefault="00000000" w:rsidRPr="00000000" w14:paraId="000021D3">
      <w:pPr>
        <w:rPr/>
      </w:pPr>
      <w:r w:rsidDel="00000000" w:rsidR="00000000" w:rsidRPr="00000000">
        <w:rPr>
          <w:rtl w:val="0"/>
        </w:rPr>
        <w:t xml:space="preserve">======================================</w:t>
      </w:r>
    </w:p>
    <w:p w:rsidR="00000000" w:rsidDel="00000000" w:rsidP="00000000" w:rsidRDefault="00000000" w:rsidRPr="00000000" w14:paraId="000021D4">
      <w:pPr>
        <w:rPr/>
      </w:pPr>
      <w:r w:rsidDel="00000000" w:rsidR="00000000" w:rsidRPr="00000000">
        <w:rPr>
          <w:rFonts w:ascii="Arial Unicode MS" w:cs="Arial Unicode MS" w:eastAsia="Arial Unicode MS" w:hAnsi="Arial Unicode MS"/>
          <w:rtl w:val="0"/>
        </w:rPr>
        <w:t xml:space="preserve">늑대</w:t>
      </w:r>
    </w:p>
    <w:p w:rsidR="00000000" w:rsidDel="00000000" w:rsidP="00000000" w:rsidRDefault="00000000" w:rsidRPr="00000000" w14:paraId="000021D5">
      <w:pPr>
        <w:rPr/>
      </w:pPr>
      <w:r w:rsidDel="00000000" w:rsidR="00000000" w:rsidRPr="00000000">
        <w:rPr>
          <w:rFonts w:ascii="Arial Unicode MS" w:cs="Arial Unicode MS" w:eastAsia="Arial Unicode MS" w:hAnsi="Arial Unicode MS"/>
          <w:rtl w:val="0"/>
        </w:rPr>
        <w:t xml:space="preserve">가격: 500점</w:t>
      </w:r>
    </w:p>
    <w:p w:rsidR="00000000" w:rsidDel="00000000" w:rsidP="00000000" w:rsidRDefault="00000000" w:rsidRPr="00000000" w14:paraId="000021D6">
      <w:pPr>
        <w:rPr/>
      </w:pPr>
      <w:r w:rsidDel="00000000" w:rsidR="00000000" w:rsidRPr="00000000">
        <w:rPr>
          <w:rFonts w:ascii="Arial Unicode MS" w:cs="Arial Unicode MS" w:eastAsia="Arial Unicode MS" w:hAnsi="Arial Unicode MS"/>
          <w:rtl w:val="0"/>
        </w:rPr>
        <w:t xml:space="preserve">근력3 민첩5 건강3 지능2 통찰3 정신1 매력1 조작1 냉정1</w:t>
      </w:r>
    </w:p>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운동: 4(도약, 자기보호, 평형감각)</w:t>
      </w:r>
    </w:p>
    <w:p w:rsidR="00000000" w:rsidDel="00000000" w:rsidP="00000000" w:rsidRDefault="00000000" w:rsidRPr="00000000" w14:paraId="000021D8">
      <w:pPr>
        <w:rPr/>
      </w:pPr>
      <w:r w:rsidDel="00000000" w:rsidR="00000000" w:rsidRPr="00000000">
        <w:rPr>
          <w:rFonts w:ascii="Arial Unicode MS" w:cs="Arial Unicode MS" w:eastAsia="Arial Unicode MS" w:hAnsi="Arial Unicode MS"/>
          <w:rtl w:val="0"/>
        </w:rPr>
        <w:t xml:space="preserve">수사: 3(정찰) 동물교감:</w:t>
      </w:r>
    </w:p>
    <w:p w:rsidR="00000000" w:rsidDel="00000000" w:rsidP="00000000" w:rsidRDefault="00000000" w:rsidRPr="00000000" w14:paraId="000021D9">
      <w:pPr>
        <w:rPr/>
      </w:pPr>
      <w:r w:rsidDel="00000000" w:rsidR="00000000" w:rsidRPr="00000000">
        <w:rPr>
          <w:rFonts w:ascii="Arial Unicode MS" w:cs="Arial Unicode MS" w:eastAsia="Arial Unicode MS" w:hAnsi="Arial Unicode MS"/>
          <w:rtl w:val="0"/>
        </w:rPr>
        <w:t xml:space="preserve">격투: 5(물기) 감수성:</w:t>
      </w:r>
    </w:p>
    <w:p w:rsidR="00000000" w:rsidDel="00000000" w:rsidP="00000000" w:rsidRDefault="00000000" w:rsidRPr="00000000" w14:paraId="000021DA">
      <w:pPr>
        <w:rPr/>
      </w:pPr>
      <w:r w:rsidDel="00000000" w:rsidR="00000000" w:rsidRPr="00000000">
        <w:rPr>
          <w:rFonts w:ascii="Arial Unicode MS" w:cs="Arial Unicode MS" w:eastAsia="Arial Unicode MS" w:hAnsi="Arial Unicode MS"/>
          <w:rtl w:val="0"/>
        </w:rPr>
        <w:t xml:space="preserve">은폐: 협박:</w:t>
      </w:r>
    </w:p>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생존: 5(야외생존, 추적, 자기보호)</w:t>
      </w:r>
    </w:p>
    <w:p w:rsidR="00000000" w:rsidDel="00000000" w:rsidP="00000000" w:rsidRDefault="00000000" w:rsidRPr="00000000" w14:paraId="000021DC">
      <w:pPr>
        <w:rPr/>
      </w:pPr>
      <w:r w:rsidDel="00000000" w:rsidR="00000000" w:rsidRPr="00000000">
        <w:rPr>
          <w:rFonts w:ascii="Arial Unicode MS" w:cs="Arial Unicode MS" w:eastAsia="Arial Unicode MS" w:hAnsi="Arial Unicode MS"/>
          <w:rtl w:val="0"/>
        </w:rPr>
        <w:t xml:space="preserve">백병전:</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Fonts w:ascii="Arial Unicode MS" w:cs="Arial Unicode MS" w:eastAsia="Arial Unicode MS" w:hAnsi="Arial Unicode MS"/>
          <w:rtl w:val="0"/>
        </w:rPr>
        <w:t xml:space="preserve">생물 분류: 동물</w:t>
      </w:r>
    </w:p>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생명력: 8</w:t>
      </w:r>
    </w:p>
    <w:p w:rsidR="00000000" w:rsidDel="00000000" w:rsidP="00000000" w:rsidRDefault="00000000" w:rsidRPr="00000000" w14:paraId="000021E0">
      <w:pPr>
        <w:rPr/>
      </w:pPr>
      <w:r w:rsidDel="00000000" w:rsidR="00000000" w:rsidRPr="00000000">
        <w:rPr>
          <w:rFonts w:ascii="Arial Unicode MS" w:cs="Arial Unicode MS" w:eastAsia="Arial Unicode MS" w:hAnsi="Arial Unicode MS"/>
          <w:rtl w:val="0"/>
        </w:rPr>
        <w:t xml:space="preserve">체형: 중형 생물, 체적 2-3</w:t>
      </w:r>
    </w:p>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의지: 2</w:t>
      </w:r>
    </w:p>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선제: 6</w:t>
      </w:r>
    </w:p>
    <w:p w:rsidR="00000000" w:rsidDel="00000000" w:rsidP="00000000" w:rsidRDefault="00000000" w:rsidRPr="00000000" w14:paraId="000021E3">
      <w:pPr>
        <w:rPr/>
      </w:pPr>
      <w:r w:rsidDel="00000000" w:rsidR="00000000" w:rsidRPr="00000000">
        <w:rPr>
          <w:rFonts w:ascii="Arial Unicode MS" w:cs="Arial Unicode MS" w:eastAsia="Arial Unicode MS" w:hAnsi="Arial Unicode MS"/>
          <w:rtl w:val="0"/>
        </w:rPr>
        <w:t xml:space="preserve">속도: 13미터</w:t>
      </w:r>
    </w:p>
    <w:p w:rsidR="00000000" w:rsidDel="00000000" w:rsidP="00000000" w:rsidRDefault="00000000" w:rsidRPr="00000000" w14:paraId="000021E4">
      <w:pPr>
        <w:rPr/>
      </w:pPr>
      <w:r w:rsidDel="00000000" w:rsidR="00000000" w:rsidRPr="00000000">
        <w:rPr>
          <w:rFonts w:ascii="Arial Unicode MS" w:cs="Arial Unicode MS" w:eastAsia="Arial Unicode MS" w:hAnsi="Arial Unicode MS"/>
          <w:rtl w:val="0"/>
        </w:rPr>
        <w:t xml:space="preserve">천연무기: 이빨은 2L 천연무기입니다.</w:t>
      </w:r>
    </w:p>
    <w:p w:rsidR="00000000" w:rsidDel="00000000" w:rsidP="00000000" w:rsidRDefault="00000000" w:rsidRPr="00000000" w14:paraId="000021E5">
      <w:pPr>
        <w:rPr/>
      </w:pPr>
      <w:r w:rsidDel="00000000" w:rsidR="00000000" w:rsidRPr="00000000">
        <w:rPr>
          <w:rFonts w:ascii="Arial Unicode MS" w:cs="Arial Unicode MS" w:eastAsia="Arial Unicode MS" w:hAnsi="Arial Unicode MS"/>
          <w:rtl w:val="0"/>
        </w:rPr>
        <w:t xml:space="preserve">천연방어: 없음</w:t>
      </w:r>
    </w:p>
    <w:p w:rsidR="00000000" w:rsidDel="00000000" w:rsidP="00000000" w:rsidRDefault="00000000" w:rsidRPr="00000000" w14:paraId="000021E6">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1E7">
      <w:pPr>
        <w:rPr/>
      </w:pPr>
      <w:r w:rsidDel="00000000" w:rsidR="00000000" w:rsidRPr="00000000">
        <w:rPr>
          <w:rFonts w:ascii="Arial Unicode MS" w:cs="Arial Unicode MS" w:eastAsia="Arial Unicode MS" w:hAnsi="Arial Unicode MS"/>
          <w:rtl w:val="0"/>
        </w:rPr>
        <w:t xml:space="preserve">사냥 지혜: 늑대의 접촉 범위 내 목표가 공격을 받을 때, 늑대는 반사 행동으로 그 공격에 대해 "협조" 행동을 할 수 있습니다.</w:t>
      </w:r>
    </w:p>
    <w:p w:rsidR="00000000" w:rsidDel="00000000" w:rsidP="00000000" w:rsidRDefault="00000000" w:rsidRPr="00000000" w14:paraId="000021E8">
      <w:pPr>
        <w:rPr/>
      </w:pPr>
      <w:r w:rsidDel="00000000" w:rsidR="00000000" w:rsidRPr="00000000">
        <w:rPr>
          <w:rtl w:val="0"/>
        </w:rPr>
        <w:t xml:space="preserve">=====================================================================</w:t>
      </w:r>
    </w:p>
    <w:p w:rsidR="00000000" w:rsidDel="00000000" w:rsidP="00000000" w:rsidRDefault="00000000" w:rsidRPr="00000000" w14:paraId="000021E9">
      <w:pPr>
        <w:rPr/>
      </w:pPr>
      <w:r w:rsidDel="00000000" w:rsidR="00000000" w:rsidRPr="00000000">
        <w:rPr>
          <w:rtl w:val="0"/>
        </w:rPr>
        <w:t xml:space="preserve">======================================</w:t>
      </w:r>
    </w:p>
    <w:p w:rsidR="00000000" w:rsidDel="00000000" w:rsidP="00000000" w:rsidRDefault="00000000" w:rsidRPr="00000000" w14:paraId="000021EA">
      <w:pPr>
        <w:pStyle w:val="Heading1"/>
        <w:rPr/>
      </w:pPr>
      <w:bookmarkStart w:colFirst="0" w:colLast="0" w:name="_qm1usz7qrn6x" w:id="56"/>
      <w:bookmarkEnd w:id="56"/>
      <w:r w:rsidDel="00000000" w:rsidR="00000000" w:rsidRPr="00000000">
        <w:rPr>
          <w:rFonts w:ascii="Arial Unicode MS" w:cs="Arial Unicode MS" w:eastAsia="Arial Unicode MS" w:hAnsi="Arial Unicode MS"/>
          <w:rtl w:val="0"/>
        </w:rPr>
        <w:t xml:space="preserve">1.5.9 정신 이상</w:t>
      </w:r>
    </w:p>
    <w:p w:rsidR="00000000" w:rsidDel="00000000" w:rsidP="00000000" w:rsidRDefault="00000000" w:rsidRPr="00000000" w14:paraId="000021EB">
      <w:pPr>
        <w:rPr/>
      </w:pPr>
      <w:r w:rsidDel="00000000" w:rsidR="00000000" w:rsidRPr="00000000">
        <w:rPr>
          <w:rFonts w:ascii="Arial Unicode MS" w:cs="Arial Unicode MS" w:eastAsia="Arial Unicode MS" w:hAnsi="Arial Unicode MS"/>
          <w:rtl w:val="0"/>
        </w:rPr>
        <w:t xml:space="preserve">정신 이상:</w:t>
      </w:r>
    </w:p>
    <w:p w:rsidR="00000000" w:rsidDel="00000000" w:rsidP="00000000" w:rsidRDefault="00000000" w:rsidRPr="00000000" w14:paraId="000021EC">
      <w:pPr>
        <w:rPr/>
      </w:pPr>
      <w:r w:rsidDel="00000000" w:rsidR="00000000" w:rsidRPr="00000000">
        <w:rPr>
          <w:rtl w:val="0"/>
        </w:rPr>
        <w:t xml:space="preserve">=====================================================================</w:t>
      </w:r>
    </w:p>
    <w:p w:rsidR="00000000" w:rsidDel="00000000" w:rsidP="00000000" w:rsidRDefault="00000000" w:rsidRPr="00000000" w14:paraId="000021ED">
      <w:pPr>
        <w:rPr/>
      </w:pPr>
      <w:r w:rsidDel="00000000" w:rsidR="00000000" w:rsidRPr="00000000">
        <w:rPr>
          <w:rtl w:val="0"/>
        </w:rPr>
        <w:t xml:space="preserve">======================================</w:t>
      </w:r>
    </w:p>
    <w:p w:rsidR="00000000" w:rsidDel="00000000" w:rsidP="00000000" w:rsidRDefault="00000000" w:rsidRPr="00000000" w14:paraId="000021EE">
      <w:pPr>
        <w:rPr/>
      </w:pPr>
      <w:r w:rsidDel="00000000" w:rsidR="00000000" w:rsidRPr="00000000">
        <w:rPr>
          <w:rFonts w:ascii="Arial Unicode MS" w:cs="Arial Unicode MS" w:eastAsia="Arial Unicode MS" w:hAnsi="Arial Unicode MS"/>
          <w:rtl w:val="0"/>
        </w:rPr>
        <w:t xml:space="preserve">게임 진행 중에는 캐릭터의 원래 안정적이었던 정신이 불안정한 상태가 되어 광기를 유발할 가능성이 많이 있습니다.</w:t>
      </w:r>
    </w:p>
    <w:p w:rsidR="00000000" w:rsidDel="00000000" w:rsidP="00000000" w:rsidRDefault="00000000" w:rsidRPr="00000000" w14:paraId="000021EF">
      <w:pPr>
        <w:rPr/>
      </w:pPr>
      <w:r w:rsidDel="00000000" w:rsidR="00000000" w:rsidRPr="00000000">
        <w:rPr>
          <w:rFonts w:ascii="Arial Unicode MS" w:cs="Arial Unicode MS" w:eastAsia="Arial Unicode MS" w:hAnsi="Arial Unicode MS"/>
          <w:rtl w:val="0"/>
        </w:rPr>
        <w:t xml:space="preserve">예를 들어 일부 신비로운 마법, 불량 상태, 기술, 질병, 독소, 또는 특정 지역 효과, 일부 신비로운 존재를 목격하는 것 등이 모두 광기를 유발할 가능성이 있습니다.</w:t>
      </w:r>
    </w:p>
    <w:p w:rsidR="00000000" w:rsidDel="00000000" w:rsidP="00000000" w:rsidRDefault="00000000" w:rsidRPr="00000000" w14:paraId="000021F0">
      <w:pPr>
        <w:rPr/>
      </w:pPr>
      <w:r w:rsidDel="00000000" w:rsidR="00000000" w:rsidRPr="00000000">
        <w:rPr>
          <w:rFonts w:ascii="Arial Unicode MS" w:cs="Arial Unicode MS" w:eastAsia="Arial Unicode MS" w:hAnsi="Arial Unicode MS"/>
          <w:rtl w:val="0"/>
        </w:rPr>
        <w:t xml:space="preserve">광기 상태는 일시적 광기와 영구적 광기로 나뉩니다.</w:t>
      </w:r>
    </w:p>
    <w:p w:rsidR="00000000" w:rsidDel="00000000" w:rsidP="00000000" w:rsidRDefault="00000000" w:rsidRPr="00000000" w14:paraId="000021F1">
      <w:pPr>
        <w:rPr/>
      </w:pPr>
      <w:r w:rsidDel="00000000" w:rsidR="00000000" w:rsidRPr="00000000">
        <w:rPr>
          <w:rtl w:val="0"/>
        </w:rPr>
        <w:t xml:space="preserve">=====================================================================</w:t>
      </w:r>
    </w:p>
    <w:p w:rsidR="00000000" w:rsidDel="00000000" w:rsidP="00000000" w:rsidRDefault="00000000" w:rsidRPr="00000000" w14:paraId="000021F2">
      <w:pPr>
        <w:rPr/>
      </w:pPr>
      <w:r w:rsidDel="00000000" w:rsidR="00000000" w:rsidRPr="00000000">
        <w:rPr>
          <w:rtl w:val="0"/>
        </w:rPr>
        <w:t xml:space="preserve">======================================</w:t>
      </w:r>
    </w:p>
    <w:p w:rsidR="00000000" w:rsidDel="00000000" w:rsidP="00000000" w:rsidRDefault="00000000" w:rsidRPr="00000000" w14:paraId="000021F3">
      <w:pPr>
        <w:rPr/>
      </w:pPr>
      <w:r w:rsidDel="00000000" w:rsidR="00000000" w:rsidRPr="00000000">
        <w:rPr>
          <w:rFonts w:ascii="Arial Unicode MS" w:cs="Arial Unicode MS" w:eastAsia="Arial Unicode MS" w:hAnsi="Arial Unicode MS"/>
          <w:rtl w:val="0"/>
        </w:rPr>
        <w:t xml:space="preserve">광기 발작 상황에서의 캐릭터는 자신의 캐릭터에 대한 일시적 통제권을 잃을 수 있으며, 이때 해당 캐릭터의 통제권은 일반적으로 ST에게 넘어가 처리됩니다. ST는 해당 캐릭터를 통제하고 행동을 취하게 하거나, 플레이어에게 어떻게 광기를 연기해야 하는지 제안하고, 이번 광기의 지속 시간을 알려줍니다.</w:t>
      </w:r>
    </w:p>
    <w:p w:rsidR="00000000" w:rsidDel="00000000" w:rsidP="00000000" w:rsidRDefault="00000000" w:rsidRPr="00000000" w14:paraId="000021F4">
      <w:pPr>
        <w:rPr/>
      </w:pPr>
      <w:r w:rsidDel="00000000" w:rsidR="00000000" w:rsidRPr="00000000">
        <w:rPr>
          <w:rFonts w:ascii="Arial Unicode MS" w:cs="Arial Unicode MS" w:eastAsia="Arial Unicode MS" w:hAnsi="Arial Unicode MS"/>
          <w:rtl w:val="0"/>
        </w:rPr>
        <w:t xml:space="preserve">만약 캐릭터에게 여러 가지 광기 증상이 있다면 ST가 어떤 것을 촉발시킬지 결정하며, 일반적으로 일시적 광기를 우선 처리하고 마지막으로 영구적 광기를 처리합니다.</w:t>
      </w:r>
    </w:p>
    <w:p w:rsidR="00000000" w:rsidDel="00000000" w:rsidP="00000000" w:rsidRDefault="00000000" w:rsidRPr="00000000" w14:paraId="000021F5">
      <w:pPr>
        <w:rPr/>
      </w:pPr>
      <w:r w:rsidDel="00000000" w:rsidR="00000000" w:rsidRPr="00000000">
        <w:rPr>
          <w:rFonts w:ascii="Arial Unicode MS" w:cs="Arial Unicode MS" w:eastAsia="Arial Unicode MS" w:hAnsi="Arial Unicode MS"/>
          <w:rtl w:val="0"/>
        </w:rPr>
        <w:t xml:space="preserve">특수: 주의해야 할 점은 정신 영향 면역 효과가 가능한 한 정신 이상을 촉발하지 않게 할 수 있지만, 정신 이상 자체는 정신 영향 효과가 아니라는 것입니다.</w:t>
      </w:r>
    </w:p>
    <w:p w:rsidR="00000000" w:rsidDel="00000000" w:rsidP="00000000" w:rsidRDefault="00000000" w:rsidRPr="00000000" w14:paraId="000021F6">
      <w:pPr>
        <w:rPr/>
      </w:pPr>
      <w:r w:rsidDel="00000000" w:rsidR="00000000" w:rsidRPr="00000000">
        <w:rPr>
          <w:rtl w:val="0"/>
        </w:rPr>
        <w:t xml:space="preserve">=====================================================================</w:t>
      </w:r>
    </w:p>
    <w:p w:rsidR="00000000" w:rsidDel="00000000" w:rsidP="00000000" w:rsidRDefault="00000000" w:rsidRPr="00000000" w14:paraId="000021F7">
      <w:pPr>
        <w:rPr/>
      </w:pPr>
      <w:r w:rsidDel="00000000" w:rsidR="00000000" w:rsidRPr="00000000">
        <w:rPr>
          <w:rtl w:val="0"/>
        </w:rPr>
        <w:t xml:space="preserve">======================================</w:t>
      </w:r>
    </w:p>
    <w:p w:rsidR="00000000" w:rsidDel="00000000" w:rsidP="00000000" w:rsidRDefault="00000000" w:rsidRPr="00000000" w14:paraId="000021F8">
      <w:pPr>
        <w:rPr/>
      </w:pPr>
      <w:r w:rsidDel="00000000" w:rsidR="00000000" w:rsidRPr="00000000">
        <w:rPr>
          <w:rFonts w:ascii="Arial Unicode MS" w:cs="Arial Unicode MS" w:eastAsia="Arial Unicode MS" w:hAnsi="Arial Unicode MS"/>
          <w:rtl w:val="0"/>
        </w:rPr>
        <w:t xml:space="preserve">일시적 광기:</w:t>
      </w:r>
    </w:p>
    <w:p w:rsidR="00000000" w:rsidDel="00000000" w:rsidP="00000000" w:rsidRDefault="00000000" w:rsidRPr="00000000" w14:paraId="000021F9">
      <w:pPr>
        <w:rPr/>
      </w:pPr>
      <w:r w:rsidDel="00000000" w:rsidR="00000000" w:rsidRPr="00000000">
        <w:rPr>
          <w:rFonts w:ascii="Arial Unicode MS" w:cs="Arial Unicode MS" w:eastAsia="Arial Unicode MS" w:hAnsi="Arial Unicode MS"/>
          <w:rtl w:val="0"/>
        </w:rPr>
        <w:t xml:space="preserve">특수: 이 소절의 1D10 라운드, 1D10 분, 1D10 병증은 단순히 주사위를 굴리는 것이며, 판정이 아니므로 판정과 관련된 능력을 적용할 수 없습니다.</w:t>
      </w:r>
    </w:p>
    <w:p w:rsidR="00000000" w:rsidDel="00000000" w:rsidP="00000000" w:rsidRDefault="00000000" w:rsidRPr="00000000" w14:paraId="000021FA">
      <w:pPr>
        <w:rPr/>
      </w:pPr>
      <w:r w:rsidDel="00000000" w:rsidR="00000000" w:rsidRPr="00000000">
        <w:rPr>
          <w:rFonts w:ascii="Arial Unicode MS" w:cs="Arial Unicode MS" w:eastAsia="Arial Unicode MS" w:hAnsi="Arial Unicode MS"/>
          <w:rtl w:val="0"/>
        </w:rPr>
        <w:t xml:space="preserve">일시적 광기의 영향을 받는 캐릭터가 전투 중이라면 광기 효과는 1D10 라운드 동안 지속되고, 전투 외라면 1D10 분 동안 지속됩니다.</w:t>
      </w:r>
    </w:p>
    <w:p w:rsidR="00000000" w:rsidDel="00000000" w:rsidP="00000000" w:rsidRDefault="00000000" w:rsidRPr="00000000" w14:paraId="000021FB">
      <w:pPr>
        <w:rPr/>
      </w:pPr>
      <w:r w:rsidDel="00000000" w:rsidR="00000000" w:rsidRPr="00000000">
        <w:rPr>
          <w:rFonts w:ascii="Arial Unicode MS" w:cs="Arial Unicode MS" w:eastAsia="Arial Unicode MS" w:hAnsi="Arial Unicode MS"/>
          <w:rtl w:val="0"/>
        </w:rPr>
        <w:t xml:space="preserve">캐릭터가 일시적 광기에 빠졌을 때, 1D10을 굴려 광기 병증을 결정합니다:</w:t>
      </w:r>
    </w:p>
    <w:p w:rsidR="00000000" w:rsidDel="00000000" w:rsidP="00000000" w:rsidRDefault="00000000" w:rsidRPr="00000000" w14:paraId="000021FC">
      <w:pPr>
        <w:rPr/>
      </w:pPr>
      <w:r w:rsidDel="00000000" w:rsidR="00000000" w:rsidRPr="00000000">
        <w:rPr>
          <w:rFonts w:ascii="Arial Unicode MS" w:cs="Arial Unicode MS" w:eastAsia="Arial Unicode MS" w:hAnsi="Arial Unicode MS"/>
          <w:rtl w:val="0"/>
        </w:rPr>
        <w:t xml:space="preserve">1. 공포로 인한 도주: 캐릭터는 즉시 자신의 가장 강력한 이동 능력으로 현장을 벗어나거나 광기에 빠지게 한 그 대상으로부터 도망칩니다.</w:t>
      </w:r>
    </w:p>
    <w:p w:rsidR="00000000" w:rsidDel="00000000" w:rsidP="00000000" w:rsidRDefault="00000000" w:rsidRPr="00000000" w14:paraId="000021FD">
      <w:pPr>
        <w:rPr/>
      </w:pPr>
      <w:r w:rsidDel="00000000" w:rsidR="00000000" w:rsidRPr="00000000">
        <w:rPr>
          <w:rFonts w:ascii="Arial Unicode MS" w:cs="Arial Unicode MS" w:eastAsia="Arial Unicode MS" w:hAnsi="Arial Unicode MS"/>
          <w:rtl w:val="0"/>
        </w:rPr>
        <w:t xml:space="preserve">2. 가성 장애: 캐릭터는 즉시 자신의 신체 일부를 잃었다고 느끼며, 무작위로 한 부위를 정한 뒤, 마치 영구적으로 그 부위를 잃은 것처럼 캐릭터는 그 부위를 사용할 수 없게 됩니다. 광기가 끝날 때까지 지속됩니다. (눈, 귀, 벙어리, 사지, 꼬리 부위 포함)</w:t>
      </w:r>
    </w:p>
    <w:p w:rsidR="00000000" w:rsidDel="00000000" w:rsidP="00000000" w:rsidRDefault="00000000" w:rsidRPr="00000000" w14:paraId="000021FE">
      <w:pPr>
        <w:rPr/>
      </w:pPr>
      <w:r w:rsidDel="00000000" w:rsidR="00000000" w:rsidRPr="00000000">
        <w:rPr>
          <w:rFonts w:ascii="Arial Unicode MS" w:cs="Arial Unicode MS" w:eastAsia="Arial Unicode MS" w:hAnsi="Arial Unicode MS"/>
          <w:rtl w:val="0"/>
        </w:rPr>
        <w:t xml:space="preserve">3. 폭력 성향: 캐릭터는 분노에 빠져 매 라운드마다 주변에서 가장 가까운 대상을 향해 자신의 가장 강력한 공격 행위를 해야 하며, 적과 아군을 가리지 않습니다. 조건에 부합하는 대상이 여러 명이면 무작위로 한 대상을 정합니다.</w:t>
      </w:r>
    </w:p>
    <w:p w:rsidR="00000000" w:rsidDel="00000000" w:rsidP="00000000" w:rsidRDefault="00000000" w:rsidRPr="00000000" w14:paraId="000021FF">
      <w:pPr>
        <w:rPr/>
      </w:pPr>
      <w:r w:rsidDel="00000000" w:rsidR="00000000" w:rsidRPr="00000000">
        <w:rPr>
          <w:rFonts w:ascii="Arial Unicode MS" w:cs="Arial Unicode MS" w:eastAsia="Arial Unicode MS" w:hAnsi="Arial Unicode MS"/>
          <w:rtl w:val="0"/>
        </w:rPr>
        <w:t xml:space="preserve">4. 편집증적 망상: 캐릭터의 눈앞에 실감나는 환각이 나타나 현실과 환각을 구분하지 못하게 되며, 진실된 시각과 다른 능력으로도 이에 영향을 줄 수 없습니다. 캐릭터는 자신의 턴을 건너뜁니다.</w:t>
      </w:r>
    </w:p>
    <w:p w:rsidR="00000000" w:rsidDel="00000000" w:rsidP="00000000" w:rsidRDefault="00000000" w:rsidRPr="00000000" w14:paraId="00002200">
      <w:pPr>
        <w:rPr/>
      </w:pPr>
      <w:r w:rsidDel="00000000" w:rsidR="00000000" w:rsidRPr="00000000">
        <w:rPr>
          <w:rFonts w:ascii="Arial Unicode MS" w:cs="Arial Unicode MS" w:eastAsia="Arial Unicode MS" w:hAnsi="Arial Unicode MS"/>
          <w:rtl w:val="0"/>
        </w:rPr>
        <w:t xml:space="preserve">5. 의식 상실: 캐릭터는 기절합니다.</w:t>
      </w:r>
    </w:p>
    <w:p w:rsidR="00000000" w:rsidDel="00000000" w:rsidP="00000000" w:rsidRDefault="00000000" w:rsidRPr="00000000" w14:paraId="00002201">
      <w:pPr>
        <w:rPr/>
      </w:pPr>
      <w:r w:rsidDel="00000000" w:rsidR="00000000" w:rsidRPr="00000000">
        <w:rPr>
          <w:rFonts w:ascii="Arial Unicode MS" w:cs="Arial Unicode MS" w:eastAsia="Arial Unicode MS" w:hAnsi="Arial Unicode MS"/>
          <w:rtl w:val="0"/>
        </w:rPr>
        <w:t xml:space="preserve">6. 히스테리: 캐릭터는 즉시 웃음을 터뜨리거나 울음을 터뜨리거나 비명을 지르는 등의 행동을 합니다. 캐릭터는 경악 상태에 빠집니다.</w:t>
      </w:r>
    </w:p>
    <w:p w:rsidR="00000000" w:rsidDel="00000000" w:rsidP="00000000" w:rsidRDefault="00000000" w:rsidRPr="00000000" w14:paraId="00002202">
      <w:pPr>
        <w:rPr/>
      </w:pPr>
      <w:r w:rsidDel="00000000" w:rsidR="00000000" w:rsidRPr="00000000">
        <w:rPr>
          <w:rFonts w:ascii="Arial Unicode MS" w:cs="Arial Unicode MS" w:eastAsia="Arial Unicode MS" w:hAnsi="Arial Unicode MS"/>
          <w:rtl w:val="0"/>
        </w:rPr>
        <w:t xml:space="preserve">7. 자아 상실: 캐릭터의 정신은 자신의 정신세계에 갇히게 됩니다. 캐릭터는 행동 불능 상태에 빠집니다.</w:t>
      </w:r>
    </w:p>
    <w:p w:rsidR="00000000" w:rsidDel="00000000" w:rsidP="00000000" w:rsidRDefault="00000000" w:rsidRPr="00000000" w14:paraId="00002203">
      <w:pPr>
        <w:rPr/>
      </w:pPr>
      <w:r w:rsidDel="00000000" w:rsidR="00000000" w:rsidRPr="00000000">
        <w:rPr>
          <w:rFonts w:ascii="Arial Unicode MS" w:cs="Arial Unicode MS" w:eastAsia="Arial Unicode MS" w:hAnsi="Arial Unicode MS"/>
          <w:rtl w:val="0"/>
        </w:rPr>
        <w:t xml:space="preserve">8. 주견 상실: 캐릭터는 자기 판단력을 잃습니다. 캐릭터는 선제 순서에 따라 바로 앞 캐릭터가 내린 명령에 따라 행동하지만, 자해 등의 행위는 하지 않습니다(동료에게 피해를 줄 수는 있음).</w:t>
      </w:r>
    </w:p>
    <w:p w:rsidR="00000000" w:rsidDel="00000000" w:rsidP="00000000" w:rsidRDefault="00000000" w:rsidRPr="00000000" w14:paraId="00002204">
      <w:pPr>
        <w:rPr/>
      </w:pPr>
      <w:r w:rsidDel="00000000" w:rsidR="00000000" w:rsidRPr="00000000">
        <w:rPr>
          <w:rFonts w:ascii="Arial Unicode MS" w:cs="Arial Unicode MS" w:eastAsia="Arial Unicode MS" w:hAnsi="Arial Unicode MS"/>
          <w:rtl w:val="0"/>
        </w:rPr>
        <w:t xml:space="preserve">9. 무기력: 캐릭터는 모든 것이 아무래도 상관없다고 느낍니다. 캐릭터는 무력 상태에 빠집니다.</w:t>
      </w:r>
    </w:p>
    <w:p w:rsidR="00000000" w:rsidDel="00000000" w:rsidP="00000000" w:rsidRDefault="00000000" w:rsidRPr="00000000" w14:paraId="00002205">
      <w:pPr>
        <w:rPr/>
      </w:pPr>
      <w:r w:rsidDel="00000000" w:rsidR="00000000" w:rsidRPr="00000000">
        <w:rPr>
          <w:rFonts w:ascii="Arial Unicode MS" w:cs="Arial Unicode MS" w:eastAsia="Arial Unicode MS" w:hAnsi="Arial Unicode MS"/>
          <w:rtl w:val="0"/>
        </w:rPr>
        <w:t xml:space="preserve">10. 심화된 광기: 캐릭터는 1D10을 다시 굴립니다(10의 결과는 무시하고 재굴림). 일시적 광기의 증상을 결정하고, 동시에 영구적 광기로 격상됩니다.</w:t>
      </w:r>
    </w:p>
    <w:p w:rsidR="00000000" w:rsidDel="00000000" w:rsidP="00000000" w:rsidRDefault="00000000" w:rsidRPr="00000000" w14:paraId="00002206">
      <w:pPr>
        <w:rPr/>
      </w:pPr>
      <w:r w:rsidDel="00000000" w:rsidR="00000000" w:rsidRPr="00000000">
        <w:rPr>
          <w:rtl w:val="0"/>
        </w:rPr>
        <w:t xml:space="preserve">=====================================================================</w:t>
      </w:r>
    </w:p>
    <w:p w:rsidR="00000000" w:rsidDel="00000000" w:rsidP="00000000" w:rsidRDefault="00000000" w:rsidRPr="00000000" w14:paraId="00002207">
      <w:pPr>
        <w:rPr/>
      </w:pPr>
      <w:r w:rsidDel="00000000" w:rsidR="00000000" w:rsidRPr="00000000">
        <w:rPr>
          <w:rtl w:val="0"/>
        </w:rPr>
        <w:t xml:space="preserve">======================================</w:t>
      </w:r>
    </w:p>
    <w:p w:rsidR="00000000" w:rsidDel="00000000" w:rsidP="00000000" w:rsidRDefault="00000000" w:rsidRPr="00000000" w14:paraId="00002208">
      <w:pPr>
        <w:rPr/>
      </w:pPr>
      <w:r w:rsidDel="00000000" w:rsidR="00000000" w:rsidRPr="00000000">
        <w:rPr>
          <w:rFonts w:ascii="Arial Unicode MS" w:cs="Arial Unicode MS" w:eastAsia="Arial Unicode MS" w:hAnsi="Arial Unicode MS"/>
          <w:rtl w:val="0"/>
        </w:rPr>
        <w:t xml:space="preserve">영구적 광기:</w:t>
      </w:r>
    </w:p>
    <w:p w:rsidR="00000000" w:rsidDel="00000000" w:rsidP="00000000" w:rsidRDefault="00000000" w:rsidRPr="00000000" w14:paraId="00002209">
      <w:pPr>
        <w:rPr/>
      </w:pPr>
      <w:r w:rsidDel="00000000" w:rsidR="00000000" w:rsidRPr="00000000">
        <w:rPr>
          <w:rFonts w:ascii="Arial Unicode MS" w:cs="Arial Unicode MS" w:eastAsia="Arial Unicode MS" w:hAnsi="Arial Unicode MS"/>
          <w:rtl w:val="0"/>
        </w:rPr>
        <w:t xml:space="preserve">특수: 이 소절의 1D10 라운드, 1D10 분, 1D10 병증은 단순히 주사위를 굴리는 것이며, 판정이 아니므로 판정과 관련된 능력을 적용할 수 없습니다.</w:t>
      </w:r>
    </w:p>
    <w:p w:rsidR="00000000" w:rsidDel="00000000" w:rsidP="00000000" w:rsidRDefault="00000000" w:rsidRPr="00000000" w14:paraId="0000220A">
      <w:pPr>
        <w:rPr/>
      </w:pPr>
      <w:r w:rsidDel="00000000" w:rsidR="00000000" w:rsidRPr="00000000">
        <w:rPr>
          <w:rFonts w:ascii="Arial Unicode MS" w:cs="Arial Unicode MS" w:eastAsia="Arial Unicode MS" w:hAnsi="Arial Unicode MS"/>
          <w:rtl w:val="0"/>
        </w:rPr>
        <w:t xml:space="preserve">영구적 광기에 빠진 캐릭터는 평소에는 정상인과 다를 바 없어 보이지만, 이는 단지 광기가 잠복기에 있다는 것을 의미할 뿐이며, 일단 다시 촉발되면 즉시 일시적 광기에 빠지게 됩니다.</w:t>
      </w:r>
    </w:p>
    <w:p w:rsidR="00000000" w:rsidDel="00000000" w:rsidP="00000000" w:rsidRDefault="00000000" w:rsidRPr="00000000" w14:paraId="0000220B">
      <w:pPr>
        <w:rPr/>
      </w:pPr>
      <w:r w:rsidDel="00000000" w:rsidR="00000000" w:rsidRPr="00000000">
        <w:rPr>
          <w:rFonts w:ascii="Arial Unicode MS" w:cs="Arial Unicode MS" w:eastAsia="Arial Unicode MS" w:hAnsi="Arial Unicode MS"/>
          <w:rtl w:val="0"/>
        </w:rPr>
        <w:t xml:space="preserve">영구적 광기에 대해 1D10을 굴려(10의 결과는 무시하고 재굴림) 광기 발작 시의 증상을 결정합니다. 만약 영구적 광기가 일시적 광기에 의해 유발된 것이라면 이 작업을 할 필요 없이 일시적 광기의 증상을 그대로 영구적 광기 발작 시의 증상으로 삼으면 됩니다.</w:t>
      </w:r>
    </w:p>
    <w:p w:rsidR="00000000" w:rsidDel="00000000" w:rsidP="00000000" w:rsidRDefault="00000000" w:rsidRPr="00000000" w14:paraId="0000220C">
      <w:pPr>
        <w:rPr/>
      </w:pPr>
      <w:r w:rsidDel="00000000" w:rsidR="00000000" w:rsidRPr="00000000">
        <w:rPr>
          <w:rFonts w:ascii="Arial Unicode MS" w:cs="Arial Unicode MS" w:eastAsia="Arial Unicode MS" w:hAnsi="Arial Unicode MS"/>
          <w:rtl w:val="0"/>
        </w:rPr>
        <w:t xml:space="preserve">캐릭터가 영구적 광기 상태일 때는 정신 상태가 매우 불안정하여, "정신에 영향을 주는" 부정적 효과를 받으면 즉시 광기 병증이 유발됩니다.</w:t>
      </w:r>
    </w:p>
    <w:p w:rsidR="00000000" w:rsidDel="00000000" w:rsidP="00000000" w:rsidRDefault="00000000" w:rsidRPr="00000000" w14:paraId="0000220D">
      <w:pPr>
        <w:rPr/>
      </w:pPr>
      <w:r w:rsidDel="00000000" w:rsidR="00000000" w:rsidRPr="00000000">
        <w:rPr>
          <w:rFonts w:ascii="Arial Unicode MS" w:cs="Arial Unicode MS" w:eastAsia="Arial Unicode MS" w:hAnsi="Arial Unicode MS"/>
          <w:rtl w:val="0"/>
        </w:rPr>
        <w:t xml:space="preserve">또한 영구적 광기 상태에서는 캐릭터가 잠복기에 다음 중 한 가지 특징을 얻게 되는데, 1D10을 굴려 광기 병증을 결정합니다:</w:t>
      </w:r>
    </w:p>
    <w:p w:rsidR="00000000" w:rsidDel="00000000" w:rsidP="00000000" w:rsidRDefault="00000000" w:rsidRPr="00000000" w14:paraId="0000220E">
      <w:pPr>
        <w:rPr/>
      </w:pPr>
      <w:r w:rsidDel="00000000" w:rsidR="00000000" w:rsidRPr="00000000">
        <w:rPr>
          <w:rFonts w:ascii="Arial Unicode MS" w:cs="Arial Unicode MS" w:eastAsia="Arial Unicode MS" w:hAnsi="Arial Unicode MS"/>
          <w:rtl w:val="0"/>
        </w:rPr>
        <w:t xml:space="preserve">1. 강박증: 캐릭터는 손 씻기, 특정 물건 만지기 등 어떤 행동을 반복하도록 강요받습니다. 이런 상황에서 캐릭터는 깨어 있는 동안 1시간마다 반드시 그 행동을 한 번 실행해야 하며, 성공적으로 실행하지 못했다면 이후 모든 판정에 3DP의 이름 없는 감점을 받습니다. 무한 누적되며 해당 행동을 완수할 때까지 지속됩니다.</w:t>
      </w:r>
    </w:p>
    <w:p w:rsidR="00000000" w:rsidDel="00000000" w:rsidP="00000000" w:rsidRDefault="00000000" w:rsidRPr="00000000" w14:paraId="0000220F">
      <w:pPr>
        <w:rPr/>
      </w:pPr>
      <w:r w:rsidDel="00000000" w:rsidR="00000000" w:rsidRPr="00000000">
        <w:rPr>
          <w:rFonts w:ascii="Arial Unicode MS" w:cs="Arial Unicode MS" w:eastAsia="Arial Unicode MS" w:hAnsi="Arial Unicode MS"/>
          <w:rtl w:val="0"/>
        </w:rPr>
        <w:t xml:space="preserve">2. 망상증: 캐릭터의 눈앞에 실감나는 환각이 종종 나타나며, 진실된 시각 등의 능력으로도 이 효과에 영향을 줄 수 없습니다. 캐릭터는 판정 시 기능 등급이 가져오는 추가 성공을 적용할 수 없습니다.</w:t>
      </w:r>
    </w:p>
    <w:p w:rsidR="00000000" w:rsidDel="00000000" w:rsidP="00000000" w:rsidRDefault="00000000" w:rsidRPr="00000000" w14:paraId="00002210">
      <w:pPr>
        <w:rPr/>
      </w:pPr>
      <w:r w:rsidDel="00000000" w:rsidR="00000000" w:rsidRPr="00000000">
        <w:rPr>
          <w:rFonts w:ascii="Arial Unicode MS" w:cs="Arial Unicode MS" w:eastAsia="Arial Unicode MS" w:hAnsi="Arial Unicode MS"/>
          <w:rtl w:val="0"/>
        </w:rPr>
        <w:t xml:space="preserve">3. 공포증: 캐릭터는 자신의 정신 이상을 유발한 사안에 대해 극도의 공포심을 갖게 됩니다. 캐릭터가 그 사물을 인지하면 가능한 한 도망치려 하며, 도망칠 수 없고 같은 장면에 있다면 캐릭터의 모든 판정은 6DP의 이름 없는 감점을 받습니다.</w:t>
      </w:r>
    </w:p>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4. 자해증: 캐릭터는 끊임없이 자신을 때립니다. 캐릭터의 생명력은 영구적으로 충격 피해의 절반(내림)만큼 채워집니다.</w:t>
      </w:r>
    </w:p>
    <w:p w:rsidR="00000000" w:rsidDel="00000000" w:rsidP="00000000" w:rsidRDefault="00000000" w:rsidRPr="00000000" w14:paraId="00002212">
      <w:pPr>
        <w:rPr/>
      </w:pPr>
      <w:r w:rsidDel="00000000" w:rsidR="00000000" w:rsidRPr="00000000">
        <w:rPr>
          <w:rFonts w:ascii="Arial Unicode MS" w:cs="Arial Unicode MS" w:eastAsia="Arial Unicode MS" w:hAnsi="Arial Unicode MS"/>
          <w:rtl w:val="0"/>
        </w:rPr>
        <w:t xml:space="preserve">5. 건망증: 캐릭터는 자신이 무엇을 했는지 기억해내지 못합니다. 이는 캐릭터가 일부 일을 잊어버리는 것으로 표현되며, 플레이어가 연기해내야 합니다. 또한 1일이 지날 때마다 행운 주사위를 굴려 성공이 아니면 캐릭터는 무작위로 자신의 주동 기술, 초식, 주문 중 하나를 잊어버립니다.</w:t>
      </w:r>
    </w:p>
    <w:p w:rsidR="00000000" w:rsidDel="00000000" w:rsidP="00000000" w:rsidRDefault="00000000" w:rsidRPr="00000000" w14:paraId="00002213">
      <w:pPr>
        <w:rPr/>
      </w:pPr>
      <w:r w:rsidDel="00000000" w:rsidR="00000000" w:rsidRPr="00000000">
        <w:rPr>
          <w:rFonts w:ascii="Arial Unicode MS" w:cs="Arial Unicode MS" w:eastAsia="Arial Unicode MS" w:hAnsi="Arial Unicode MS"/>
          <w:rtl w:val="0"/>
        </w:rPr>
        <w:t xml:space="preserve">6. 자폐증: 캐릭터는 자신이 아무 것도 이루지 못했다고 생각하며, 더는 진취적으로 생각하지 않습니다. 캐릭터는 본능 각성 판정을 시작할 수 없습니다. 이는 캐릭터가 이미 개방한 본능 각성 단계에는 영향을 주지 않습니다.</w:t>
      </w:r>
    </w:p>
    <w:p w:rsidR="00000000" w:rsidDel="00000000" w:rsidP="00000000" w:rsidRDefault="00000000" w:rsidRPr="00000000" w14:paraId="00002214">
      <w:pPr>
        <w:rPr/>
      </w:pPr>
      <w:r w:rsidDel="00000000" w:rsidR="00000000" w:rsidRPr="00000000">
        <w:rPr>
          <w:rFonts w:ascii="Arial Unicode MS" w:cs="Arial Unicode MS" w:eastAsia="Arial Unicode MS" w:hAnsi="Arial Unicode MS"/>
          <w:rtl w:val="0"/>
        </w:rPr>
        <w:t xml:space="preserve">7. 조울증: 캐릭터의 기분은 격앙되어 있으며 달랠 수 없습니다. 캐릭터는 단기 휴식을 취할 수 없습니다.</w:t>
      </w:r>
    </w:p>
    <w:p w:rsidR="00000000" w:rsidDel="00000000" w:rsidP="00000000" w:rsidRDefault="00000000" w:rsidRPr="00000000" w14:paraId="00002215">
      <w:pPr>
        <w:rPr/>
      </w:pPr>
      <w:r w:rsidDel="00000000" w:rsidR="00000000" w:rsidRPr="00000000">
        <w:rPr>
          <w:rFonts w:ascii="Arial Unicode MS" w:cs="Arial Unicode MS" w:eastAsia="Arial Unicode MS" w:hAnsi="Arial Unicode MS"/>
          <w:rtl w:val="0"/>
        </w:rPr>
        <w:t xml:space="preserve">8. 정신분열: 캐릭터의 내면에서 새로운 인격이 분열되어 나왔습니다. 캐릭터 제작 상황에 따라 새 인격에 대한 캐릭터 제작을 진행하고, 현재 가지고 있는 교환을 모두 더합니다. 어떤 의미에서 캐릭터는 두 장의 캐릭터 시트를 얻은 셈입니다.</w:t>
      </w:r>
    </w:p>
    <w:p w:rsidR="00000000" w:rsidDel="00000000" w:rsidP="00000000" w:rsidRDefault="00000000" w:rsidRPr="00000000" w14:paraId="00002216">
      <w:pPr>
        <w:rPr/>
      </w:pPr>
      <w:r w:rsidDel="00000000" w:rsidR="00000000" w:rsidRPr="00000000">
        <w:rPr>
          <w:rFonts w:ascii="Arial Unicode MS" w:cs="Arial Unicode MS" w:eastAsia="Arial Unicode MS" w:hAnsi="Arial Unicode MS"/>
          <w:rtl w:val="0"/>
        </w:rPr>
        <w:t xml:space="preserve">9. 의존증: 캐릭터는 다른 캐릭터나 행운의 물건에 극도로 의존합니다. 한 캐릭터나 물건을 선택하고, 해당 캐릭터가 인식 범위 내에 없을 때(또는 사망했을 때), 해당 물건이 인식 범위 내에 없을 때(또는 파괴되었을 때), 캐릭터의 모든 판정은 추가 성공 횟수를 잃습니다.</w:t>
      </w:r>
    </w:p>
    <w:p w:rsidR="00000000" w:rsidDel="00000000" w:rsidP="00000000" w:rsidRDefault="00000000" w:rsidRPr="00000000" w14:paraId="00002217">
      <w:pPr>
        <w:rPr/>
      </w:pPr>
      <w:r w:rsidDel="00000000" w:rsidR="00000000" w:rsidRPr="00000000">
        <w:rPr>
          <w:rFonts w:ascii="Arial Unicode MS" w:cs="Arial Unicode MS" w:eastAsia="Arial Unicode MS" w:hAnsi="Arial Unicode MS"/>
          <w:rtl w:val="0"/>
        </w:rPr>
        <w:t xml:space="preserve">10. 실조증: 캐릭터의 감각이 혼란스러워집니다. 캐릭터가 피해를 입으면 그 피해 총합을 DC로 하여(예: 심각한 피해 3점, 악성 피해 4점이면 DC는 7) 의지 내성 판정을 하고, 실패하면 캐릭터는 경악 상태에 빠집니다.</w:t>
      </w:r>
    </w:p>
    <w:p w:rsidR="00000000" w:rsidDel="00000000" w:rsidP="00000000" w:rsidRDefault="00000000" w:rsidRPr="00000000" w14:paraId="00002218">
      <w:pPr>
        <w:rPr/>
      </w:pPr>
      <w:r w:rsidDel="00000000" w:rsidR="00000000" w:rsidRPr="00000000">
        <w:rPr>
          <w:rtl w:val="0"/>
        </w:rPr>
        <w:t xml:space="preserve">=====================================================================</w:t>
      </w:r>
    </w:p>
    <w:p w:rsidR="00000000" w:rsidDel="00000000" w:rsidP="00000000" w:rsidRDefault="00000000" w:rsidRPr="00000000" w14:paraId="00002219">
      <w:pPr>
        <w:rPr/>
      </w:pPr>
      <w:r w:rsidDel="00000000" w:rsidR="00000000" w:rsidRPr="00000000">
        <w:rPr>
          <w:rtl w:val="0"/>
        </w:rPr>
        <w:t xml:space="preserve">======================================</w:t>
      </w:r>
    </w:p>
    <w:p w:rsidR="00000000" w:rsidDel="00000000" w:rsidP="00000000" w:rsidRDefault="00000000" w:rsidRPr="00000000" w14:paraId="0000221A">
      <w:pPr>
        <w:pStyle w:val="Heading1"/>
        <w:rPr/>
      </w:pPr>
      <w:bookmarkStart w:colFirst="0" w:colLast="0" w:name="_635gh5bm54gv" w:id="57"/>
      <w:bookmarkEnd w:id="57"/>
      <w:r w:rsidDel="00000000" w:rsidR="00000000" w:rsidRPr="00000000">
        <w:rPr>
          <w:rFonts w:ascii="Arial Unicode MS" w:cs="Arial Unicode MS" w:eastAsia="Arial Unicode MS" w:hAnsi="Arial Unicode MS"/>
          <w:rtl w:val="0"/>
        </w:rPr>
        <w:t xml:space="preserve">1.5.10 독학 능력</w:t>
      </w:r>
    </w:p>
    <w:p w:rsidR="00000000" w:rsidDel="00000000" w:rsidP="00000000" w:rsidRDefault="00000000" w:rsidRPr="00000000" w14:paraId="0000221B">
      <w:pPr>
        <w:rPr/>
      </w:pPr>
      <w:r w:rsidDel="00000000" w:rsidR="00000000" w:rsidRPr="00000000">
        <w:rPr>
          <w:rFonts w:ascii="Arial Unicode MS" w:cs="Arial Unicode MS" w:eastAsia="Arial Unicode MS" w:hAnsi="Arial Unicode MS"/>
          <w:rtl w:val="0"/>
        </w:rPr>
        <w:t xml:space="preserve">독학 능력:</w:t>
      </w:r>
    </w:p>
    <w:p w:rsidR="00000000" w:rsidDel="00000000" w:rsidP="00000000" w:rsidRDefault="00000000" w:rsidRPr="00000000" w14:paraId="0000221C">
      <w:pPr>
        <w:rPr/>
      </w:pPr>
      <w:r w:rsidDel="00000000" w:rsidR="00000000" w:rsidRPr="00000000">
        <w:rPr>
          <w:rtl w:val="0"/>
        </w:rPr>
        <w:t xml:space="preserve">=====================================================================</w:t>
      </w:r>
    </w:p>
    <w:p w:rsidR="00000000" w:rsidDel="00000000" w:rsidP="00000000" w:rsidRDefault="00000000" w:rsidRPr="00000000" w14:paraId="0000221D">
      <w:pPr>
        <w:rPr/>
      </w:pPr>
      <w:r w:rsidDel="00000000" w:rsidR="00000000" w:rsidRPr="00000000">
        <w:rPr>
          <w:rtl w:val="0"/>
        </w:rPr>
        <w:t xml:space="preserve">======================================</w:t>
      </w:r>
    </w:p>
    <w:p w:rsidR="00000000" w:rsidDel="00000000" w:rsidP="00000000" w:rsidRDefault="00000000" w:rsidRPr="00000000" w14:paraId="0000221E">
      <w:pPr>
        <w:rPr/>
      </w:pPr>
      <w:r w:rsidDel="00000000" w:rsidR="00000000" w:rsidRPr="00000000">
        <w:rPr>
          <w:rFonts w:ascii="Arial Unicode MS" w:cs="Arial Unicode MS" w:eastAsia="Arial Unicode MS" w:hAnsi="Arial Unicode MS"/>
          <w:rtl w:val="0"/>
        </w:rPr>
        <w:t xml:space="preserve">때로는 규칙이나 자원이 여러분께서 "스스로의 연구를 통해 깨달음"을 얻어 어떤 능력을 습득하는 것을 허용합니다. 즉, 지선과 보상 점수를 지불하지 않고 XP를 소모하여 일부 능력을 학습하는 것입니다. 이를 독학 규칙이라고 합니다.</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Fonts w:ascii="Arial Unicode MS" w:cs="Arial Unicode MS" w:eastAsia="Arial Unicode MS" w:hAnsi="Arial Unicode MS"/>
          <w:rtl w:val="0"/>
        </w:rPr>
        <w:t xml:space="preserve">독학 규칙으로 구매할 수 있는 내용은 다음과 같습니다:</w:t>
      </w:r>
    </w:p>
    <w:p w:rsidR="00000000" w:rsidDel="00000000" w:rsidP="00000000" w:rsidRDefault="00000000" w:rsidRPr="00000000" w14:paraId="00002221">
      <w:pPr>
        <w:rPr/>
      </w:pPr>
      <w:r w:rsidDel="00000000" w:rsidR="00000000" w:rsidRPr="00000000">
        <w:rPr>
          <w:rFonts w:ascii="Arial Unicode MS" w:cs="Arial Unicode MS" w:eastAsia="Arial Unicode MS" w:hAnsi="Arial Unicode MS"/>
          <w:rtl w:val="0"/>
        </w:rPr>
        <w:t xml:space="preserve">- 특성치, 기능과 전공</w:t>
      </w:r>
    </w:p>
    <w:p w:rsidR="00000000" w:rsidDel="00000000" w:rsidP="00000000" w:rsidRDefault="00000000" w:rsidRPr="00000000" w14:paraId="00002222">
      <w:pPr>
        <w:rPr/>
      </w:pPr>
      <w:r w:rsidDel="00000000" w:rsidR="00000000" w:rsidRPr="00000000">
        <w:rPr>
          <w:rFonts w:ascii="Arial Unicode MS" w:cs="Arial Unicode MS" w:eastAsia="Arial Unicode MS" w:hAnsi="Arial Unicode MS"/>
          <w:rtl w:val="0"/>
        </w:rPr>
        <w:t xml:space="preserve">- 칭호 주간 및 그 기능 트리의 기능</w:t>
      </w:r>
    </w:p>
    <w:p w:rsidR="00000000" w:rsidDel="00000000" w:rsidP="00000000" w:rsidRDefault="00000000" w:rsidRPr="00000000" w14:paraId="00002223">
      <w:pPr>
        <w:rPr/>
      </w:pPr>
      <w:r w:rsidDel="00000000" w:rsidR="00000000" w:rsidRPr="00000000">
        <w:rPr>
          <w:rFonts w:ascii="Arial Unicode MS" w:cs="Arial Unicode MS" w:eastAsia="Arial Unicode MS" w:hAnsi="Arial Unicode MS"/>
          <w:rtl w:val="0"/>
        </w:rPr>
        <w:t xml:space="preserve">- 유파 주간 및 그 기능 트리의 기능</w:t>
      </w:r>
    </w:p>
    <w:p w:rsidR="00000000" w:rsidDel="00000000" w:rsidP="00000000" w:rsidRDefault="00000000" w:rsidRPr="00000000" w14:paraId="00002224">
      <w:pPr>
        <w:rPr/>
      </w:pPr>
      <w:r w:rsidDel="00000000" w:rsidR="00000000" w:rsidRPr="00000000">
        <w:rPr>
          <w:rFonts w:ascii="Arial Unicode MS" w:cs="Arial Unicode MS" w:eastAsia="Arial Unicode MS" w:hAnsi="Arial Unicode MS"/>
          <w:rtl w:val="0"/>
        </w:rPr>
        <w:t xml:space="preserve">- 혈통 기능 트리의 기능</w:t>
      </w:r>
    </w:p>
    <w:p w:rsidR="00000000" w:rsidDel="00000000" w:rsidP="00000000" w:rsidRDefault="00000000" w:rsidRPr="00000000" w14:paraId="00002225">
      <w:pPr>
        <w:rPr/>
      </w:pPr>
      <w:r w:rsidDel="00000000" w:rsidR="00000000" w:rsidRPr="00000000">
        <w:rPr>
          <w:rFonts w:ascii="Arial Unicode MS" w:cs="Arial Unicode MS" w:eastAsia="Arial Unicode MS" w:hAnsi="Arial Unicode MS"/>
          <w:rtl w:val="0"/>
        </w:rPr>
        <w:t xml:space="preserve">- 개조 기능 트리의 기능 </w:t>
      </w:r>
    </w:p>
    <w:p w:rsidR="00000000" w:rsidDel="00000000" w:rsidP="00000000" w:rsidRDefault="00000000" w:rsidRPr="00000000" w14:paraId="00002226">
      <w:pPr>
        <w:rPr/>
      </w:pPr>
      <w:r w:rsidDel="00000000" w:rsidR="00000000" w:rsidRPr="00000000">
        <w:rPr>
          <w:rFonts w:ascii="Arial Unicode MS" w:cs="Arial Unicode MS" w:eastAsia="Arial Unicode MS" w:hAnsi="Arial Unicode MS"/>
          <w:rtl w:val="0"/>
        </w:rPr>
        <w:t xml:space="preserve">- 동술 기능 트리의 기능</w:t>
      </w:r>
    </w:p>
    <w:p w:rsidR="00000000" w:rsidDel="00000000" w:rsidP="00000000" w:rsidRDefault="00000000" w:rsidRPr="00000000" w14:paraId="00002227">
      <w:pPr>
        <w:rPr/>
      </w:pPr>
      <w:r w:rsidDel="00000000" w:rsidR="00000000" w:rsidRPr="00000000">
        <w:rPr>
          <w:rFonts w:ascii="Arial Unicode MS" w:cs="Arial Unicode MS" w:eastAsia="Arial Unicode MS" w:hAnsi="Arial Unicode MS"/>
          <w:rtl w:val="0"/>
        </w:rPr>
        <w:t xml:space="preserve">- 마도서의 전용 법술</w:t>
      </w:r>
    </w:p>
    <w:p w:rsidR="00000000" w:rsidDel="00000000" w:rsidP="00000000" w:rsidRDefault="00000000" w:rsidRPr="00000000" w14:paraId="00002228">
      <w:pPr>
        <w:rPr/>
      </w:pPr>
      <w:r w:rsidDel="00000000" w:rsidR="00000000" w:rsidRPr="00000000">
        <w:rPr>
          <w:rFonts w:ascii="Arial Unicode MS" w:cs="Arial Unicode MS" w:eastAsia="Arial Unicode MS" w:hAnsi="Arial Unicode MS"/>
          <w:rtl w:val="0"/>
        </w:rPr>
        <w:t xml:space="preserve">- 수련 체계에서 경험을 소모해야 하는 부분 및 그 기능 트리의 기능</w:t>
      </w:r>
    </w:p>
    <w:p w:rsidR="00000000" w:rsidDel="00000000" w:rsidP="00000000" w:rsidRDefault="00000000" w:rsidRPr="00000000" w14:paraId="00002229">
      <w:pPr>
        <w:rPr/>
      </w:pPr>
      <w:r w:rsidDel="00000000" w:rsidR="00000000" w:rsidRPr="00000000">
        <w:rPr>
          <w:rFonts w:ascii="Arial Unicode MS" w:cs="Arial Unicode MS" w:eastAsia="Arial Unicode MS" w:hAnsi="Arial Unicode MS"/>
          <w:rtl w:val="0"/>
        </w:rPr>
        <w:t xml:space="preserve">- 기능 자체의 연구 개발</w:t>
      </w:r>
    </w:p>
    <w:p w:rsidR="00000000" w:rsidDel="00000000" w:rsidP="00000000" w:rsidRDefault="00000000" w:rsidRPr="00000000" w14:paraId="0000222A">
      <w:pPr>
        <w:rPr/>
      </w:pPr>
      <w:r w:rsidDel="00000000" w:rsidR="00000000" w:rsidRPr="00000000">
        <w:rPr>
          <w:rFonts w:ascii="Arial Unicode MS" w:cs="Arial Unicode MS" w:eastAsia="Arial Unicode MS" w:hAnsi="Arial Unicode MS"/>
          <w:rtl w:val="0"/>
        </w:rPr>
        <w:t xml:space="preserve">- 이미 학습할 수 있는 범용 기능(예: 범용 법술)</w:t>
      </w:r>
    </w:p>
    <w:p w:rsidR="00000000" w:rsidDel="00000000" w:rsidP="00000000" w:rsidRDefault="00000000" w:rsidRPr="00000000" w14:paraId="0000222B">
      <w:pPr>
        <w:rPr/>
      </w:pPr>
      <w:r w:rsidDel="00000000" w:rsidR="00000000" w:rsidRPr="00000000">
        <w:rPr>
          <w:rFonts w:ascii="Arial Unicode MS" w:cs="Arial Unicode MS" w:eastAsia="Arial Unicode MS" w:hAnsi="Arial Unicode MS"/>
          <w:rtl w:val="0"/>
        </w:rPr>
        <w:t xml:space="preserve">- 그 외 일부 다른 능력(해당 능력의 상세 설명 참조)</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Fonts w:ascii="Arial Unicode MS" w:cs="Arial Unicode MS" w:eastAsia="Arial Unicode MS" w:hAnsi="Arial Unicode MS"/>
          <w:rtl w:val="0"/>
        </w:rPr>
        <w:t xml:space="preserve">경험치를 사용해도 템플릿 능력 자체(고급 혈통은 구매할 수 없지만, 혈통 기능은 여전히 구매 가능)나 물품(마도서의 특수성 때문에 자체 제작도 불가)은 학습할 수 없습니다. </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Fonts w:ascii="Arial Unicode MS" w:cs="Arial Unicode MS" w:eastAsia="Arial Unicode MS" w:hAnsi="Arial Unicode MS"/>
          <w:rtl w:val="0"/>
        </w:rPr>
        <w:t xml:space="preserve">자신이 이미 보유한 기능에 대해서는 같은 기능 트리에 있는 후속 기능이나 하위 기능을 독학할 수 있습니다(예: D급 에너지 사격 기능을 보유한 상태에서 동급 기교를 수련하는 것).</w:t>
      </w:r>
    </w:p>
    <w:p w:rsidR="00000000" w:rsidDel="00000000" w:rsidP="00000000" w:rsidRDefault="00000000" w:rsidRPr="00000000" w14:paraId="00002230">
      <w:pPr>
        <w:rPr/>
      </w:pPr>
      <w:r w:rsidDel="00000000" w:rsidR="00000000" w:rsidRPr="00000000">
        <w:rPr>
          <w:rtl w:val="0"/>
        </w:rPr>
        <w:t xml:space="preserve">=====================================================================</w:t>
      </w:r>
    </w:p>
    <w:p w:rsidR="00000000" w:rsidDel="00000000" w:rsidP="00000000" w:rsidRDefault="00000000" w:rsidRPr="00000000" w14:paraId="00002231">
      <w:pPr>
        <w:rPr/>
      </w:pPr>
      <w:r w:rsidDel="00000000" w:rsidR="00000000" w:rsidRPr="00000000">
        <w:rPr>
          <w:rtl w:val="0"/>
        </w:rPr>
        <w:t xml:space="preserve">======================================</w:t>
      </w:r>
    </w:p>
    <w:p w:rsidR="00000000" w:rsidDel="00000000" w:rsidP="00000000" w:rsidRDefault="00000000" w:rsidRPr="00000000" w14:paraId="00002232">
      <w:pPr>
        <w:rPr/>
      </w:pPr>
      <w:r w:rsidDel="00000000" w:rsidR="00000000" w:rsidRPr="00000000">
        <w:rPr>
          <w:rFonts w:ascii="Arial Unicode MS" w:cs="Arial Unicode MS" w:eastAsia="Arial Unicode MS" w:hAnsi="Arial Unicode MS"/>
          <w:rtl w:val="0"/>
        </w:rPr>
        <w:t xml:space="preserve">경험치를 사용해 기능을 자체 제작하는 가격은 다음과 같습니다:</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Fonts w:ascii="Arial Unicode MS" w:cs="Arial Unicode MS" w:eastAsia="Arial Unicode MS" w:hAnsi="Arial Unicode MS"/>
          <w:rtl w:val="0"/>
        </w:rPr>
        <w:t xml:space="preserve">지선 등급 없음 500 3XP </w:t>
      </w:r>
    </w:p>
    <w:p w:rsidR="00000000" w:rsidDel="00000000" w:rsidP="00000000" w:rsidRDefault="00000000" w:rsidRPr="00000000" w14:paraId="00002235">
      <w:pPr>
        <w:rPr/>
      </w:pPr>
      <w:r w:rsidDel="00000000" w:rsidR="00000000" w:rsidRPr="00000000">
        <w:rPr>
          <w:rtl w:val="0"/>
        </w:rPr>
        <w:t xml:space="preserve">D+500 9XP</w:t>
      </w:r>
    </w:p>
    <w:p w:rsidR="00000000" w:rsidDel="00000000" w:rsidP="00000000" w:rsidRDefault="00000000" w:rsidRPr="00000000" w14:paraId="00002236">
      <w:pPr>
        <w:rPr/>
      </w:pPr>
      <w:r w:rsidDel="00000000" w:rsidR="00000000" w:rsidRPr="00000000">
        <w:rPr>
          <w:rtl w:val="0"/>
        </w:rPr>
        <w:t xml:space="preserve">D+1000 12XP</w:t>
      </w:r>
    </w:p>
    <w:p w:rsidR="00000000" w:rsidDel="00000000" w:rsidP="00000000" w:rsidRDefault="00000000" w:rsidRPr="00000000" w14:paraId="00002237">
      <w:pPr>
        <w:rPr/>
      </w:pPr>
      <w:r w:rsidDel="00000000" w:rsidR="00000000" w:rsidRPr="00000000">
        <w:rPr>
          <w:rtl w:val="0"/>
        </w:rPr>
        <w:t xml:space="preserve">DD+500 15XP</w:t>
      </w:r>
    </w:p>
    <w:p w:rsidR="00000000" w:rsidDel="00000000" w:rsidP="00000000" w:rsidRDefault="00000000" w:rsidRPr="00000000" w14:paraId="00002238">
      <w:pPr>
        <w:rPr/>
      </w:pPr>
      <w:r w:rsidDel="00000000" w:rsidR="00000000" w:rsidRPr="00000000">
        <w:rPr>
          <w:rFonts w:ascii="Arial Unicode MS" w:cs="Arial Unicode MS" w:eastAsia="Arial Unicode MS" w:hAnsi="Arial Unicode MS"/>
          <w:rtl w:val="0"/>
        </w:rPr>
        <w:t xml:space="preserve">D급 </w:t>
      </w:r>
    </w:p>
    <w:p w:rsidR="00000000" w:rsidDel="00000000" w:rsidP="00000000" w:rsidRDefault="00000000" w:rsidRPr="00000000" w14:paraId="00002239">
      <w:pPr>
        <w:rPr/>
      </w:pPr>
      <w:r w:rsidDel="00000000" w:rsidR="00000000" w:rsidRPr="00000000">
        <w:rPr>
          <w:rtl w:val="0"/>
        </w:rPr>
        <w:t xml:space="preserve">DD+1000 18XP</w:t>
      </w:r>
    </w:p>
    <w:p w:rsidR="00000000" w:rsidDel="00000000" w:rsidP="00000000" w:rsidRDefault="00000000" w:rsidRPr="00000000" w14:paraId="0000223A">
      <w:pPr>
        <w:rPr/>
      </w:pPr>
      <w:r w:rsidDel="00000000" w:rsidR="00000000" w:rsidRPr="00000000">
        <w:rPr>
          <w:rtl w:val="0"/>
        </w:rPr>
        <w:t xml:space="preserve">C+1000 27XP</w:t>
      </w:r>
    </w:p>
    <w:p w:rsidR="00000000" w:rsidDel="00000000" w:rsidP="00000000" w:rsidRDefault="00000000" w:rsidRPr="00000000" w14:paraId="0000223B">
      <w:pPr>
        <w:rPr/>
      </w:pPr>
      <w:r w:rsidDel="00000000" w:rsidR="00000000" w:rsidRPr="00000000">
        <w:rPr>
          <w:rtl w:val="0"/>
        </w:rPr>
        <w:t xml:space="preserve">C+2000 36XP</w:t>
      </w:r>
    </w:p>
    <w:p w:rsidR="00000000" w:rsidDel="00000000" w:rsidP="00000000" w:rsidRDefault="00000000" w:rsidRPr="00000000" w14:paraId="0000223C">
      <w:pPr>
        <w:rPr/>
      </w:pPr>
      <w:r w:rsidDel="00000000" w:rsidR="00000000" w:rsidRPr="00000000">
        <w:rPr>
          <w:rtl w:val="0"/>
        </w:rPr>
        <w:t xml:space="preserve">CC+1000 45XP</w:t>
      </w:r>
    </w:p>
    <w:p w:rsidR="00000000" w:rsidDel="00000000" w:rsidP="00000000" w:rsidRDefault="00000000" w:rsidRPr="00000000" w14:paraId="0000223D">
      <w:pPr>
        <w:rPr/>
      </w:pPr>
      <w:r w:rsidDel="00000000" w:rsidR="00000000" w:rsidRPr="00000000">
        <w:rPr>
          <w:rFonts w:ascii="Arial Unicode MS" w:cs="Arial Unicode MS" w:eastAsia="Arial Unicode MS" w:hAnsi="Arial Unicode MS"/>
          <w:rtl w:val="0"/>
        </w:rPr>
        <w:t xml:space="preserve">C급</w:t>
      </w:r>
    </w:p>
    <w:p w:rsidR="00000000" w:rsidDel="00000000" w:rsidP="00000000" w:rsidRDefault="00000000" w:rsidRPr="00000000" w14:paraId="0000223E">
      <w:pPr>
        <w:rPr/>
      </w:pPr>
      <w:r w:rsidDel="00000000" w:rsidR="00000000" w:rsidRPr="00000000">
        <w:rPr>
          <w:rtl w:val="0"/>
        </w:rPr>
        <w:t xml:space="preserve">CC+2000 54XP</w:t>
      </w:r>
    </w:p>
    <w:p w:rsidR="00000000" w:rsidDel="00000000" w:rsidP="00000000" w:rsidRDefault="00000000" w:rsidRPr="00000000" w14:paraId="0000223F">
      <w:pPr>
        <w:rPr/>
      </w:pPr>
      <w:r w:rsidDel="00000000" w:rsidR="00000000" w:rsidRPr="00000000">
        <w:rPr>
          <w:rtl w:val="0"/>
        </w:rPr>
        <w:t xml:space="preserve">B+2000 81XP</w:t>
      </w:r>
    </w:p>
    <w:p w:rsidR="00000000" w:rsidDel="00000000" w:rsidP="00000000" w:rsidRDefault="00000000" w:rsidRPr="00000000" w14:paraId="00002240">
      <w:pPr>
        <w:rPr/>
      </w:pPr>
      <w:r w:rsidDel="00000000" w:rsidR="00000000" w:rsidRPr="00000000">
        <w:rPr>
          <w:rtl w:val="0"/>
        </w:rPr>
        <w:t xml:space="preserve">B+4000 108XP</w:t>
      </w:r>
    </w:p>
    <w:p w:rsidR="00000000" w:rsidDel="00000000" w:rsidP="00000000" w:rsidRDefault="00000000" w:rsidRPr="00000000" w14:paraId="00002241">
      <w:pPr>
        <w:rPr/>
      </w:pPr>
      <w:r w:rsidDel="00000000" w:rsidR="00000000" w:rsidRPr="00000000">
        <w:rPr>
          <w:rtl w:val="0"/>
        </w:rPr>
        <w:t xml:space="preserve">BB+2000 135XP</w:t>
      </w:r>
    </w:p>
    <w:p w:rsidR="00000000" w:rsidDel="00000000" w:rsidP="00000000" w:rsidRDefault="00000000" w:rsidRPr="00000000" w14:paraId="00002242">
      <w:pPr>
        <w:rPr/>
      </w:pPr>
      <w:r w:rsidDel="00000000" w:rsidR="00000000" w:rsidRPr="00000000">
        <w:rPr>
          <w:rFonts w:ascii="Arial Unicode MS" w:cs="Arial Unicode MS" w:eastAsia="Arial Unicode MS" w:hAnsi="Arial Unicode MS"/>
          <w:rtl w:val="0"/>
        </w:rPr>
        <w:t xml:space="preserve">B급</w:t>
      </w:r>
    </w:p>
    <w:p w:rsidR="00000000" w:rsidDel="00000000" w:rsidP="00000000" w:rsidRDefault="00000000" w:rsidRPr="00000000" w14:paraId="00002243">
      <w:pPr>
        <w:rPr/>
      </w:pPr>
      <w:r w:rsidDel="00000000" w:rsidR="00000000" w:rsidRPr="00000000">
        <w:rPr>
          <w:rtl w:val="0"/>
        </w:rPr>
        <w:t xml:space="preserve">BB+4000 162XP</w:t>
      </w:r>
    </w:p>
    <w:p w:rsidR="00000000" w:rsidDel="00000000" w:rsidP="00000000" w:rsidRDefault="00000000" w:rsidRPr="00000000" w14:paraId="00002244">
      <w:pPr>
        <w:rPr/>
      </w:pPr>
      <w:r w:rsidDel="00000000" w:rsidR="00000000" w:rsidRPr="00000000">
        <w:rPr>
          <w:rtl w:val="0"/>
        </w:rPr>
        <w:t xml:space="preserve">A+4000 243XP</w:t>
      </w:r>
    </w:p>
    <w:p w:rsidR="00000000" w:rsidDel="00000000" w:rsidP="00000000" w:rsidRDefault="00000000" w:rsidRPr="00000000" w14:paraId="00002245">
      <w:pPr>
        <w:rPr/>
      </w:pPr>
      <w:r w:rsidDel="00000000" w:rsidR="00000000" w:rsidRPr="00000000">
        <w:rPr>
          <w:rtl w:val="0"/>
        </w:rPr>
        <w:t xml:space="preserve">A+8000 324XP</w:t>
      </w:r>
    </w:p>
    <w:p w:rsidR="00000000" w:rsidDel="00000000" w:rsidP="00000000" w:rsidRDefault="00000000" w:rsidRPr="00000000" w14:paraId="00002246">
      <w:pPr>
        <w:rPr/>
      </w:pPr>
      <w:r w:rsidDel="00000000" w:rsidR="00000000" w:rsidRPr="00000000">
        <w:rPr>
          <w:rtl w:val="0"/>
        </w:rPr>
        <w:t xml:space="preserve">AA+4000 405XP</w:t>
      </w:r>
    </w:p>
    <w:p w:rsidR="00000000" w:rsidDel="00000000" w:rsidP="00000000" w:rsidRDefault="00000000" w:rsidRPr="00000000" w14:paraId="00002247">
      <w:pPr>
        <w:rPr/>
      </w:pPr>
      <w:r w:rsidDel="00000000" w:rsidR="00000000" w:rsidRPr="00000000">
        <w:rPr>
          <w:rFonts w:ascii="Arial Unicode MS" w:cs="Arial Unicode MS" w:eastAsia="Arial Unicode MS" w:hAnsi="Arial Unicode MS"/>
          <w:rtl w:val="0"/>
        </w:rPr>
        <w:t xml:space="preserve">A급</w:t>
      </w:r>
    </w:p>
    <w:p w:rsidR="00000000" w:rsidDel="00000000" w:rsidP="00000000" w:rsidRDefault="00000000" w:rsidRPr="00000000" w14:paraId="00002248">
      <w:pPr>
        <w:rPr/>
      </w:pPr>
      <w:r w:rsidDel="00000000" w:rsidR="00000000" w:rsidRPr="00000000">
        <w:rPr>
          <w:rtl w:val="0"/>
        </w:rPr>
        <w:t xml:space="preserve">AA+8000 486XP</w:t>
      </w:r>
    </w:p>
    <w:p w:rsidR="00000000" w:rsidDel="00000000" w:rsidP="00000000" w:rsidRDefault="00000000" w:rsidRPr="00000000" w14:paraId="00002249">
      <w:pPr>
        <w:rPr/>
      </w:pPr>
      <w:r w:rsidDel="00000000" w:rsidR="00000000" w:rsidRPr="00000000">
        <w:rPr>
          <w:rtl w:val="0"/>
        </w:rPr>
        <w:t xml:space="preserve">S+8000 729XP</w:t>
      </w:r>
    </w:p>
    <w:p w:rsidR="00000000" w:rsidDel="00000000" w:rsidP="00000000" w:rsidRDefault="00000000" w:rsidRPr="00000000" w14:paraId="0000224A">
      <w:pPr>
        <w:rPr/>
      </w:pPr>
      <w:r w:rsidDel="00000000" w:rsidR="00000000" w:rsidRPr="00000000">
        <w:rPr>
          <w:rtl w:val="0"/>
        </w:rPr>
        <w:t xml:space="preserve">S+16000 972XP</w:t>
      </w:r>
    </w:p>
    <w:p w:rsidR="00000000" w:rsidDel="00000000" w:rsidP="00000000" w:rsidRDefault="00000000" w:rsidRPr="00000000" w14:paraId="0000224B">
      <w:pPr>
        <w:rPr/>
      </w:pPr>
      <w:r w:rsidDel="00000000" w:rsidR="00000000" w:rsidRPr="00000000">
        <w:rPr>
          <w:rtl w:val="0"/>
        </w:rPr>
        <w:t xml:space="preserve">SS+8000 1215XP</w:t>
      </w:r>
    </w:p>
    <w:p w:rsidR="00000000" w:rsidDel="00000000" w:rsidP="00000000" w:rsidRDefault="00000000" w:rsidRPr="00000000" w14:paraId="0000224C">
      <w:pPr>
        <w:rPr/>
      </w:pPr>
      <w:r w:rsidDel="00000000" w:rsidR="00000000" w:rsidRPr="00000000">
        <w:rPr>
          <w:rFonts w:ascii="Arial Unicode MS" w:cs="Arial Unicode MS" w:eastAsia="Arial Unicode MS" w:hAnsi="Arial Unicode MS"/>
          <w:rtl w:val="0"/>
        </w:rPr>
        <w:t xml:space="preserve">S급</w:t>
      </w:r>
    </w:p>
    <w:p w:rsidR="00000000" w:rsidDel="00000000" w:rsidP="00000000" w:rsidRDefault="00000000" w:rsidRPr="00000000" w14:paraId="0000224D">
      <w:pPr>
        <w:rPr/>
      </w:pPr>
      <w:r w:rsidDel="00000000" w:rsidR="00000000" w:rsidRPr="00000000">
        <w:rPr>
          <w:rtl w:val="0"/>
        </w:rPr>
        <w:t xml:space="preserve">SS+16000 1458XP</w:t>
      </w:r>
    </w:p>
    <w:p w:rsidR="00000000" w:rsidDel="00000000" w:rsidP="00000000" w:rsidRDefault="00000000" w:rsidRPr="00000000" w14:paraId="0000224E">
      <w:pPr>
        <w:rPr/>
      </w:pPr>
      <w:r w:rsidDel="00000000" w:rsidR="00000000" w:rsidRPr="00000000">
        <w:rPr>
          <w:rtl w:val="0"/>
        </w:rPr>
        <w:t xml:space="preserve">=====================================================================</w:t>
      </w:r>
    </w:p>
    <w:p w:rsidR="00000000" w:rsidDel="00000000" w:rsidP="00000000" w:rsidRDefault="00000000" w:rsidRPr="00000000" w14:paraId="0000224F">
      <w:pPr>
        <w:rPr/>
      </w:pPr>
      <w:r w:rsidDel="00000000" w:rsidR="00000000" w:rsidRPr="00000000">
        <w:rPr>
          <w:rtl w:val="0"/>
        </w:rPr>
        <w:t xml:space="preserve">======================================</w:t>
      </w:r>
    </w:p>
    <w:p w:rsidR="00000000" w:rsidDel="00000000" w:rsidP="00000000" w:rsidRDefault="00000000" w:rsidRPr="00000000" w14:paraId="00002250">
      <w:pPr>
        <w:pStyle w:val="Heading1"/>
        <w:rPr/>
      </w:pPr>
      <w:bookmarkStart w:colFirst="0" w:colLast="0" w:name="_p6xtm1z8uosj" w:id="58"/>
      <w:bookmarkEnd w:id="58"/>
      <w:r w:rsidDel="00000000" w:rsidR="00000000" w:rsidRPr="00000000">
        <w:rPr>
          <w:rFonts w:ascii="Arial Unicode MS" w:cs="Arial Unicode MS" w:eastAsia="Arial Unicode MS" w:hAnsi="Arial Unicode MS"/>
          <w:rtl w:val="0"/>
        </w:rPr>
        <w:t xml:space="preserve">1.5.11 중합 폭발 및 집속 폭발물</w:t>
      </w:r>
    </w:p>
    <w:p w:rsidR="00000000" w:rsidDel="00000000" w:rsidP="00000000" w:rsidRDefault="00000000" w:rsidRPr="00000000" w14:paraId="00002251">
      <w:pPr>
        <w:rPr/>
      </w:pPr>
      <w:r w:rsidDel="00000000" w:rsidR="00000000" w:rsidRPr="00000000">
        <w:rPr>
          <w:rFonts w:ascii="Arial Unicode MS" w:cs="Arial Unicode MS" w:eastAsia="Arial Unicode MS" w:hAnsi="Arial Unicode MS"/>
          <w:rtl w:val="0"/>
        </w:rPr>
        <w:t xml:space="preserve">중합 폭발 및 집속 폭발물:</w:t>
      </w:r>
    </w:p>
    <w:p w:rsidR="00000000" w:rsidDel="00000000" w:rsidP="00000000" w:rsidRDefault="00000000" w:rsidRPr="00000000" w14:paraId="00002252">
      <w:pPr>
        <w:rPr/>
      </w:pPr>
      <w:r w:rsidDel="00000000" w:rsidR="00000000" w:rsidRPr="00000000">
        <w:rPr>
          <w:rtl w:val="0"/>
        </w:rPr>
        <w:t xml:space="preserve">=====================================================================</w:t>
      </w:r>
    </w:p>
    <w:p w:rsidR="00000000" w:rsidDel="00000000" w:rsidP="00000000" w:rsidRDefault="00000000" w:rsidRPr="00000000" w14:paraId="00002253">
      <w:pPr>
        <w:rPr/>
      </w:pPr>
      <w:r w:rsidDel="00000000" w:rsidR="00000000" w:rsidRPr="00000000">
        <w:rPr>
          <w:rtl w:val="0"/>
        </w:rPr>
        <w:t xml:space="preserve">======================================</w:t>
      </w:r>
    </w:p>
    <w:p w:rsidR="00000000" w:rsidDel="00000000" w:rsidP="00000000" w:rsidRDefault="00000000" w:rsidRPr="00000000" w14:paraId="00002254">
      <w:pPr>
        <w:rPr/>
      </w:pPr>
      <w:r w:rsidDel="00000000" w:rsidR="00000000" w:rsidRPr="00000000">
        <w:rPr>
          <w:rFonts w:ascii="Arial Unicode MS" w:cs="Arial Unicode MS" w:eastAsia="Arial Unicode MS" w:hAnsi="Arial Unicode MS"/>
          <w:rtl w:val="0"/>
        </w:rPr>
        <w:t xml:space="preserve">복수의 폭발물이 폭발 범위가 중첩되는 경우, 중첩 범위 내에서 피해가 가장 높은 한 번을 기준으로 삼고, 나머지 범위의 피해를 더합니다. 기준 수치에 도달할 때마다 중첩 범위 내의 피해가 1점 상승하며, 기준도 같이 상승합니다. 이로 인한 피해 상승 수치는 중첩 범위 내에서 원래 기준값을 제외한 가장 높은 동류 범위 피해값의 5배를 초과할 수 없습니다.</w:t>
      </w:r>
    </w:p>
    <w:p w:rsidR="00000000" w:rsidDel="00000000" w:rsidP="00000000" w:rsidRDefault="00000000" w:rsidRPr="00000000" w14:paraId="00002255">
      <w:pPr>
        <w:rPr/>
      </w:pPr>
      <w:r w:rsidDel="00000000" w:rsidR="00000000" w:rsidRPr="00000000">
        <w:rPr>
          <w:rFonts w:ascii="Arial Unicode MS" w:cs="Arial Unicode MS" w:eastAsia="Arial Unicode MS" w:hAnsi="Arial Unicode MS"/>
          <w:rtl w:val="0"/>
        </w:rPr>
        <w:t xml:space="preserve">폭발물을 묶어서 집속 폭발물로 만들 때는 중합 폭발과 동일한 규칙으로 피해를 계산합니다.</w:t>
      </w:r>
    </w:p>
    <w:p w:rsidR="00000000" w:rsidDel="00000000" w:rsidP="00000000" w:rsidRDefault="00000000" w:rsidRPr="00000000" w14:paraId="00002256">
      <w:pPr>
        <w:rPr/>
      </w:pPr>
      <w:r w:rsidDel="00000000" w:rsidR="00000000" w:rsidRPr="00000000">
        <w:rPr>
          <w:rFonts w:ascii="Arial Unicode MS" w:cs="Arial Unicode MS" w:eastAsia="Arial Unicode MS" w:hAnsi="Arial Unicode MS"/>
          <w:rtl w:val="0"/>
        </w:rPr>
        <w:t xml:space="preserve">집속 폭발물을 제조할 필요가 있을 때는 폭발물 피해 기대값을 난이도로 하는 지능+수공예(폭발물) 판정을 합니다. 판정 결과에서 1이 10보다 많으면 폭약이 폭발하여 현재까지 누적된 성공 수와 동일한 피해를 줍니다. </w:t>
      </w:r>
    </w:p>
    <w:p w:rsidR="00000000" w:rsidDel="00000000" w:rsidP="00000000" w:rsidRDefault="00000000" w:rsidRPr="00000000" w14:paraId="00002257">
      <w:pPr>
        <w:rPr/>
      </w:pPr>
      <w:r w:rsidDel="00000000" w:rsidR="00000000" w:rsidRPr="00000000">
        <w:rPr>
          <w:rFonts w:ascii="Arial Unicode MS" w:cs="Arial Unicode MS" w:eastAsia="Arial Unicode MS" w:hAnsi="Arial Unicode MS"/>
          <w:rtl w:val="0"/>
        </w:rPr>
        <w:t xml:space="preserve">예1: 폭탄 지배자 까마귀가 동시에 두 개의 요기 폭탄을 폭발시켰습니다. 이 두 개의 요기 폭탄의 피해값은 4이므로, 폭발 범위가 겹치는 부분의 실제 피해값은 5입니다. 하지만 세 개의 이런 요기 폭탄이 동시에 폭발하는 경우, 기초 피해값이 4이므로 상승 후의 기준 피해를 만족시키지 못해 중첩 범위 내의 실제 피해는 여전히 5입니다.  </w:t>
      </w:r>
    </w:p>
    <w:p w:rsidR="00000000" w:rsidDel="00000000" w:rsidP="00000000" w:rsidRDefault="00000000" w:rsidRPr="00000000" w14:paraId="00002258">
      <w:pPr>
        <w:rPr/>
      </w:pPr>
      <w:r w:rsidDel="00000000" w:rsidR="00000000" w:rsidRPr="00000000">
        <w:rPr>
          <w:rFonts w:ascii="Arial Unicode MS" w:cs="Arial Unicode MS" w:eastAsia="Arial Unicode MS" w:hAnsi="Arial Unicode MS"/>
          <w:rtl w:val="0"/>
        </w:rPr>
        <w:t xml:space="preserve">예2: 폭탄마 옥사가 몇 개의 수류탄을 묶어서 집속 폭탄을 만들었습니다. 수류탄의 기초 피해는 4L이므로, 피해 5L의 집속 수류탄을 제조하려면 최소 두 개의 수류탄을 사용해야 합니다. 이어서 집속 수류탄의 피해를 다시 상승시키려면 총 피해 6L의 폭발물을 제공해야 합니다. 네 개의 수류탄을 묶을 때는 두 개 수류탄의 기초 피해를 더하면 8점이 되므로 집속 수류탄의 피해는 6L로 상승합니다.</w:t>
      </w:r>
    </w:p>
    <w:p w:rsidR="00000000" w:rsidDel="00000000" w:rsidP="00000000" w:rsidRDefault="00000000" w:rsidRPr="00000000" w14:paraId="00002259">
      <w:pPr>
        <w:rPr/>
      </w:pPr>
      <w:r w:rsidDel="00000000" w:rsidR="00000000" w:rsidRPr="00000000">
        <w:rPr>
          <w:rtl w:val="0"/>
        </w:rPr>
        <w:t xml:space="preserve">=====================================================================</w:t>
      </w:r>
    </w:p>
    <w:p w:rsidR="00000000" w:rsidDel="00000000" w:rsidP="00000000" w:rsidRDefault="00000000" w:rsidRPr="00000000" w14:paraId="0000225A">
      <w:pPr>
        <w:rPr/>
      </w:pPr>
      <w:r w:rsidDel="00000000" w:rsidR="00000000" w:rsidRPr="00000000">
        <w:rPr>
          <w:rtl w:val="0"/>
        </w:rPr>
        <w:t xml:space="preserve">======================================</w:t>
      </w:r>
    </w:p>
    <w:p w:rsidR="00000000" w:rsidDel="00000000" w:rsidP="00000000" w:rsidRDefault="00000000" w:rsidRPr="00000000" w14:paraId="0000225B">
      <w:pPr>
        <w:pStyle w:val="Heading1"/>
        <w:rPr/>
      </w:pPr>
      <w:bookmarkStart w:colFirst="0" w:colLast="0" w:name="_cwffvhu492lc" w:id="59"/>
      <w:bookmarkEnd w:id="59"/>
      <w:r w:rsidDel="00000000" w:rsidR="00000000" w:rsidRPr="00000000">
        <w:rPr>
          <w:rFonts w:ascii="Arial Unicode MS" w:cs="Arial Unicode MS" w:eastAsia="Arial Unicode MS" w:hAnsi="Arial Unicode MS"/>
          <w:rtl w:val="0"/>
        </w:rPr>
        <w:t xml:space="preserve">1.5.12 초범신성</w:t>
      </w:r>
    </w:p>
    <w:p w:rsidR="00000000" w:rsidDel="00000000" w:rsidP="00000000" w:rsidRDefault="00000000" w:rsidRPr="00000000" w14:paraId="0000225C">
      <w:pPr>
        <w:rPr/>
      </w:pPr>
      <w:r w:rsidDel="00000000" w:rsidR="00000000" w:rsidRPr="00000000">
        <w:rPr>
          <w:rFonts w:ascii="Arial Unicode MS" w:cs="Arial Unicode MS" w:eastAsia="Arial Unicode MS" w:hAnsi="Arial Unicode MS"/>
          <w:rtl w:val="0"/>
        </w:rPr>
        <w:t xml:space="preserve">초범신성:</w:t>
      </w:r>
    </w:p>
    <w:p w:rsidR="00000000" w:rsidDel="00000000" w:rsidP="00000000" w:rsidRDefault="00000000" w:rsidRPr="00000000" w14:paraId="0000225D">
      <w:pPr>
        <w:rPr/>
      </w:pPr>
      <w:r w:rsidDel="00000000" w:rsidR="00000000" w:rsidRPr="00000000">
        <w:rPr>
          <w:rtl w:val="0"/>
        </w:rPr>
        <w:t xml:space="preserve">=====================================================================</w:t>
      </w:r>
    </w:p>
    <w:p w:rsidR="00000000" w:rsidDel="00000000" w:rsidP="00000000" w:rsidRDefault="00000000" w:rsidRPr="00000000" w14:paraId="0000225E">
      <w:pPr>
        <w:rPr/>
      </w:pPr>
      <w:r w:rsidDel="00000000" w:rsidR="00000000" w:rsidRPr="00000000">
        <w:rPr>
          <w:rtl w:val="0"/>
        </w:rPr>
        <w:t xml:space="preserve">=======================================</w:t>
      </w:r>
    </w:p>
    <w:p w:rsidR="00000000" w:rsidDel="00000000" w:rsidP="00000000" w:rsidRDefault="00000000" w:rsidRPr="00000000" w14:paraId="0000225F">
      <w:pPr>
        <w:rPr/>
      </w:pPr>
      <w:r w:rsidDel="00000000" w:rsidR="00000000" w:rsidRPr="00000000">
        <w:rPr>
          <w:rFonts w:ascii="Arial Unicode MS" w:cs="Arial Unicode MS" w:eastAsia="Arial Unicode MS" w:hAnsi="Arial Unicode MS"/>
          <w:rtl w:val="0"/>
        </w:rPr>
        <w:t xml:space="preserve">초범신성:</w:t>
      </w:r>
    </w:p>
    <w:p w:rsidR="00000000" w:rsidDel="00000000" w:rsidP="00000000" w:rsidRDefault="00000000" w:rsidRPr="00000000" w14:paraId="00002260">
      <w:pPr>
        <w:rPr/>
      </w:pPr>
      <w:r w:rsidDel="00000000" w:rsidR="00000000" w:rsidRPr="00000000">
        <w:rPr>
          <w:rFonts w:ascii="Arial Unicode MS" w:cs="Arial Unicode MS" w:eastAsia="Arial Unicode MS" w:hAnsi="Arial Unicode MS"/>
          <w:rtl w:val="0"/>
        </w:rPr>
        <w:t xml:space="preserve">초범신성은 범인과 신의 차이를 의미합니다.</w:t>
      </w:r>
    </w:p>
    <w:p w:rsidR="00000000" w:rsidDel="00000000" w:rsidP="00000000" w:rsidRDefault="00000000" w:rsidRPr="00000000" w14:paraId="00002261">
      <w:pPr>
        <w:rPr/>
      </w:pPr>
      <w:r w:rsidDel="00000000" w:rsidR="00000000" w:rsidRPr="00000000">
        <w:rPr>
          <w:rFonts w:ascii="Arial Unicode MS" w:cs="Arial Unicode MS" w:eastAsia="Arial Unicode MS" w:hAnsi="Arial Unicode MS"/>
          <w:rtl w:val="0"/>
        </w:rPr>
        <w:t xml:space="preserve">초범신성을 가지면 "신"의 경지에 오르게 됩니다. </w:t>
      </w:r>
    </w:p>
    <w:p w:rsidR="00000000" w:rsidDel="00000000" w:rsidP="00000000" w:rsidRDefault="00000000" w:rsidRPr="00000000" w14:paraId="00002262">
      <w:pPr>
        <w:rPr/>
      </w:pPr>
      <w:r w:rsidDel="00000000" w:rsidR="00000000" w:rsidRPr="00000000">
        <w:rPr>
          <w:rFonts w:ascii="Arial Unicode MS" w:cs="Arial Unicode MS" w:eastAsia="Arial Unicode MS" w:hAnsi="Arial Unicode MS"/>
          <w:rtl w:val="0"/>
        </w:rPr>
        <w:t xml:space="preserve">구분을 위해 신격을 0-20단계로 나누었습니다.</w:t>
      </w:r>
    </w:p>
    <w:p w:rsidR="00000000" w:rsidDel="00000000" w:rsidP="00000000" w:rsidRDefault="00000000" w:rsidRPr="00000000" w14:paraId="00002263">
      <w:pPr>
        <w:rPr/>
      </w:pPr>
      <w:r w:rsidDel="00000000" w:rsidR="00000000" w:rsidRPr="00000000">
        <w:rPr>
          <w:rtl w:val="0"/>
        </w:rPr>
        <w:t xml:space="preserve">=====================================================================</w:t>
      </w:r>
    </w:p>
    <w:p w:rsidR="00000000" w:rsidDel="00000000" w:rsidP="00000000" w:rsidRDefault="00000000" w:rsidRPr="00000000" w14:paraId="00002264">
      <w:pPr>
        <w:rPr/>
      </w:pPr>
      <w:r w:rsidDel="00000000" w:rsidR="00000000" w:rsidRPr="00000000">
        <w:rPr>
          <w:rtl w:val="0"/>
        </w:rPr>
        <w:t xml:space="preserve">=======================================</w:t>
      </w:r>
    </w:p>
    <w:p w:rsidR="00000000" w:rsidDel="00000000" w:rsidP="00000000" w:rsidRDefault="00000000" w:rsidRPr="00000000" w14:paraId="00002265">
      <w:pPr>
        <w:rPr/>
      </w:pPr>
      <w:r w:rsidDel="00000000" w:rsidR="00000000" w:rsidRPr="00000000">
        <w:rPr>
          <w:rFonts w:ascii="Arial Unicode MS" w:cs="Arial Unicode MS" w:eastAsia="Arial Unicode MS" w:hAnsi="Arial Unicode MS"/>
          <w:rtl w:val="0"/>
        </w:rPr>
        <w:t xml:space="preserve">신격</w:t>
      </w:r>
    </w:p>
    <w:p w:rsidR="00000000" w:rsidDel="00000000" w:rsidP="00000000" w:rsidRDefault="00000000" w:rsidRPr="00000000" w14:paraId="00002266">
      <w:pPr>
        <w:rPr/>
      </w:pPr>
      <w:r w:rsidDel="00000000" w:rsidR="00000000" w:rsidRPr="00000000">
        <w:rPr>
          <w:rFonts w:ascii="Arial Unicode MS" w:cs="Arial Unicode MS" w:eastAsia="Arial Unicode MS" w:hAnsi="Arial Unicode MS"/>
          <w:rtl w:val="0"/>
        </w:rPr>
        <w:t xml:space="preserve">본질: 환상 본질 </w:t>
      </w:r>
    </w:p>
    <w:p w:rsidR="00000000" w:rsidDel="00000000" w:rsidP="00000000" w:rsidRDefault="00000000" w:rsidRPr="00000000" w14:paraId="00002267">
      <w:pPr>
        <w:rPr/>
      </w:pPr>
      <w:r w:rsidDel="00000000" w:rsidR="00000000" w:rsidRPr="00000000">
        <w:rPr>
          <w:rFonts w:ascii="Arial Unicode MS" w:cs="Arial Unicode MS" w:eastAsia="Arial Unicode MS" w:hAnsi="Arial Unicode MS"/>
          <w:rtl w:val="0"/>
        </w:rPr>
        <w:t xml:space="preserve">전제: 신격(또는 초범신성) 보유</w:t>
      </w:r>
    </w:p>
    <w:p w:rsidR="00000000" w:rsidDel="00000000" w:rsidP="00000000" w:rsidRDefault="00000000" w:rsidRPr="00000000" w14:paraId="00002268">
      <w:pPr>
        <w:rPr/>
      </w:pPr>
      <w:r w:rsidDel="00000000" w:rsidR="00000000" w:rsidRPr="00000000">
        <w:rPr>
          <w:rFonts w:ascii="Arial Unicode MS" w:cs="Arial Unicode MS" w:eastAsia="Arial Unicode MS" w:hAnsi="Arial Unicode MS"/>
          <w:rtl w:val="0"/>
        </w:rPr>
        <w:t xml:space="preserve">가격: S+8000</w:t>
      </w:r>
    </w:p>
    <w:p w:rsidR="00000000" w:rsidDel="00000000" w:rsidP="00000000" w:rsidRDefault="00000000" w:rsidRPr="00000000" w14:paraId="00002269">
      <w:pPr>
        <w:rPr/>
      </w:pPr>
      <w:r w:rsidDel="00000000" w:rsidR="00000000" w:rsidRPr="00000000">
        <w:rPr>
          <w:rFonts w:ascii="Arial Unicode MS" w:cs="Arial Unicode MS" w:eastAsia="Arial Unicode MS" w:hAnsi="Arial Unicode MS"/>
          <w:rtl w:val="0"/>
        </w:rPr>
        <w:t xml:space="preserve">설명: 신격은 신의 힘의 핵심으로, 신의 대부분의 힘은 신격에 의존합니다. 전설에 따르면 많은 범인이 신격을 얻어 신이 되었다고 합니다. </w:t>
      </w:r>
    </w:p>
    <w:p w:rsidR="00000000" w:rsidDel="00000000" w:rsidP="00000000" w:rsidRDefault="00000000" w:rsidRPr="00000000" w14:paraId="0000226A">
      <w:pPr>
        <w:rPr/>
      </w:pPr>
      <w:r w:rsidDel="00000000" w:rsidR="00000000" w:rsidRPr="00000000">
        <w:rPr>
          <w:rFonts w:ascii="Arial Unicode MS" w:cs="Arial Unicode MS" w:eastAsia="Arial Unicode MS" w:hAnsi="Arial Unicode MS"/>
          <w:rtl w:val="0"/>
        </w:rPr>
        <w:t xml:space="preserve">신격 상승: 당신의 신격 등급이 1단계 상승합니다.</w:t>
      </w:r>
    </w:p>
    <w:p w:rsidR="00000000" w:rsidDel="00000000" w:rsidP="00000000" w:rsidRDefault="00000000" w:rsidRPr="00000000" w14:paraId="0000226B">
      <w:pPr>
        <w:rPr/>
      </w:pPr>
      <w:r w:rsidDel="00000000" w:rsidR="00000000" w:rsidRPr="00000000">
        <w:rPr>
          <w:rFonts w:ascii="Arial Unicode MS" w:cs="Arial Unicode MS" w:eastAsia="Arial Unicode MS" w:hAnsi="Arial Unicode MS"/>
          <w:rtl w:val="0"/>
        </w:rPr>
        <w:t xml:space="preserve">성신의 길: 이 능력은 반복 구매가 가능하며, 효과가 중첩됩니다.</w:t>
      </w:r>
    </w:p>
    <w:p w:rsidR="00000000" w:rsidDel="00000000" w:rsidP="00000000" w:rsidRDefault="00000000" w:rsidRPr="00000000" w14:paraId="0000226C">
      <w:pPr>
        <w:rPr/>
      </w:pPr>
      <w:r w:rsidDel="00000000" w:rsidR="00000000" w:rsidRPr="00000000">
        <w:rPr>
          <w:rFonts w:ascii="Arial Unicode MS" w:cs="Arial Unicode MS" w:eastAsia="Arial Unicode MS" w:hAnsi="Arial Unicode MS"/>
          <w:rtl w:val="0"/>
        </w:rPr>
        <w:t xml:space="preserve">천부적 재능: 대부분의 성신의 길은 수련이 필요하며, 자신의 수련만으로는 습득할 수 없습니다. 따라서 이 능력은 독학할 수 없지만, 이미 0단계 신격을 가지고 있다면 수련을 통해 이 능력을 구매할 수 있습니다. 이는 수련을 통해 자신을 더욱 강하게 만든다는 것을 의미합니다.</w:t>
      </w:r>
    </w:p>
    <w:p w:rsidR="00000000" w:rsidDel="00000000" w:rsidP="00000000" w:rsidRDefault="00000000" w:rsidRPr="00000000" w14:paraId="0000226D">
      <w:pPr>
        <w:rPr/>
      </w:pPr>
      <w:r w:rsidDel="00000000" w:rsidR="00000000" w:rsidRPr="00000000">
        <w:rPr>
          <w:rtl w:val="0"/>
        </w:rPr>
        <w:t xml:space="preserve">=====================================================================</w:t>
      </w:r>
    </w:p>
    <w:p w:rsidR="00000000" w:rsidDel="00000000" w:rsidP="00000000" w:rsidRDefault="00000000" w:rsidRPr="00000000" w14:paraId="0000226E">
      <w:pPr>
        <w:rPr/>
      </w:pPr>
      <w:r w:rsidDel="00000000" w:rsidR="00000000" w:rsidRPr="00000000">
        <w:rPr>
          <w:rtl w:val="0"/>
        </w:rPr>
        <w:t xml:space="preserve">=======================================</w:t>
      </w:r>
    </w:p>
    <w:p w:rsidR="00000000" w:rsidDel="00000000" w:rsidP="00000000" w:rsidRDefault="00000000" w:rsidRPr="00000000" w14:paraId="0000226F">
      <w:pPr>
        <w:rPr/>
      </w:pPr>
      <w:r w:rsidDel="00000000" w:rsidR="00000000" w:rsidRPr="00000000">
        <w:rPr>
          <w:rFonts w:ascii="Arial Unicode MS" w:cs="Arial Unicode MS" w:eastAsia="Arial Unicode MS" w:hAnsi="Arial Unicode MS"/>
          <w:rtl w:val="0"/>
        </w:rPr>
        <w:t xml:space="preserve">신격</w:t>
      </w:r>
    </w:p>
    <w:p w:rsidR="00000000" w:rsidDel="00000000" w:rsidP="00000000" w:rsidRDefault="00000000" w:rsidRPr="00000000" w14:paraId="00002270">
      <w:pPr>
        <w:rPr/>
      </w:pPr>
      <w:r w:rsidDel="00000000" w:rsidR="00000000" w:rsidRPr="00000000">
        <w:rPr>
          <w:rFonts w:ascii="Arial Unicode MS" w:cs="Arial Unicode MS" w:eastAsia="Arial Unicode MS" w:hAnsi="Arial Unicode MS"/>
          <w:rtl w:val="0"/>
        </w:rPr>
        <w:t xml:space="preserve">이런 신격의 생물은 준신 또는 반신으로 불립니다. 범인과 신의 자손도 이에 속합니다. 물론 대부분의 천병천장도 이에 속합니다. 유명 인물로는 헤라클레스 등이 있습니다.</w:t>
      </w:r>
    </w:p>
    <w:p w:rsidR="00000000" w:rsidDel="00000000" w:rsidP="00000000" w:rsidRDefault="00000000" w:rsidRPr="00000000" w14:paraId="00002271">
      <w:pPr>
        <w:rPr/>
      </w:pPr>
      <w:r w:rsidDel="00000000" w:rsidR="00000000" w:rsidRPr="00000000">
        <w:rPr>
          <w:rFonts w:ascii="Arial Unicode MS" w:cs="Arial Unicode MS" w:eastAsia="Arial Unicode MS" w:hAnsi="Arial Unicode MS"/>
          <w:rtl w:val="0"/>
        </w:rPr>
        <w:t xml:space="preserve">신격 1-10</w:t>
      </w:r>
    </w:p>
    <w:p w:rsidR="00000000" w:rsidDel="00000000" w:rsidP="00000000" w:rsidRDefault="00000000" w:rsidRPr="00000000" w14:paraId="00002272">
      <w:pPr>
        <w:rPr/>
      </w:pPr>
      <w:r w:rsidDel="00000000" w:rsidR="00000000" w:rsidRPr="00000000">
        <w:rPr>
          <w:rFonts w:ascii="Arial Unicode MS" w:cs="Arial Unicode MS" w:eastAsia="Arial Unicode MS" w:hAnsi="Arial Unicode MS"/>
          <w:rtl w:val="0"/>
        </w:rPr>
        <w:t xml:space="preserve">이런 존재는 하위 신으로 불립니다. 이 신들은 비교적 약하며, 일반적으로 신화 체계에서 그들은 한 신계에서 이름 없는 작은 신일 뿐입니다. 보통 그들은 특정 기술에 능하거나 특정 직책을 맡고 있습니다.</w:t>
      </w:r>
    </w:p>
    <w:p w:rsidR="00000000" w:rsidDel="00000000" w:rsidP="00000000" w:rsidRDefault="00000000" w:rsidRPr="00000000" w14:paraId="00002273">
      <w:pPr>
        <w:rPr/>
      </w:pPr>
      <w:r w:rsidDel="00000000" w:rsidR="00000000" w:rsidRPr="00000000">
        <w:rPr>
          <w:rFonts w:ascii="Arial Unicode MS" w:cs="Arial Unicode MS" w:eastAsia="Arial Unicode MS" w:hAnsi="Arial Unicode MS"/>
          <w:rtl w:val="0"/>
        </w:rPr>
        <w:t xml:space="preserve">예를 들어 중국의 판관, 뇌공전모가 이에 속합니다.  </w:t>
      </w:r>
    </w:p>
    <w:p w:rsidR="00000000" w:rsidDel="00000000" w:rsidP="00000000" w:rsidRDefault="00000000" w:rsidRPr="00000000" w14:paraId="00002274">
      <w:pPr>
        <w:rPr/>
      </w:pPr>
      <w:r w:rsidDel="00000000" w:rsidR="00000000" w:rsidRPr="00000000">
        <w:rPr>
          <w:rFonts w:ascii="Arial Unicode MS" w:cs="Arial Unicode MS" w:eastAsia="Arial Unicode MS" w:hAnsi="Arial Unicode MS"/>
          <w:rtl w:val="0"/>
        </w:rPr>
        <w:t xml:space="preserve">신격 11-16</w:t>
      </w:r>
    </w:p>
    <w:p w:rsidR="00000000" w:rsidDel="00000000" w:rsidP="00000000" w:rsidRDefault="00000000" w:rsidRPr="00000000" w14:paraId="00002275">
      <w:pPr>
        <w:rPr/>
      </w:pPr>
      <w:r w:rsidDel="00000000" w:rsidR="00000000" w:rsidRPr="00000000">
        <w:rPr>
          <w:rFonts w:ascii="Arial Unicode MS" w:cs="Arial Unicode MS" w:eastAsia="Arial Unicode MS" w:hAnsi="Arial Unicode MS"/>
          <w:rtl w:val="0"/>
        </w:rPr>
        <w:t xml:space="preserve">이런 존재는 고등신으로 불립니다. 이 신들은 일반적으로 강하며, 신화 체계에서 주요 역할을 맡고 있고, 많은 신도와 큰 신능을 가지고 있습니다.</w:t>
      </w:r>
    </w:p>
    <w:p w:rsidR="00000000" w:rsidDel="00000000" w:rsidP="00000000" w:rsidRDefault="00000000" w:rsidRPr="00000000" w14:paraId="00002276">
      <w:pPr>
        <w:rPr/>
      </w:pPr>
      <w:r w:rsidDel="00000000" w:rsidR="00000000" w:rsidRPr="00000000">
        <w:rPr>
          <w:rFonts w:ascii="Arial Unicode MS" w:cs="Arial Unicode MS" w:eastAsia="Arial Unicode MS" w:hAnsi="Arial Unicode MS"/>
          <w:rtl w:val="0"/>
        </w:rPr>
        <w:t xml:space="preserve">예를 들어 토르, 아레스 등이 이에 속합니다.</w:t>
      </w:r>
    </w:p>
    <w:p w:rsidR="00000000" w:rsidDel="00000000" w:rsidP="00000000" w:rsidRDefault="00000000" w:rsidRPr="00000000" w14:paraId="00002277">
      <w:pPr>
        <w:rPr/>
      </w:pPr>
      <w:r w:rsidDel="00000000" w:rsidR="00000000" w:rsidRPr="00000000">
        <w:rPr>
          <w:rFonts w:ascii="Arial Unicode MS" w:cs="Arial Unicode MS" w:eastAsia="Arial Unicode MS" w:hAnsi="Arial Unicode MS"/>
          <w:rtl w:val="0"/>
        </w:rPr>
        <w:t xml:space="preserve">신격 17-19 </w:t>
      </w:r>
    </w:p>
    <w:p w:rsidR="00000000" w:rsidDel="00000000" w:rsidP="00000000" w:rsidRDefault="00000000" w:rsidRPr="00000000" w14:paraId="00002278">
      <w:pPr>
        <w:rPr/>
      </w:pPr>
      <w:r w:rsidDel="00000000" w:rsidR="00000000" w:rsidRPr="00000000">
        <w:rPr>
          <w:rFonts w:ascii="Arial Unicode MS" w:cs="Arial Unicode MS" w:eastAsia="Arial Unicode MS" w:hAnsi="Arial Unicode MS"/>
          <w:rtl w:val="0"/>
        </w:rPr>
        <w:t xml:space="preserve">이런 존재는 주신으로 불립니다. 이 신들은 각 신계에서 가장 위대한 신입니다. 그리고 강력한 실력과 신능을 가지고 있습니다.</w:t>
      </w:r>
    </w:p>
    <w:p w:rsidR="00000000" w:rsidDel="00000000" w:rsidP="00000000" w:rsidRDefault="00000000" w:rsidRPr="00000000" w14:paraId="00002279">
      <w:pPr>
        <w:rPr/>
      </w:pPr>
      <w:r w:rsidDel="00000000" w:rsidR="00000000" w:rsidRPr="00000000">
        <w:rPr>
          <w:rFonts w:ascii="Arial Unicode MS" w:cs="Arial Unicode MS" w:eastAsia="Arial Unicode MS" w:hAnsi="Arial Unicode MS"/>
          <w:rtl w:val="0"/>
        </w:rPr>
        <w:t xml:space="preserve">예를 들어 제우스, 오딘 등이 이에 속합니다.</w:t>
      </w:r>
    </w:p>
    <w:p w:rsidR="00000000" w:rsidDel="00000000" w:rsidP="00000000" w:rsidRDefault="00000000" w:rsidRPr="00000000" w14:paraId="0000227A">
      <w:pPr>
        <w:rPr/>
      </w:pPr>
      <w:r w:rsidDel="00000000" w:rsidR="00000000" w:rsidRPr="00000000">
        <w:rPr>
          <w:rFonts w:ascii="Arial Unicode MS" w:cs="Arial Unicode MS" w:eastAsia="Arial Unicode MS" w:hAnsi="Arial Unicode MS"/>
          <w:rtl w:val="0"/>
        </w:rPr>
        <w:t xml:space="preserve">신격 20</w:t>
      </w:r>
    </w:p>
    <w:p w:rsidR="00000000" w:rsidDel="00000000" w:rsidP="00000000" w:rsidRDefault="00000000" w:rsidRPr="00000000" w14:paraId="0000227B">
      <w:pPr>
        <w:rPr/>
      </w:pPr>
      <w:r w:rsidDel="00000000" w:rsidR="00000000" w:rsidRPr="00000000">
        <w:rPr>
          <w:rFonts w:ascii="Arial Unicode MS" w:cs="Arial Unicode MS" w:eastAsia="Arial Unicode MS" w:hAnsi="Arial Unicode MS"/>
          <w:rtl w:val="0"/>
        </w:rPr>
        <w:t xml:space="preserve">이 등급에는 창세신만 있습니다. 창세신은 중생을 초월했으며, 그 존재는 이미 사라졌을지도 모르지만 그 지위는 흔들릴 수 없습니다.  </w:t>
      </w:r>
    </w:p>
    <w:p w:rsidR="00000000" w:rsidDel="00000000" w:rsidP="00000000" w:rsidRDefault="00000000" w:rsidRPr="00000000" w14:paraId="0000227C">
      <w:pPr>
        <w:rPr/>
      </w:pPr>
      <w:r w:rsidDel="00000000" w:rsidR="00000000" w:rsidRPr="00000000">
        <w:rPr>
          <w:rFonts w:ascii="Arial Unicode MS" w:cs="Arial Unicode MS" w:eastAsia="Arial Unicode MS" w:hAnsi="Arial Unicode MS"/>
          <w:rtl w:val="0"/>
        </w:rPr>
        <w:t xml:space="preserve">예를 들어 반고, 여호와 등이 이에 속합니다.</w:t>
      </w:r>
    </w:p>
    <w:p w:rsidR="00000000" w:rsidDel="00000000" w:rsidP="00000000" w:rsidRDefault="00000000" w:rsidRPr="00000000" w14:paraId="0000227D">
      <w:pPr>
        <w:rPr/>
      </w:pPr>
      <w:r w:rsidDel="00000000" w:rsidR="00000000" w:rsidRPr="00000000">
        <w:rPr>
          <w:rtl w:val="0"/>
        </w:rPr>
        <w:t xml:space="preserve">=====================================================================</w:t>
      </w:r>
    </w:p>
    <w:p w:rsidR="00000000" w:rsidDel="00000000" w:rsidP="00000000" w:rsidRDefault="00000000" w:rsidRPr="00000000" w14:paraId="0000227E">
      <w:pPr>
        <w:rPr/>
      </w:pPr>
      <w:r w:rsidDel="00000000" w:rsidR="00000000" w:rsidRPr="00000000">
        <w:rPr>
          <w:rtl w:val="0"/>
        </w:rPr>
        <w:t xml:space="preserve">=======================================</w:t>
      </w:r>
    </w:p>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신능의 힘:</w:t>
      </w:r>
    </w:p>
    <w:p w:rsidR="00000000" w:rsidDel="00000000" w:rsidP="00000000" w:rsidRDefault="00000000" w:rsidRPr="00000000" w14:paraId="00002280">
      <w:pPr>
        <w:rPr/>
      </w:pPr>
      <w:r w:rsidDel="00000000" w:rsidR="00000000" w:rsidRPr="00000000">
        <w:rPr>
          <w:rFonts w:ascii="Arial Unicode MS" w:cs="Arial Unicode MS" w:eastAsia="Arial Unicode MS" w:hAnsi="Arial Unicode MS"/>
          <w:rtl w:val="0"/>
        </w:rPr>
        <w:t xml:space="preserve">위대한 신은 무상의 신력을 가지고 있어 여러 방면에서 능력을 제공합니다.  </w:t>
      </w:r>
    </w:p>
    <w:p w:rsidR="00000000" w:rsidDel="00000000" w:rsidP="00000000" w:rsidRDefault="00000000" w:rsidRPr="00000000" w14:paraId="00002281">
      <w:pPr>
        <w:rPr/>
      </w:pPr>
      <w:r w:rsidDel="00000000" w:rsidR="00000000" w:rsidRPr="00000000">
        <w:rPr>
          <w:rFonts w:ascii="Arial Unicode MS" w:cs="Arial Unicode MS" w:eastAsia="Arial Unicode MS" w:hAnsi="Arial Unicode MS"/>
          <w:rtl w:val="0"/>
        </w:rPr>
        <w:t xml:space="preserve">신능의 힘은 신격 등급과 밀접한 관련이 있으므로 신격이 없는 신사는 신능의 힘이 없습니다.</w:t>
      </w:r>
    </w:p>
    <w:p w:rsidR="00000000" w:rsidDel="00000000" w:rsidP="00000000" w:rsidRDefault="00000000" w:rsidRPr="00000000" w14:paraId="00002282">
      <w:pPr>
        <w:rPr/>
      </w:pPr>
      <w:r w:rsidDel="00000000" w:rsidR="00000000" w:rsidRPr="00000000">
        <w:rPr>
          <w:rFonts w:ascii="Arial Unicode MS" w:cs="Arial Unicode MS" w:eastAsia="Arial Unicode MS" w:hAnsi="Arial Unicode MS"/>
          <w:rtl w:val="0"/>
        </w:rPr>
        <w:t xml:space="preserve">신능 판정: 신의 체내에는 무한한 에너지가 가득 차 있어 신이 하는 판정을 더욱 강력하게 만듭니다. 신의 모든 판정은 신격 등급*12DP의 완벽 가치와 신격 등급*4에 해당하는 추가 성공을 얻습니다.</w:t>
      </w:r>
    </w:p>
    <w:p w:rsidR="00000000" w:rsidDel="00000000" w:rsidP="00000000" w:rsidRDefault="00000000" w:rsidRPr="00000000" w14:paraId="00002283">
      <w:pPr>
        <w:rPr/>
      </w:pPr>
      <w:r w:rsidDel="00000000" w:rsidR="00000000" w:rsidRPr="00000000">
        <w:rPr>
          <w:rFonts w:ascii="Arial Unicode MS" w:cs="Arial Unicode MS" w:eastAsia="Arial Unicode MS" w:hAnsi="Arial Unicode MS"/>
          <w:rtl w:val="0"/>
        </w:rPr>
        <w:t xml:space="preserve">신능 방어: 신의 주위에는 신성한 에너지가 둘러싸여 있어 신이 방어할 때 범물보다 더 견고합니다. 신은 신격 등급*12의 완벽 방어와 신격 등급*4에 해당하는 방어 추가 성공을 얻습니다.  </w:t>
      </w:r>
    </w:p>
    <w:p w:rsidR="00000000" w:rsidDel="00000000" w:rsidP="00000000" w:rsidRDefault="00000000" w:rsidRPr="00000000" w14:paraId="00002284">
      <w:pPr>
        <w:rPr/>
      </w:pPr>
      <w:r w:rsidDel="00000000" w:rsidR="00000000" w:rsidRPr="00000000">
        <w:rPr>
          <w:rFonts w:ascii="Arial Unicode MS" w:cs="Arial Unicode MS" w:eastAsia="Arial Unicode MS" w:hAnsi="Arial Unicode MS"/>
          <w:rtl w:val="0"/>
        </w:rPr>
        <w:t xml:space="preserve">신이 의지력의 기본 용법을 사용할 때, 만약 그 용법이 판정이라면 그 판정의 모든 DP는 자동으로 10이 되지만 어떤 추가 주사위도 얻지 않습니다.</w:t>
      </w:r>
    </w:p>
    <w:p w:rsidR="00000000" w:rsidDel="00000000" w:rsidP="00000000" w:rsidRDefault="00000000" w:rsidRPr="00000000" w14:paraId="00002285">
      <w:pPr>
        <w:rPr/>
      </w:pPr>
      <w:r w:rsidDel="00000000" w:rsidR="00000000" w:rsidRPr="00000000">
        <w:rPr>
          <w:rtl w:val="0"/>
        </w:rPr>
        <w:t xml:space="preserve">=====================================================================</w:t>
      </w:r>
    </w:p>
    <w:p w:rsidR="00000000" w:rsidDel="00000000" w:rsidP="00000000" w:rsidRDefault="00000000" w:rsidRPr="00000000" w14:paraId="00002286">
      <w:pPr>
        <w:rPr/>
      </w:pPr>
      <w:r w:rsidDel="00000000" w:rsidR="00000000" w:rsidRPr="00000000">
        <w:rPr>
          <w:rtl w:val="0"/>
        </w:rPr>
        <w:t xml:space="preserve">=======================================</w:t>
      </w:r>
    </w:p>
    <w:p w:rsidR="00000000" w:rsidDel="00000000" w:rsidP="00000000" w:rsidRDefault="00000000" w:rsidRPr="00000000" w14:paraId="00002287">
      <w:pPr>
        <w:rPr/>
      </w:pPr>
      <w:r w:rsidDel="00000000" w:rsidR="00000000" w:rsidRPr="00000000">
        <w:rPr>
          <w:rFonts w:ascii="Arial Unicode MS" w:cs="Arial Unicode MS" w:eastAsia="Arial Unicode MS" w:hAnsi="Arial Unicode MS"/>
          <w:rtl w:val="0"/>
        </w:rPr>
        <w:t xml:space="preserve">신성 면역:</w:t>
      </w:r>
    </w:p>
    <w:p w:rsidR="00000000" w:rsidDel="00000000" w:rsidP="00000000" w:rsidRDefault="00000000" w:rsidRPr="00000000" w14:paraId="00002288">
      <w:pPr>
        <w:rPr/>
      </w:pPr>
      <w:r w:rsidDel="00000000" w:rsidR="00000000" w:rsidRPr="00000000">
        <w:rPr>
          <w:rFonts w:ascii="Arial Unicode MS" w:cs="Arial Unicode MS" w:eastAsia="Arial Unicode MS" w:hAnsi="Arial Unicode MS"/>
          <w:rtl w:val="0"/>
        </w:rPr>
        <w:t xml:space="preserve">신은 모든 변형, 석화 또는 목표의 형태를 바꾸는 효과에 면역입니다. 신 자신의 변형 능력은 여전히 정상적으로 작동합니다.</w:t>
      </w:r>
    </w:p>
    <w:p w:rsidR="00000000" w:rsidDel="00000000" w:rsidP="00000000" w:rsidRDefault="00000000" w:rsidRPr="00000000" w14:paraId="00002289">
      <w:pPr>
        <w:rPr/>
      </w:pPr>
      <w:r w:rsidDel="00000000" w:rsidR="00000000" w:rsidRPr="00000000">
        <w:rPr>
          <w:rFonts w:ascii="Arial Unicode MS" w:cs="Arial Unicode MS" w:eastAsia="Arial Unicode MS" w:hAnsi="Arial Unicode MS"/>
          <w:rtl w:val="0"/>
        </w:rPr>
        <w:t xml:space="preserve">신은 음식, 물, 수면, 호흡 없이도 생존할 수 있지만 수면 효과에는 면역이 아닙니다.  </w:t>
      </w:r>
    </w:p>
    <w:p w:rsidR="00000000" w:rsidDel="00000000" w:rsidP="00000000" w:rsidRDefault="00000000" w:rsidRPr="00000000" w14:paraId="0000228A">
      <w:pPr>
        <w:rPr/>
      </w:pPr>
      <w:r w:rsidDel="00000000" w:rsidR="00000000" w:rsidRPr="00000000">
        <w:rPr>
          <w:rFonts w:ascii="Arial Unicode MS" w:cs="Arial Unicode MS" w:eastAsia="Arial Unicode MS" w:hAnsi="Arial Unicode MS"/>
          <w:rtl w:val="0"/>
        </w:rPr>
        <w:t xml:space="preserve">신의 수명은 무한하며 노화 효과에 면역입니다.</w:t>
      </w:r>
    </w:p>
    <w:p w:rsidR="00000000" w:rsidDel="00000000" w:rsidP="00000000" w:rsidRDefault="00000000" w:rsidRPr="00000000" w14:paraId="0000228B">
      <w:pPr>
        <w:rPr/>
      </w:pPr>
      <w:r w:rsidDel="00000000" w:rsidR="00000000" w:rsidRPr="00000000">
        <w:rPr>
          <w:rFonts w:ascii="Arial Unicode MS" w:cs="Arial Unicode MS" w:eastAsia="Arial Unicode MS" w:hAnsi="Arial Unicode MS"/>
          <w:rtl w:val="0"/>
        </w:rPr>
        <w:t xml:space="preserve">신은 환경의 영향을 받지 않습니다.</w:t>
      </w:r>
    </w:p>
    <w:p w:rsidR="00000000" w:rsidDel="00000000" w:rsidP="00000000" w:rsidRDefault="00000000" w:rsidRPr="00000000" w14:paraId="0000228C">
      <w:pPr>
        <w:rPr/>
      </w:pPr>
      <w:r w:rsidDel="00000000" w:rsidR="00000000" w:rsidRPr="00000000">
        <w:rPr>
          <w:rFonts w:ascii="Arial Unicode MS" w:cs="Arial Unicode MS" w:eastAsia="Arial Unicode MS" w:hAnsi="Arial Unicode MS"/>
          <w:rtl w:val="0"/>
        </w:rPr>
        <w:t xml:space="preserve">신은 믿기 어려울 정도로 예리한 통찰력을 가지고 있으며, 암흑시야와 영감시야를 가지고 있습니다.  </w:t>
      </w:r>
    </w:p>
    <w:p w:rsidR="00000000" w:rsidDel="00000000" w:rsidP="00000000" w:rsidRDefault="00000000" w:rsidRPr="00000000" w14:paraId="0000228D">
      <w:pPr>
        <w:rPr/>
      </w:pPr>
      <w:r w:rsidDel="00000000" w:rsidR="00000000" w:rsidRPr="00000000">
        <w:rPr>
          <w:rFonts w:ascii="Arial Unicode MS" w:cs="Arial Unicode MS" w:eastAsia="Arial Unicode MS" w:hAnsi="Arial Unicode MS"/>
          <w:rtl w:val="0"/>
        </w:rPr>
        <w:t xml:space="preserve">신격은 자연 본질의 질병과 독에 면역입니다.</w:t>
      </w:r>
    </w:p>
    <w:p w:rsidR="00000000" w:rsidDel="00000000" w:rsidP="00000000" w:rsidRDefault="00000000" w:rsidRPr="00000000" w14:paraId="0000228E">
      <w:pPr>
        <w:rPr/>
      </w:pPr>
      <w:r w:rsidDel="00000000" w:rsidR="00000000" w:rsidRPr="00000000">
        <w:rPr>
          <w:rFonts w:ascii="Arial Unicode MS" w:cs="Arial Unicode MS" w:eastAsia="Arial Unicode MS" w:hAnsi="Arial Unicode MS"/>
          <w:rtl w:val="0"/>
        </w:rPr>
        <w:t xml:space="preserve">신격은 S급 즉사 효과에 면역입니다.</w:t>
      </w:r>
    </w:p>
    <w:p w:rsidR="00000000" w:rsidDel="00000000" w:rsidP="00000000" w:rsidRDefault="00000000" w:rsidRPr="00000000" w14:paraId="0000228F">
      <w:pPr>
        <w:rPr/>
      </w:pPr>
      <w:r w:rsidDel="00000000" w:rsidR="00000000" w:rsidRPr="00000000">
        <w:rPr>
          <w:rFonts w:ascii="Arial Unicode MS" w:cs="Arial Unicode MS" w:eastAsia="Arial Unicode MS" w:hAnsi="Arial Unicode MS"/>
          <w:rtl w:val="0"/>
        </w:rPr>
        <w:t xml:space="preserve">0레벨 초범신성을 얻으면 위의 모든 효과를 얻습니다.</w:t>
      </w:r>
    </w:p>
    <w:p w:rsidR="00000000" w:rsidDel="00000000" w:rsidP="00000000" w:rsidRDefault="00000000" w:rsidRPr="00000000" w14:paraId="00002290">
      <w:pPr>
        <w:rPr/>
      </w:pPr>
      <w:r w:rsidDel="00000000" w:rsidR="00000000" w:rsidRPr="00000000">
        <w:rPr>
          <w:rtl w:val="0"/>
        </w:rPr>
        <w:t xml:space="preserve">=====================================================================</w:t>
      </w:r>
    </w:p>
    <w:p w:rsidR="00000000" w:rsidDel="00000000" w:rsidP="00000000" w:rsidRDefault="00000000" w:rsidRPr="00000000" w14:paraId="00002291">
      <w:pPr>
        <w:rPr/>
      </w:pPr>
      <w:r w:rsidDel="00000000" w:rsidR="00000000" w:rsidRPr="00000000">
        <w:rPr>
          <w:rtl w:val="0"/>
        </w:rPr>
        <w:t xml:space="preserve">=======================================</w:t>
      </w:r>
    </w:p>
    <w:p w:rsidR="00000000" w:rsidDel="00000000" w:rsidP="00000000" w:rsidRDefault="00000000" w:rsidRPr="00000000" w14:paraId="00002292">
      <w:pPr>
        <w:rPr/>
      </w:pPr>
      <w:r w:rsidDel="00000000" w:rsidR="00000000" w:rsidRPr="00000000">
        <w:rPr>
          <w:rFonts w:ascii="Arial Unicode MS" w:cs="Arial Unicode MS" w:eastAsia="Arial Unicode MS" w:hAnsi="Arial Unicode MS"/>
          <w:rtl w:val="0"/>
        </w:rPr>
        <w:t xml:space="preserve">신권 영역:</w:t>
      </w:r>
    </w:p>
    <w:p w:rsidR="00000000" w:rsidDel="00000000" w:rsidP="00000000" w:rsidRDefault="00000000" w:rsidRPr="00000000" w14:paraId="00002293">
      <w:pPr>
        <w:rPr/>
      </w:pPr>
      <w:r w:rsidDel="00000000" w:rsidR="00000000" w:rsidRPr="00000000">
        <w:rPr>
          <w:rFonts w:ascii="Arial Unicode MS" w:cs="Arial Unicode MS" w:eastAsia="Arial Unicode MS" w:hAnsi="Arial Unicode MS"/>
          <w:rtl w:val="0"/>
        </w:rPr>
        <w:t xml:space="preserve">1레벨 이상의 신은 많든 적든 간에 범간의 어떤 사물을 이해하고 관장하며, 이런 연계는 신에게 힘을 줍니다.</w:t>
      </w:r>
    </w:p>
    <w:p w:rsidR="00000000" w:rsidDel="00000000" w:rsidP="00000000" w:rsidRDefault="00000000" w:rsidRPr="00000000" w14:paraId="00002294">
      <w:pPr>
        <w:rPr/>
      </w:pPr>
      <w:r w:rsidDel="00000000" w:rsidR="00000000" w:rsidRPr="00000000">
        <w:rPr>
          <w:rFonts w:ascii="Arial Unicode MS" w:cs="Arial Unicode MS" w:eastAsia="Arial Unicode MS" w:hAnsi="Arial Unicode MS"/>
          <w:rtl w:val="0"/>
        </w:rPr>
        <w:t xml:space="preserve">신격 등급이 1 이상인 신은 매 신격 등급마다 최소한 하나의 비범한 힘인 초범 능력을 얻습니다. 초범신성 능력을 사용하는 것은 표준 행동이며 1점의 의지력을 소모합니다. 단, 그 신력이 달리 설명하지 않는 한 그렇습니다. 초범신성 능력은 반마법 구역 안에서도 정상적으로 작용하며 주문 저항에 영향을 받지 않습니다.</w:t>
      </w:r>
    </w:p>
    <w:p w:rsidR="00000000" w:rsidDel="00000000" w:rsidP="00000000" w:rsidRDefault="00000000" w:rsidRPr="00000000" w14:paraId="00002295">
      <w:pPr>
        <w:rPr/>
      </w:pPr>
      <w:r w:rsidDel="00000000" w:rsidR="00000000" w:rsidRPr="00000000">
        <w:rPr>
          <w:rFonts w:ascii="Arial Unicode MS" w:cs="Arial Unicode MS" w:eastAsia="Arial Unicode MS" w:hAnsi="Arial Unicode MS"/>
          <w:rtl w:val="0"/>
        </w:rPr>
        <w:t xml:space="preserve">각 신은 자신이 속한 영역의 능력을 상징합니다.</w:t>
      </w:r>
    </w:p>
    <w:p w:rsidR="00000000" w:rsidDel="00000000" w:rsidP="00000000" w:rsidRDefault="00000000" w:rsidRPr="00000000" w14:paraId="00002296">
      <w:pPr>
        <w:rPr/>
      </w:pPr>
      <w:r w:rsidDel="00000000" w:rsidR="00000000" w:rsidRPr="00000000">
        <w:rPr>
          <w:rFonts w:ascii="Arial Unicode MS" w:cs="Arial Unicode MS" w:eastAsia="Arial Unicode MS" w:hAnsi="Arial Unicode MS"/>
          <w:rtl w:val="0"/>
        </w:rPr>
        <w:t xml:space="preserve">신격 1레벨마다 신은 자신의 영역 능력 하나를 선택할 수 있습니다.  </w:t>
      </w:r>
    </w:p>
    <w:p w:rsidR="00000000" w:rsidDel="00000000" w:rsidP="00000000" w:rsidRDefault="00000000" w:rsidRPr="00000000" w14:paraId="00002297">
      <w:pPr>
        <w:rPr/>
      </w:pPr>
      <w:r w:rsidDel="00000000" w:rsidR="00000000" w:rsidRPr="00000000">
        <w:rPr>
          <w:rFonts w:ascii="Arial Unicode MS" w:cs="Arial Unicode MS" w:eastAsia="Arial Unicode MS" w:hAnsi="Arial Unicode MS"/>
          <w:rtl w:val="0"/>
        </w:rPr>
        <w:t xml:space="preserve">같은 능력에 계속 신격을 투자해 강화할 수 있습니다.</w:t>
      </w:r>
    </w:p>
    <w:p w:rsidR="00000000" w:rsidDel="00000000" w:rsidP="00000000" w:rsidRDefault="00000000" w:rsidRPr="00000000" w14:paraId="00002298">
      <w:pPr>
        <w:rPr/>
      </w:pPr>
      <w:r w:rsidDel="00000000" w:rsidR="00000000" w:rsidRPr="00000000">
        <w:rPr>
          <w:rFonts w:ascii="Arial Unicode MS" w:cs="Arial Unicode MS" w:eastAsia="Arial Unicode MS" w:hAnsi="Arial Unicode MS"/>
          <w:rtl w:val="0"/>
        </w:rPr>
        <w:t xml:space="preserve">자연 신직: 원소, 계절, 태양, 삼림, 바다, 샘, 연못, 폭포, 폭풍, 화재, 지진, 회오리, 우림, 빙하, 극지, 별, 동굴, 지하성, 새벽, 정오, 황혼, 밤, 달, 그림자, 어둠, 황야, 해류, 파도, 바람, 물리력, 배, 순풍, 추위, 삼림 풍요, 싹틈, 고요 구역, 농작물</w:t>
      </w:r>
    </w:p>
    <w:p w:rsidR="00000000" w:rsidDel="00000000" w:rsidP="00000000" w:rsidRDefault="00000000" w:rsidRPr="00000000" w14:paraId="00002299">
      <w:pPr>
        <w:rPr/>
      </w:pPr>
      <w:r w:rsidDel="00000000" w:rsidR="00000000" w:rsidRPr="00000000">
        <w:rPr>
          <w:rFonts w:ascii="Arial Unicode MS" w:cs="Arial Unicode MS" w:eastAsia="Arial Unicode MS" w:hAnsi="Arial Unicode MS"/>
          <w:rtl w:val="0"/>
        </w:rPr>
        <w:t xml:space="preserve">종족 신직: 비행 생물, 용, 파충류, 지성 신수, 지적인 비인간, 수인, 야수와 괴물, 리치, 나무정령, 삼림 생물, 고양이과 동물, 공룡, 극지 거주자, 죽은 자, 젊은이  </w:t>
      </w:r>
    </w:p>
    <w:p w:rsidR="00000000" w:rsidDel="00000000" w:rsidP="00000000" w:rsidRDefault="00000000" w:rsidRPr="00000000" w14:paraId="0000229A">
      <w:pPr>
        <w:rPr/>
      </w:pPr>
      <w:r w:rsidDel="00000000" w:rsidR="00000000" w:rsidRPr="00000000">
        <w:rPr>
          <w:rFonts w:ascii="Arial Unicode MS" w:cs="Arial Unicode MS" w:eastAsia="Arial Unicode MS" w:hAnsi="Arial Unicode MS"/>
          <w:rtl w:val="0"/>
        </w:rPr>
        <w:t xml:space="preserve">직업 신직: 마법사, 시전자, 드루이드, 귀족, 레인저, 수호자, 보호자, 농부, 정원사, 무덤 수호자, 사냥꾼, 광부, 선원, 무술가, 도적, 음유시인, 방랑자, 사령술사, 성기사, 전사, 관료, 상단, 기사</w:t>
      </w:r>
    </w:p>
    <w:p w:rsidR="00000000" w:rsidDel="00000000" w:rsidP="00000000" w:rsidRDefault="00000000" w:rsidRPr="00000000" w14:paraId="0000229B">
      <w:pPr>
        <w:rPr/>
      </w:pPr>
      <w:r w:rsidDel="00000000" w:rsidR="00000000" w:rsidRPr="00000000">
        <w:rPr>
          <w:rFonts w:ascii="Arial Unicode MS" w:cs="Arial Unicode MS" w:eastAsia="Arial Unicode MS" w:hAnsi="Arial Unicode MS"/>
          <w:rtl w:val="0"/>
        </w:rPr>
        <w:t xml:space="preserve">기술 신직: 조각, 그림, 문학, 작가, 제도, 기교, 공예, 건축, 단조, 도둑질, 시 읊기, 노래, 토론, 마법, 주문, 사령술, 무기 기술, 모략, 계획, 전술, 예언, 항해, 해전, 무역, 각종 예술, 춤, 차원문, 탐험, 운동, 추적, 농업, 자기방어</w:t>
      </w:r>
    </w:p>
    <w:p w:rsidR="00000000" w:rsidDel="00000000" w:rsidP="00000000" w:rsidRDefault="00000000" w:rsidRPr="00000000" w14:paraId="0000229C">
      <w:pPr>
        <w:rPr/>
      </w:pPr>
      <w:r w:rsidDel="00000000" w:rsidR="00000000" w:rsidRPr="00000000">
        <w:rPr>
          <w:rFonts w:ascii="Arial Unicode MS" w:cs="Arial Unicode MS" w:eastAsia="Arial Unicode MS" w:hAnsi="Arial Unicode MS"/>
          <w:rtl w:val="0"/>
        </w:rPr>
        <w:t xml:space="preserve">개념 신직: 지고, 이주, 속도, 환희, 행복, 승리, 모험, 정의, 영감, 자유, 창조, 지식, 아름다움, 사랑, 열정, 망각, 상실, 비밀, 쾌락주의, 감각의 갈망, 부활, 운명, 진실, 왕권, 마법망, 금전, 부, 탐욕, 의무, 충성, 폭동, 질병, 맹독, 여행, 탐험, 불사, 행운, 불운, 불행한 사고, 인내, 고통, 순교, 견고함, 전쟁, 파괴, 약탈, 배신, 잔혹, 출생, 창의력, 활력, 고통, 상해, 고뇌, 고문, 고난, 형벌, 피의 욕망, 전역 정통, 대형 환희 축제, 장엄한 장례식, 정화, 죽음, 견고함, 불변, 맹세, 수호, 복수, 응보, 공정한 상벌, 분쟁, 증오, 폭정, 공포, 장난, 살인, 거짓말, 음모, 사기, 환상, 축제, 정치 부패, 평화, 삶의 주기.</w:t>
      </w:r>
    </w:p>
    <w:p w:rsidR="00000000" w:rsidDel="00000000" w:rsidP="00000000" w:rsidRDefault="00000000" w:rsidRPr="00000000" w14:paraId="0000229D">
      <w:pPr>
        <w:rPr/>
      </w:pPr>
      <w:r w:rsidDel="00000000" w:rsidR="00000000" w:rsidRPr="00000000">
        <w:rPr>
          <w:rtl w:val="0"/>
        </w:rPr>
        <w:t xml:space="preserve">=====================================================================</w:t>
      </w:r>
    </w:p>
    <w:p w:rsidR="00000000" w:rsidDel="00000000" w:rsidP="00000000" w:rsidRDefault="00000000" w:rsidRPr="00000000" w14:paraId="0000229E">
      <w:pPr>
        <w:rPr/>
      </w:pPr>
      <w:r w:rsidDel="00000000" w:rsidR="00000000" w:rsidRPr="00000000">
        <w:rPr>
          <w:rtl w:val="0"/>
        </w:rPr>
        <w:t xml:space="preserve">=======================================</w:t>
      </w:r>
    </w:p>
    <w:p w:rsidR="00000000" w:rsidDel="00000000" w:rsidP="00000000" w:rsidRDefault="00000000" w:rsidRPr="00000000" w14:paraId="0000229F">
      <w:pPr>
        <w:rPr/>
      </w:pPr>
      <w:r w:rsidDel="00000000" w:rsidR="00000000" w:rsidRPr="00000000">
        <w:rPr>
          <w:rFonts w:ascii="Arial Unicode MS" w:cs="Arial Unicode MS" w:eastAsia="Arial Unicode MS" w:hAnsi="Arial Unicode MS"/>
          <w:rtl w:val="0"/>
        </w:rPr>
        <w:t xml:space="preserve">1.생기 회복</w:t>
      </w:r>
    </w:p>
    <w:p w:rsidR="00000000" w:rsidDel="00000000" w:rsidP="00000000" w:rsidRDefault="00000000" w:rsidRPr="00000000" w14:paraId="000022A0">
      <w:pPr>
        <w:rPr/>
      </w:pPr>
      <w:r w:rsidDel="00000000" w:rsidR="00000000" w:rsidRPr="00000000">
        <w:rPr>
          <w:rFonts w:ascii="Arial Unicode MS" w:cs="Arial Unicode MS" w:eastAsia="Arial Unicode MS" w:hAnsi="Arial Unicode MS"/>
          <w:rtl w:val="0"/>
        </w:rPr>
        <w:t xml:space="preserve">설명: 당신은 만물의 생기를 회복시킬 수 있습니다.</w:t>
      </w:r>
    </w:p>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효과: 1점의 의지력을 소모하여 신을 중심으로 사방으로 대량의 생명력을 끌어모읍니다. 당신의 최고 특성치*10미터 범위 내의 임의 목표를 선택하면, 모든 목표는 이 능력에 투자한 신격 등급/점의 빠른 치료를 얻습니다. 이 빠른 치료는 목표의 턴 시작 시 발동되며, 악성 피해를 1/4 속도로 회복할 수 있고, 당신의 차고 특성치/라운드 동안 지속됩니다.</w:t>
      </w:r>
    </w:p>
    <w:p w:rsidR="00000000" w:rsidDel="00000000" w:rsidP="00000000" w:rsidRDefault="00000000" w:rsidRPr="00000000" w14:paraId="000022A2">
      <w:pPr>
        <w:rPr/>
      </w:pPr>
      <w:r w:rsidDel="00000000" w:rsidR="00000000" w:rsidRPr="00000000">
        <w:rPr>
          <w:rFonts w:ascii="Arial Unicode MS" w:cs="Arial Unicode MS" w:eastAsia="Arial Unicode MS" w:hAnsi="Arial Unicode MS"/>
          <w:rtl w:val="0"/>
        </w:rPr>
        <w:t xml:space="preserve">관련 신직 요소: 부활, 생명 </w:t>
      </w:r>
    </w:p>
    <w:p w:rsidR="00000000" w:rsidDel="00000000" w:rsidP="00000000" w:rsidRDefault="00000000" w:rsidRPr="00000000" w14:paraId="000022A3">
      <w:pPr>
        <w:rPr/>
      </w:pPr>
      <w:r w:rsidDel="00000000" w:rsidR="00000000" w:rsidRPr="00000000">
        <w:rPr>
          <w:rtl w:val="0"/>
        </w:rPr>
        <w:t xml:space="preserve">=====================================================================</w:t>
      </w:r>
    </w:p>
    <w:p w:rsidR="00000000" w:rsidDel="00000000" w:rsidP="00000000" w:rsidRDefault="00000000" w:rsidRPr="00000000" w14:paraId="000022A4">
      <w:pPr>
        <w:rPr/>
      </w:pPr>
      <w:r w:rsidDel="00000000" w:rsidR="00000000" w:rsidRPr="00000000">
        <w:rPr>
          <w:rtl w:val="0"/>
        </w:rPr>
        <w:t xml:space="preserve">=======================================</w:t>
      </w:r>
    </w:p>
    <w:p w:rsidR="00000000" w:rsidDel="00000000" w:rsidP="00000000" w:rsidRDefault="00000000" w:rsidRPr="00000000" w14:paraId="000022A5">
      <w:pPr>
        <w:rPr/>
      </w:pPr>
      <w:r w:rsidDel="00000000" w:rsidR="00000000" w:rsidRPr="00000000">
        <w:rPr>
          <w:rFonts w:ascii="Arial Unicode MS" w:cs="Arial Unicode MS" w:eastAsia="Arial Unicode MS" w:hAnsi="Arial Unicode MS"/>
          <w:rtl w:val="0"/>
        </w:rPr>
        <w:t xml:space="preserve">2.신력 회상</w:t>
      </w:r>
    </w:p>
    <w:p w:rsidR="00000000" w:rsidDel="00000000" w:rsidP="00000000" w:rsidRDefault="00000000" w:rsidRPr="00000000" w14:paraId="000022A6">
      <w:pPr>
        <w:rPr/>
      </w:pPr>
      <w:r w:rsidDel="00000000" w:rsidR="00000000" w:rsidRPr="00000000">
        <w:rPr>
          <w:rFonts w:ascii="Arial Unicode MS" w:cs="Arial Unicode MS" w:eastAsia="Arial Unicode MS" w:hAnsi="Arial Unicode MS"/>
          <w:rtl w:val="0"/>
        </w:rPr>
        <w:t xml:space="preserve">설명: 신은 사물의 세부 사항에 대해 초인적인 기억력을 가지고 있습니다.</w:t>
      </w:r>
    </w:p>
    <w:p w:rsidR="00000000" w:rsidDel="00000000" w:rsidP="00000000" w:rsidRDefault="00000000" w:rsidRPr="00000000" w14:paraId="000022A7">
      <w:pPr>
        <w:rPr/>
      </w:pPr>
      <w:r w:rsidDel="00000000" w:rsidR="00000000" w:rsidRPr="00000000">
        <w:rPr>
          <w:rFonts w:ascii="Arial Unicode MS" w:cs="Arial Unicode MS" w:eastAsia="Arial Unicode MS" w:hAnsi="Arial Unicode MS"/>
          <w:rtl w:val="0"/>
        </w:rPr>
        <w:t xml:space="preserve">효과: 이는 수동 능력으로, 신은 자신이 직접 참여하지 않은 것이라도 어떤 유형의 발생했던 모든 사건을 떠올릴 수 있습니다. 이 유형의 범위는 신의 신직 설명에 나와 있습니다.</w:t>
      </w:r>
    </w:p>
    <w:p w:rsidR="00000000" w:rsidDel="00000000" w:rsidP="00000000" w:rsidRDefault="00000000" w:rsidRPr="00000000" w14:paraId="000022A8">
      <w:pPr>
        <w:rPr/>
      </w:pPr>
      <w:r w:rsidDel="00000000" w:rsidR="00000000" w:rsidRPr="00000000">
        <w:rPr>
          <w:rFonts w:ascii="Arial Unicode MS" w:cs="Arial Unicode MS" w:eastAsia="Arial Unicode MS" w:hAnsi="Arial Unicode MS"/>
          <w:rtl w:val="0"/>
        </w:rPr>
        <w:t xml:space="preserve">신이 어떤 사건의 발생을 감지했을 때, 예를 들어 마을을 습격한 큰 파도를 감지한 바다를 관장하는 반신은 그 사건이 어디서 일어났는지는 알지만 파도의 형태나 진행 방향 등의 세부 사항은 알 수 없습니다. 신이 어떤 일이 발생한 것을 알게 되면, 간접 지각 능력을 사용해 상세한 상황을 살펴볼 수 있습니다.  </w:t>
      </w:r>
    </w:p>
    <w:p w:rsidR="00000000" w:rsidDel="00000000" w:rsidP="00000000" w:rsidRDefault="00000000" w:rsidRPr="00000000" w14:paraId="000022A9">
      <w:pPr>
        <w:rPr/>
      </w:pPr>
      <w:r w:rsidDel="00000000" w:rsidR="00000000" w:rsidRPr="00000000">
        <w:rPr>
          <w:rFonts w:ascii="Arial Unicode MS" w:cs="Arial Unicode MS" w:eastAsia="Arial Unicode MS" w:hAnsi="Arial Unicode MS"/>
          <w:rtl w:val="0"/>
        </w:rPr>
        <w:t xml:space="preserve">또한 신은 한 가지 기능을 선택할 수 있으며, 그 기능은 이후 상한을 넘어 계속 학습할 수 있지만 어떤 추가 성공이나 경험 감면은 얻지 않으며, 그 기능의 모든 전문 기능을 얻습니다.</w:t>
      </w:r>
    </w:p>
    <w:p w:rsidR="00000000" w:rsidDel="00000000" w:rsidP="00000000" w:rsidRDefault="00000000" w:rsidRPr="00000000" w14:paraId="000022AA">
      <w:pPr>
        <w:rPr/>
      </w:pPr>
      <w:r w:rsidDel="00000000" w:rsidR="00000000" w:rsidRPr="00000000">
        <w:rPr>
          <w:rFonts w:ascii="Arial Unicode MS" w:cs="Arial Unicode MS" w:eastAsia="Arial Unicode MS" w:hAnsi="Arial Unicode MS"/>
          <w:rtl w:val="0"/>
        </w:rPr>
        <w:t xml:space="preserve">특수: 신은 이 초범신력을 여러 번 선택할 수 있으며, 매번 다른 유형과 다른 기능을 선택해야 합니다.</w:t>
      </w:r>
    </w:p>
    <w:p w:rsidR="00000000" w:rsidDel="00000000" w:rsidP="00000000" w:rsidRDefault="00000000" w:rsidRPr="00000000" w14:paraId="000022AB">
      <w:pPr>
        <w:rPr/>
      </w:pPr>
      <w:r w:rsidDel="00000000" w:rsidR="00000000" w:rsidRPr="00000000">
        <w:rPr>
          <w:rFonts w:ascii="Arial Unicode MS" w:cs="Arial Unicode MS" w:eastAsia="Arial Unicode MS" w:hAnsi="Arial Unicode MS"/>
          <w:rtl w:val="0"/>
        </w:rPr>
        <w:t xml:space="preserve">관련 신직 요소: 지식</w:t>
      </w:r>
    </w:p>
    <w:p w:rsidR="00000000" w:rsidDel="00000000" w:rsidP="00000000" w:rsidRDefault="00000000" w:rsidRPr="00000000" w14:paraId="000022AC">
      <w:pPr>
        <w:rPr/>
      </w:pPr>
      <w:r w:rsidDel="00000000" w:rsidR="00000000" w:rsidRPr="00000000">
        <w:rPr>
          <w:rtl w:val="0"/>
        </w:rPr>
        <w:t xml:space="preserve">=====================================================================</w:t>
      </w:r>
    </w:p>
    <w:p w:rsidR="00000000" w:rsidDel="00000000" w:rsidP="00000000" w:rsidRDefault="00000000" w:rsidRPr="00000000" w14:paraId="000022AD">
      <w:pPr>
        <w:rPr/>
      </w:pPr>
      <w:r w:rsidDel="00000000" w:rsidR="00000000" w:rsidRPr="00000000">
        <w:rPr>
          <w:rtl w:val="0"/>
        </w:rPr>
        <w:t xml:space="preserve">=======================================</w:t>
      </w:r>
    </w:p>
    <w:p w:rsidR="00000000" w:rsidDel="00000000" w:rsidP="00000000" w:rsidRDefault="00000000" w:rsidRPr="00000000" w14:paraId="000022AE">
      <w:pPr>
        <w:rPr/>
      </w:pPr>
      <w:r w:rsidDel="00000000" w:rsidR="00000000" w:rsidRPr="00000000">
        <w:rPr>
          <w:rFonts w:ascii="Arial Unicode MS" w:cs="Arial Unicode MS" w:eastAsia="Arial Unicode MS" w:hAnsi="Arial Unicode MS"/>
          <w:rtl w:val="0"/>
        </w:rPr>
        <w:t xml:space="preserve">3.진실의 힘</w:t>
      </w:r>
    </w:p>
    <w:p w:rsidR="00000000" w:rsidDel="00000000" w:rsidP="00000000" w:rsidRDefault="00000000" w:rsidRPr="00000000" w14:paraId="000022AF">
      <w:pPr>
        <w:rPr/>
      </w:pPr>
      <w:r w:rsidDel="00000000" w:rsidR="00000000" w:rsidRPr="00000000">
        <w:rPr>
          <w:rFonts w:ascii="Arial Unicode MS" w:cs="Arial Unicode MS" w:eastAsia="Arial Unicode MS" w:hAnsi="Arial Unicode MS"/>
          <w:rtl w:val="0"/>
        </w:rPr>
        <w:t xml:space="preserve">설명: 신은 모든 거짓말을 간파할 수 있으며, 생물로 하여금 진실을 말하게 할 수 있습니다.</w:t>
      </w:r>
    </w:p>
    <w:p w:rsidR="00000000" w:rsidDel="00000000" w:rsidP="00000000" w:rsidRDefault="00000000" w:rsidRPr="00000000" w14:paraId="000022B0">
      <w:pPr>
        <w:rPr/>
      </w:pPr>
      <w:r w:rsidDel="00000000" w:rsidR="00000000" w:rsidRPr="00000000">
        <w:rPr>
          <w:rFonts w:ascii="Arial Unicode MS" w:cs="Arial Unicode MS" w:eastAsia="Arial Unicode MS" w:hAnsi="Arial Unicode MS"/>
          <w:rtl w:val="0"/>
        </w:rPr>
        <w:t xml:space="preserve">효과: 신은 행동 없이 1점의 의지력을 소모하여 한 장면 동안 민감 범위의 맹시를 얻습니다. 장면이 지속되는 동안 민감 범위의 맹시를 유지합니다.</w:t>
      </w:r>
    </w:p>
    <w:p w:rsidR="00000000" w:rsidDel="00000000" w:rsidP="00000000" w:rsidRDefault="00000000" w:rsidRPr="00000000" w14:paraId="000022B1">
      <w:pPr>
        <w:rPr/>
      </w:pPr>
      <w:r w:rsidDel="00000000" w:rsidR="00000000" w:rsidRPr="00000000">
        <w:rPr>
          <w:rFonts w:ascii="Arial Unicode MS" w:cs="Arial Unicode MS" w:eastAsia="Arial Unicode MS" w:hAnsi="Arial Unicode MS"/>
          <w:rtl w:val="0"/>
        </w:rPr>
        <w:t xml:space="preserve">신에 대한 모든 은신 판정은 자동 실패하거나, 신에 대한 모든 위장 판정은 자동 실패하거나, 신에 대한 모든 기만 판정은 자동 실패합니다. 셋 중 하나를 선택하세요.</w:t>
      </w:r>
    </w:p>
    <w:p w:rsidR="00000000" w:rsidDel="00000000" w:rsidP="00000000" w:rsidRDefault="00000000" w:rsidRPr="00000000" w14:paraId="000022B2">
      <w:pPr>
        <w:rPr/>
      </w:pPr>
      <w:r w:rsidDel="00000000" w:rsidR="00000000" w:rsidRPr="00000000">
        <w:rPr>
          <w:rFonts w:ascii="Arial Unicode MS" w:cs="Arial Unicode MS" w:eastAsia="Arial Unicode MS" w:hAnsi="Arial Unicode MS"/>
          <w:rtl w:val="0"/>
        </w:rPr>
        <w:t xml:space="preserve">이 능력에 더 많은 신격 등급을 투자하여 더 강력하게 만들 수 있습니다:</w:t>
      </w:r>
    </w:p>
    <w:p w:rsidR="00000000" w:rsidDel="00000000" w:rsidP="00000000" w:rsidRDefault="00000000" w:rsidRPr="00000000" w14:paraId="000022B3">
      <w:pPr>
        <w:rPr/>
      </w:pPr>
      <w:r w:rsidDel="00000000" w:rsidR="00000000" w:rsidRPr="00000000">
        <w:rPr>
          <w:rFonts w:ascii="Arial Unicode MS" w:cs="Arial Unicode MS" w:eastAsia="Arial Unicode MS" w:hAnsi="Arial Unicode MS"/>
          <w:rtl w:val="0"/>
        </w:rPr>
        <w:t xml:space="preserve">신격 2점을 투자하면, 3점의 의지력을 소모하여 한 장면 동안 모호 범위의 맹시를 얻고, 자동 실패시킬 능력을 하나 더 선택합니다.</w:t>
      </w:r>
    </w:p>
    <w:p w:rsidR="00000000" w:rsidDel="00000000" w:rsidP="00000000" w:rsidRDefault="00000000" w:rsidRPr="00000000" w14:paraId="000022B4">
      <w:pPr>
        <w:rPr/>
      </w:pPr>
      <w:r w:rsidDel="00000000" w:rsidR="00000000" w:rsidRPr="00000000">
        <w:rPr>
          <w:rFonts w:ascii="Arial Unicode MS" w:cs="Arial Unicode MS" w:eastAsia="Arial Unicode MS" w:hAnsi="Arial Unicode MS"/>
          <w:rtl w:val="0"/>
        </w:rPr>
        <w:t xml:space="preserve">신격 3점을 투자하면, 5점의 의지력을 소모하여 한 장면 동안 민감 범위의 진실 시야를 얻고, 마지막으로 남은 자동 실패 능력도 얻습니다.  </w:t>
      </w:r>
    </w:p>
    <w:p w:rsidR="00000000" w:rsidDel="00000000" w:rsidP="00000000" w:rsidRDefault="00000000" w:rsidRPr="00000000" w14:paraId="000022B5">
      <w:pPr>
        <w:rPr/>
      </w:pPr>
      <w:r w:rsidDel="00000000" w:rsidR="00000000" w:rsidRPr="00000000">
        <w:rPr>
          <w:rFonts w:ascii="Arial Unicode MS" w:cs="Arial Unicode MS" w:eastAsia="Arial Unicode MS" w:hAnsi="Arial Unicode MS"/>
          <w:rtl w:val="0"/>
        </w:rPr>
        <w:t xml:space="preserve">신격 4점을 투자하면, 7점의 의지력을 소모하여 한 장면 동안 모호 범위의 진실 시야를 얻습니다.</w:t>
      </w:r>
    </w:p>
    <w:p w:rsidR="00000000" w:rsidDel="00000000" w:rsidP="00000000" w:rsidRDefault="00000000" w:rsidRPr="00000000" w14:paraId="000022B6">
      <w:pPr>
        <w:rPr/>
      </w:pPr>
      <w:r w:rsidDel="00000000" w:rsidR="00000000" w:rsidRPr="00000000">
        <w:rPr>
          <w:rFonts w:ascii="Arial Unicode MS" w:cs="Arial Unicode MS" w:eastAsia="Arial Unicode MS" w:hAnsi="Arial Unicode MS"/>
          <w:rtl w:val="0"/>
        </w:rPr>
        <w:t xml:space="preserve">신격 5점을 투자하면, 영구적으로 진실 시야를 얻습니다.</w:t>
      </w:r>
    </w:p>
    <w:p w:rsidR="00000000" w:rsidDel="00000000" w:rsidP="00000000" w:rsidRDefault="00000000" w:rsidRPr="00000000" w14:paraId="000022B7">
      <w:pPr>
        <w:rPr/>
      </w:pPr>
      <w:r w:rsidDel="00000000" w:rsidR="00000000" w:rsidRPr="00000000">
        <w:rPr>
          <w:rFonts w:ascii="Arial Unicode MS" w:cs="Arial Unicode MS" w:eastAsia="Arial Unicode MS" w:hAnsi="Arial Unicode MS"/>
          <w:rtl w:val="0"/>
        </w:rPr>
        <w:t xml:space="preserve">관련 신직 요소: 정의, 법률, 진실</w:t>
      </w:r>
    </w:p>
    <w:p w:rsidR="00000000" w:rsidDel="00000000" w:rsidP="00000000" w:rsidRDefault="00000000" w:rsidRPr="00000000" w14:paraId="000022B8">
      <w:pPr>
        <w:rPr/>
      </w:pPr>
      <w:r w:rsidDel="00000000" w:rsidR="00000000" w:rsidRPr="00000000">
        <w:rPr>
          <w:rtl w:val="0"/>
        </w:rPr>
        <w:t xml:space="preserve">=====================================================================</w:t>
      </w:r>
    </w:p>
    <w:p w:rsidR="00000000" w:rsidDel="00000000" w:rsidP="00000000" w:rsidRDefault="00000000" w:rsidRPr="00000000" w14:paraId="000022B9">
      <w:pPr>
        <w:rPr/>
      </w:pPr>
      <w:r w:rsidDel="00000000" w:rsidR="00000000" w:rsidRPr="00000000">
        <w:rPr>
          <w:rtl w:val="0"/>
        </w:rPr>
        <w:t xml:space="preserve">=======================================</w:t>
      </w:r>
    </w:p>
    <w:p w:rsidR="00000000" w:rsidDel="00000000" w:rsidP="00000000" w:rsidRDefault="00000000" w:rsidRPr="00000000" w14:paraId="000022BA">
      <w:pPr>
        <w:rPr/>
      </w:pPr>
      <w:r w:rsidDel="00000000" w:rsidR="00000000" w:rsidRPr="00000000">
        <w:rPr>
          <w:rFonts w:ascii="Arial Unicode MS" w:cs="Arial Unicode MS" w:eastAsia="Arial Unicode MS" w:hAnsi="Arial Unicode MS"/>
          <w:rtl w:val="0"/>
        </w:rPr>
        <w:t xml:space="preserve">4.생명 부여</w:t>
      </w:r>
    </w:p>
    <w:p w:rsidR="00000000" w:rsidDel="00000000" w:rsidP="00000000" w:rsidRDefault="00000000" w:rsidRPr="00000000" w14:paraId="000022BB">
      <w:pPr>
        <w:rPr/>
      </w:pPr>
      <w:r w:rsidDel="00000000" w:rsidR="00000000" w:rsidRPr="00000000">
        <w:rPr>
          <w:rFonts w:ascii="Arial Unicode MS" w:cs="Arial Unicode MS" w:eastAsia="Arial Unicode MS" w:hAnsi="Arial Unicode MS"/>
          <w:rtl w:val="0"/>
        </w:rPr>
        <w:t xml:space="preserve">설명: 신은 생명이 없는 물건에 생명을 부여할 수 있습니다.  </w:t>
      </w:r>
    </w:p>
    <w:p w:rsidR="00000000" w:rsidDel="00000000" w:rsidP="00000000" w:rsidRDefault="00000000" w:rsidRPr="00000000" w14:paraId="000022BC">
      <w:pPr>
        <w:rPr/>
      </w:pPr>
      <w:r w:rsidDel="00000000" w:rsidR="00000000" w:rsidRPr="00000000">
        <w:rPr>
          <w:rFonts w:ascii="Arial Unicode MS" w:cs="Arial Unicode MS" w:eastAsia="Arial Unicode MS" w:hAnsi="Arial Unicode MS"/>
          <w:rtl w:val="0"/>
        </w:rPr>
        <w:t xml:space="preserve">효과: 당신의 최고 특성치/미터 내의 무주 물건을 선택하고, X점의 의지력을 소모하여 그것을 활성화시킵니다. 활성화된 물건은 물건의 형상에 가장 적합한 방식으로 의인화되거나 동물화됩니다. 특성치와 기능은 모두 신의 신격 등급+X이며, 기능 상한은 변하지 않습니다. 만약 그 기능이 경험 감면을 가져온다면, 그것을 위해 전공을 선택할 수 있습니다.  </w:t>
      </w:r>
    </w:p>
    <w:p w:rsidR="00000000" w:rsidDel="00000000" w:rsidP="00000000" w:rsidRDefault="00000000" w:rsidRPr="00000000" w14:paraId="000022BD">
      <w:pPr>
        <w:rPr/>
      </w:pPr>
      <w:r w:rsidDel="00000000" w:rsidR="00000000" w:rsidRPr="00000000">
        <w:rPr>
          <w:rFonts w:ascii="Arial Unicode MS" w:cs="Arial Unicode MS" w:eastAsia="Arial Unicode MS" w:hAnsi="Arial Unicode MS"/>
          <w:rtl w:val="0"/>
        </w:rPr>
        <w:t xml:space="preserve">그것은 X분 동안 존재하며, 신은 최대 X개의 무주 물건을 활성화시킬 수 있습니다.</w:t>
      </w:r>
    </w:p>
    <w:p w:rsidR="00000000" w:rsidDel="00000000" w:rsidP="00000000" w:rsidRDefault="00000000" w:rsidRPr="00000000" w14:paraId="000022BE">
      <w:pPr>
        <w:rPr/>
      </w:pPr>
      <w:r w:rsidDel="00000000" w:rsidR="00000000" w:rsidRPr="00000000">
        <w:rPr>
          <w:rFonts w:ascii="Arial Unicode MS" w:cs="Arial Unicode MS" w:eastAsia="Arial Unicode MS" w:hAnsi="Arial Unicode MS"/>
          <w:rtl w:val="0"/>
        </w:rPr>
        <w:t xml:space="preserve">X의 상한은 신의 최고 특성치의 전설 특성치입니다.</w:t>
      </w:r>
    </w:p>
    <w:p w:rsidR="00000000" w:rsidDel="00000000" w:rsidP="00000000" w:rsidRDefault="00000000" w:rsidRPr="00000000" w14:paraId="000022BF">
      <w:pPr>
        <w:rPr/>
      </w:pPr>
      <w:r w:rsidDel="00000000" w:rsidR="00000000" w:rsidRPr="00000000">
        <w:rPr>
          <w:rFonts w:ascii="Arial Unicode MS" w:cs="Arial Unicode MS" w:eastAsia="Arial Unicode MS" w:hAnsi="Arial Unicode MS"/>
          <w:rtl w:val="0"/>
        </w:rPr>
        <w:t xml:space="preserve">신은 언제든지 자신의 신력을 취소할 수 있으며, 활성화된 물건은 생명을 잃고 물건으로 돌아갑니다.</w:t>
      </w:r>
    </w:p>
    <w:p w:rsidR="00000000" w:rsidDel="00000000" w:rsidP="00000000" w:rsidRDefault="00000000" w:rsidRPr="00000000" w14:paraId="000022C0">
      <w:pPr>
        <w:rPr/>
      </w:pPr>
      <w:r w:rsidDel="00000000" w:rsidR="00000000" w:rsidRPr="00000000">
        <w:rPr>
          <w:rFonts w:ascii="Arial Unicode MS" w:cs="Arial Unicode MS" w:eastAsia="Arial Unicode MS" w:hAnsi="Arial Unicode MS"/>
          <w:rtl w:val="0"/>
        </w:rPr>
        <w:t xml:space="preserve">이 능력에 더 많은 신격을 투자하여 더 강력하게 만들 수 있습니다:</w:t>
      </w:r>
    </w:p>
    <w:p w:rsidR="00000000" w:rsidDel="00000000" w:rsidP="00000000" w:rsidRDefault="00000000" w:rsidRPr="00000000" w14:paraId="000022C1">
      <w:pPr>
        <w:rPr/>
      </w:pPr>
      <w:r w:rsidDel="00000000" w:rsidR="00000000" w:rsidRPr="00000000">
        <w:rPr>
          <w:rFonts w:ascii="Arial Unicode MS" w:cs="Arial Unicode MS" w:eastAsia="Arial Unicode MS" w:hAnsi="Arial Unicode MS"/>
          <w:rtl w:val="0"/>
        </w:rPr>
        <w:t xml:space="preserve">신격 1점을 투자할 때마다, 다음 능력 중 하나를 선택하여 강화할 수 있습니다:</w:t>
      </w:r>
    </w:p>
    <w:p w:rsidR="00000000" w:rsidDel="00000000" w:rsidP="00000000" w:rsidRDefault="00000000" w:rsidRPr="00000000" w14:paraId="000022C2">
      <w:pPr>
        <w:rPr/>
      </w:pPr>
      <w:r w:rsidDel="00000000" w:rsidR="00000000" w:rsidRPr="00000000">
        <w:rPr>
          <w:rFonts w:ascii="Arial Unicode MS" w:cs="Arial Unicode MS" w:eastAsia="Arial Unicode MS" w:hAnsi="Arial Unicode MS"/>
          <w:rtl w:val="0"/>
        </w:rPr>
        <w:t xml:space="preserve">지속 시간: 분——시간——일——월——년</w:t>
      </w:r>
    </w:p>
    <w:p w:rsidR="00000000" w:rsidDel="00000000" w:rsidP="00000000" w:rsidRDefault="00000000" w:rsidRPr="00000000" w14:paraId="000022C3">
      <w:pPr>
        <w:rPr/>
      </w:pPr>
      <w:r w:rsidDel="00000000" w:rsidR="00000000" w:rsidRPr="00000000">
        <w:rPr>
          <w:rFonts w:ascii="Arial Unicode MS" w:cs="Arial Unicode MS" w:eastAsia="Arial Unicode MS" w:hAnsi="Arial Unicode MS"/>
          <w:rtl w:val="0"/>
        </w:rPr>
        <w:t xml:space="preserve">활성화 목표의 상한: 2X——4X——8X——16X.</w:t>
      </w:r>
    </w:p>
    <w:p w:rsidR="00000000" w:rsidDel="00000000" w:rsidP="00000000" w:rsidRDefault="00000000" w:rsidRPr="00000000" w14:paraId="000022C4">
      <w:pPr>
        <w:rPr/>
      </w:pPr>
      <w:r w:rsidDel="00000000" w:rsidR="00000000" w:rsidRPr="00000000">
        <w:rPr>
          <w:rFonts w:ascii="Arial Unicode MS" w:cs="Arial Unicode MS" w:eastAsia="Arial Unicode MS" w:hAnsi="Arial Unicode MS"/>
          <w:rtl w:val="0"/>
        </w:rPr>
        <w:t xml:space="preserve">한 번에 활성화할 수 있는 목표 상한: 범위 내에서 당신이 선택한 상한을 넘지 않는 목표/2——범위 내에서 당신이 선택한 상한을 넘지 않는 목표.</w:t>
      </w:r>
    </w:p>
    <w:p w:rsidR="00000000" w:rsidDel="00000000" w:rsidP="00000000" w:rsidRDefault="00000000" w:rsidRPr="00000000" w14:paraId="000022C5">
      <w:pPr>
        <w:rPr/>
      </w:pPr>
      <w:r w:rsidDel="00000000" w:rsidR="00000000" w:rsidRPr="00000000">
        <w:rPr>
          <w:rFonts w:ascii="Arial Unicode MS" w:cs="Arial Unicode MS" w:eastAsia="Arial Unicode MS" w:hAnsi="Arial Unicode MS"/>
          <w:rtl w:val="0"/>
        </w:rPr>
        <w:t xml:space="preserve">관련 신직 요소: 생명, 창조</w:t>
      </w:r>
    </w:p>
    <w:p w:rsidR="00000000" w:rsidDel="00000000" w:rsidP="00000000" w:rsidRDefault="00000000" w:rsidRPr="00000000" w14:paraId="000022C6">
      <w:pPr>
        <w:rPr/>
      </w:pPr>
      <w:r w:rsidDel="00000000" w:rsidR="00000000" w:rsidRPr="00000000">
        <w:rPr>
          <w:rtl w:val="0"/>
        </w:rPr>
        <w:t xml:space="preserve">=====================================================================</w:t>
      </w:r>
    </w:p>
    <w:p w:rsidR="00000000" w:rsidDel="00000000" w:rsidP="00000000" w:rsidRDefault="00000000" w:rsidRPr="00000000" w14:paraId="000022C7">
      <w:pPr>
        <w:rPr/>
      </w:pPr>
      <w:r w:rsidDel="00000000" w:rsidR="00000000" w:rsidRPr="00000000">
        <w:rPr>
          <w:rtl w:val="0"/>
        </w:rPr>
        <w:t xml:space="preserve">=======================================</w:t>
      </w:r>
    </w:p>
    <w:p w:rsidR="00000000" w:rsidDel="00000000" w:rsidP="00000000" w:rsidRDefault="00000000" w:rsidRPr="00000000" w14:paraId="000022C8">
      <w:pPr>
        <w:rPr/>
      </w:pPr>
      <w:r w:rsidDel="00000000" w:rsidR="00000000" w:rsidRPr="00000000">
        <w:rPr>
          <w:rFonts w:ascii="Arial Unicode MS" w:cs="Arial Unicode MS" w:eastAsia="Arial Unicode MS" w:hAnsi="Arial Unicode MS"/>
          <w:rtl w:val="0"/>
        </w:rPr>
        <w:t xml:space="preserve">5.신력 영역</w:t>
      </w:r>
    </w:p>
    <w:p w:rsidR="00000000" w:rsidDel="00000000" w:rsidP="00000000" w:rsidRDefault="00000000" w:rsidRPr="00000000" w14:paraId="000022C9">
      <w:pPr>
        <w:rPr/>
      </w:pPr>
      <w:r w:rsidDel="00000000" w:rsidR="00000000" w:rsidRPr="00000000">
        <w:rPr>
          <w:rFonts w:ascii="Arial Unicode MS" w:cs="Arial Unicode MS" w:eastAsia="Arial Unicode MS" w:hAnsi="Arial Unicode MS"/>
          <w:rtl w:val="0"/>
        </w:rPr>
        <w:t xml:space="preserve">설명: 신은 영역을 창조할 수 있으며, 그 영역 내에서 다른 모든 단위는 불이익을 받습니다.</w:t>
      </w:r>
    </w:p>
    <w:p w:rsidR="00000000" w:rsidDel="00000000" w:rsidP="00000000" w:rsidRDefault="00000000" w:rsidRPr="00000000" w14:paraId="000022CA">
      <w:pPr>
        <w:rPr/>
      </w:pPr>
      <w:r w:rsidDel="00000000" w:rsidR="00000000" w:rsidRPr="00000000">
        <w:rPr>
          <w:rFonts w:ascii="Arial Unicode MS" w:cs="Arial Unicode MS" w:eastAsia="Arial Unicode MS" w:hAnsi="Arial Unicode MS"/>
          <w:rtl w:val="0"/>
        </w:rPr>
        <w:t xml:space="preserve">효과: 신은 행동 없이 7점의 의지력을 소모하여 영역을 창조합니다. 이 영역은 신을 중심으로 하며, 그의 최대 특성치/미터가 반경입니다. 그 영역 내에 있는 모든 목표는 매 라운드 종료 시 최저 특성치/점만큼의 임의 불량 상태 점수를 받습니다. 중첩되지 않으며, 내성 굴림이 가능합니다(내성 굴림은 "불량 상태" 장을 참조). 당신의 최대 특성치/라운드 동안 지속됩니다.</w:t>
      </w:r>
    </w:p>
    <w:p w:rsidR="00000000" w:rsidDel="00000000" w:rsidP="00000000" w:rsidRDefault="00000000" w:rsidRPr="00000000" w14:paraId="000022CB">
      <w:pPr>
        <w:rPr/>
      </w:pPr>
      <w:r w:rsidDel="00000000" w:rsidR="00000000" w:rsidRPr="00000000">
        <w:rPr>
          <w:rFonts w:ascii="Arial Unicode MS" w:cs="Arial Unicode MS" w:eastAsia="Arial Unicode MS" w:hAnsi="Arial Unicode MS"/>
          <w:rtl w:val="0"/>
        </w:rPr>
        <w:t xml:space="preserve">이 능력에 더 많은 신격을 투자하여 더 강력하게 만들 수 있습니다:</w:t>
      </w:r>
    </w:p>
    <w:p w:rsidR="00000000" w:rsidDel="00000000" w:rsidP="00000000" w:rsidRDefault="00000000" w:rsidRPr="00000000" w14:paraId="000022CC">
      <w:pPr>
        <w:rPr/>
      </w:pPr>
      <w:r w:rsidDel="00000000" w:rsidR="00000000" w:rsidRPr="00000000">
        <w:rPr>
          <w:rFonts w:ascii="Arial Unicode MS" w:cs="Arial Unicode MS" w:eastAsia="Arial Unicode MS" w:hAnsi="Arial Unicode MS"/>
          <w:rtl w:val="0"/>
        </w:rPr>
        <w:t xml:space="preserve">신격 1점을 투자할 때마다, 다음 능력 중 하나를 선택하여 강화할 수 있습니다:</w:t>
      </w:r>
    </w:p>
    <w:p w:rsidR="00000000" w:rsidDel="00000000" w:rsidP="00000000" w:rsidRDefault="00000000" w:rsidRPr="00000000" w14:paraId="000022CD">
      <w:pPr>
        <w:rPr/>
      </w:pPr>
      <w:r w:rsidDel="00000000" w:rsidR="00000000" w:rsidRPr="00000000">
        <w:rPr>
          <w:rFonts w:ascii="Arial Unicode MS" w:cs="Arial Unicode MS" w:eastAsia="Arial Unicode MS" w:hAnsi="Arial Unicode MS"/>
          <w:rtl w:val="0"/>
        </w:rPr>
        <w:t xml:space="preserve">목표에게 추가로 한 가지 불량 상태 점수를 더 부여합니다.</w:t>
      </w:r>
    </w:p>
    <w:p w:rsidR="00000000" w:rsidDel="00000000" w:rsidP="00000000" w:rsidRDefault="00000000" w:rsidRPr="00000000" w14:paraId="000022CE">
      <w:pPr>
        <w:rPr/>
      </w:pPr>
      <w:r w:rsidDel="00000000" w:rsidR="00000000" w:rsidRPr="00000000">
        <w:rPr>
          <w:rFonts w:ascii="Arial Unicode MS" w:cs="Arial Unicode MS" w:eastAsia="Arial Unicode MS" w:hAnsi="Arial Unicode MS"/>
          <w:rtl w:val="0"/>
        </w:rPr>
        <w:t xml:space="preserve">신격 2점을 한 번에 투자하면, 중첩되지 않는 불량 상태 점수를 중첩 가능하게 만들 수 있습니다.</w:t>
      </w:r>
    </w:p>
    <w:p w:rsidR="00000000" w:rsidDel="00000000" w:rsidP="00000000" w:rsidRDefault="00000000" w:rsidRPr="00000000" w14:paraId="000022CF">
      <w:pPr>
        <w:rPr/>
      </w:pPr>
      <w:r w:rsidDel="00000000" w:rsidR="00000000" w:rsidRPr="00000000">
        <w:rPr>
          <w:rFonts w:ascii="Arial Unicode MS" w:cs="Arial Unicode MS" w:eastAsia="Arial Unicode MS" w:hAnsi="Arial Unicode MS"/>
          <w:rtl w:val="0"/>
        </w:rPr>
        <w:t xml:space="preserve">신격 5점을 한 번에 투자하면, 이 능력이 부여하는 불량 상태 중 하나를 내성 굴림 불가능하게 만들 수 있습니다.</w:t>
      </w:r>
    </w:p>
    <w:p w:rsidR="00000000" w:rsidDel="00000000" w:rsidP="00000000" w:rsidRDefault="00000000" w:rsidRPr="00000000" w14:paraId="000022D0">
      <w:pPr>
        <w:rPr/>
      </w:pPr>
      <w:r w:rsidDel="00000000" w:rsidR="00000000" w:rsidRPr="00000000">
        <w:rPr>
          <w:rFonts w:ascii="Arial Unicode MS" w:cs="Arial Unicode MS" w:eastAsia="Arial Unicode MS" w:hAnsi="Arial Unicode MS"/>
          <w:rtl w:val="0"/>
        </w:rPr>
        <w:t xml:space="preserve">관련 신직 요소: 연금술, 화학, 심리학, 감정, 고문 등</w:t>
      </w:r>
    </w:p>
    <w:p w:rsidR="00000000" w:rsidDel="00000000" w:rsidP="00000000" w:rsidRDefault="00000000" w:rsidRPr="00000000" w14:paraId="000022D1">
      <w:pPr>
        <w:rPr/>
      </w:pPr>
      <w:r w:rsidDel="00000000" w:rsidR="00000000" w:rsidRPr="00000000">
        <w:rPr>
          <w:rtl w:val="0"/>
        </w:rPr>
        <w:t xml:space="preserve">=====================================================================</w:t>
      </w:r>
    </w:p>
    <w:p w:rsidR="00000000" w:rsidDel="00000000" w:rsidP="00000000" w:rsidRDefault="00000000" w:rsidRPr="00000000" w14:paraId="000022D2">
      <w:pPr>
        <w:rPr/>
      </w:pPr>
      <w:r w:rsidDel="00000000" w:rsidR="00000000" w:rsidRPr="00000000">
        <w:rPr>
          <w:rtl w:val="0"/>
        </w:rPr>
        <w:t xml:space="preserve">=======================================</w:t>
      </w:r>
    </w:p>
    <w:p w:rsidR="00000000" w:rsidDel="00000000" w:rsidP="00000000" w:rsidRDefault="00000000" w:rsidRPr="00000000" w14:paraId="000022D3">
      <w:pPr>
        <w:rPr/>
      </w:pPr>
      <w:r w:rsidDel="00000000" w:rsidR="00000000" w:rsidRPr="00000000">
        <w:rPr>
          <w:rFonts w:ascii="Arial Unicode MS" w:cs="Arial Unicode MS" w:eastAsia="Arial Unicode MS" w:hAnsi="Arial Unicode MS"/>
          <w:rtl w:val="0"/>
        </w:rPr>
        <w:t xml:space="preserve">6.기능 전문화</w:t>
      </w:r>
    </w:p>
    <w:p w:rsidR="00000000" w:rsidDel="00000000" w:rsidP="00000000" w:rsidRDefault="00000000" w:rsidRPr="00000000" w14:paraId="000022D4">
      <w:pPr>
        <w:rPr/>
      </w:pPr>
      <w:r w:rsidDel="00000000" w:rsidR="00000000" w:rsidRPr="00000000">
        <w:rPr>
          <w:rFonts w:ascii="Arial Unicode MS" w:cs="Arial Unicode MS" w:eastAsia="Arial Unicode MS" w:hAnsi="Arial Unicode MS"/>
          <w:rtl w:val="0"/>
        </w:rPr>
        <w:t xml:space="preserve">설명: 신의 기예는 절대적입니다!</w:t>
      </w:r>
    </w:p>
    <w:p w:rsidR="00000000" w:rsidDel="00000000" w:rsidP="00000000" w:rsidRDefault="00000000" w:rsidRPr="00000000" w14:paraId="000022D5">
      <w:pPr>
        <w:rPr/>
      </w:pPr>
      <w:r w:rsidDel="00000000" w:rsidR="00000000" w:rsidRPr="00000000">
        <w:rPr>
          <w:rFonts w:ascii="Arial Unicode MS" w:cs="Arial Unicode MS" w:eastAsia="Arial Unicode MS" w:hAnsi="Arial Unicode MS"/>
          <w:rtl w:val="0"/>
        </w:rPr>
        <w:t xml:space="preserve">효과: 이는 수동 능력으로, 당신이 가진 기능 하나를 선택하면 그 기능은 즉시 15레벨이 됩니다. 하지만 이 능력을 통해 15레벨이 된 기능은 경험 감면을 사용할 수 없다는 점에 주의해야 합니다.  </w:t>
      </w:r>
    </w:p>
    <w:p w:rsidR="00000000" w:rsidDel="00000000" w:rsidP="00000000" w:rsidRDefault="00000000" w:rsidRPr="00000000" w14:paraId="000022D6">
      <w:pPr>
        <w:rPr/>
      </w:pPr>
      <w:r w:rsidDel="00000000" w:rsidR="00000000" w:rsidRPr="00000000">
        <w:rPr>
          <w:rFonts w:ascii="Arial Unicode MS" w:cs="Arial Unicode MS" w:eastAsia="Arial Unicode MS" w:hAnsi="Arial Unicode MS"/>
          <w:rtl w:val="0"/>
        </w:rPr>
        <w:t xml:space="preserve">예: 해당 기능 레벨이 원래 10레벨이었는데, 이 능력을 통해 직접 15레벨이 되면, 이후의 경험 감면은 사용할 수 없지만, 앞서 사용했는지 여부와 관계없이 영향을 받지 않습니다.</w:t>
      </w:r>
    </w:p>
    <w:p w:rsidR="00000000" w:rsidDel="00000000" w:rsidP="00000000" w:rsidRDefault="00000000" w:rsidRPr="00000000" w14:paraId="000022D7">
      <w:pPr>
        <w:rPr/>
      </w:pPr>
      <w:r w:rsidDel="00000000" w:rsidR="00000000" w:rsidRPr="00000000">
        <w:rPr>
          <w:rFonts w:ascii="Arial Unicode MS" w:cs="Arial Unicode MS" w:eastAsia="Arial Unicode MS" w:hAnsi="Arial Unicode MS"/>
          <w:rtl w:val="0"/>
        </w:rPr>
        <w:t xml:space="preserve">특수: 신은 이 초범신력을 여러 번 선택할 수 있으며, 매번 다른 유형과 다른 기능을 선택해야 합니다.</w:t>
      </w:r>
    </w:p>
    <w:p w:rsidR="00000000" w:rsidDel="00000000" w:rsidP="00000000" w:rsidRDefault="00000000" w:rsidRPr="00000000" w14:paraId="000022D8">
      <w:pPr>
        <w:rPr/>
      </w:pPr>
      <w:r w:rsidDel="00000000" w:rsidR="00000000" w:rsidRPr="00000000">
        <w:rPr>
          <w:rFonts w:ascii="Arial Unicode MS" w:cs="Arial Unicode MS" w:eastAsia="Arial Unicode MS" w:hAnsi="Arial Unicode MS"/>
          <w:rtl w:val="0"/>
        </w:rPr>
        <w:t xml:space="preserve">관련 신직 요소: 임의(기능 관련이면 가능)</w:t>
      </w:r>
    </w:p>
    <w:p w:rsidR="00000000" w:rsidDel="00000000" w:rsidP="00000000" w:rsidRDefault="00000000" w:rsidRPr="00000000" w14:paraId="000022D9">
      <w:pPr>
        <w:rPr/>
      </w:pPr>
      <w:r w:rsidDel="00000000" w:rsidR="00000000" w:rsidRPr="00000000">
        <w:rPr>
          <w:rtl w:val="0"/>
        </w:rPr>
        <w:t xml:space="preserve">=====================================================================</w:t>
      </w:r>
    </w:p>
    <w:p w:rsidR="00000000" w:rsidDel="00000000" w:rsidP="00000000" w:rsidRDefault="00000000" w:rsidRPr="00000000" w14:paraId="000022DA">
      <w:pPr>
        <w:rPr/>
      </w:pPr>
      <w:r w:rsidDel="00000000" w:rsidR="00000000" w:rsidRPr="00000000">
        <w:rPr>
          <w:rtl w:val="0"/>
        </w:rPr>
        <w:t xml:space="preserve">=======================================</w:t>
      </w:r>
    </w:p>
    <w:p w:rsidR="00000000" w:rsidDel="00000000" w:rsidP="00000000" w:rsidRDefault="00000000" w:rsidRPr="00000000" w14:paraId="000022DB">
      <w:pPr>
        <w:rPr/>
      </w:pPr>
      <w:r w:rsidDel="00000000" w:rsidR="00000000" w:rsidRPr="00000000">
        <w:rPr>
          <w:rFonts w:ascii="Arial Unicode MS" w:cs="Arial Unicode MS" w:eastAsia="Arial Unicode MS" w:hAnsi="Arial Unicode MS"/>
          <w:rtl w:val="0"/>
        </w:rPr>
        <w:t xml:space="preserve">7.공예의 주인</w:t>
      </w:r>
    </w:p>
    <w:p w:rsidR="00000000" w:rsidDel="00000000" w:rsidP="00000000" w:rsidRDefault="00000000" w:rsidRPr="00000000" w14:paraId="000022DC">
      <w:pPr>
        <w:rPr/>
      </w:pPr>
      <w:r w:rsidDel="00000000" w:rsidR="00000000" w:rsidRPr="00000000">
        <w:rPr>
          <w:rFonts w:ascii="Arial Unicode MS" w:cs="Arial Unicode MS" w:eastAsia="Arial Unicode MS" w:hAnsi="Arial Unicode MS"/>
          <w:rtl w:val="0"/>
        </w:rPr>
        <w:t xml:space="preserve">설명: 신의 솜씨는 천하무적입니다!</w:t>
      </w:r>
    </w:p>
    <w:p w:rsidR="00000000" w:rsidDel="00000000" w:rsidP="00000000" w:rsidRDefault="00000000" w:rsidRPr="00000000" w14:paraId="000022DD">
      <w:pPr>
        <w:rPr/>
      </w:pPr>
      <w:r w:rsidDel="00000000" w:rsidR="00000000" w:rsidRPr="00000000">
        <w:rPr>
          <w:rFonts w:ascii="Arial Unicode MS" w:cs="Arial Unicode MS" w:eastAsia="Arial Unicode MS" w:hAnsi="Arial Unicode MS"/>
          <w:rtl w:val="0"/>
        </w:rPr>
        <w:t xml:space="preserve">효과: 신은 1점의 의지력을 소모하여 물건을 만질 수 있으며, 그 물건의 구조치는 신이 이 능력에 투자한 신능*10점만큼 증가하고, 경도는 이 능력에 투자한 신능/점만큼 증가합니다.  </w:t>
      </w:r>
    </w:p>
    <w:p w:rsidR="00000000" w:rsidDel="00000000" w:rsidP="00000000" w:rsidRDefault="00000000" w:rsidRPr="00000000" w14:paraId="000022DE">
      <w:pPr>
        <w:rPr/>
      </w:pPr>
      <w:r w:rsidDel="00000000" w:rsidR="00000000" w:rsidRPr="00000000">
        <w:rPr>
          <w:rFonts w:ascii="Arial Unicode MS" w:cs="Arial Unicode MS" w:eastAsia="Arial Unicode MS" w:hAnsi="Arial Unicode MS"/>
          <w:rtl w:val="0"/>
        </w:rPr>
        <w:t xml:space="preserve">동시에 신은 최대 특성치/개만큼의 물건만 강화할 수 있으며, 신은 언제든지 자신의 신력을 취소하여 강화했던 물건이 이 강화를 잃게 할 수 있습니다.</w:t>
      </w:r>
    </w:p>
    <w:p w:rsidR="00000000" w:rsidDel="00000000" w:rsidP="00000000" w:rsidRDefault="00000000" w:rsidRPr="00000000" w14:paraId="000022DF">
      <w:pPr>
        <w:rPr/>
      </w:pPr>
      <w:r w:rsidDel="00000000" w:rsidR="00000000" w:rsidRPr="00000000">
        <w:rPr>
          <w:rFonts w:ascii="Arial Unicode MS" w:cs="Arial Unicode MS" w:eastAsia="Arial Unicode MS" w:hAnsi="Arial Unicode MS"/>
          <w:rtl w:val="0"/>
        </w:rPr>
        <w:t xml:space="preserve">한 물건은 한 신의 강화만 받을 수 있습니다.</w:t>
      </w:r>
    </w:p>
    <w:p w:rsidR="00000000" w:rsidDel="00000000" w:rsidP="00000000" w:rsidRDefault="00000000" w:rsidRPr="00000000" w14:paraId="000022E0">
      <w:pPr>
        <w:rPr/>
      </w:pPr>
      <w:r w:rsidDel="00000000" w:rsidR="00000000" w:rsidRPr="00000000">
        <w:rPr>
          <w:rFonts w:ascii="Arial Unicode MS" w:cs="Arial Unicode MS" w:eastAsia="Arial Unicode MS" w:hAnsi="Arial Unicode MS"/>
          <w:rtl w:val="0"/>
        </w:rPr>
        <w:t xml:space="preserve">특수: ST가 조물을 허용한다면, 이 신능을 가진 신은 환상 본질의 물건을 제작할 수 있습니다. 물론 ST가 조물을 허용하지 않더라도, 스토리 내의 장인의 신은 환상 본질의 물건을 제작할 수 있습니다.</w:t>
      </w:r>
    </w:p>
    <w:p w:rsidR="00000000" w:rsidDel="00000000" w:rsidP="00000000" w:rsidRDefault="00000000" w:rsidRPr="00000000" w14:paraId="000022E1">
      <w:pPr>
        <w:rPr/>
      </w:pPr>
      <w:r w:rsidDel="00000000" w:rsidR="00000000" w:rsidRPr="00000000">
        <w:rPr>
          <w:rFonts w:ascii="Arial Unicode MS" w:cs="Arial Unicode MS" w:eastAsia="Arial Unicode MS" w:hAnsi="Arial Unicode MS"/>
          <w:rtl w:val="0"/>
        </w:rPr>
        <w:t xml:space="preserve">특수: 건물 등의 특수 물체, 심지어 방공호 등에 대해서는 ST가 이 능력을 금지하거나 최종 해석권을 가집니다.</w:t>
      </w:r>
    </w:p>
    <w:p w:rsidR="00000000" w:rsidDel="00000000" w:rsidP="00000000" w:rsidRDefault="00000000" w:rsidRPr="00000000" w14:paraId="000022E2">
      <w:pPr>
        <w:rPr/>
      </w:pPr>
      <w:r w:rsidDel="00000000" w:rsidR="00000000" w:rsidRPr="00000000">
        <w:rPr>
          <w:rFonts w:ascii="Arial Unicode MS" w:cs="Arial Unicode MS" w:eastAsia="Arial Unicode MS" w:hAnsi="Arial Unicode MS"/>
          <w:rtl w:val="0"/>
        </w:rPr>
        <w:t xml:space="preserve">만약 이 능력에 신격 5점을 투자하고 조물 규칙이 허용된다면, 신은 이때 신기를 창조할 수 있습니다.</w:t>
      </w:r>
    </w:p>
    <w:p w:rsidR="00000000" w:rsidDel="00000000" w:rsidP="00000000" w:rsidRDefault="00000000" w:rsidRPr="00000000" w14:paraId="000022E3">
      <w:pPr>
        <w:rPr/>
      </w:pPr>
      <w:r w:rsidDel="00000000" w:rsidR="00000000" w:rsidRPr="00000000">
        <w:rPr>
          <w:rFonts w:ascii="Arial Unicode MS" w:cs="Arial Unicode MS" w:eastAsia="Arial Unicode MS" w:hAnsi="Arial Unicode MS"/>
          <w:rtl w:val="0"/>
        </w:rPr>
        <w:t xml:space="preserve">관련 신직 요소: 솜씨, 창조, 지식, 마법</w:t>
      </w:r>
    </w:p>
    <w:p w:rsidR="00000000" w:rsidDel="00000000" w:rsidP="00000000" w:rsidRDefault="00000000" w:rsidRPr="00000000" w14:paraId="000022E4">
      <w:pPr>
        <w:rPr/>
      </w:pPr>
      <w:r w:rsidDel="00000000" w:rsidR="00000000" w:rsidRPr="00000000">
        <w:rPr>
          <w:rtl w:val="0"/>
        </w:rPr>
        <w:t xml:space="preserve">=====================================================================</w:t>
      </w:r>
    </w:p>
    <w:p w:rsidR="00000000" w:rsidDel="00000000" w:rsidP="00000000" w:rsidRDefault="00000000" w:rsidRPr="00000000" w14:paraId="000022E5">
      <w:pPr>
        <w:rPr/>
      </w:pPr>
      <w:r w:rsidDel="00000000" w:rsidR="00000000" w:rsidRPr="00000000">
        <w:rPr>
          <w:rtl w:val="0"/>
        </w:rPr>
        <w:t xml:space="preserve">=======================================</w:t>
      </w:r>
    </w:p>
    <w:p w:rsidR="00000000" w:rsidDel="00000000" w:rsidP="00000000" w:rsidRDefault="00000000" w:rsidRPr="00000000" w14:paraId="000022E6">
      <w:pPr>
        <w:rPr/>
      </w:pPr>
      <w:r w:rsidDel="00000000" w:rsidR="00000000" w:rsidRPr="00000000">
        <w:rPr>
          <w:rFonts w:ascii="Arial Unicode MS" w:cs="Arial Unicode MS" w:eastAsia="Arial Unicode MS" w:hAnsi="Arial Unicode MS"/>
          <w:rtl w:val="0"/>
        </w:rPr>
        <w:t xml:space="preserve">8.수호의 힘</w:t>
      </w:r>
    </w:p>
    <w:p w:rsidR="00000000" w:rsidDel="00000000" w:rsidP="00000000" w:rsidRDefault="00000000" w:rsidRPr="00000000" w14:paraId="000022E7">
      <w:pPr>
        <w:rPr/>
      </w:pPr>
      <w:r w:rsidDel="00000000" w:rsidR="00000000" w:rsidRPr="00000000">
        <w:rPr>
          <w:rFonts w:ascii="Arial Unicode MS" w:cs="Arial Unicode MS" w:eastAsia="Arial Unicode MS" w:hAnsi="Arial Unicode MS"/>
          <w:rtl w:val="0"/>
        </w:rPr>
        <w:t xml:space="preserve">설명: 당신은 다른 이의 방어를 견고하게 만듭니다.</w:t>
      </w:r>
    </w:p>
    <w:p w:rsidR="00000000" w:rsidDel="00000000" w:rsidP="00000000" w:rsidRDefault="00000000" w:rsidRPr="00000000" w14:paraId="000022E8">
      <w:pPr>
        <w:rPr/>
      </w:pPr>
      <w:r w:rsidDel="00000000" w:rsidR="00000000" w:rsidRPr="00000000">
        <w:rPr>
          <w:rFonts w:ascii="Arial Unicode MS" w:cs="Arial Unicode MS" w:eastAsia="Arial Unicode MS" w:hAnsi="Arial Unicode MS"/>
          <w:rtl w:val="0"/>
        </w:rPr>
        <w:t xml:space="preserve">효과: 신의 최대 특성치/미터 범위 내의 자신이 아닌 목표가 공격을 받을 때, 신은 1점의 의지력을 소모하여 그 목표의 방어에 신의 신능 방어만큼을 부여할 수 있습니다.</w:t>
      </w:r>
    </w:p>
    <w:p w:rsidR="00000000" w:rsidDel="00000000" w:rsidP="00000000" w:rsidRDefault="00000000" w:rsidRPr="00000000" w14:paraId="000022E9">
      <w:pPr>
        <w:rPr/>
      </w:pPr>
      <w:r w:rsidDel="00000000" w:rsidR="00000000" w:rsidRPr="00000000">
        <w:rPr>
          <w:rFonts w:ascii="Arial Unicode MS" w:cs="Arial Unicode MS" w:eastAsia="Arial Unicode MS" w:hAnsi="Arial Unicode MS"/>
          <w:rtl w:val="0"/>
        </w:rPr>
        <w:t xml:space="preserve">또는 그의 대항 판정에 신의 신능 방어와 동일한 양의 완벽 DP 가치와 추가 성공을 부여할 수 있습니다.</w:t>
      </w:r>
    </w:p>
    <w:p w:rsidR="00000000" w:rsidDel="00000000" w:rsidP="00000000" w:rsidRDefault="00000000" w:rsidRPr="00000000" w14:paraId="000022EA">
      <w:pPr>
        <w:rPr/>
      </w:pPr>
      <w:r w:rsidDel="00000000" w:rsidR="00000000" w:rsidRPr="00000000">
        <w:rPr>
          <w:rFonts w:ascii="Arial Unicode MS" w:cs="Arial Unicode MS" w:eastAsia="Arial Unicode MS" w:hAnsi="Arial Unicode MS"/>
          <w:rtl w:val="0"/>
        </w:rPr>
        <w:t xml:space="preserve">이 능력에 신격 1점을 투자할 때마다, 당신의 신능 방어는 3점 더 증가하고, 추가 성공도 1점 더 증가합니다.</w:t>
      </w:r>
    </w:p>
    <w:p w:rsidR="00000000" w:rsidDel="00000000" w:rsidP="00000000" w:rsidRDefault="00000000" w:rsidRPr="00000000" w14:paraId="000022EB">
      <w:pPr>
        <w:rPr/>
      </w:pPr>
      <w:r w:rsidDel="00000000" w:rsidR="00000000" w:rsidRPr="00000000">
        <w:rPr>
          <w:rFonts w:ascii="Arial Unicode MS" w:cs="Arial Unicode MS" w:eastAsia="Arial Unicode MS" w:hAnsi="Arial Unicode MS"/>
          <w:rtl w:val="0"/>
        </w:rPr>
        <w:t xml:space="preserve">관련 신직 요소: 견고함, 수호</w:t>
      </w:r>
    </w:p>
    <w:p w:rsidR="00000000" w:rsidDel="00000000" w:rsidP="00000000" w:rsidRDefault="00000000" w:rsidRPr="00000000" w14:paraId="000022EC">
      <w:pPr>
        <w:rPr/>
      </w:pPr>
      <w:r w:rsidDel="00000000" w:rsidR="00000000" w:rsidRPr="00000000">
        <w:rPr>
          <w:rtl w:val="0"/>
        </w:rPr>
        <w:t xml:space="preserve">=====================================================================</w:t>
      </w:r>
    </w:p>
    <w:p w:rsidR="00000000" w:rsidDel="00000000" w:rsidP="00000000" w:rsidRDefault="00000000" w:rsidRPr="00000000" w14:paraId="000022ED">
      <w:pPr>
        <w:rPr/>
      </w:pPr>
      <w:r w:rsidDel="00000000" w:rsidR="00000000" w:rsidRPr="00000000">
        <w:rPr>
          <w:rtl w:val="0"/>
        </w:rPr>
        <w:t xml:space="preserve">=======================================</w:t>
      </w:r>
    </w:p>
    <w:p w:rsidR="00000000" w:rsidDel="00000000" w:rsidP="00000000" w:rsidRDefault="00000000" w:rsidRPr="00000000" w14:paraId="000022EE">
      <w:pPr>
        <w:rPr/>
      </w:pPr>
      <w:r w:rsidDel="00000000" w:rsidR="00000000" w:rsidRPr="00000000">
        <w:rPr>
          <w:rFonts w:ascii="Arial Unicode MS" w:cs="Arial Unicode MS" w:eastAsia="Arial Unicode MS" w:hAnsi="Arial Unicode MS"/>
          <w:rtl w:val="0"/>
        </w:rPr>
        <w:t xml:space="preserve">9.전신의 힘</w:t>
      </w:r>
    </w:p>
    <w:p w:rsidR="00000000" w:rsidDel="00000000" w:rsidP="00000000" w:rsidRDefault="00000000" w:rsidRPr="00000000" w14:paraId="000022EF">
      <w:pPr>
        <w:rPr/>
      </w:pPr>
      <w:r w:rsidDel="00000000" w:rsidR="00000000" w:rsidRPr="00000000">
        <w:rPr>
          <w:rFonts w:ascii="Arial Unicode MS" w:cs="Arial Unicode MS" w:eastAsia="Arial Unicode MS" w:hAnsi="Arial Unicode MS"/>
          <w:rtl w:val="0"/>
        </w:rPr>
        <w:t xml:space="preserve">설명: 당신은 다른 이의 공격을 무적으로 만듭니다.</w:t>
      </w:r>
    </w:p>
    <w:p w:rsidR="00000000" w:rsidDel="00000000" w:rsidP="00000000" w:rsidRDefault="00000000" w:rsidRPr="00000000" w14:paraId="000022F0">
      <w:pPr>
        <w:rPr/>
      </w:pPr>
      <w:r w:rsidDel="00000000" w:rsidR="00000000" w:rsidRPr="00000000">
        <w:rPr>
          <w:rFonts w:ascii="Arial Unicode MS" w:cs="Arial Unicode MS" w:eastAsia="Arial Unicode MS" w:hAnsi="Arial Unicode MS"/>
          <w:rtl w:val="0"/>
        </w:rPr>
        <w:t xml:space="preserve">효과: 신의 최대 특성치/미터 범위 내의 자신이 아닌 목표가 공격할 때, 신은 1점의 의지력을 소모하여 그의 공격 판정에 신의 신능 공격만큼을 부여할 수 있습니다.</w:t>
      </w:r>
    </w:p>
    <w:p w:rsidR="00000000" w:rsidDel="00000000" w:rsidP="00000000" w:rsidRDefault="00000000" w:rsidRPr="00000000" w14:paraId="000022F1">
      <w:pPr>
        <w:rPr/>
      </w:pPr>
      <w:r w:rsidDel="00000000" w:rsidR="00000000" w:rsidRPr="00000000">
        <w:rPr>
          <w:rFonts w:ascii="Arial Unicode MS" w:cs="Arial Unicode MS" w:eastAsia="Arial Unicode MS" w:hAnsi="Arial Unicode MS"/>
          <w:rtl w:val="0"/>
        </w:rPr>
        <w:t xml:space="preserve">만약 그가 공격 판정으로 직접 피해를 주는 것이 아니라면, 목표의 피해 내성 굴림 판정은 신의 신능 공격과 동일한 양의 DP와 자연 성공 수를 잃습니다.</w:t>
      </w:r>
    </w:p>
    <w:p w:rsidR="00000000" w:rsidDel="00000000" w:rsidP="00000000" w:rsidRDefault="00000000" w:rsidRPr="00000000" w14:paraId="000022F2">
      <w:pPr>
        <w:rPr/>
      </w:pPr>
      <w:r w:rsidDel="00000000" w:rsidR="00000000" w:rsidRPr="00000000">
        <w:rPr>
          <w:rFonts w:ascii="Arial Unicode MS" w:cs="Arial Unicode MS" w:eastAsia="Arial Unicode MS" w:hAnsi="Arial Unicode MS"/>
          <w:rtl w:val="0"/>
        </w:rPr>
        <w:t xml:space="preserve">이 능력에 신격 1점을 투자할 때마다, 당신의 신능 공격은 3DP 더 증가하고, 추가 성공도 1점 더 증가합니다.</w:t>
      </w:r>
    </w:p>
    <w:p w:rsidR="00000000" w:rsidDel="00000000" w:rsidP="00000000" w:rsidRDefault="00000000" w:rsidRPr="00000000" w14:paraId="000022F3">
      <w:pPr>
        <w:rPr/>
      </w:pPr>
      <w:r w:rsidDel="00000000" w:rsidR="00000000" w:rsidRPr="00000000">
        <w:rPr>
          <w:rFonts w:ascii="Arial Unicode MS" w:cs="Arial Unicode MS" w:eastAsia="Arial Unicode MS" w:hAnsi="Arial Unicode MS"/>
          <w:rtl w:val="0"/>
        </w:rPr>
        <w:t xml:space="preserve">관련 신직 요소: 전투, 전쟁</w:t>
      </w:r>
    </w:p>
    <w:p w:rsidR="00000000" w:rsidDel="00000000" w:rsidP="00000000" w:rsidRDefault="00000000" w:rsidRPr="00000000" w14:paraId="000022F4">
      <w:pPr>
        <w:rPr/>
      </w:pPr>
      <w:r w:rsidDel="00000000" w:rsidR="00000000" w:rsidRPr="00000000">
        <w:rPr>
          <w:rtl w:val="0"/>
        </w:rPr>
        <w:t xml:space="preserve">=====================================================================</w:t>
      </w:r>
    </w:p>
    <w:p w:rsidR="00000000" w:rsidDel="00000000" w:rsidP="00000000" w:rsidRDefault="00000000" w:rsidRPr="00000000" w14:paraId="000022F5">
      <w:pPr>
        <w:rPr/>
      </w:pPr>
      <w:r w:rsidDel="00000000" w:rsidR="00000000" w:rsidRPr="00000000">
        <w:rPr>
          <w:rtl w:val="0"/>
        </w:rPr>
        <w:t xml:space="preserve">=======================================</w:t>
      </w:r>
    </w:p>
    <w:p w:rsidR="00000000" w:rsidDel="00000000" w:rsidP="00000000" w:rsidRDefault="00000000" w:rsidRPr="00000000" w14:paraId="000022F6">
      <w:pPr>
        <w:rPr/>
      </w:pPr>
      <w:r w:rsidDel="00000000" w:rsidR="00000000" w:rsidRPr="00000000">
        <w:rPr>
          <w:rFonts w:ascii="Arial Unicode MS" w:cs="Arial Unicode MS" w:eastAsia="Arial Unicode MS" w:hAnsi="Arial Unicode MS"/>
          <w:rtl w:val="0"/>
        </w:rPr>
        <w:t xml:space="preserve">10.형태 변화</w:t>
      </w:r>
    </w:p>
    <w:p w:rsidR="00000000" w:rsidDel="00000000" w:rsidP="00000000" w:rsidRDefault="00000000" w:rsidRPr="00000000" w14:paraId="000022F7">
      <w:pPr>
        <w:rPr/>
      </w:pPr>
      <w:r w:rsidDel="00000000" w:rsidR="00000000" w:rsidRPr="00000000">
        <w:rPr>
          <w:rFonts w:ascii="Arial Unicode MS" w:cs="Arial Unicode MS" w:eastAsia="Arial Unicode MS" w:hAnsi="Arial Unicode MS"/>
          <w:rtl w:val="0"/>
        </w:rPr>
        <w:t xml:space="preserve">설명: 이 신은 외모와 형태를 바꾸는 능력을 가지고 있습니다.</w:t>
      </w:r>
    </w:p>
    <w:p w:rsidR="00000000" w:rsidDel="00000000" w:rsidP="00000000" w:rsidRDefault="00000000" w:rsidRPr="00000000" w14:paraId="000022F8">
      <w:pPr>
        <w:rPr/>
      </w:pPr>
      <w:r w:rsidDel="00000000" w:rsidR="00000000" w:rsidRPr="00000000">
        <w:rPr>
          <w:rFonts w:ascii="Arial Unicode MS" w:cs="Arial Unicode MS" w:eastAsia="Arial Unicode MS" w:hAnsi="Arial Unicode MS"/>
          <w:rtl w:val="0"/>
        </w:rPr>
        <w:t xml:space="preserve">효과: 신은 이동 행동을 소모하여 자신의 형태를 바꿀 수 있으며, 여기에는 의복과 장비도 포함됩니다.</w:t>
      </w:r>
    </w:p>
    <w:p w:rsidR="00000000" w:rsidDel="00000000" w:rsidP="00000000" w:rsidRDefault="00000000" w:rsidRPr="00000000" w14:paraId="000022F9">
      <w:pPr>
        <w:rPr/>
      </w:pPr>
      <w:r w:rsidDel="00000000" w:rsidR="00000000" w:rsidRPr="00000000">
        <w:rPr>
          <w:rFonts w:ascii="Arial Unicode MS" w:cs="Arial Unicode MS" w:eastAsia="Arial Unicode MS" w:hAnsi="Arial Unicode MS"/>
          <w:rtl w:val="0"/>
        </w:rPr>
        <w:t xml:space="preserve">변화 후의 형태는 유형의 물질 실체여야 하며, 신은 팔 한두 개를 더하거나 빼는 등 제한적인 형체 변화를 견딜 수 있습니다.</w:t>
      </w:r>
    </w:p>
    <w:p w:rsidR="00000000" w:rsidDel="00000000" w:rsidP="00000000" w:rsidRDefault="00000000" w:rsidRPr="00000000" w14:paraId="000022FA">
      <w:pPr>
        <w:rPr/>
      </w:pPr>
      <w:r w:rsidDel="00000000" w:rsidR="00000000" w:rsidRPr="00000000">
        <w:rPr>
          <w:rFonts w:ascii="Arial Unicode MS" w:cs="Arial Unicode MS" w:eastAsia="Arial Unicode MS" w:hAnsi="Arial Unicode MS"/>
          <w:rtl w:val="0"/>
        </w:rPr>
        <w:t xml:space="preserve">만약 선택한 새로운 형태가 날개를 가지고 있다면, 신도 마찬가지로 날개로 날 수 있습니다. 마찬가지로, 새로운 형태에 지느러미와 아가미가 있다면, 신은 수영과 물속 호흡 능력을 얻습니다. 신은 자유롭게 새로운 형태를 유지할 수 있지만, 본래의 형태로 돌아가려면 이 신력을 다시 사용해야 합니다.</w:t>
      </w:r>
    </w:p>
    <w:p w:rsidR="00000000" w:rsidDel="00000000" w:rsidP="00000000" w:rsidRDefault="00000000" w:rsidRPr="00000000" w14:paraId="000022FB">
      <w:pPr>
        <w:rPr/>
      </w:pPr>
      <w:r w:rsidDel="00000000" w:rsidR="00000000" w:rsidRPr="00000000">
        <w:rPr>
          <w:rFonts w:ascii="Arial Unicode MS" w:cs="Arial Unicode MS" w:eastAsia="Arial Unicode MS" w:hAnsi="Arial Unicode MS"/>
          <w:rtl w:val="0"/>
        </w:rPr>
        <w:t xml:space="preserve">이 신력은 신의 공격, 방어, 내성 등의 관련 능력을 바꾸지 않습니다.</w:t>
      </w:r>
    </w:p>
    <w:p w:rsidR="00000000" w:rsidDel="00000000" w:rsidP="00000000" w:rsidRDefault="00000000" w:rsidRPr="00000000" w14:paraId="000022FC">
      <w:pPr>
        <w:rPr/>
      </w:pPr>
      <w:r w:rsidDel="00000000" w:rsidR="00000000" w:rsidRPr="00000000">
        <w:rPr>
          <w:rFonts w:ascii="Arial Unicode MS" w:cs="Arial Unicode MS" w:eastAsia="Arial Unicode MS" w:hAnsi="Arial Unicode MS"/>
          <w:rtl w:val="0"/>
        </w:rPr>
        <w:t xml:space="preserve">신은 새로운 형태의 다른 특수 능력도 얻지 않으며, 그 생물에 해당하는 비행, 등반, 물속 호흡, 자유 수영 등의 능력만 얻을 수 있습니다.</w:t>
      </w:r>
    </w:p>
    <w:p w:rsidR="00000000" w:rsidDel="00000000" w:rsidP="00000000" w:rsidRDefault="00000000" w:rsidRPr="00000000" w14:paraId="000022FD">
      <w:pPr>
        <w:rPr/>
      </w:pPr>
      <w:r w:rsidDel="00000000" w:rsidR="00000000" w:rsidRPr="00000000">
        <w:rPr>
          <w:rFonts w:ascii="Arial Unicode MS" w:cs="Arial Unicode MS" w:eastAsia="Arial Unicode MS" w:hAnsi="Arial Unicode MS"/>
          <w:rtl w:val="0"/>
        </w:rPr>
        <w:t xml:space="preserve">신은 새로운 형태의 일부 세부 사항(머리카락 색과 스타일, 피부색, 성별 등)을 바꿀 수 있습니다. 만약 신이 이 신력을 사용하여 변장과 위장을 돕는다면, 해당 기능 판정에 12DP 완벽 가치를 얻습니다.</w:t>
      </w:r>
    </w:p>
    <w:p w:rsidR="00000000" w:rsidDel="00000000" w:rsidP="00000000" w:rsidRDefault="00000000" w:rsidRPr="00000000" w14:paraId="000022FE">
      <w:pPr>
        <w:rPr/>
      </w:pPr>
      <w:r w:rsidDel="00000000" w:rsidR="00000000" w:rsidRPr="00000000">
        <w:rPr>
          <w:rFonts w:ascii="Arial Unicode MS" w:cs="Arial Unicode MS" w:eastAsia="Arial Unicode MS" w:hAnsi="Arial Unicode MS"/>
          <w:rtl w:val="0"/>
        </w:rPr>
        <w:t xml:space="preserve">이 능력에 신격 1점을 투자할 때마다, 당신의 변장과 위장 관련 판정은 12DP 완벽 가치를 추가로 얻습니다.</w:t>
      </w:r>
    </w:p>
    <w:p w:rsidR="00000000" w:rsidDel="00000000" w:rsidP="00000000" w:rsidRDefault="00000000" w:rsidRPr="00000000" w14:paraId="000022FF">
      <w:pPr>
        <w:rPr/>
      </w:pPr>
      <w:r w:rsidDel="00000000" w:rsidR="00000000" w:rsidRPr="00000000">
        <w:rPr>
          <w:rFonts w:ascii="Arial Unicode MS" w:cs="Arial Unicode MS" w:eastAsia="Arial Unicode MS" w:hAnsi="Arial Unicode MS"/>
          <w:rtl w:val="0"/>
        </w:rPr>
        <w:t xml:space="preserve">관련 신직 요소: 자연, 비밀, 도둑질</w:t>
      </w:r>
    </w:p>
    <w:p w:rsidR="00000000" w:rsidDel="00000000" w:rsidP="00000000" w:rsidRDefault="00000000" w:rsidRPr="00000000" w14:paraId="00002300">
      <w:pPr>
        <w:rPr/>
      </w:pPr>
      <w:r w:rsidDel="00000000" w:rsidR="00000000" w:rsidRPr="00000000">
        <w:rPr>
          <w:rtl w:val="0"/>
        </w:rPr>
        <w:t xml:space="preserve">=====================================================================</w:t>
      </w:r>
    </w:p>
    <w:p w:rsidR="00000000" w:rsidDel="00000000" w:rsidP="00000000" w:rsidRDefault="00000000" w:rsidRPr="00000000" w14:paraId="00002301">
      <w:pPr>
        <w:rPr/>
      </w:pPr>
      <w:r w:rsidDel="00000000" w:rsidR="00000000" w:rsidRPr="00000000">
        <w:rPr>
          <w:rtl w:val="0"/>
        </w:rPr>
        <w:t xml:space="preserve">=======================================</w:t>
      </w:r>
    </w:p>
    <w:p w:rsidR="00000000" w:rsidDel="00000000" w:rsidP="00000000" w:rsidRDefault="00000000" w:rsidRPr="00000000" w14:paraId="00002302">
      <w:pPr>
        <w:rPr/>
      </w:pPr>
      <w:r w:rsidDel="00000000" w:rsidR="00000000" w:rsidRPr="00000000">
        <w:rPr>
          <w:rFonts w:ascii="Arial Unicode MS" w:cs="Arial Unicode MS" w:eastAsia="Arial Unicode MS" w:hAnsi="Arial Unicode MS"/>
          <w:rtl w:val="0"/>
        </w:rPr>
        <w:t xml:space="preserve">11.만물 교류</w:t>
      </w:r>
    </w:p>
    <w:p w:rsidR="00000000" w:rsidDel="00000000" w:rsidP="00000000" w:rsidRDefault="00000000" w:rsidRPr="00000000" w14:paraId="00002303">
      <w:pPr>
        <w:rPr/>
      </w:pPr>
      <w:r w:rsidDel="00000000" w:rsidR="00000000" w:rsidRPr="00000000">
        <w:rPr>
          <w:rFonts w:ascii="Arial Unicode MS" w:cs="Arial Unicode MS" w:eastAsia="Arial Unicode MS" w:hAnsi="Arial Unicode MS"/>
          <w:rtl w:val="0"/>
        </w:rPr>
        <w:t xml:space="preserve">설명: 신은 자신이 잘 아는 모든 생물과 장애 없이 소통할 수 있습니다.</w:t>
      </w:r>
    </w:p>
    <w:p w:rsidR="00000000" w:rsidDel="00000000" w:rsidP="00000000" w:rsidRDefault="00000000" w:rsidRPr="00000000" w14:paraId="00002304">
      <w:pPr>
        <w:rPr/>
      </w:pPr>
      <w:r w:rsidDel="00000000" w:rsidR="00000000" w:rsidRPr="00000000">
        <w:rPr>
          <w:rFonts w:ascii="Arial Unicode MS" w:cs="Arial Unicode MS" w:eastAsia="Arial Unicode MS" w:hAnsi="Arial Unicode MS"/>
          <w:rtl w:val="0"/>
        </w:rPr>
        <w:t xml:space="preserve">효과: 이는 수동 능력으로, 신은 자신이 아는 모든 생물과 소통하는 초자연적 능력을 가지고 있습니다.</w:t>
      </w:r>
    </w:p>
    <w:p w:rsidR="00000000" w:rsidDel="00000000" w:rsidP="00000000" w:rsidRDefault="00000000" w:rsidRPr="00000000" w14:paraId="00002305">
      <w:pPr>
        <w:rPr/>
      </w:pPr>
      <w:r w:rsidDel="00000000" w:rsidR="00000000" w:rsidRPr="00000000">
        <w:rPr>
          <w:rFonts w:ascii="Arial Unicode MS" w:cs="Arial Unicode MS" w:eastAsia="Arial Unicode MS" w:hAnsi="Arial Unicode MS"/>
          <w:rtl w:val="0"/>
        </w:rPr>
        <w:t xml:space="preserve">관련 신직 요소: 자연</w:t>
      </w:r>
    </w:p>
    <w:p w:rsidR="00000000" w:rsidDel="00000000" w:rsidP="00000000" w:rsidRDefault="00000000" w:rsidRPr="00000000" w14:paraId="00002306">
      <w:pPr>
        <w:rPr/>
      </w:pPr>
      <w:r w:rsidDel="00000000" w:rsidR="00000000" w:rsidRPr="00000000">
        <w:rPr>
          <w:rtl w:val="0"/>
        </w:rPr>
        <w:t xml:space="preserve">=====================================================================</w:t>
      </w:r>
    </w:p>
    <w:p w:rsidR="00000000" w:rsidDel="00000000" w:rsidP="00000000" w:rsidRDefault="00000000" w:rsidRPr="00000000" w14:paraId="00002307">
      <w:pPr>
        <w:rPr/>
      </w:pPr>
      <w:r w:rsidDel="00000000" w:rsidR="00000000" w:rsidRPr="00000000">
        <w:rPr>
          <w:rtl w:val="0"/>
        </w:rPr>
        <w:t xml:space="preserve">=======================================</w:t>
      </w:r>
    </w:p>
    <w:p w:rsidR="00000000" w:rsidDel="00000000" w:rsidP="00000000" w:rsidRDefault="00000000" w:rsidRPr="00000000" w14:paraId="00002308">
      <w:pPr>
        <w:rPr/>
      </w:pPr>
      <w:r w:rsidDel="00000000" w:rsidR="00000000" w:rsidRPr="00000000">
        <w:rPr>
          <w:rFonts w:ascii="Arial Unicode MS" w:cs="Arial Unicode MS" w:eastAsia="Arial Unicode MS" w:hAnsi="Arial Unicode MS"/>
          <w:rtl w:val="0"/>
        </w:rPr>
        <w:t xml:space="preserve">12.하늘의 명령</w:t>
      </w:r>
    </w:p>
    <w:p w:rsidR="00000000" w:rsidDel="00000000" w:rsidP="00000000" w:rsidRDefault="00000000" w:rsidRPr="00000000" w14:paraId="00002309">
      <w:pPr>
        <w:rPr/>
      </w:pPr>
      <w:r w:rsidDel="00000000" w:rsidR="00000000" w:rsidRPr="00000000">
        <w:rPr>
          <w:rFonts w:ascii="Arial Unicode MS" w:cs="Arial Unicode MS" w:eastAsia="Arial Unicode MS" w:hAnsi="Arial Unicode MS"/>
          <w:rtl w:val="0"/>
        </w:rPr>
        <w:t xml:space="preserve">설명: 신은 생물로 하여금 자신이 부여한 임무를 완수하도록 강제할 수 있습니다.</w:t>
      </w:r>
    </w:p>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효과: 7점의 의지력을 소모하고 표준 행동으로, 당신은 민감 범위 내의 목표 하나에게 이 능력을 시전할 수 있습니다.</w:t>
      </w:r>
    </w:p>
    <w:p w:rsidR="00000000" w:rsidDel="00000000" w:rsidP="00000000" w:rsidRDefault="00000000" w:rsidRPr="00000000" w14:paraId="0000230B">
      <w:pPr>
        <w:rPr/>
      </w:pPr>
      <w:r w:rsidDel="00000000" w:rsidR="00000000" w:rsidRPr="00000000">
        <w:rPr>
          <w:rFonts w:ascii="Arial Unicode MS" w:cs="Arial Unicode MS" w:eastAsia="Arial Unicode MS" w:hAnsi="Arial Unicode MS"/>
          <w:rtl w:val="0"/>
        </w:rPr>
        <w:t xml:space="preserve">목표는 의지 내성 굴림을 하며, DC는 신의 최저 특성치입니다. 만약 실패한다면, 성공 수를 기록하고, 동시에 신은 그 목표를 지배합니다. 신은 그 목표에게 자해(자신을 공격하는 것과 같은)를 포함한 명령을 내릴 수 있습니다. 목표는 매 라운드 실행할 때마다 라운드 종료 시 다시 한 번 의지 내성 굴림을 할 수 있으며, 누적 성공 수가 DC를 초과하면 목표는 이 상태에서 벗어납니다.</w:t>
      </w:r>
    </w:p>
    <w:p w:rsidR="00000000" w:rsidDel="00000000" w:rsidP="00000000" w:rsidRDefault="00000000" w:rsidRPr="00000000" w14:paraId="0000230C">
      <w:pPr>
        <w:rPr/>
      </w:pPr>
      <w:r w:rsidDel="00000000" w:rsidR="00000000" w:rsidRPr="00000000">
        <w:rPr>
          <w:rFonts w:ascii="Arial Unicode MS" w:cs="Arial Unicode MS" w:eastAsia="Arial Unicode MS" w:hAnsi="Arial Unicode MS"/>
          <w:rtl w:val="0"/>
        </w:rPr>
        <w:t xml:space="preserve">이는 S급 정신에 영향을 미치는 효과입니다.</w:t>
      </w:r>
    </w:p>
    <w:p w:rsidR="00000000" w:rsidDel="00000000" w:rsidP="00000000" w:rsidRDefault="00000000" w:rsidRPr="00000000" w14:paraId="0000230D">
      <w:pPr>
        <w:rPr/>
      </w:pPr>
      <w:r w:rsidDel="00000000" w:rsidR="00000000" w:rsidRPr="00000000">
        <w:rPr>
          <w:rFonts w:ascii="Arial Unicode MS" w:cs="Arial Unicode MS" w:eastAsia="Arial Unicode MS" w:hAnsi="Arial Unicode MS"/>
          <w:rtl w:val="0"/>
        </w:rPr>
        <w:t xml:space="preserve">이 능력에 신격 1점을 투자할 때마다, 다음 능력 중 하나를 선택하여 강화할 수 있습니다:</w:t>
      </w:r>
    </w:p>
    <w:p w:rsidR="00000000" w:rsidDel="00000000" w:rsidP="00000000" w:rsidRDefault="00000000" w:rsidRPr="00000000" w14:paraId="0000230E">
      <w:pPr>
        <w:rPr/>
      </w:pPr>
      <w:r w:rsidDel="00000000" w:rsidR="00000000" w:rsidRPr="00000000">
        <w:rPr>
          <w:rFonts w:ascii="Arial Unicode MS" w:cs="Arial Unicode MS" w:eastAsia="Arial Unicode MS" w:hAnsi="Arial Unicode MS"/>
          <w:rtl w:val="0"/>
        </w:rPr>
        <w:t xml:space="preserve">동시에 추가로 하나의 목표를 더 선택할 수 있습니다.</w:t>
      </w:r>
    </w:p>
    <w:p w:rsidR="00000000" w:rsidDel="00000000" w:rsidP="00000000" w:rsidRDefault="00000000" w:rsidRPr="00000000" w14:paraId="0000230F">
      <w:pPr>
        <w:rPr/>
      </w:pPr>
      <w:r w:rsidDel="00000000" w:rsidR="00000000" w:rsidRPr="00000000">
        <w:rPr>
          <w:rFonts w:ascii="Arial Unicode MS" w:cs="Arial Unicode MS" w:eastAsia="Arial Unicode MS" w:hAnsi="Arial Unicode MS"/>
          <w:rtl w:val="0"/>
        </w:rPr>
        <w:t xml:space="preserve">DC: 최저 특성치——최저 특성치와 최대 특성치의 합/2——최대 특성치.</w:t>
      </w:r>
    </w:p>
    <w:p w:rsidR="00000000" w:rsidDel="00000000" w:rsidP="00000000" w:rsidRDefault="00000000" w:rsidRPr="00000000" w14:paraId="00002310">
      <w:pPr>
        <w:rPr/>
      </w:pPr>
      <w:r w:rsidDel="00000000" w:rsidR="00000000" w:rsidRPr="00000000">
        <w:rPr>
          <w:rFonts w:ascii="Arial Unicode MS" w:cs="Arial Unicode MS" w:eastAsia="Arial Unicode MS" w:hAnsi="Arial Unicode MS"/>
          <w:rtl w:val="0"/>
        </w:rPr>
        <w:t xml:space="preserve">관련 신직 요소: 정의, 법률</w:t>
      </w:r>
    </w:p>
    <w:p w:rsidR="00000000" w:rsidDel="00000000" w:rsidP="00000000" w:rsidRDefault="00000000" w:rsidRPr="00000000" w14:paraId="00002311">
      <w:pPr>
        <w:rPr/>
      </w:pPr>
      <w:r w:rsidDel="00000000" w:rsidR="00000000" w:rsidRPr="00000000">
        <w:rPr>
          <w:rtl w:val="0"/>
        </w:rPr>
        <w:t xml:space="preserve">=====================================================================</w:t>
      </w:r>
    </w:p>
    <w:p w:rsidR="00000000" w:rsidDel="00000000" w:rsidP="00000000" w:rsidRDefault="00000000" w:rsidRPr="00000000" w14:paraId="00002312">
      <w:pPr>
        <w:rPr/>
      </w:pPr>
      <w:r w:rsidDel="00000000" w:rsidR="00000000" w:rsidRPr="00000000">
        <w:rPr>
          <w:rtl w:val="0"/>
        </w:rPr>
        <w:t xml:space="preserve">=======================================</w:t>
      </w:r>
    </w:p>
    <w:p w:rsidR="00000000" w:rsidDel="00000000" w:rsidP="00000000" w:rsidRDefault="00000000" w:rsidRPr="00000000" w14:paraId="00002313">
      <w:pPr>
        <w:rPr/>
      </w:pPr>
      <w:r w:rsidDel="00000000" w:rsidR="00000000" w:rsidRPr="00000000">
        <w:rPr>
          <w:rFonts w:ascii="Arial Unicode MS" w:cs="Arial Unicode MS" w:eastAsia="Arial Unicode MS" w:hAnsi="Arial Unicode MS"/>
          <w:rtl w:val="0"/>
        </w:rPr>
        <w:t xml:space="preserve">13.천신의 저주</w:t>
      </w:r>
    </w:p>
    <w:p w:rsidR="00000000" w:rsidDel="00000000" w:rsidP="00000000" w:rsidRDefault="00000000" w:rsidRPr="00000000" w14:paraId="00002314">
      <w:pPr>
        <w:rPr/>
      </w:pPr>
      <w:r w:rsidDel="00000000" w:rsidR="00000000" w:rsidRPr="00000000">
        <w:rPr>
          <w:rFonts w:ascii="Arial Unicode MS" w:cs="Arial Unicode MS" w:eastAsia="Arial Unicode MS" w:hAnsi="Arial Unicode MS"/>
          <w:rtl w:val="0"/>
        </w:rPr>
        <w:t xml:space="preserve">설명: 신은 한 생물에게 저주를 내릴 수 있습니다!</w:t>
      </w:r>
    </w:p>
    <w:p w:rsidR="00000000" w:rsidDel="00000000" w:rsidP="00000000" w:rsidRDefault="00000000" w:rsidRPr="00000000" w14:paraId="00002315">
      <w:pPr>
        <w:rPr/>
      </w:pPr>
      <w:r w:rsidDel="00000000" w:rsidR="00000000" w:rsidRPr="00000000">
        <w:rPr>
          <w:rFonts w:ascii="Arial Unicode MS" w:cs="Arial Unicode MS" w:eastAsia="Arial Unicode MS" w:hAnsi="Arial Unicode MS"/>
          <w:rtl w:val="0"/>
        </w:rPr>
        <w:t xml:space="preserve">효과: 7점의 의지력을 소모하고 표준 행동으로, 당신은 민감 범위 내의 목표 하나에게 이 능력을 시전할 수 있습니다.</w:t>
      </w:r>
    </w:p>
    <w:p w:rsidR="00000000" w:rsidDel="00000000" w:rsidP="00000000" w:rsidRDefault="00000000" w:rsidRPr="00000000" w14:paraId="00002316">
      <w:pPr>
        <w:rPr/>
      </w:pPr>
      <w:r w:rsidDel="00000000" w:rsidR="00000000" w:rsidRPr="00000000">
        <w:rPr>
          <w:rFonts w:ascii="Arial Unicode MS" w:cs="Arial Unicode MS" w:eastAsia="Arial Unicode MS" w:hAnsi="Arial Unicode MS"/>
          <w:rtl w:val="0"/>
        </w:rPr>
        <w:t xml:space="preserve">목표는 의지 내성 굴림을 하며, DC는 신의 최대 특성치입니다. 만약 실패한다면, 다음 3가지 효과 중 하나를 받습니다. 당신이 선택하며, 지속 시간은 영구적이고, 해제될 때까지 지속됩니다:</w:t>
      </w:r>
    </w:p>
    <w:p w:rsidR="00000000" w:rsidDel="00000000" w:rsidP="00000000" w:rsidRDefault="00000000" w:rsidRPr="00000000" w14:paraId="00002317">
      <w:pPr>
        <w:rPr/>
      </w:pPr>
      <w:r w:rsidDel="00000000" w:rsidR="00000000" w:rsidRPr="00000000">
        <w:rPr>
          <w:rFonts w:ascii="Arial Unicode MS" w:cs="Arial Unicode MS" w:eastAsia="Arial Unicode MS" w:hAnsi="Arial Unicode MS"/>
          <w:rtl w:val="0"/>
        </w:rPr>
        <w:t xml:space="preserve">1.목표의 3가지 특성치 중 하나를 선택하면, 그 계통의 모든 특성치는 신의 신격 등급/점만큼 특성치 피해를 받습니다. 이 특성치 피해는 자연적으로 회복될 수 없으며, 최저 1까지 감소합니다.</w:t>
      </w:r>
    </w:p>
    <w:p w:rsidR="00000000" w:rsidDel="00000000" w:rsidP="00000000" w:rsidRDefault="00000000" w:rsidRPr="00000000" w14:paraId="00002318">
      <w:pPr>
        <w:rPr/>
      </w:pPr>
      <w:r w:rsidDel="00000000" w:rsidR="00000000" w:rsidRPr="00000000">
        <w:rPr>
          <w:rFonts w:ascii="Arial Unicode MS" w:cs="Arial Unicode MS" w:eastAsia="Arial Unicode MS" w:hAnsi="Arial Unicode MS"/>
          <w:rtl w:val="0"/>
        </w:rPr>
        <w:t xml:space="preserve">2.목표는 매 라운드 5%의 확률로 멍하니 아무 행동도 하지 않습니다. 신이 이 능력에 신능 1점을 투자할 때마다, 확률은 5% 증가합니다.</w:t>
      </w:r>
    </w:p>
    <w:p w:rsidR="00000000" w:rsidDel="00000000" w:rsidP="00000000" w:rsidRDefault="00000000" w:rsidRPr="00000000" w14:paraId="00002319">
      <w:pPr>
        <w:rPr/>
      </w:pPr>
      <w:r w:rsidDel="00000000" w:rsidR="00000000" w:rsidRPr="00000000">
        <w:rPr>
          <w:rFonts w:ascii="Arial Unicode MS" w:cs="Arial Unicode MS" w:eastAsia="Arial Unicode MS" w:hAnsi="Arial Unicode MS"/>
          <w:rtl w:val="0"/>
        </w:rPr>
        <w:t xml:space="preserve">3.목표의 모든 판정과 방어는 신의 신격 등급*3만큼의 무명 감소를 겪습니다.</w:t>
      </w:r>
    </w:p>
    <w:p w:rsidR="00000000" w:rsidDel="00000000" w:rsidP="00000000" w:rsidRDefault="00000000" w:rsidRPr="00000000" w14:paraId="0000231A">
      <w:pPr>
        <w:rPr/>
      </w:pPr>
      <w:r w:rsidDel="00000000" w:rsidR="00000000" w:rsidRPr="00000000">
        <w:rPr>
          <w:rFonts w:ascii="Arial Unicode MS" w:cs="Arial Unicode MS" w:eastAsia="Arial Unicode MS" w:hAnsi="Arial Unicode MS"/>
          <w:rtl w:val="0"/>
        </w:rPr>
        <w:t xml:space="preserve">이는 S급 저주 효과입니다.</w:t>
      </w:r>
    </w:p>
    <w:p w:rsidR="00000000" w:rsidDel="00000000" w:rsidP="00000000" w:rsidRDefault="00000000" w:rsidRPr="00000000" w14:paraId="0000231B">
      <w:pPr>
        <w:rPr/>
      </w:pPr>
      <w:r w:rsidDel="00000000" w:rsidR="00000000" w:rsidRPr="00000000">
        <w:rPr>
          <w:rFonts w:ascii="Arial Unicode MS" w:cs="Arial Unicode MS" w:eastAsia="Arial Unicode MS" w:hAnsi="Arial Unicode MS"/>
          <w:rtl w:val="0"/>
        </w:rPr>
        <w:t xml:space="preserve">신은 동시에 최대 특성치의 전설 특성치/명의 목표만 저주할 수 있습니다.</w:t>
      </w:r>
    </w:p>
    <w:p w:rsidR="00000000" w:rsidDel="00000000" w:rsidP="00000000" w:rsidRDefault="00000000" w:rsidRPr="00000000" w14:paraId="0000231C">
      <w:pPr>
        <w:rPr/>
      </w:pPr>
      <w:r w:rsidDel="00000000" w:rsidR="00000000" w:rsidRPr="00000000">
        <w:rPr>
          <w:rFonts w:ascii="Arial Unicode MS" w:cs="Arial Unicode MS" w:eastAsia="Arial Unicode MS" w:hAnsi="Arial Unicode MS"/>
          <w:rtl w:val="0"/>
        </w:rPr>
        <w:t xml:space="preserve">신은 같은 목표에 대해 하나의 효과만 선택할 수 있습니다.</w:t>
      </w:r>
    </w:p>
    <w:p w:rsidR="00000000" w:rsidDel="00000000" w:rsidP="00000000" w:rsidRDefault="00000000" w:rsidRPr="00000000" w14:paraId="0000231D">
      <w:pPr>
        <w:rPr/>
      </w:pPr>
      <w:r w:rsidDel="00000000" w:rsidR="00000000" w:rsidRPr="00000000">
        <w:rPr>
          <w:rFonts w:ascii="Arial Unicode MS" w:cs="Arial Unicode MS" w:eastAsia="Arial Unicode MS" w:hAnsi="Arial Unicode MS"/>
          <w:rtl w:val="0"/>
        </w:rPr>
        <w:t xml:space="preserve">신은 언제든지 자신이 내린 저주를 해제할 수 있습니다.</w:t>
      </w:r>
    </w:p>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목표는 동시에 여러 신이 부여한 같은 효과를 받을 수 없으며, 가장 강력한 효과만 적용됩니다.</w:t>
      </w:r>
    </w:p>
    <w:p w:rsidR="00000000" w:rsidDel="00000000" w:rsidP="00000000" w:rsidRDefault="00000000" w:rsidRPr="00000000" w14:paraId="0000231F">
      <w:pPr>
        <w:rPr/>
      </w:pPr>
      <w:r w:rsidDel="00000000" w:rsidR="00000000" w:rsidRPr="00000000">
        <w:rPr>
          <w:rFonts w:ascii="Arial Unicode MS" w:cs="Arial Unicode MS" w:eastAsia="Arial Unicode MS" w:hAnsi="Arial Unicode MS"/>
          <w:rtl w:val="0"/>
        </w:rPr>
        <w:t xml:space="preserve">관련 신직 요소: 악, 저주</w:t>
      </w:r>
    </w:p>
    <w:p w:rsidR="00000000" w:rsidDel="00000000" w:rsidP="00000000" w:rsidRDefault="00000000" w:rsidRPr="00000000" w14:paraId="00002320">
      <w:pPr>
        <w:rPr/>
      </w:pPr>
      <w:r w:rsidDel="00000000" w:rsidR="00000000" w:rsidRPr="00000000">
        <w:rPr>
          <w:rtl w:val="0"/>
        </w:rPr>
        <w:t xml:space="preserve">=====================================================================</w:t>
      </w:r>
    </w:p>
    <w:p w:rsidR="00000000" w:rsidDel="00000000" w:rsidP="00000000" w:rsidRDefault="00000000" w:rsidRPr="00000000" w14:paraId="00002321">
      <w:pPr>
        <w:rPr/>
      </w:pPr>
      <w:r w:rsidDel="00000000" w:rsidR="00000000" w:rsidRPr="00000000">
        <w:rPr>
          <w:rtl w:val="0"/>
        </w:rPr>
        <w:t xml:space="preserve">=======================================</w:t>
      </w:r>
    </w:p>
    <w:p w:rsidR="00000000" w:rsidDel="00000000" w:rsidP="00000000" w:rsidRDefault="00000000" w:rsidRPr="00000000" w14:paraId="00002322">
      <w:pPr>
        <w:rPr/>
      </w:pPr>
      <w:r w:rsidDel="00000000" w:rsidR="00000000" w:rsidRPr="00000000">
        <w:rPr>
          <w:rFonts w:ascii="Arial Unicode MS" w:cs="Arial Unicode MS" w:eastAsia="Arial Unicode MS" w:hAnsi="Arial Unicode MS"/>
          <w:rtl w:val="0"/>
        </w:rPr>
        <w:t xml:space="preserve">14.생명의 선물</w:t>
      </w:r>
    </w:p>
    <w:p w:rsidR="00000000" w:rsidDel="00000000" w:rsidP="00000000" w:rsidRDefault="00000000" w:rsidRPr="00000000" w14:paraId="00002323">
      <w:pPr>
        <w:rPr/>
      </w:pPr>
      <w:r w:rsidDel="00000000" w:rsidR="00000000" w:rsidRPr="00000000">
        <w:rPr>
          <w:rFonts w:ascii="Arial Unicode MS" w:cs="Arial Unicode MS" w:eastAsia="Arial Unicode MS" w:hAnsi="Arial Unicode MS"/>
          <w:rtl w:val="0"/>
        </w:rPr>
        <w:t xml:space="preserve">설명: 신은 죽은 자를 되살리는 능력을 가지고 있습니다!</w:t>
      </w:r>
    </w:p>
    <w:p w:rsidR="00000000" w:rsidDel="00000000" w:rsidP="00000000" w:rsidRDefault="00000000" w:rsidRPr="00000000" w14:paraId="00002324">
      <w:pPr>
        <w:rPr/>
      </w:pPr>
      <w:r w:rsidDel="00000000" w:rsidR="00000000" w:rsidRPr="00000000">
        <w:rPr>
          <w:rFonts w:ascii="Arial Unicode MS" w:cs="Arial Unicode MS" w:eastAsia="Arial Unicode MS" w:hAnsi="Arial Unicode MS"/>
          <w:rtl w:val="0"/>
        </w:rPr>
        <w:t xml:space="preserve">효과: 신은 죽은 자에게 새 생명을 줄 수 있으며, 그가 얼마나 오래 죽었는지 또는 시신이 남아있는지 여부와 관계없이 가능합니다. 신은 전체 의지력을 소모해야 하며, 최소 30점이 필요합니다. 동시에 10분간의 의식을 거쳐야 죽은 자를 부활시킬 수 있습니다.</w:t>
      </w:r>
    </w:p>
    <w:p w:rsidR="00000000" w:rsidDel="00000000" w:rsidP="00000000" w:rsidRDefault="00000000" w:rsidRPr="00000000" w14:paraId="00002325">
      <w:pPr>
        <w:rPr/>
      </w:pPr>
      <w:r w:rsidDel="00000000" w:rsidR="00000000" w:rsidRPr="00000000">
        <w:rPr>
          <w:rFonts w:ascii="Arial Unicode MS" w:cs="Arial Unicode MS" w:eastAsia="Arial Unicode MS" w:hAnsi="Arial Unicode MS"/>
          <w:rtl w:val="0"/>
        </w:rPr>
        <w:t xml:space="preserve">특수: 이 신력은 재료 성분이 필요하며, 윤회지경에서 이런 재료를 제공할 수 있습니다(대략 B+7000 소모). 그가 얼마나 오래 죽었는지는 중요하지 않습니다.</w:t>
      </w:r>
    </w:p>
    <w:p w:rsidR="00000000" w:rsidDel="00000000" w:rsidP="00000000" w:rsidRDefault="00000000" w:rsidRPr="00000000" w14:paraId="00002326">
      <w:pPr>
        <w:rPr/>
      </w:pPr>
      <w:r w:rsidDel="00000000" w:rsidR="00000000" w:rsidRPr="00000000">
        <w:rPr>
          <w:rFonts w:ascii="Arial Unicode MS" w:cs="Arial Unicode MS" w:eastAsia="Arial Unicode MS" w:hAnsi="Arial Unicode MS"/>
          <w:rtl w:val="0"/>
        </w:rPr>
        <w:t xml:space="preserve">이 신력은 죽은 자의 의지와 관계없이 그를 부활시킬 수 있습니다. 하지만 이 신은 반드시 죽은 자의 국도를 관장하거나 그의 신의 국도가 범인 영혼의 거처에 존재해야 합니다.</w:t>
      </w:r>
    </w:p>
    <w:p w:rsidR="00000000" w:rsidDel="00000000" w:rsidP="00000000" w:rsidRDefault="00000000" w:rsidRPr="00000000" w14:paraId="00002327">
      <w:pPr>
        <w:rPr/>
      </w:pPr>
      <w:r w:rsidDel="00000000" w:rsidR="00000000" w:rsidRPr="00000000">
        <w:rPr>
          <w:rFonts w:ascii="Arial Unicode MS" w:cs="Arial Unicode MS" w:eastAsia="Arial Unicode MS" w:hAnsi="Arial Unicode MS"/>
          <w:rtl w:val="0"/>
        </w:rPr>
        <w:t xml:space="preserve">부활 후 그 생물의 생명력은 모두 완전하며, 의지력은 가득 차고, 모든 에너지 풀이 가득 찹니다.</w:t>
      </w:r>
    </w:p>
    <w:p w:rsidR="00000000" w:rsidDel="00000000" w:rsidP="00000000" w:rsidRDefault="00000000" w:rsidRPr="00000000" w14:paraId="00002328">
      <w:pPr>
        <w:rPr/>
      </w:pPr>
      <w:r w:rsidDel="00000000" w:rsidR="00000000" w:rsidRPr="00000000">
        <w:rPr>
          <w:rFonts w:ascii="Arial Unicode MS" w:cs="Arial Unicode MS" w:eastAsia="Arial Unicode MS" w:hAnsi="Arial Unicode MS"/>
          <w:rtl w:val="0"/>
        </w:rPr>
        <w:t xml:space="preserve">이 신력은 "부활 불가능한" 목표를 부활시킬 수 없습니다.</w:t>
      </w:r>
    </w:p>
    <w:p w:rsidR="00000000" w:rsidDel="00000000" w:rsidP="00000000" w:rsidRDefault="00000000" w:rsidRPr="00000000" w14:paraId="00002329">
      <w:pPr>
        <w:rPr/>
      </w:pPr>
      <w:r w:rsidDel="00000000" w:rsidR="00000000" w:rsidRPr="00000000">
        <w:rPr>
          <w:rFonts w:ascii="Arial Unicode MS" w:cs="Arial Unicode MS" w:eastAsia="Arial Unicode MS" w:hAnsi="Arial Unicode MS"/>
          <w:rtl w:val="0"/>
        </w:rPr>
        <w:t xml:space="preserve">관련 신직 요소: 의료, 생명</w:t>
      </w:r>
    </w:p>
    <w:p w:rsidR="00000000" w:rsidDel="00000000" w:rsidP="00000000" w:rsidRDefault="00000000" w:rsidRPr="00000000" w14:paraId="0000232A">
      <w:pPr>
        <w:rPr/>
      </w:pPr>
      <w:r w:rsidDel="00000000" w:rsidR="00000000" w:rsidRPr="00000000">
        <w:rPr>
          <w:rtl w:val="0"/>
        </w:rPr>
        <w:t xml:space="preserve">=====================================================================</w:t>
      </w:r>
    </w:p>
    <w:p w:rsidR="00000000" w:rsidDel="00000000" w:rsidP="00000000" w:rsidRDefault="00000000" w:rsidRPr="00000000" w14:paraId="0000232B">
      <w:pPr>
        <w:rPr/>
      </w:pPr>
      <w:r w:rsidDel="00000000" w:rsidR="00000000" w:rsidRPr="00000000">
        <w:rPr>
          <w:rtl w:val="0"/>
        </w:rPr>
        <w:t xml:space="preserve">=======================================</w:t>
      </w:r>
    </w:p>
    <w:p w:rsidR="00000000" w:rsidDel="00000000" w:rsidP="00000000" w:rsidRDefault="00000000" w:rsidRPr="00000000" w14:paraId="0000232C">
      <w:pPr>
        <w:rPr/>
      </w:pPr>
      <w:r w:rsidDel="00000000" w:rsidR="00000000" w:rsidRPr="00000000">
        <w:rPr>
          <w:rFonts w:ascii="Arial Unicode MS" w:cs="Arial Unicode MS" w:eastAsia="Arial Unicode MS" w:hAnsi="Arial Unicode MS"/>
          <w:rtl w:val="0"/>
        </w:rPr>
        <w:t xml:space="preserve">15.죽음의 손</w:t>
      </w:r>
    </w:p>
    <w:p w:rsidR="00000000" w:rsidDel="00000000" w:rsidP="00000000" w:rsidRDefault="00000000" w:rsidRPr="00000000" w14:paraId="0000232D">
      <w:pPr>
        <w:rPr/>
      </w:pPr>
      <w:r w:rsidDel="00000000" w:rsidR="00000000" w:rsidRPr="00000000">
        <w:rPr>
          <w:rFonts w:ascii="Arial Unicode MS" w:cs="Arial Unicode MS" w:eastAsia="Arial Unicode MS" w:hAnsi="Arial Unicode MS"/>
          <w:rtl w:val="0"/>
        </w:rPr>
        <w:t xml:space="preserve">설명: 신은 살아있는 모든 범물을 즉시 죽일 수 있습니다!</w:t>
      </w:r>
    </w:p>
    <w:p w:rsidR="00000000" w:rsidDel="00000000" w:rsidP="00000000" w:rsidRDefault="00000000" w:rsidRPr="00000000" w14:paraId="0000232E">
      <w:pPr>
        <w:rPr/>
      </w:pPr>
      <w:r w:rsidDel="00000000" w:rsidR="00000000" w:rsidRPr="00000000">
        <w:rPr>
          <w:rFonts w:ascii="Arial Unicode MS" w:cs="Arial Unicode MS" w:eastAsia="Arial Unicode MS" w:hAnsi="Arial Unicode MS"/>
          <w:rtl w:val="0"/>
        </w:rPr>
        <w:t xml:space="preserve">효과: 신은 살아있는 범물을 가볍게 가리키기만 하면 즉시 그의 생명의 불꽃을 꺼버릴 수 있습니다.</w:t>
      </w:r>
    </w:p>
    <w:p w:rsidR="00000000" w:rsidDel="00000000" w:rsidP="00000000" w:rsidRDefault="00000000" w:rsidRPr="00000000" w14:paraId="0000232F">
      <w:pPr>
        <w:rPr/>
      </w:pPr>
      <w:r w:rsidDel="00000000" w:rsidR="00000000" w:rsidRPr="00000000">
        <w:rPr>
          <w:rFonts w:ascii="Arial Unicode MS" w:cs="Arial Unicode MS" w:eastAsia="Arial Unicode MS" w:hAnsi="Arial Unicode MS"/>
          <w:rtl w:val="0"/>
        </w:rPr>
        <w:t xml:space="preserve">3점의 의지력을 소모하고 표준 행동으로, 당신의 최대 특성치/미터 범위 내의 목표 하나를 지정하면, 그 목표는 강인 내성 굴림을 하며, DC는 당신의 최대 특성치입니다. 만약 실패한다면, 피할 수 없는 당신의 신격 등급*5점의 악성 피해를 받습니다.</w:t>
      </w:r>
    </w:p>
    <w:p w:rsidR="00000000" w:rsidDel="00000000" w:rsidP="00000000" w:rsidRDefault="00000000" w:rsidRPr="00000000" w14:paraId="00002330">
      <w:pPr>
        <w:rPr/>
      </w:pPr>
      <w:r w:rsidDel="00000000" w:rsidR="00000000" w:rsidRPr="00000000">
        <w:rPr>
          <w:rFonts w:ascii="Arial Unicode MS" w:cs="Arial Unicode MS" w:eastAsia="Arial Unicode MS" w:hAnsi="Arial Unicode MS"/>
          <w:rtl w:val="0"/>
        </w:rPr>
        <w:t xml:space="preserve">만약 이 피해로 인해 죽는다면, 부활할 수 없습니다.</w:t>
      </w:r>
    </w:p>
    <w:p w:rsidR="00000000" w:rsidDel="00000000" w:rsidP="00000000" w:rsidRDefault="00000000" w:rsidRPr="00000000" w14:paraId="00002331">
      <w:pPr>
        <w:rPr/>
      </w:pPr>
      <w:r w:rsidDel="00000000" w:rsidR="00000000" w:rsidRPr="00000000">
        <w:rPr>
          <w:rFonts w:ascii="Arial Unicode MS" w:cs="Arial Unicode MS" w:eastAsia="Arial Unicode MS" w:hAnsi="Arial Unicode MS"/>
          <w:rtl w:val="0"/>
        </w:rPr>
        <w:t xml:space="preserve">관련 신직 요소: 죽음</w:t>
      </w:r>
    </w:p>
    <w:p w:rsidR="00000000" w:rsidDel="00000000" w:rsidP="00000000" w:rsidRDefault="00000000" w:rsidRPr="00000000" w14:paraId="00002332">
      <w:pPr>
        <w:rPr/>
      </w:pPr>
      <w:r w:rsidDel="00000000" w:rsidR="00000000" w:rsidRPr="00000000">
        <w:rPr>
          <w:rtl w:val="0"/>
        </w:rPr>
        <w:t xml:space="preserve">=====================================================================</w:t>
      </w:r>
    </w:p>
    <w:p w:rsidR="00000000" w:rsidDel="00000000" w:rsidP="00000000" w:rsidRDefault="00000000" w:rsidRPr="00000000" w14:paraId="00002333">
      <w:pPr>
        <w:rPr/>
      </w:pPr>
      <w:r w:rsidDel="00000000" w:rsidR="00000000" w:rsidRPr="00000000">
        <w:rPr>
          <w:rtl w:val="0"/>
        </w:rPr>
        <w:t xml:space="preserve">=======================================</w:t>
      </w:r>
    </w:p>
    <w:p w:rsidR="00000000" w:rsidDel="00000000" w:rsidP="00000000" w:rsidRDefault="00000000" w:rsidRPr="00000000" w14:paraId="00002334">
      <w:pPr>
        <w:rPr/>
      </w:pPr>
      <w:r w:rsidDel="00000000" w:rsidR="00000000" w:rsidRPr="00000000">
        <w:rPr>
          <w:rFonts w:ascii="Arial Unicode MS" w:cs="Arial Unicode MS" w:eastAsia="Arial Unicode MS" w:hAnsi="Arial Unicode MS"/>
          <w:rtl w:val="0"/>
        </w:rPr>
        <w:t xml:space="preserve">16.예민한 지각</w:t>
      </w:r>
    </w:p>
    <w:p w:rsidR="00000000" w:rsidDel="00000000" w:rsidP="00000000" w:rsidRDefault="00000000" w:rsidRPr="00000000" w14:paraId="00002335">
      <w:pPr>
        <w:rPr/>
      </w:pPr>
      <w:r w:rsidDel="00000000" w:rsidR="00000000" w:rsidRPr="00000000">
        <w:rPr>
          <w:rFonts w:ascii="Arial Unicode MS" w:cs="Arial Unicode MS" w:eastAsia="Arial Unicode MS" w:hAnsi="Arial Unicode MS"/>
          <w:rtl w:val="0"/>
        </w:rPr>
        <w:t xml:space="preserve">설명: 신은 비범한 예리한 지각을 가지고 있습니다.</w:t>
      </w:r>
    </w:p>
    <w:p w:rsidR="00000000" w:rsidDel="00000000" w:rsidP="00000000" w:rsidRDefault="00000000" w:rsidRPr="00000000" w14:paraId="00002336">
      <w:pPr>
        <w:rPr/>
      </w:pPr>
      <w:r w:rsidDel="00000000" w:rsidR="00000000" w:rsidRPr="00000000">
        <w:rPr>
          <w:rFonts w:ascii="Arial Unicode MS" w:cs="Arial Unicode MS" w:eastAsia="Arial Unicode MS" w:hAnsi="Arial Unicode MS"/>
          <w:rtl w:val="0"/>
        </w:rPr>
        <w:t xml:space="preserve">초범 지각: 이는 수동 능력으로, 당신의 민감 범위는 100미터*신격 등급만큼 증가합니다.</w:t>
      </w:r>
    </w:p>
    <w:p w:rsidR="00000000" w:rsidDel="00000000" w:rsidP="00000000" w:rsidRDefault="00000000" w:rsidRPr="00000000" w14:paraId="00002337">
      <w:pPr>
        <w:rPr/>
      </w:pPr>
      <w:r w:rsidDel="00000000" w:rsidR="00000000" w:rsidRPr="00000000">
        <w:rPr>
          <w:rFonts w:ascii="Arial Unicode MS" w:cs="Arial Unicode MS" w:eastAsia="Arial Unicode MS" w:hAnsi="Arial Unicode MS"/>
          <w:rtl w:val="0"/>
        </w:rPr>
        <w:t xml:space="preserve">관련 신직 요소: 진실, 탐험</w:t>
      </w:r>
    </w:p>
    <w:p w:rsidR="00000000" w:rsidDel="00000000" w:rsidP="00000000" w:rsidRDefault="00000000" w:rsidRPr="00000000" w14:paraId="00002338">
      <w:pPr>
        <w:rPr/>
      </w:pPr>
      <w:r w:rsidDel="00000000" w:rsidR="00000000" w:rsidRPr="00000000">
        <w:rPr>
          <w:rtl w:val="0"/>
        </w:rPr>
        <w:t xml:space="preserve">=====================================================================</w:t>
      </w:r>
    </w:p>
    <w:p w:rsidR="00000000" w:rsidDel="00000000" w:rsidP="00000000" w:rsidRDefault="00000000" w:rsidRPr="00000000" w14:paraId="00002339">
      <w:pPr>
        <w:rPr/>
      </w:pPr>
      <w:r w:rsidDel="00000000" w:rsidR="00000000" w:rsidRPr="00000000">
        <w:rPr>
          <w:rtl w:val="0"/>
        </w:rPr>
        <w:t xml:space="preserve">=======================================</w:t>
      </w:r>
    </w:p>
    <w:p w:rsidR="00000000" w:rsidDel="00000000" w:rsidP="00000000" w:rsidRDefault="00000000" w:rsidRPr="00000000" w14:paraId="0000233A">
      <w:pPr>
        <w:rPr/>
      </w:pPr>
      <w:r w:rsidDel="00000000" w:rsidR="00000000" w:rsidRPr="00000000">
        <w:rPr>
          <w:rFonts w:ascii="Arial Unicode MS" w:cs="Arial Unicode MS" w:eastAsia="Arial Unicode MS" w:hAnsi="Arial Unicode MS"/>
          <w:rtl w:val="0"/>
        </w:rPr>
        <w:t xml:space="preserve">17.신성한 광휘</w:t>
      </w:r>
    </w:p>
    <w:p w:rsidR="00000000" w:rsidDel="00000000" w:rsidP="00000000" w:rsidRDefault="00000000" w:rsidRPr="00000000" w14:paraId="0000233B">
      <w:pPr>
        <w:rPr/>
      </w:pPr>
      <w:r w:rsidDel="00000000" w:rsidR="00000000" w:rsidRPr="00000000">
        <w:rPr>
          <w:rFonts w:ascii="Arial Unicode MS" w:cs="Arial Unicode MS" w:eastAsia="Arial Unicode MS" w:hAnsi="Arial Unicode MS"/>
          <w:rtl w:val="0"/>
        </w:rPr>
        <w:t xml:space="preserve">설명: 신의 본체는 범물이나 신격이 낮은 신에게 깊은 영향을 줄 수 있습니다. 그들은 정신이 충만해지거나 매우 초라하고 두려워진 것을 발견하게 될 것입니다. 이는 신의 감정과 이 사람들(또는 하급 신)과 그 신의 관계에 따라 달라집니다.</w:t>
      </w:r>
    </w:p>
    <w:p w:rsidR="00000000" w:rsidDel="00000000" w:rsidP="00000000" w:rsidRDefault="00000000" w:rsidRPr="00000000" w14:paraId="0000233C">
      <w:pPr>
        <w:rPr/>
      </w:pPr>
      <w:r w:rsidDel="00000000" w:rsidR="00000000" w:rsidRPr="00000000">
        <w:rPr>
          <w:rFonts w:ascii="Arial Unicode MS" w:cs="Arial Unicode MS" w:eastAsia="Arial Unicode MS" w:hAnsi="Arial Unicode MS"/>
          <w:rtl w:val="0"/>
        </w:rPr>
        <w:t xml:space="preserve">효과: 3점의 의지력을 소모하고 표준 행동으로, 신성한 광휘를 시작합니다. 신의 신격 등급*20미터 범위 내에 있는 모든 목표는 이 효과의 영향을 받습니다. 만약 이 효과를 거부한다면, 의지 내성 굴림을 할 수 있으며, DC는 신의 최대 특성치 값입니다. 만약 실패한다면, 성공 수를 기록하고, 이 능력의 영향을 받으며, 한 장면 동안 지속됩니다.</w:t>
      </w:r>
    </w:p>
    <w:p w:rsidR="00000000" w:rsidDel="00000000" w:rsidP="00000000" w:rsidRDefault="00000000" w:rsidRPr="00000000" w14:paraId="0000233D">
      <w:pPr>
        <w:rPr/>
      </w:pPr>
      <w:r w:rsidDel="00000000" w:rsidR="00000000" w:rsidRPr="00000000">
        <w:rPr>
          <w:rFonts w:ascii="Arial Unicode MS" w:cs="Arial Unicode MS" w:eastAsia="Arial Unicode MS" w:hAnsi="Arial Unicode MS"/>
          <w:rtl w:val="0"/>
        </w:rPr>
        <w:t xml:space="preserve">신은 신성한 광휘를 시작할 때, 다음 효과 중 하나를 선택하여 적용합니다:</w:t>
      </w:r>
    </w:p>
    <w:p w:rsidR="00000000" w:rsidDel="00000000" w:rsidP="00000000" w:rsidRDefault="00000000" w:rsidRPr="00000000" w14:paraId="0000233E">
      <w:pPr>
        <w:rPr/>
      </w:pPr>
      <w:r w:rsidDel="00000000" w:rsidR="00000000" w:rsidRPr="00000000">
        <w:rPr>
          <w:rFonts w:ascii="Arial Unicode MS" w:cs="Arial Unicode MS" w:eastAsia="Arial Unicode MS" w:hAnsi="Arial Unicode MS"/>
          <w:rtl w:val="0"/>
        </w:rPr>
        <w:t xml:space="preserve">현혹: 생물은 성광의 목욕 아래 현기증을 느끼며, 1라운드 동안 압도됩니다. 그들은 자신의 라운드 종료 시, 다시 의지 내성 굴림을 할 수 있으며, 성공 수를 누적합니다. 성공 수가 신의 최대 특성치를 초과하면, 정상적으로 행동합니다.</w:t>
      </w:r>
    </w:p>
    <w:p w:rsidR="00000000" w:rsidDel="00000000" w:rsidP="00000000" w:rsidRDefault="00000000" w:rsidRPr="00000000" w14:paraId="0000233F">
      <w:pPr>
        <w:rPr/>
      </w:pPr>
      <w:r w:rsidDel="00000000" w:rsidR="00000000" w:rsidRPr="00000000">
        <w:rPr>
          <w:rFonts w:ascii="Arial Unicode MS" w:cs="Arial Unicode MS" w:eastAsia="Arial Unicode MS" w:hAnsi="Arial Unicode MS"/>
          <w:rtl w:val="0"/>
        </w:rPr>
        <w:t xml:space="preserve">공포: 생물은 신의 강력한 위압감 아래 떨게 됩니다. 그들은 실패 수만큼의 공포 점수를 받으며, 중첩될 수 있습니다. 목표는 매 라운드 종료 시 의지 내성 굴림을 해야 하며, 실패하면 차이만큼의 공포 점수를 계속 누적하고, 성공하면 차이만큼의 공포 점수를 감소시킬 수 있습니다.</w:t>
      </w:r>
    </w:p>
    <w:p w:rsidR="00000000" w:rsidDel="00000000" w:rsidP="00000000" w:rsidRDefault="00000000" w:rsidRPr="00000000" w14:paraId="00002340">
      <w:pPr>
        <w:rPr/>
      </w:pPr>
      <w:r w:rsidDel="00000000" w:rsidR="00000000" w:rsidRPr="00000000">
        <w:rPr>
          <w:rFonts w:ascii="Arial Unicode MS" w:cs="Arial Unicode MS" w:eastAsia="Arial Unicode MS" w:hAnsi="Arial Unicode MS"/>
          <w:rtl w:val="0"/>
        </w:rPr>
        <w:t xml:space="preserve">용기: 신의 모든 아군 목표(신 자신은 제외)는 모든 판정과 방어에서 신격 등급/DP만큼의 사기 가치를 얻습니다.</w:t>
      </w:r>
    </w:p>
    <w:p w:rsidR="00000000" w:rsidDel="00000000" w:rsidP="00000000" w:rsidRDefault="00000000" w:rsidRPr="00000000" w14:paraId="00002341">
      <w:pPr>
        <w:rPr/>
      </w:pPr>
      <w:r w:rsidDel="00000000" w:rsidR="00000000" w:rsidRPr="00000000">
        <w:rPr>
          <w:rFonts w:ascii="Arial Unicode MS" w:cs="Arial Unicode MS" w:eastAsia="Arial Unicode MS" w:hAnsi="Arial Unicode MS"/>
          <w:rtl w:val="0"/>
        </w:rPr>
        <w:t xml:space="preserve">이는 S급 정신에 영향을 미치는 효과입니다.</w:t>
      </w:r>
    </w:p>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이 범위는 신이 이동함에 따라 이동합니다.</w:t>
      </w:r>
    </w:p>
    <w:p w:rsidR="00000000" w:rsidDel="00000000" w:rsidP="00000000" w:rsidRDefault="00000000" w:rsidRPr="00000000" w14:paraId="00002343">
      <w:pPr>
        <w:rPr/>
      </w:pPr>
      <w:r w:rsidDel="00000000" w:rsidR="00000000" w:rsidRPr="00000000">
        <w:rPr>
          <w:rFonts w:ascii="Arial Unicode MS" w:cs="Arial Unicode MS" w:eastAsia="Arial Unicode MS" w:hAnsi="Arial Unicode MS"/>
          <w:rtl w:val="0"/>
        </w:rPr>
        <w:t xml:space="preserve">관련 신직 요소: 모든 영역</w:t>
      </w:r>
    </w:p>
    <w:p w:rsidR="00000000" w:rsidDel="00000000" w:rsidP="00000000" w:rsidRDefault="00000000" w:rsidRPr="00000000" w14:paraId="00002344">
      <w:pPr>
        <w:rPr/>
      </w:pPr>
      <w:r w:rsidDel="00000000" w:rsidR="00000000" w:rsidRPr="00000000">
        <w:rPr>
          <w:rtl w:val="0"/>
        </w:rPr>
        <w:t xml:space="preserve">=====================================================================</w:t>
      </w:r>
    </w:p>
    <w:p w:rsidR="00000000" w:rsidDel="00000000" w:rsidP="00000000" w:rsidRDefault="00000000" w:rsidRPr="00000000" w14:paraId="00002345">
      <w:pPr>
        <w:rPr/>
      </w:pPr>
      <w:r w:rsidDel="00000000" w:rsidR="00000000" w:rsidRPr="00000000">
        <w:rPr>
          <w:rtl w:val="0"/>
        </w:rPr>
        <w:t xml:space="preserve">=======================================</w:t>
      </w:r>
    </w:p>
    <w:p w:rsidR="00000000" w:rsidDel="00000000" w:rsidP="00000000" w:rsidRDefault="00000000" w:rsidRPr="00000000" w14:paraId="00002346">
      <w:pPr>
        <w:rPr/>
      </w:pPr>
      <w:r w:rsidDel="00000000" w:rsidR="00000000" w:rsidRPr="00000000">
        <w:rPr>
          <w:rFonts w:ascii="Arial Unicode MS" w:cs="Arial Unicode MS" w:eastAsia="Arial Unicode MS" w:hAnsi="Arial Unicode MS"/>
          <w:rtl w:val="0"/>
        </w:rPr>
        <w:t xml:space="preserve">18.간접 지각</w:t>
      </w:r>
    </w:p>
    <w:p w:rsidR="00000000" w:rsidDel="00000000" w:rsidP="00000000" w:rsidRDefault="00000000" w:rsidRPr="00000000" w14:paraId="00002347">
      <w:pPr>
        <w:rPr/>
      </w:pPr>
      <w:r w:rsidDel="00000000" w:rsidR="00000000" w:rsidRPr="00000000">
        <w:rPr>
          <w:rFonts w:ascii="Arial Unicode MS" w:cs="Arial Unicode MS" w:eastAsia="Arial Unicode MS" w:hAnsi="Arial Unicode MS"/>
          <w:rtl w:val="0"/>
        </w:rPr>
        <w:t xml:space="preserve">설명: 그는 자신의 신도, 신전, 또는 그 신의 다른 성지나 성물 주변의 상황을 지각할 수 있습니다.</w:t>
      </w:r>
    </w:p>
    <w:p w:rsidR="00000000" w:rsidDel="00000000" w:rsidP="00000000" w:rsidRDefault="00000000" w:rsidRPr="00000000" w14:paraId="00002348">
      <w:pPr>
        <w:rPr/>
      </w:pPr>
      <w:r w:rsidDel="00000000" w:rsidR="00000000" w:rsidRPr="00000000">
        <w:rPr>
          <w:rFonts w:ascii="Arial Unicode MS" w:cs="Arial Unicode MS" w:eastAsia="Arial Unicode MS" w:hAnsi="Arial Unicode MS"/>
          <w:rtl w:val="0"/>
        </w:rPr>
        <w:t xml:space="preserve">효과: 이는 수동 능력으로, 신은 한 장소나 사건(예: 그 신의 이름이나 칭호를 말하는 것, 또는 그 신의 신직과 관련된 일이 발생하는 곳)을 선택할 수 있습니다.</w:t>
      </w:r>
    </w:p>
    <w:p w:rsidR="00000000" w:rsidDel="00000000" w:rsidP="00000000" w:rsidRDefault="00000000" w:rsidRPr="00000000" w14:paraId="00002349">
      <w:pPr>
        <w:rPr/>
      </w:pPr>
      <w:r w:rsidDel="00000000" w:rsidR="00000000" w:rsidRPr="00000000">
        <w:rPr>
          <w:rFonts w:ascii="Arial Unicode MS" w:cs="Arial Unicode MS" w:eastAsia="Arial Unicode MS" w:hAnsi="Arial Unicode MS"/>
          <w:rtl w:val="0"/>
        </w:rPr>
        <w:t xml:space="preserve">간접 지각은 모든 위상을 넘어설 수 있습니다.</w:t>
      </w:r>
    </w:p>
    <w:p w:rsidR="00000000" w:rsidDel="00000000" w:rsidP="00000000" w:rsidRDefault="00000000" w:rsidRPr="00000000" w14:paraId="0000234A">
      <w:pPr>
        <w:rPr/>
      </w:pPr>
      <w:r w:rsidDel="00000000" w:rsidR="00000000" w:rsidRPr="00000000">
        <w:rPr>
          <w:rFonts w:ascii="Arial Unicode MS" w:cs="Arial Unicode MS" w:eastAsia="Arial Unicode MS" w:hAnsi="Arial Unicode MS"/>
          <w:rtl w:val="0"/>
        </w:rPr>
        <w:t xml:space="preserve">간접 지각은 오도술이나 회피 입장 등의 주문에 속지 않으며, 이 능력은 감지 가능한 마법 감응장(정신 스캔 등)을 생성하지 않습니다.</w:t>
      </w:r>
    </w:p>
    <w:p w:rsidR="00000000" w:rsidDel="00000000" w:rsidP="00000000" w:rsidRDefault="00000000" w:rsidRPr="00000000" w14:paraId="0000234B">
      <w:pPr>
        <w:rPr/>
      </w:pPr>
      <w:r w:rsidDel="00000000" w:rsidR="00000000" w:rsidRPr="00000000">
        <w:rPr>
          <w:rFonts w:ascii="Arial Unicode MS" w:cs="Arial Unicode MS" w:eastAsia="Arial Unicode MS" w:hAnsi="Arial Unicode MS"/>
          <w:rtl w:val="0"/>
        </w:rPr>
        <w:t xml:space="preserve">신이 간접 지각할 장소를 선택하면, 그는 자동으로 그곳에서 정보를 받기 시작하며, 새로운 장소를 선택하거나 어떤 이유로 계속할 수 없을 때까지 지속됩니다.</w:t>
      </w:r>
    </w:p>
    <w:p w:rsidR="00000000" w:rsidDel="00000000" w:rsidP="00000000" w:rsidRDefault="00000000" w:rsidRPr="00000000" w14:paraId="0000234C">
      <w:pPr>
        <w:rPr/>
      </w:pPr>
      <w:r w:rsidDel="00000000" w:rsidR="00000000" w:rsidRPr="00000000">
        <w:rPr>
          <w:rFonts w:ascii="Arial Unicode MS" w:cs="Arial Unicode MS" w:eastAsia="Arial Unicode MS" w:hAnsi="Arial Unicode MS"/>
          <w:rtl w:val="0"/>
        </w:rPr>
        <w:t xml:space="preserve">신은 신격 등급 1레벨마다 한 장소나 사건(이름을 부르는 것 등)을 선택할 수 있습니다.</w:t>
      </w:r>
    </w:p>
    <w:p w:rsidR="00000000" w:rsidDel="00000000" w:rsidP="00000000" w:rsidRDefault="00000000" w:rsidRPr="00000000" w14:paraId="0000234D">
      <w:pPr>
        <w:rPr/>
      </w:pPr>
      <w:r w:rsidDel="00000000" w:rsidR="00000000" w:rsidRPr="00000000">
        <w:rPr>
          <w:rFonts w:ascii="Arial Unicode MS" w:cs="Arial Unicode MS" w:eastAsia="Arial Unicode MS" w:hAnsi="Arial Unicode MS"/>
          <w:rtl w:val="0"/>
        </w:rPr>
        <w:t xml:space="preserve">관련 신직 요소: 모든 영역</w:t>
      </w:r>
    </w:p>
    <w:p w:rsidR="00000000" w:rsidDel="00000000" w:rsidP="00000000" w:rsidRDefault="00000000" w:rsidRPr="00000000" w14:paraId="0000234E">
      <w:pPr>
        <w:rPr/>
      </w:pPr>
      <w:r w:rsidDel="00000000" w:rsidR="00000000" w:rsidRPr="00000000">
        <w:rPr>
          <w:rtl w:val="0"/>
        </w:rPr>
        <w:t xml:space="preserve">=====================================================================</w:t>
      </w:r>
    </w:p>
    <w:p w:rsidR="00000000" w:rsidDel="00000000" w:rsidP="00000000" w:rsidRDefault="00000000" w:rsidRPr="00000000" w14:paraId="0000234F">
      <w:pPr>
        <w:rPr/>
      </w:pPr>
      <w:r w:rsidDel="00000000" w:rsidR="00000000" w:rsidRPr="00000000">
        <w:rPr>
          <w:rtl w:val="0"/>
        </w:rPr>
        <w:t xml:space="preserve">=======================================</w:t>
      </w:r>
    </w:p>
    <w:p w:rsidR="00000000" w:rsidDel="00000000" w:rsidP="00000000" w:rsidRDefault="00000000" w:rsidRPr="00000000" w14:paraId="00002350">
      <w:pPr>
        <w:rPr/>
      </w:pPr>
      <w:r w:rsidDel="00000000" w:rsidR="00000000" w:rsidRPr="00000000">
        <w:rPr>
          <w:rFonts w:ascii="Arial Unicode MS" w:cs="Arial Unicode MS" w:eastAsia="Arial Unicode MS" w:hAnsi="Arial Unicode MS"/>
          <w:rtl w:val="0"/>
        </w:rPr>
        <w:t xml:space="preserve">19.전쟁의 왕</w:t>
      </w:r>
    </w:p>
    <w:p w:rsidR="00000000" w:rsidDel="00000000" w:rsidP="00000000" w:rsidRDefault="00000000" w:rsidRPr="00000000" w14:paraId="00002351">
      <w:pPr>
        <w:rPr/>
      </w:pPr>
      <w:r w:rsidDel="00000000" w:rsidR="00000000" w:rsidRPr="00000000">
        <w:rPr>
          <w:rFonts w:ascii="Arial Unicode MS" w:cs="Arial Unicode MS" w:eastAsia="Arial Unicode MS" w:hAnsi="Arial Unicode MS"/>
          <w:rtl w:val="0"/>
        </w:rPr>
        <w:t xml:space="preserve">설명: 당신의 공격은 막을 수 없습니다.</w:t>
      </w:r>
    </w:p>
    <w:p w:rsidR="00000000" w:rsidDel="00000000" w:rsidP="00000000" w:rsidRDefault="00000000" w:rsidRPr="00000000" w14:paraId="00002352">
      <w:pPr>
        <w:rPr/>
      </w:pPr>
      <w:r w:rsidDel="00000000" w:rsidR="00000000" w:rsidRPr="00000000">
        <w:rPr>
          <w:rFonts w:ascii="Arial Unicode MS" w:cs="Arial Unicode MS" w:eastAsia="Arial Unicode MS" w:hAnsi="Arial Unicode MS"/>
          <w:rtl w:val="0"/>
        </w:rPr>
        <w:t xml:space="preserve">특수: 이 능력을 얻으려면 한 번에 신격 9점을 투자해야 합니다.</w:t>
      </w:r>
    </w:p>
    <w:p w:rsidR="00000000" w:rsidDel="00000000" w:rsidP="00000000" w:rsidRDefault="00000000" w:rsidRPr="00000000" w14:paraId="00002353">
      <w:pPr>
        <w:rPr/>
      </w:pPr>
      <w:r w:rsidDel="00000000" w:rsidR="00000000" w:rsidRPr="00000000">
        <w:rPr>
          <w:rFonts w:ascii="Arial Unicode MS" w:cs="Arial Unicode MS" w:eastAsia="Arial Unicode MS" w:hAnsi="Arial Unicode MS"/>
          <w:rtl w:val="0"/>
        </w:rPr>
        <w:t xml:space="preserve">당신이 피해를 주는 능력을 사용할 때, 행동 없이 의지력 9점을 소모하여 이번 피해가 상한을 넘을 수 있게 할 수 있습니다.</w:t>
      </w:r>
    </w:p>
    <w:p w:rsidR="00000000" w:rsidDel="00000000" w:rsidP="00000000" w:rsidRDefault="00000000" w:rsidRPr="00000000" w14:paraId="00002354">
      <w:pPr>
        <w:rPr/>
      </w:pPr>
      <w:r w:rsidDel="00000000" w:rsidR="00000000" w:rsidRPr="00000000">
        <w:rPr>
          <w:rFonts w:ascii="Arial Unicode MS" w:cs="Arial Unicode MS" w:eastAsia="Arial Unicode MS" w:hAnsi="Arial Unicode MS"/>
          <w:rtl w:val="0"/>
        </w:rPr>
        <w:t xml:space="preserve">당신이 피해를 줄 때, 행동 없이 의지력 9점을 소모하여 이번 피해를 피할 수 없게 만들 수 있습니다.</w:t>
      </w:r>
    </w:p>
    <w:p w:rsidR="00000000" w:rsidDel="00000000" w:rsidP="00000000" w:rsidRDefault="00000000" w:rsidRPr="00000000" w14:paraId="00002355">
      <w:pPr>
        <w:rPr/>
      </w:pPr>
      <w:r w:rsidDel="00000000" w:rsidR="00000000" w:rsidRPr="00000000">
        <w:rPr>
          <w:rFonts w:ascii="Arial Unicode MS" w:cs="Arial Unicode MS" w:eastAsia="Arial Unicode MS" w:hAnsi="Arial Unicode MS"/>
          <w:rtl w:val="0"/>
        </w:rPr>
        <w:t xml:space="preserve">당신이 불량 상태 점수를 줄 때, 행동 없이 의지력 9점을 소모하여 그 불량 상태 점수를 내성 굴림할 수 없게 만들 수 있습니다.</w:t>
      </w:r>
    </w:p>
    <w:p w:rsidR="00000000" w:rsidDel="00000000" w:rsidP="00000000" w:rsidRDefault="00000000" w:rsidRPr="00000000" w14:paraId="00002356">
      <w:pPr>
        <w:rPr/>
      </w:pPr>
      <w:r w:rsidDel="00000000" w:rsidR="00000000" w:rsidRPr="00000000">
        <w:rPr>
          <w:rFonts w:ascii="Arial Unicode MS" w:cs="Arial Unicode MS" w:eastAsia="Arial Unicode MS" w:hAnsi="Arial Unicode MS"/>
          <w:rtl w:val="0"/>
        </w:rPr>
        <w:t xml:space="preserve">관련 신직 요소: 파괴, 전쟁, 죽음, 피해, 전투, 파괴</w:t>
      </w:r>
    </w:p>
    <w:p w:rsidR="00000000" w:rsidDel="00000000" w:rsidP="00000000" w:rsidRDefault="00000000" w:rsidRPr="00000000" w14:paraId="00002357">
      <w:pPr>
        <w:rPr/>
      </w:pPr>
      <w:r w:rsidDel="00000000" w:rsidR="00000000" w:rsidRPr="00000000">
        <w:rPr>
          <w:rtl w:val="0"/>
        </w:rPr>
        <w:t xml:space="preserve">=====================================================================</w:t>
      </w:r>
    </w:p>
    <w:p w:rsidR="00000000" w:rsidDel="00000000" w:rsidP="00000000" w:rsidRDefault="00000000" w:rsidRPr="00000000" w14:paraId="00002358">
      <w:pPr>
        <w:rPr/>
      </w:pPr>
      <w:r w:rsidDel="00000000" w:rsidR="00000000" w:rsidRPr="00000000">
        <w:rPr>
          <w:rtl w:val="0"/>
        </w:rPr>
        <w:t xml:space="preserve">=======================================</w:t>
      </w:r>
    </w:p>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20.초범 신력</w:t>
      </w:r>
    </w:p>
    <w:p w:rsidR="00000000" w:rsidDel="00000000" w:rsidP="00000000" w:rsidRDefault="00000000" w:rsidRPr="00000000" w14:paraId="0000235A">
      <w:pPr>
        <w:rPr/>
      </w:pPr>
      <w:r w:rsidDel="00000000" w:rsidR="00000000" w:rsidRPr="00000000">
        <w:rPr>
          <w:rFonts w:ascii="Arial Unicode MS" w:cs="Arial Unicode MS" w:eastAsia="Arial Unicode MS" w:hAnsi="Arial Unicode MS"/>
          <w:rtl w:val="0"/>
        </w:rPr>
        <w:t xml:space="preserve">설명: 신은 범물처럼 기능 판정을 하지 않습니다.</w:t>
      </w:r>
    </w:p>
    <w:p w:rsidR="00000000" w:rsidDel="00000000" w:rsidP="00000000" w:rsidRDefault="00000000" w:rsidRPr="00000000" w14:paraId="0000235B">
      <w:pPr>
        <w:rPr/>
      </w:pPr>
      <w:r w:rsidDel="00000000" w:rsidR="00000000" w:rsidRPr="00000000">
        <w:rPr>
          <w:rFonts w:ascii="Arial Unicode MS" w:cs="Arial Unicode MS" w:eastAsia="Arial Unicode MS" w:hAnsi="Arial Unicode MS"/>
          <w:rtl w:val="0"/>
        </w:rPr>
        <w:t xml:space="preserve">효과: 한 가지 기능을 선택하면, 신이 그 기능과 관련된 주기적 판정을 해야 할 때, 5점의 의지력을 소모하여 원래의 주기적 판정을 표준 행동으로 바꿀 수 있습니다.</w:t>
      </w:r>
    </w:p>
    <w:p w:rsidR="00000000" w:rsidDel="00000000" w:rsidP="00000000" w:rsidRDefault="00000000" w:rsidRPr="00000000" w14:paraId="0000235C">
      <w:pPr>
        <w:rPr/>
      </w:pPr>
      <w:r w:rsidDel="00000000" w:rsidR="00000000" w:rsidRPr="00000000">
        <w:rPr>
          <w:rFonts w:ascii="Arial Unicode MS" w:cs="Arial Unicode MS" w:eastAsia="Arial Unicode MS" w:hAnsi="Arial Unicode MS"/>
          <w:rtl w:val="0"/>
        </w:rPr>
        <w:t xml:space="preserve">만약 그 기능을 한 번 사용하는 데 1분 이상 걸린다면, 신은 그 시간을 1라운드로 줄일 수 있습니다. 예를 들어 방화벽 구축, 변장 등입니다.</w:t>
      </w:r>
    </w:p>
    <w:p w:rsidR="00000000" w:rsidDel="00000000" w:rsidP="00000000" w:rsidRDefault="00000000" w:rsidRPr="00000000" w14:paraId="0000235D">
      <w:pPr>
        <w:rPr/>
      </w:pPr>
      <w:r w:rsidDel="00000000" w:rsidR="00000000" w:rsidRPr="00000000">
        <w:rPr>
          <w:rFonts w:ascii="Arial Unicode MS" w:cs="Arial Unicode MS" w:eastAsia="Arial Unicode MS" w:hAnsi="Arial Unicode MS"/>
          <w:rtl w:val="0"/>
        </w:rPr>
        <w:t xml:space="preserve">이 능력은 다른 사람과의 대항이나 상호작용(해킹의 대항, 기만 등)에는 적용할 수 없습니다.</w:t>
      </w:r>
    </w:p>
    <w:p w:rsidR="00000000" w:rsidDel="00000000" w:rsidP="00000000" w:rsidRDefault="00000000" w:rsidRPr="00000000" w14:paraId="0000235E">
      <w:pPr>
        <w:rPr/>
      </w:pPr>
      <w:r w:rsidDel="00000000" w:rsidR="00000000" w:rsidRPr="00000000">
        <w:rPr>
          <w:rFonts w:ascii="Arial Unicode MS" w:cs="Arial Unicode MS" w:eastAsia="Arial Unicode MS" w:hAnsi="Arial Unicode MS"/>
          <w:rtl w:val="0"/>
        </w:rPr>
        <w:t xml:space="preserve">예를 들어, 의료를 관장하는 신은 표준 행동으로 장기 치료를 할 수 있습니다.</w:t>
      </w:r>
    </w:p>
    <w:p w:rsidR="00000000" w:rsidDel="00000000" w:rsidP="00000000" w:rsidRDefault="00000000" w:rsidRPr="00000000" w14:paraId="0000235F">
      <w:pPr>
        <w:rPr/>
      </w:pPr>
      <w:r w:rsidDel="00000000" w:rsidR="00000000" w:rsidRPr="00000000">
        <w:rPr>
          <w:rFonts w:ascii="Arial Unicode MS" w:cs="Arial Unicode MS" w:eastAsia="Arial Unicode MS" w:hAnsi="Arial Unicode MS"/>
          <w:rtl w:val="0"/>
        </w:rPr>
        <w:t xml:space="preserve">특수: 신은 이 초범신력을 여러 번 선택할 수 있으며, 매번 다른 유형과 다른 기능을 선택해야 합니다.</w:t>
      </w:r>
    </w:p>
    <w:p w:rsidR="00000000" w:rsidDel="00000000" w:rsidP="00000000" w:rsidRDefault="00000000" w:rsidRPr="00000000" w14:paraId="00002360">
      <w:pPr>
        <w:rPr/>
      </w:pPr>
      <w:r w:rsidDel="00000000" w:rsidR="00000000" w:rsidRPr="00000000">
        <w:rPr>
          <w:rFonts w:ascii="Arial Unicode MS" w:cs="Arial Unicode MS" w:eastAsia="Arial Unicode MS" w:hAnsi="Arial Unicode MS"/>
          <w:rtl w:val="0"/>
        </w:rPr>
        <w:t xml:space="preserve">ST는 이 능력을 금지할 권리가 있습니다.</w:t>
      </w:r>
    </w:p>
    <w:p w:rsidR="00000000" w:rsidDel="00000000" w:rsidP="00000000" w:rsidRDefault="00000000" w:rsidRPr="00000000" w14:paraId="00002361">
      <w:pPr>
        <w:rPr/>
      </w:pPr>
      <w:r w:rsidDel="00000000" w:rsidR="00000000" w:rsidRPr="00000000">
        <w:rPr>
          <w:rtl w:val="0"/>
        </w:rPr>
        <w:t xml:space="preserve">=====================================================================</w:t>
      </w:r>
    </w:p>
    <w:p w:rsidR="00000000" w:rsidDel="00000000" w:rsidP="00000000" w:rsidRDefault="00000000" w:rsidRPr="00000000" w14:paraId="00002362">
      <w:pPr>
        <w:rPr/>
      </w:pPr>
      <w:r w:rsidDel="00000000" w:rsidR="00000000" w:rsidRPr="00000000">
        <w:rPr>
          <w:rtl w:val="0"/>
        </w:rPr>
        <w:t xml:space="preserve">=======================================</w:t>
      </w:r>
    </w:p>
    <w:p w:rsidR="00000000" w:rsidDel="00000000" w:rsidP="00000000" w:rsidRDefault="00000000" w:rsidRPr="00000000" w14:paraId="00002363">
      <w:pPr>
        <w:rPr/>
      </w:pPr>
      <w:r w:rsidDel="00000000" w:rsidR="00000000" w:rsidRPr="00000000">
        <w:rPr>
          <w:rFonts w:ascii="Arial Unicode MS" w:cs="Arial Unicode MS" w:eastAsia="Arial Unicode MS" w:hAnsi="Arial Unicode MS"/>
          <w:rtl w:val="0"/>
        </w:rPr>
        <w:t xml:space="preserve">21.운명 뒤집기</w:t>
      </w:r>
    </w:p>
    <w:p w:rsidR="00000000" w:rsidDel="00000000" w:rsidP="00000000" w:rsidRDefault="00000000" w:rsidRPr="00000000" w14:paraId="00002364">
      <w:pPr>
        <w:rPr/>
      </w:pPr>
      <w:r w:rsidDel="00000000" w:rsidR="00000000" w:rsidRPr="00000000">
        <w:rPr>
          <w:rFonts w:ascii="Arial Unicode MS" w:cs="Arial Unicode MS" w:eastAsia="Arial Unicode MS" w:hAnsi="Arial Unicode MS"/>
          <w:rtl w:val="0"/>
        </w:rPr>
        <w:t xml:space="preserve">설명: 신은 운명의 본질을 장악하고 있으며, 손바닥이 바른면, 손등이 뒷면이고, 성공과 실패는 손을 뒤집는 사이에 있습니다.</w:t>
      </w:r>
    </w:p>
    <w:p w:rsidR="00000000" w:rsidDel="00000000" w:rsidP="00000000" w:rsidRDefault="00000000" w:rsidRPr="00000000" w14:paraId="00002365">
      <w:pPr>
        <w:rPr/>
      </w:pPr>
      <w:r w:rsidDel="00000000" w:rsidR="00000000" w:rsidRPr="00000000">
        <w:rPr>
          <w:rFonts w:ascii="Arial Unicode MS" w:cs="Arial Unicode MS" w:eastAsia="Arial Unicode MS" w:hAnsi="Arial Unicode MS"/>
          <w:rtl w:val="0"/>
        </w:rPr>
        <w:t xml:space="preserve">효과: 당신과 같은 장면에 있는 목표가 주사위를 굴릴 때, 당신은 행동 없이 5점의 의지력을 소모하여 목표의 판정에 영향을 줄 수 있습니다. 이번 판정에서 나온 1은 모두 10으로 간주하거나(일반적으로 추가 주사위를 얻음) 이번 판정에서 나온 10은 모두 1로 간주하게 만들 수 있습니다(추가 주사위를 잃음).</w:t>
      </w:r>
    </w:p>
    <w:p w:rsidR="00000000" w:rsidDel="00000000" w:rsidP="00000000" w:rsidRDefault="00000000" w:rsidRPr="00000000" w14:paraId="00002366">
      <w:pPr>
        <w:rPr/>
      </w:pPr>
      <w:r w:rsidDel="00000000" w:rsidR="00000000" w:rsidRPr="00000000">
        <w:rPr>
          <w:rFonts w:ascii="Arial Unicode MS" w:cs="Arial Unicode MS" w:eastAsia="Arial Unicode MS" w:hAnsi="Arial Unicode MS"/>
          <w:rtl w:val="0"/>
        </w:rPr>
        <w:t xml:space="preserve">이는 S급 인과율 능력입니다.</w:t>
      </w:r>
    </w:p>
    <w:p w:rsidR="00000000" w:rsidDel="00000000" w:rsidP="00000000" w:rsidRDefault="00000000" w:rsidRPr="00000000" w14:paraId="00002367">
      <w:pPr>
        <w:rPr/>
      </w:pPr>
      <w:r w:rsidDel="00000000" w:rsidR="00000000" w:rsidRPr="00000000">
        <w:rPr>
          <w:rFonts w:ascii="Arial Unicode MS" w:cs="Arial Unicode MS" w:eastAsia="Arial Unicode MS" w:hAnsi="Arial Unicode MS"/>
          <w:rtl w:val="0"/>
        </w:rPr>
        <w:t xml:space="preserve">특수: 이 능력으로 자신에게 영향을 줄 수는 없습니다.</w:t>
      </w:r>
    </w:p>
    <w:p w:rsidR="00000000" w:rsidDel="00000000" w:rsidP="00000000" w:rsidRDefault="00000000" w:rsidRPr="00000000" w14:paraId="00002368">
      <w:pPr>
        <w:rPr/>
      </w:pPr>
      <w:r w:rsidDel="00000000" w:rsidR="00000000" w:rsidRPr="00000000">
        <w:rPr>
          <w:rFonts w:ascii="Arial Unicode MS" w:cs="Arial Unicode MS" w:eastAsia="Arial Unicode MS" w:hAnsi="Arial Unicode MS"/>
          <w:rtl w:val="0"/>
        </w:rPr>
        <w:t xml:space="preserve">특수: 당신은 장면마다 이 능력을 사용할 수 있는 횟수가 이 능력에 투자한 신격 등급*2회로 제한됩니다.</w:t>
      </w:r>
    </w:p>
    <w:p w:rsidR="00000000" w:rsidDel="00000000" w:rsidP="00000000" w:rsidRDefault="00000000" w:rsidRPr="00000000" w14:paraId="00002369">
      <w:pPr>
        <w:rPr/>
      </w:pPr>
      <w:r w:rsidDel="00000000" w:rsidR="00000000" w:rsidRPr="00000000">
        <w:rPr>
          <w:rFonts w:ascii="Arial Unicode MS" w:cs="Arial Unicode MS" w:eastAsia="Arial Unicode MS" w:hAnsi="Arial Unicode MS"/>
          <w:rtl w:val="0"/>
        </w:rPr>
        <w:t xml:space="preserve">관련 신직 요소: 운, 행운</w:t>
      </w:r>
    </w:p>
    <w:p w:rsidR="00000000" w:rsidDel="00000000" w:rsidP="00000000" w:rsidRDefault="00000000" w:rsidRPr="00000000" w14:paraId="0000236A">
      <w:pPr>
        <w:rPr/>
      </w:pPr>
      <w:r w:rsidDel="00000000" w:rsidR="00000000" w:rsidRPr="00000000">
        <w:rPr>
          <w:rtl w:val="0"/>
        </w:rPr>
        <w:t xml:space="preserve">=====================================================================</w:t>
      </w:r>
    </w:p>
    <w:p w:rsidR="00000000" w:rsidDel="00000000" w:rsidP="00000000" w:rsidRDefault="00000000" w:rsidRPr="00000000" w14:paraId="0000236B">
      <w:pPr>
        <w:rPr/>
      </w:pPr>
      <w:r w:rsidDel="00000000" w:rsidR="00000000" w:rsidRPr="00000000">
        <w:rPr>
          <w:rtl w:val="0"/>
        </w:rPr>
        <w:t xml:space="preserve">=======================================</w:t>
      </w:r>
    </w:p>
    <w:p w:rsidR="00000000" w:rsidDel="00000000" w:rsidP="00000000" w:rsidRDefault="00000000" w:rsidRPr="00000000" w14:paraId="0000236C">
      <w:pPr>
        <w:rPr/>
      </w:pPr>
      <w:r w:rsidDel="00000000" w:rsidR="00000000" w:rsidRPr="00000000">
        <w:rPr>
          <w:rFonts w:ascii="Arial Unicode MS" w:cs="Arial Unicode MS" w:eastAsia="Arial Unicode MS" w:hAnsi="Arial Unicode MS"/>
          <w:rtl w:val="0"/>
        </w:rPr>
        <w:t xml:space="preserve">22.원소의 신</w:t>
      </w:r>
    </w:p>
    <w:p w:rsidR="00000000" w:rsidDel="00000000" w:rsidP="00000000" w:rsidRDefault="00000000" w:rsidRPr="00000000" w14:paraId="0000236D">
      <w:pPr>
        <w:rPr/>
      </w:pPr>
      <w:r w:rsidDel="00000000" w:rsidR="00000000" w:rsidRPr="00000000">
        <w:rPr>
          <w:rFonts w:ascii="Arial Unicode MS" w:cs="Arial Unicode MS" w:eastAsia="Arial Unicode MS" w:hAnsi="Arial Unicode MS"/>
          <w:rtl w:val="0"/>
        </w:rPr>
        <w:t xml:space="preserve">설명: 신은 세상의 모든 원소의 힘을 장악하고 있습니다.</w:t>
      </w:r>
    </w:p>
    <w:p w:rsidR="00000000" w:rsidDel="00000000" w:rsidP="00000000" w:rsidRDefault="00000000" w:rsidRPr="00000000" w14:paraId="0000236E">
      <w:pPr>
        <w:rPr/>
      </w:pPr>
      <w:r w:rsidDel="00000000" w:rsidR="00000000" w:rsidRPr="00000000">
        <w:rPr>
          <w:rFonts w:ascii="Arial Unicode MS" w:cs="Arial Unicode MS" w:eastAsia="Arial Unicode MS" w:hAnsi="Arial Unicode MS"/>
          <w:rtl w:val="0"/>
        </w:rPr>
        <w:t xml:space="preserve">효과: 이는 수동 능력으로, 당신이 피해를 줄 때, 화염 피해, 냉기 피해, 전격 피해, 부식 피해, 빛 피해, 어둠 피해, 물리 피해, 둔기 피해, 베기 피해, 찌르기 피해 중 하나를 선택할 수 있습니다.</w:t>
      </w:r>
    </w:p>
    <w:p w:rsidR="00000000" w:rsidDel="00000000" w:rsidP="00000000" w:rsidRDefault="00000000" w:rsidRPr="00000000" w14:paraId="0000236F">
      <w:pPr>
        <w:rPr/>
      </w:pPr>
      <w:r w:rsidDel="00000000" w:rsidR="00000000" w:rsidRPr="00000000">
        <w:rPr>
          <w:rFonts w:ascii="Arial Unicode MS" w:cs="Arial Unicode MS" w:eastAsia="Arial Unicode MS" w:hAnsi="Arial Unicode MS"/>
          <w:rtl w:val="0"/>
        </w:rPr>
        <w:t xml:space="preserve">만약 이 능력에 신능 1점 이상을 투자했다면, 광 피해와 음파 피해도 선택할 수 있습니다.</w:t>
      </w:r>
    </w:p>
    <w:p w:rsidR="00000000" w:rsidDel="00000000" w:rsidP="00000000" w:rsidRDefault="00000000" w:rsidRPr="00000000" w14:paraId="00002370">
      <w:pPr>
        <w:rPr/>
      </w:pPr>
      <w:r w:rsidDel="00000000" w:rsidR="00000000" w:rsidRPr="00000000">
        <w:rPr>
          <w:rFonts w:ascii="Arial Unicode MS" w:cs="Arial Unicode MS" w:eastAsia="Arial Unicode MS" w:hAnsi="Arial Unicode MS"/>
          <w:rtl w:val="0"/>
        </w:rPr>
        <w:t xml:space="preserve">만약 이 능력에 신능 3점 이상을 투자했다면, 매번 2가지 피해를 선택하여 혼합 피해를 줄 수 있습니다.</w:t>
      </w:r>
    </w:p>
    <w:p w:rsidR="00000000" w:rsidDel="00000000" w:rsidP="00000000" w:rsidRDefault="00000000" w:rsidRPr="00000000" w14:paraId="00002371">
      <w:pPr>
        <w:rPr/>
      </w:pPr>
      <w:r w:rsidDel="00000000" w:rsidR="00000000" w:rsidRPr="00000000">
        <w:rPr>
          <w:rFonts w:ascii="Arial Unicode MS" w:cs="Arial Unicode MS" w:eastAsia="Arial Unicode MS" w:hAnsi="Arial Unicode MS"/>
          <w:rtl w:val="0"/>
        </w:rPr>
        <w:t xml:space="preserve">만약 이 능력에 신능 6점 이상을 투자했다면, 매번 3가지 피해를 선택하여 혼합 피해를 줄 수 있습니다.</w:t>
      </w:r>
    </w:p>
    <w:p w:rsidR="00000000" w:rsidDel="00000000" w:rsidP="00000000" w:rsidRDefault="00000000" w:rsidRPr="00000000" w14:paraId="00002372">
      <w:pPr>
        <w:rPr/>
      </w:pPr>
      <w:r w:rsidDel="00000000" w:rsidR="00000000" w:rsidRPr="00000000">
        <w:rPr>
          <w:rFonts w:ascii="Arial Unicode MS" w:cs="Arial Unicode MS" w:eastAsia="Arial Unicode MS" w:hAnsi="Arial Unicode MS"/>
          <w:rtl w:val="0"/>
        </w:rPr>
        <w:t xml:space="preserve">관련 신직 요소: 마법, 원소</w:t>
      </w:r>
    </w:p>
    <w:p w:rsidR="00000000" w:rsidDel="00000000" w:rsidP="00000000" w:rsidRDefault="00000000" w:rsidRPr="00000000" w14:paraId="00002373">
      <w:pPr>
        <w:rPr/>
      </w:pPr>
      <w:r w:rsidDel="00000000" w:rsidR="00000000" w:rsidRPr="00000000">
        <w:rPr>
          <w:rtl w:val="0"/>
        </w:rPr>
        <w:t xml:space="preserve">=====================================================================</w:t>
      </w:r>
    </w:p>
    <w:p w:rsidR="00000000" w:rsidDel="00000000" w:rsidP="00000000" w:rsidRDefault="00000000" w:rsidRPr="00000000" w14:paraId="00002374">
      <w:pPr>
        <w:rPr/>
      </w:pPr>
      <w:r w:rsidDel="00000000" w:rsidR="00000000" w:rsidRPr="00000000">
        <w:rPr>
          <w:rtl w:val="0"/>
        </w:rPr>
        <w:t xml:space="preserve">=======================================</w:t>
      </w:r>
    </w:p>
    <w:p w:rsidR="00000000" w:rsidDel="00000000" w:rsidP="00000000" w:rsidRDefault="00000000" w:rsidRPr="00000000" w14:paraId="00002375">
      <w:pPr>
        <w:rPr/>
      </w:pPr>
      <w:r w:rsidDel="00000000" w:rsidR="00000000" w:rsidRPr="00000000">
        <w:rPr>
          <w:rFonts w:ascii="Arial Unicode MS" w:cs="Arial Unicode MS" w:eastAsia="Arial Unicode MS" w:hAnsi="Arial Unicode MS"/>
          <w:rtl w:val="0"/>
        </w:rPr>
        <w:t xml:space="preserve">23.에너지 근원</w:t>
      </w:r>
    </w:p>
    <w:p w:rsidR="00000000" w:rsidDel="00000000" w:rsidP="00000000" w:rsidRDefault="00000000" w:rsidRPr="00000000" w14:paraId="00002376">
      <w:pPr>
        <w:rPr/>
      </w:pPr>
      <w:r w:rsidDel="00000000" w:rsidR="00000000" w:rsidRPr="00000000">
        <w:rPr>
          <w:rFonts w:ascii="Arial Unicode MS" w:cs="Arial Unicode MS" w:eastAsia="Arial Unicode MS" w:hAnsi="Arial Unicode MS"/>
          <w:rtl w:val="0"/>
        </w:rPr>
        <w:t xml:space="preserve">설명: 이 신은 신비의 본질을 장악하고 있습니다.</w:t>
      </w:r>
    </w:p>
    <w:p w:rsidR="00000000" w:rsidDel="00000000" w:rsidP="00000000" w:rsidRDefault="00000000" w:rsidRPr="00000000" w14:paraId="00002377">
      <w:pPr>
        <w:rPr/>
      </w:pPr>
      <w:r w:rsidDel="00000000" w:rsidR="00000000" w:rsidRPr="00000000">
        <w:rPr>
          <w:rFonts w:ascii="Arial Unicode MS" w:cs="Arial Unicode MS" w:eastAsia="Arial Unicode MS" w:hAnsi="Arial Unicode MS"/>
          <w:rtl w:val="0"/>
        </w:rPr>
        <w:t xml:space="preserve">효과: 이는 수동 능력으로, 한 가지 에너지 풀을 선택하면, 당신은 그 에너지 풀을 소모하는 능력을 시전할 때, 기본 소모량이 신격/점만큼 감소합니다. 하지만 추가 증폭 등의 효과는 일반적으로 소모해야 합니다.</w:t>
      </w:r>
    </w:p>
    <w:p w:rsidR="00000000" w:rsidDel="00000000" w:rsidP="00000000" w:rsidRDefault="00000000" w:rsidRPr="00000000" w14:paraId="00002378">
      <w:pPr>
        <w:rPr/>
      </w:pPr>
      <w:r w:rsidDel="00000000" w:rsidR="00000000" w:rsidRPr="00000000">
        <w:rPr>
          <w:rFonts w:ascii="Arial Unicode MS" w:cs="Arial Unicode MS" w:eastAsia="Arial Unicode MS" w:hAnsi="Arial Unicode MS"/>
          <w:rtl w:val="0"/>
        </w:rPr>
        <w:t xml:space="preserve">특수: 신은 이 초범신력을 여러 번 선택할 수 있으며, 매번 다른 에너지 풀을 선택해야 합니다.</w:t>
      </w:r>
    </w:p>
    <w:p w:rsidR="00000000" w:rsidDel="00000000" w:rsidP="00000000" w:rsidRDefault="00000000" w:rsidRPr="00000000" w14:paraId="00002379">
      <w:pPr>
        <w:rPr/>
      </w:pPr>
      <w:r w:rsidDel="00000000" w:rsidR="00000000" w:rsidRPr="00000000">
        <w:rPr>
          <w:rFonts w:ascii="Arial Unicode MS" w:cs="Arial Unicode MS" w:eastAsia="Arial Unicode MS" w:hAnsi="Arial Unicode MS"/>
          <w:rtl w:val="0"/>
        </w:rPr>
        <w:t xml:space="preserve">관련 신직 요소: 마법, 지식, 에너지</w:t>
      </w:r>
    </w:p>
    <w:p w:rsidR="00000000" w:rsidDel="00000000" w:rsidP="00000000" w:rsidRDefault="00000000" w:rsidRPr="00000000" w14:paraId="0000237A">
      <w:pPr>
        <w:rPr/>
      </w:pPr>
      <w:r w:rsidDel="00000000" w:rsidR="00000000" w:rsidRPr="00000000">
        <w:rPr>
          <w:rtl w:val="0"/>
        </w:rPr>
        <w:t xml:space="preserve">=====================================================================</w:t>
      </w:r>
    </w:p>
    <w:p w:rsidR="00000000" w:rsidDel="00000000" w:rsidP="00000000" w:rsidRDefault="00000000" w:rsidRPr="00000000" w14:paraId="0000237B">
      <w:pPr>
        <w:rPr/>
      </w:pPr>
      <w:r w:rsidDel="00000000" w:rsidR="00000000" w:rsidRPr="00000000">
        <w:rPr>
          <w:rtl w:val="0"/>
        </w:rPr>
        <w:t xml:space="preserve">=======================================</w:t>
      </w:r>
    </w:p>
    <w:p w:rsidR="00000000" w:rsidDel="00000000" w:rsidP="00000000" w:rsidRDefault="00000000" w:rsidRPr="00000000" w14:paraId="0000237C">
      <w:pPr>
        <w:rPr/>
      </w:pPr>
      <w:r w:rsidDel="00000000" w:rsidR="00000000" w:rsidRPr="00000000">
        <w:rPr>
          <w:rFonts w:ascii="Arial Unicode MS" w:cs="Arial Unicode MS" w:eastAsia="Arial Unicode MS" w:hAnsi="Arial Unicode MS"/>
          <w:rtl w:val="0"/>
        </w:rPr>
        <w:t xml:space="preserve">24.천지 파괴</w:t>
      </w:r>
    </w:p>
    <w:p w:rsidR="00000000" w:rsidDel="00000000" w:rsidP="00000000" w:rsidRDefault="00000000" w:rsidRPr="00000000" w14:paraId="0000237D">
      <w:pPr>
        <w:rPr/>
      </w:pPr>
      <w:r w:rsidDel="00000000" w:rsidR="00000000" w:rsidRPr="00000000">
        <w:rPr>
          <w:rFonts w:ascii="Arial Unicode MS" w:cs="Arial Unicode MS" w:eastAsia="Arial Unicode MS" w:hAnsi="Arial Unicode MS"/>
          <w:rtl w:val="0"/>
        </w:rPr>
        <w:t xml:space="preserve">설명: 이 신은 파괴의 본질을 장악하고 있으며, 그의 공격은 천지를 파괴할 것입니다.</w:t>
      </w:r>
    </w:p>
    <w:p w:rsidR="00000000" w:rsidDel="00000000" w:rsidP="00000000" w:rsidRDefault="00000000" w:rsidRPr="00000000" w14:paraId="0000237E">
      <w:pPr>
        <w:rPr/>
      </w:pPr>
      <w:r w:rsidDel="00000000" w:rsidR="00000000" w:rsidRPr="00000000">
        <w:rPr>
          <w:rFonts w:ascii="Arial Unicode MS" w:cs="Arial Unicode MS" w:eastAsia="Arial Unicode MS" w:hAnsi="Arial Unicode MS"/>
          <w:rtl w:val="0"/>
        </w:rPr>
        <w:t xml:space="preserve">특수: 이 능력을 얻으려면 한 번에 신격 5점을 투자해야 합니다.</w:t>
      </w:r>
    </w:p>
    <w:p w:rsidR="00000000" w:rsidDel="00000000" w:rsidP="00000000" w:rsidRDefault="00000000" w:rsidRPr="00000000" w14:paraId="0000237F">
      <w:pPr>
        <w:rPr/>
      </w:pPr>
      <w:r w:rsidDel="00000000" w:rsidR="00000000" w:rsidRPr="00000000">
        <w:rPr>
          <w:rFonts w:ascii="Arial Unicode MS" w:cs="Arial Unicode MS" w:eastAsia="Arial Unicode MS" w:hAnsi="Arial Unicode MS"/>
          <w:rtl w:val="0"/>
        </w:rPr>
        <w:t xml:space="preserve">효과: 이는 수동 능력으로, 이 신이 연속된 대형 물체(산봉우리, 댐, 건물 등)를 공격하여 파괴할 때, 당신의 타격 지점의 크기와 위치에 관계없이 전체 물체에 피해를 줄 수 있습니다. 이와 유사한 사물에 영향을 미칠 때도, 영향 지점의 크기와 위치에 관계없이 전체에 직접 영향을 줄 수 있습니다.</w:t>
      </w:r>
    </w:p>
    <w:p w:rsidR="00000000" w:rsidDel="00000000" w:rsidP="00000000" w:rsidRDefault="00000000" w:rsidRPr="00000000" w14:paraId="00002380">
      <w:pPr>
        <w:rPr/>
      </w:pPr>
      <w:r w:rsidDel="00000000" w:rsidR="00000000" w:rsidRPr="00000000">
        <w:rPr>
          <w:rFonts w:ascii="Arial Unicode MS" w:cs="Arial Unicode MS" w:eastAsia="Arial Unicode MS" w:hAnsi="Arial Unicode MS"/>
          <w:rtl w:val="0"/>
        </w:rPr>
        <w:t xml:space="preserve">(예를 들어 탑 꼭대기를 들어 올리면 전체 높은 탑을 들어 올릴 수 있습니다)</w:t>
      </w:r>
    </w:p>
    <w:p w:rsidR="00000000" w:rsidDel="00000000" w:rsidP="00000000" w:rsidRDefault="00000000" w:rsidRPr="00000000" w14:paraId="00002381">
      <w:pPr>
        <w:rPr/>
      </w:pPr>
      <w:r w:rsidDel="00000000" w:rsidR="00000000" w:rsidRPr="00000000">
        <w:rPr>
          <w:rFonts w:ascii="Arial Unicode MS" w:cs="Arial Unicode MS" w:eastAsia="Arial Unicode MS" w:hAnsi="Arial Unicode MS"/>
          <w:rtl w:val="0"/>
        </w:rPr>
        <w:t xml:space="preserve">동시에, 신은 목표의 역치를 무시합니다.</w:t>
      </w:r>
    </w:p>
    <w:p w:rsidR="00000000" w:rsidDel="00000000" w:rsidP="00000000" w:rsidRDefault="00000000" w:rsidRPr="00000000" w14:paraId="00002382">
      <w:pPr>
        <w:rPr/>
      </w:pPr>
      <w:r w:rsidDel="00000000" w:rsidR="00000000" w:rsidRPr="00000000">
        <w:rPr>
          <w:rFonts w:ascii="Arial Unicode MS" w:cs="Arial Unicode MS" w:eastAsia="Arial Unicode MS" w:hAnsi="Arial Unicode MS"/>
          <w:rtl w:val="0"/>
        </w:rPr>
        <w:t xml:space="preserve">관련 신직 요소: 전쟁, 파괴, 물리</w:t>
      </w:r>
    </w:p>
    <w:p w:rsidR="00000000" w:rsidDel="00000000" w:rsidP="00000000" w:rsidRDefault="00000000" w:rsidRPr="00000000" w14:paraId="00002383">
      <w:pPr>
        <w:rPr/>
      </w:pPr>
      <w:r w:rsidDel="00000000" w:rsidR="00000000" w:rsidRPr="00000000">
        <w:rPr>
          <w:rtl w:val="0"/>
        </w:rPr>
        <w:t xml:space="preserve">=====================================================================</w:t>
      </w:r>
    </w:p>
    <w:p w:rsidR="00000000" w:rsidDel="00000000" w:rsidP="00000000" w:rsidRDefault="00000000" w:rsidRPr="00000000" w14:paraId="00002384">
      <w:pPr>
        <w:rPr/>
      </w:pPr>
      <w:r w:rsidDel="00000000" w:rsidR="00000000" w:rsidRPr="00000000">
        <w:rPr>
          <w:rtl w:val="0"/>
        </w:rPr>
        <w:t xml:space="preserve">=======================================</w:t>
      </w:r>
    </w:p>
    <w:p w:rsidR="00000000" w:rsidDel="00000000" w:rsidP="00000000" w:rsidRDefault="00000000" w:rsidRPr="00000000" w14:paraId="00002385">
      <w:pPr>
        <w:rPr/>
      </w:pPr>
      <w:r w:rsidDel="00000000" w:rsidR="00000000" w:rsidRPr="00000000">
        <w:rPr>
          <w:rFonts w:ascii="Arial Unicode MS" w:cs="Arial Unicode MS" w:eastAsia="Arial Unicode MS" w:hAnsi="Arial Unicode MS"/>
          <w:rtl w:val="0"/>
        </w:rPr>
        <w:t xml:space="preserve">25.신술 부여</w:t>
      </w:r>
    </w:p>
    <w:p w:rsidR="00000000" w:rsidDel="00000000" w:rsidP="00000000" w:rsidRDefault="00000000" w:rsidRPr="00000000" w14:paraId="00002386">
      <w:pPr>
        <w:rPr/>
      </w:pPr>
      <w:r w:rsidDel="00000000" w:rsidR="00000000" w:rsidRPr="00000000">
        <w:rPr>
          <w:rFonts w:ascii="Arial Unicode MS" w:cs="Arial Unicode MS" w:eastAsia="Arial Unicode MS" w:hAnsi="Arial Unicode MS"/>
          <w:rtl w:val="0"/>
        </w:rPr>
        <w:t xml:space="preserve">설명: 당신은 당신의 무상의 신력을 당신의 신도에게 부여합니다.</w:t>
      </w:r>
    </w:p>
    <w:p w:rsidR="00000000" w:rsidDel="00000000" w:rsidP="00000000" w:rsidRDefault="00000000" w:rsidRPr="00000000" w14:paraId="00002387">
      <w:pPr>
        <w:rPr/>
      </w:pPr>
      <w:r w:rsidDel="00000000" w:rsidR="00000000" w:rsidRPr="00000000">
        <w:rPr>
          <w:rFonts w:ascii="Arial Unicode MS" w:cs="Arial Unicode MS" w:eastAsia="Arial Unicode MS" w:hAnsi="Arial Unicode MS"/>
          <w:rtl w:val="0"/>
        </w:rPr>
        <w:t xml:space="preserve">효과: 당신에게 기도하는 모든 생물(그의 신앙은 반드시 당신이어야 함)에게 당신이 가진 에너지 소모가 있는 기능을 사용하게 할 수 있으며, 이 기능들은 신술이라고 불립니다.</w:t>
      </w:r>
    </w:p>
    <w:p w:rsidR="00000000" w:rsidDel="00000000" w:rsidP="00000000" w:rsidRDefault="00000000" w:rsidRPr="00000000" w14:paraId="00002388">
      <w:pPr>
        <w:rPr/>
      </w:pPr>
      <w:r w:rsidDel="00000000" w:rsidR="00000000" w:rsidRPr="00000000">
        <w:rPr>
          <w:rFonts w:ascii="Arial Unicode MS" w:cs="Arial Unicode MS" w:eastAsia="Arial Unicode MS" w:hAnsi="Arial Unicode MS"/>
          <w:rtl w:val="0"/>
        </w:rPr>
        <w:t xml:space="preserve">이 능력에 신능 1레벨을 투자할 때마다, 당신의 신도에게 당신의 한 가지 기능을 공유할 수 있습니다.</w:t>
      </w:r>
    </w:p>
    <w:p w:rsidR="00000000" w:rsidDel="00000000" w:rsidP="00000000" w:rsidRDefault="00000000" w:rsidRPr="00000000" w14:paraId="00002389">
      <w:pPr>
        <w:rPr/>
      </w:pPr>
      <w:r w:rsidDel="00000000" w:rsidR="00000000" w:rsidRPr="00000000">
        <w:rPr>
          <w:rFonts w:ascii="Arial Unicode MS" w:cs="Arial Unicode MS" w:eastAsia="Arial Unicode MS" w:hAnsi="Arial Unicode MS"/>
          <w:rtl w:val="0"/>
        </w:rPr>
        <w:t xml:space="preserve">특수: 해당 신도는 반드시 당신을 신앙해야 하며, 그 기능을 시전하는 데 필요한 해당 전제 조건을 가지고 있어야 합니다.</w:t>
      </w:r>
    </w:p>
    <w:p w:rsidR="00000000" w:rsidDel="00000000" w:rsidP="00000000" w:rsidRDefault="00000000" w:rsidRPr="00000000" w14:paraId="0000238A">
      <w:pPr>
        <w:rPr/>
      </w:pPr>
      <w:r w:rsidDel="00000000" w:rsidR="00000000" w:rsidRPr="00000000">
        <w:rPr>
          <w:rFonts w:ascii="Arial Unicode MS" w:cs="Arial Unicode MS" w:eastAsia="Arial Unicode MS" w:hAnsi="Arial Unicode MS"/>
          <w:rtl w:val="0"/>
        </w:rPr>
        <w:t xml:space="preserve">특수: 횟수나 특수 소모가 있는 능력은 공유할 수 없으며, 그 능력을 시전할 때 모든 관련 수치는 당신의 것이 아니라 신도의 것을 사용합니다. 만약 그 능력이 업그레이드, 연구 등의 행위를 거쳤다면, 신도는 가장 낮은 등급의 것만 얻을 수 있으며, 어떤 업그레이드나 연구 행위도 할 수 없습니다.</w:t>
      </w:r>
    </w:p>
    <w:p w:rsidR="00000000" w:rsidDel="00000000" w:rsidP="00000000" w:rsidRDefault="00000000" w:rsidRPr="00000000" w14:paraId="0000238B">
      <w:pPr>
        <w:rPr/>
      </w:pPr>
      <w:r w:rsidDel="00000000" w:rsidR="00000000" w:rsidRPr="00000000">
        <w:rPr>
          <w:rFonts w:ascii="Arial Unicode MS" w:cs="Arial Unicode MS" w:eastAsia="Arial Unicode MS" w:hAnsi="Arial Unicode MS"/>
          <w:rtl w:val="0"/>
        </w:rPr>
        <w:t xml:space="preserve">특수: 이는 신도가 신앙 지향의 능력을 얻게 하는 능력입니다.</w:t>
      </w:r>
    </w:p>
    <w:p w:rsidR="00000000" w:rsidDel="00000000" w:rsidP="00000000" w:rsidRDefault="00000000" w:rsidRPr="00000000" w14:paraId="0000238C">
      <w:pPr>
        <w:rPr/>
      </w:pPr>
      <w:r w:rsidDel="00000000" w:rsidR="00000000" w:rsidRPr="00000000">
        <w:rPr>
          <w:rFonts w:ascii="Arial Unicode MS" w:cs="Arial Unicode MS" w:eastAsia="Arial Unicode MS" w:hAnsi="Arial Unicode MS"/>
          <w:rtl w:val="0"/>
        </w:rPr>
        <w:t xml:space="preserve">관련 신직 요소: 임의</w:t>
      </w:r>
    </w:p>
    <w:p w:rsidR="00000000" w:rsidDel="00000000" w:rsidP="00000000" w:rsidRDefault="00000000" w:rsidRPr="00000000" w14:paraId="0000238D">
      <w:pPr>
        <w:rPr/>
      </w:pPr>
      <w:r w:rsidDel="00000000" w:rsidR="00000000" w:rsidRPr="00000000">
        <w:rPr>
          <w:rtl w:val="0"/>
        </w:rPr>
        <w:t xml:space="preserve">=====================================================================</w:t>
      </w:r>
    </w:p>
    <w:p w:rsidR="00000000" w:rsidDel="00000000" w:rsidP="00000000" w:rsidRDefault="00000000" w:rsidRPr="00000000" w14:paraId="0000238E">
      <w:pPr>
        <w:rPr/>
      </w:pPr>
      <w:r w:rsidDel="00000000" w:rsidR="00000000" w:rsidRPr="00000000">
        <w:rPr>
          <w:rtl w:val="0"/>
        </w:rPr>
        <w:t xml:space="preserve">=======================================</w:t>
      </w:r>
    </w:p>
    <w:p w:rsidR="00000000" w:rsidDel="00000000" w:rsidP="00000000" w:rsidRDefault="00000000" w:rsidRPr="00000000" w14:paraId="0000238F">
      <w:pPr>
        <w:rPr/>
      </w:pPr>
      <w:r w:rsidDel="00000000" w:rsidR="00000000" w:rsidRPr="00000000">
        <w:rPr>
          <w:rFonts w:ascii="Arial Unicode MS" w:cs="Arial Unicode MS" w:eastAsia="Arial Unicode MS" w:hAnsi="Arial Unicode MS"/>
          <w:rtl w:val="0"/>
        </w:rPr>
        <w:t xml:space="preserve">26.불멸의 몸</w:t>
      </w:r>
    </w:p>
    <w:p w:rsidR="00000000" w:rsidDel="00000000" w:rsidP="00000000" w:rsidRDefault="00000000" w:rsidRPr="00000000" w14:paraId="00002390">
      <w:pPr>
        <w:rPr/>
      </w:pPr>
      <w:r w:rsidDel="00000000" w:rsidR="00000000" w:rsidRPr="00000000">
        <w:rPr>
          <w:rFonts w:ascii="Arial Unicode MS" w:cs="Arial Unicode MS" w:eastAsia="Arial Unicode MS" w:hAnsi="Arial Unicode MS"/>
          <w:rtl w:val="0"/>
        </w:rPr>
        <w:t xml:space="preserve">설명: 신의 몸은 멸망하지 않습니다.</w:t>
      </w:r>
    </w:p>
    <w:p w:rsidR="00000000" w:rsidDel="00000000" w:rsidP="00000000" w:rsidRDefault="00000000" w:rsidRPr="00000000" w14:paraId="00002391">
      <w:pPr>
        <w:rPr/>
      </w:pPr>
      <w:r w:rsidDel="00000000" w:rsidR="00000000" w:rsidRPr="00000000">
        <w:rPr>
          <w:rFonts w:ascii="Arial Unicode MS" w:cs="Arial Unicode MS" w:eastAsia="Arial Unicode MS" w:hAnsi="Arial Unicode MS"/>
          <w:rtl w:val="0"/>
        </w:rPr>
        <w:t xml:space="preserve">효과: 전체 행동으로 현재 의지력 전부(최소 1점 소모)를 소모하면, 당신의 생명력을 모두 완전한 상태로 회복시킬 수 있습니다.</w:t>
      </w:r>
    </w:p>
    <w:p w:rsidR="00000000" w:rsidDel="00000000" w:rsidP="00000000" w:rsidRDefault="00000000" w:rsidRPr="00000000" w14:paraId="00002392">
      <w:pPr>
        <w:rPr/>
      </w:pPr>
      <w:r w:rsidDel="00000000" w:rsidR="00000000" w:rsidRPr="00000000">
        <w:rPr>
          <w:rFonts w:ascii="Arial Unicode MS" w:cs="Arial Unicode MS" w:eastAsia="Arial Unicode MS" w:hAnsi="Arial Unicode MS"/>
          <w:rtl w:val="0"/>
        </w:rPr>
        <w:t xml:space="preserve">이 능력은 이 능력에 투자한 신격/회만 사용할 수 있습니다.</w:t>
      </w:r>
    </w:p>
    <w:p w:rsidR="00000000" w:rsidDel="00000000" w:rsidP="00000000" w:rsidRDefault="00000000" w:rsidRPr="00000000" w14:paraId="00002393">
      <w:pPr>
        <w:rPr/>
      </w:pPr>
      <w:r w:rsidDel="00000000" w:rsidR="00000000" w:rsidRPr="00000000">
        <w:rPr>
          <w:rFonts w:ascii="Arial Unicode MS" w:cs="Arial Unicode MS" w:eastAsia="Arial Unicode MS" w:hAnsi="Arial Unicode MS"/>
          <w:rtl w:val="0"/>
        </w:rPr>
        <w:t xml:space="preserve">관련 신직 요소: 부활, 자기방어</w:t>
      </w:r>
    </w:p>
    <w:p w:rsidR="00000000" w:rsidDel="00000000" w:rsidP="00000000" w:rsidRDefault="00000000" w:rsidRPr="00000000" w14:paraId="00002394">
      <w:pPr>
        <w:rPr/>
      </w:pPr>
      <w:r w:rsidDel="00000000" w:rsidR="00000000" w:rsidRPr="00000000">
        <w:rPr>
          <w:rtl w:val="0"/>
        </w:rPr>
        <w:t xml:space="preserve">=====================================================================</w:t>
      </w:r>
    </w:p>
    <w:p w:rsidR="00000000" w:rsidDel="00000000" w:rsidP="00000000" w:rsidRDefault="00000000" w:rsidRPr="00000000" w14:paraId="00002395">
      <w:pPr>
        <w:rPr/>
      </w:pPr>
      <w:r w:rsidDel="00000000" w:rsidR="00000000" w:rsidRPr="00000000">
        <w:rPr>
          <w:rtl w:val="0"/>
        </w:rPr>
        <w:t xml:space="preserve">=======================================</w:t>
      </w:r>
    </w:p>
    <w:p w:rsidR="00000000" w:rsidDel="00000000" w:rsidP="00000000" w:rsidRDefault="00000000" w:rsidRPr="00000000" w14:paraId="00002396">
      <w:pPr>
        <w:rPr/>
      </w:pPr>
      <w:r w:rsidDel="00000000" w:rsidR="00000000" w:rsidRPr="00000000">
        <w:rPr>
          <w:rFonts w:ascii="Arial Unicode MS" w:cs="Arial Unicode MS" w:eastAsia="Arial Unicode MS" w:hAnsi="Arial Unicode MS"/>
          <w:rtl w:val="0"/>
        </w:rPr>
        <w:t xml:space="preserve">27.신국 강림</w:t>
      </w:r>
    </w:p>
    <w:p w:rsidR="00000000" w:rsidDel="00000000" w:rsidP="00000000" w:rsidRDefault="00000000" w:rsidRPr="00000000" w14:paraId="00002397">
      <w:pPr>
        <w:rPr/>
      </w:pPr>
      <w:r w:rsidDel="00000000" w:rsidR="00000000" w:rsidRPr="00000000">
        <w:rPr>
          <w:rFonts w:ascii="Arial Unicode MS" w:cs="Arial Unicode MS" w:eastAsia="Arial Unicode MS" w:hAnsi="Arial Unicode MS"/>
          <w:rtl w:val="0"/>
        </w:rPr>
        <w:t xml:space="preserve">설명: 신의 무상 신력으로 창조한 세계가 결국 도래할 것입니다.</w:t>
      </w:r>
    </w:p>
    <w:p w:rsidR="00000000" w:rsidDel="00000000" w:rsidP="00000000" w:rsidRDefault="00000000" w:rsidRPr="00000000" w14:paraId="00002398">
      <w:pPr>
        <w:rPr/>
      </w:pPr>
      <w:r w:rsidDel="00000000" w:rsidR="00000000" w:rsidRPr="00000000">
        <w:rPr>
          <w:rFonts w:ascii="Arial Unicode MS" w:cs="Arial Unicode MS" w:eastAsia="Arial Unicode MS" w:hAnsi="Arial Unicode MS"/>
          <w:rtl w:val="0"/>
        </w:rPr>
        <w:t xml:space="preserve">효과: 당신은 신국을 얻으며, 9점의 의지력을 소모하고 표준 행동으로 신국으로 순간이동할 수 있습니다. 이는 S급 공간 능력입니다.</w:t>
      </w:r>
    </w:p>
    <w:p w:rsidR="00000000" w:rsidDel="00000000" w:rsidP="00000000" w:rsidRDefault="00000000" w:rsidRPr="00000000" w14:paraId="00002399">
      <w:pPr>
        <w:rPr/>
      </w:pPr>
      <w:r w:rsidDel="00000000" w:rsidR="00000000" w:rsidRPr="00000000">
        <w:rPr>
          <w:rFonts w:ascii="Arial Unicode MS" w:cs="Arial Unicode MS" w:eastAsia="Arial Unicode MS" w:hAnsi="Arial Unicode MS"/>
          <w:rtl w:val="0"/>
        </w:rPr>
        <w:t xml:space="preserve">신비학이나 학식 레벨이 10 이상인 단위가 당신의 순간이동을 목격한다면, 지능+신비학(공간) 또는 지능+학식(우주) 판정으로 당신의 최대 특성치 값을 DC로 하는 판정을 할 수 있으며, 성공 수를 기록합니다. 그들은 목격할 때마다 한 번씩 판정을 할 수 있고 성공 수를 누적할 수 있으며, 성공 수가 당신의 최대 특성치 값을 초과하면 당신 신국의 좌표를 파악할 수 있습니다. 그에게 당신 신국의 좌표를 전해 들은 목표 중 순간이동 능력이 있는 자는 누구나 직접 당신의 신국 내부로 순간이동할 수 있습니다(거리에 관계없이, 신국에 들어가겠다고 선언하기만 하면 됩니다).</w:t>
      </w:r>
    </w:p>
    <w:p w:rsidR="00000000" w:rsidDel="00000000" w:rsidP="00000000" w:rsidRDefault="00000000" w:rsidRPr="00000000" w14:paraId="0000239A">
      <w:pPr>
        <w:rPr/>
      </w:pPr>
      <w:r w:rsidDel="00000000" w:rsidR="00000000" w:rsidRPr="00000000">
        <w:rPr>
          <w:rFonts w:ascii="Arial Unicode MS" w:cs="Arial Unicode MS" w:eastAsia="Arial Unicode MS" w:hAnsi="Arial Unicode MS"/>
          <w:rtl w:val="0"/>
        </w:rPr>
        <w:t xml:space="preserve">당신의 신국은 S급 탑승물로 간주됩니다(하지만 탑승물 규칙을 따르지는 않습니다). 신국의 체적은 당신의 모호 범위 크기입니다(당신의 민감 범위 변화에 따라 변할 수 있지만, 당신이 이동해도 위치는 변하지 않습니다). 신국의 구조치는 당신의 특성치 총합이며, 경도는 이 능력에 투자한 신격 등급*5점입니다.</w:t>
      </w:r>
    </w:p>
    <w:p w:rsidR="00000000" w:rsidDel="00000000" w:rsidP="00000000" w:rsidRDefault="00000000" w:rsidRPr="00000000" w14:paraId="0000239B">
      <w:pPr>
        <w:rPr/>
      </w:pPr>
      <w:r w:rsidDel="00000000" w:rsidR="00000000" w:rsidRPr="00000000">
        <w:rPr>
          <w:rFonts w:ascii="Arial Unicode MS" w:cs="Arial Unicode MS" w:eastAsia="Arial Unicode MS" w:hAnsi="Arial Unicode MS"/>
          <w:rtl w:val="0"/>
        </w:rPr>
        <w:t xml:space="preserve">신국은 완전 밀폐된 탑승물로 간주됩니다.</w:t>
      </w:r>
    </w:p>
    <w:p w:rsidR="00000000" w:rsidDel="00000000" w:rsidP="00000000" w:rsidRDefault="00000000" w:rsidRPr="00000000" w14:paraId="0000239C">
      <w:pPr>
        <w:rPr/>
      </w:pPr>
      <w:r w:rsidDel="00000000" w:rsidR="00000000" w:rsidRPr="00000000">
        <w:rPr>
          <w:rFonts w:ascii="Arial Unicode MS" w:cs="Arial Unicode MS" w:eastAsia="Arial Unicode MS" w:hAnsi="Arial Unicode MS"/>
          <w:rtl w:val="0"/>
        </w:rPr>
        <w:t xml:space="preserve">당신이 신국 안에 있을 때, 9점의 의지력을 소모하여 신국을 일시적으로 모험 세계에 강림시킬 수 있으며, 당신의 모호 범위 내 임의의 위치에 나타납니다. 이후 매 라운드 시작 시 9점의 의지력을 소모하여 그 존재를 유지합니다. 신국은 비행 능력을 가지며, 이동 속도는 당신의 기본 이동 속도와 같고, 여행 속도는 당신의 기본 이동 속도*10배입니다. 신국은 무기를 갖추고 있지 않으며, 신국을 이동시키는 것은 마치 당신 자신의 캐릭터를 이동시키는 것과 같지만, 당신은 매 라운드 자신을 이동시키거나 신국을 이동시키는 것 중 하나만 선택할 수 있습니다.</w:t>
      </w:r>
    </w:p>
    <w:p w:rsidR="00000000" w:rsidDel="00000000" w:rsidP="00000000" w:rsidRDefault="00000000" w:rsidRPr="00000000" w14:paraId="0000239D">
      <w:pPr>
        <w:rPr/>
      </w:pPr>
      <w:r w:rsidDel="00000000" w:rsidR="00000000" w:rsidRPr="00000000">
        <w:rPr>
          <w:rFonts w:ascii="Arial Unicode MS" w:cs="Arial Unicode MS" w:eastAsia="Arial Unicode MS" w:hAnsi="Arial Unicode MS"/>
          <w:rtl w:val="0"/>
        </w:rPr>
        <w:t xml:space="preserve">만약 당신이 더 이상 신국에 의지력을 소모하지 않는다면, 신국은 즉시 원래의 좌표로 돌아갑니다. 이때 당신 이외의 목표가 신국 내부에 있다면, 함께 데려가지 않으며, 당신은 자유롭게 신국과 함께 떠날지 여부를 선택할 수 있습니다.</w:t>
      </w:r>
    </w:p>
    <w:p w:rsidR="00000000" w:rsidDel="00000000" w:rsidP="00000000" w:rsidRDefault="00000000" w:rsidRPr="00000000" w14:paraId="0000239E">
      <w:pPr>
        <w:rPr/>
      </w:pPr>
      <w:r w:rsidDel="00000000" w:rsidR="00000000" w:rsidRPr="00000000">
        <w:rPr>
          <w:rFonts w:ascii="Arial Unicode MS" w:cs="Arial Unicode MS" w:eastAsia="Arial Unicode MS" w:hAnsi="Arial Unicode MS"/>
          <w:rtl w:val="0"/>
        </w:rPr>
        <w:t xml:space="preserve">신국에 들어오는 모든 목표는 당신이 즉시 알 수 있습니다.</w:t>
      </w:r>
    </w:p>
    <w:p w:rsidR="00000000" w:rsidDel="00000000" w:rsidP="00000000" w:rsidRDefault="00000000" w:rsidRPr="00000000" w14:paraId="0000239F">
      <w:pPr>
        <w:rPr/>
      </w:pPr>
      <w:r w:rsidDel="00000000" w:rsidR="00000000" w:rsidRPr="00000000">
        <w:rPr>
          <w:rFonts w:ascii="Arial Unicode MS" w:cs="Arial Unicode MS" w:eastAsia="Arial Unicode MS" w:hAnsi="Arial Unicode MS"/>
          <w:rtl w:val="0"/>
        </w:rPr>
        <w:t xml:space="preserve">신국 내부에 있는 당신은 신국 외부의 목표에게 영향을 줄 수 있으며, 이는 당신이 효과선과 시야선을 가지는 것으로 간주됩니다.</w:t>
      </w:r>
    </w:p>
    <w:p w:rsidR="00000000" w:rsidDel="00000000" w:rsidP="00000000" w:rsidRDefault="00000000" w:rsidRPr="00000000" w14:paraId="000023A0">
      <w:pPr>
        <w:rPr/>
      </w:pPr>
      <w:r w:rsidDel="00000000" w:rsidR="00000000" w:rsidRPr="00000000">
        <w:rPr>
          <w:rFonts w:ascii="Arial Unicode MS" w:cs="Arial Unicode MS" w:eastAsia="Arial Unicode MS" w:hAnsi="Arial Unicode MS"/>
          <w:rtl w:val="0"/>
        </w:rPr>
        <w:t xml:space="preserve">신국 외부에 있는 목표는 신국 내부의 목표에게 영향을 줄 수 없으며, 이 목표들은 신국 내부에 대해 효과선과 시야선을 갖지 않습니다. 당신은 임의의 목표가 신국 내부로 들어오도록 지정할 수 있으며, 그들은 직접 신국의 외부 장벽을 통과할 수 있습니다.</w:t>
      </w:r>
    </w:p>
    <w:p w:rsidR="00000000" w:rsidDel="00000000" w:rsidP="00000000" w:rsidRDefault="00000000" w:rsidRPr="00000000" w14:paraId="000023A1">
      <w:pPr>
        <w:rPr/>
      </w:pPr>
      <w:r w:rsidDel="00000000" w:rsidR="00000000" w:rsidRPr="00000000">
        <w:rPr>
          <w:rFonts w:ascii="Arial Unicode MS" w:cs="Arial Unicode MS" w:eastAsia="Arial Unicode MS" w:hAnsi="Arial Unicode MS"/>
          <w:rtl w:val="0"/>
        </w:rPr>
        <w:t xml:space="preserve">만약 신국이 강림한다면, 순간이동 능력이 있는 모든 캐릭터는 직접 신국 내부로 들어올 수 있습니다(거리에 관계없이, 신국에 들어가겠다고 선언하기만 하면 됩니다).</w:t>
      </w:r>
    </w:p>
    <w:p w:rsidR="00000000" w:rsidDel="00000000" w:rsidP="00000000" w:rsidRDefault="00000000" w:rsidRPr="00000000" w14:paraId="000023A2">
      <w:pPr>
        <w:rPr/>
      </w:pPr>
      <w:r w:rsidDel="00000000" w:rsidR="00000000" w:rsidRPr="00000000">
        <w:rPr>
          <w:rFonts w:ascii="Arial Unicode MS" w:cs="Arial Unicode MS" w:eastAsia="Arial Unicode MS" w:hAnsi="Arial Unicode MS"/>
          <w:rtl w:val="0"/>
        </w:rPr>
        <w:t xml:space="preserve">신국이 파괴되면, 이 능력에 다시 신격을 투자해야만 신국을 부활시킬 수 있으며, 물론 이는 총 투자 신격 등급에 포함됩니다.</w:t>
      </w:r>
    </w:p>
    <w:p w:rsidR="00000000" w:rsidDel="00000000" w:rsidP="00000000" w:rsidRDefault="00000000" w:rsidRPr="00000000" w14:paraId="000023A3">
      <w:pPr>
        <w:rPr/>
      </w:pPr>
      <w:r w:rsidDel="00000000" w:rsidR="00000000" w:rsidRPr="00000000">
        <w:rPr>
          <w:rFonts w:ascii="Arial Unicode MS" w:cs="Arial Unicode MS" w:eastAsia="Arial Unicode MS" w:hAnsi="Arial Unicode MS"/>
          <w:rtl w:val="0"/>
        </w:rPr>
        <w:t xml:space="preserve">신국은 충돌, 압사 등의 행위를 할 수 없으며, 신국이 장애물과 부딪히면 즉시 이동을 멈춥니다.</w:t>
      </w:r>
    </w:p>
    <w:p w:rsidR="00000000" w:rsidDel="00000000" w:rsidP="00000000" w:rsidRDefault="00000000" w:rsidRPr="00000000" w14:paraId="000023A4">
      <w:pPr>
        <w:rPr/>
      </w:pPr>
      <w:r w:rsidDel="00000000" w:rsidR="00000000" w:rsidRPr="00000000">
        <w:rPr>
          <w:rFonts w:ascii="Arial Unicode MS" w:cs="Arial Unicode MS" w:eastAsia="Arial Unicode MS" w:hAnsi="Arial Unicode MS"/>
          <w:rtl w:val="0"/>
        </w:rPr>
        <w:t xml:space="preserve">신국은 어떤 탑승물류 무장도 장착할 수 없으며, 탑승물로 간주되지만 본질은 탑승물이 아닙니다.</w:t>
      </w:r>
    </w:p>
    <w:p w:rsidR="00000000" w:rsidDel="00000000" w:rsidP="00000000" w:rsidRDefault="00000000" w:rsidRPr="00000000" w14:paraId="000023A5">
      <w:pPr>
        <w:rPr/>
      </w:pPr>
      <w:r w:rsidDel="00000000" w:rsidR="00000000" w:rsidRPr="00000000">
        <w:rPr>
          <w:rFonts w:ascii="Arial Unicode MS" w:cs="Arial Unicode MS" w:eastAsia="Arial Unicode MS" w:hAnsi="Arial Unicode MS"/>
          <w:rtl w:val="0"/>
        </w:rPr>
        <w:t xml:space="preserve">특수: 마법 해제 등의 유사한 능력은 당신이 신국으로 순간이동하는 것을 막을 수 있으며, 동시에 신국이 강림했을 때 신국을 원래의 좌표로 되돌릴 수 있습니다.</w:t>
      </w:r>
    </w:p>
    <w:p w:rsidR="00000000" w:rsidDel="00000000" w:rsidP="00000000" w:rsidRDefault="00000000" w:rsidRPr="00000000" w14:paraId="000023A6">
      <w:pPr>
        <w:rPr/>
      </w:pPr>
      <w:r w:rsidDel="00000000" w:rsidR="00000000" w:rsidRPr="00000000">
        <w:rPr>
          <w:rFonts w:ascii="Arial Unicode MS" w:cs="Arial Unicode MS" w:eastAsia="Arial Unicode MS" w:hAnsi="Arial Unicode MS"/>
          <w:rtl w:val="0"/>
        </w:rPr>
        <w:t xml:space="preserve">특수: 신은 신국의 모양과 내용을 자유롭게 정할 수 있습니다(예를 들어 이집트 주신 "라"의 신국은 방주입니다).</w:t>
      </w:r>
    </w:p>
    <w:p w:rsidR="00000000" w:rsidDel="00000000" w:rsidP="00000000" w:rsidRDefault="00000000" w:rsidRPr="00000000" w14:paraId="000023A7">
      <w:pPr>
        <w:rPr/>
      </w:pPr>
      <w:r w:rsidDel="00000000" w:rsidR="00000000" w:rsidRPr="00000000">
        <w:rPr>
          <w:rtl w:val="0"/>
        </w:rPr>
        <w:t xml:space="preserve">=====================================================================</w:t>
      </w:r>
    </w:p>
    <w:p w:rsidR="00000000" w:rsidDel="00000000" w:rsidP="00000000" w:rsidRDefault="00000000" w:rsidRPr="00000000" w14:paraId="000023A8">
      <w:pPr>
        <w:rPr/>
      </w:pPr>
      <w:r w:rsidDel="00000000" w:rsidR="00000000" w:rsidRPr="00000000">
        <w:rPr>
          <w:rtl w:val="0"/>
        </w:rPr>
        <w:t xml:space="preserve">=======================================</w:t>
      </w:r>
    </w:p>
    <w:p w:rsidR="00000000" w:rsidDel="00000000" w:rsidP="00000000" w:rsidRDefault="00000000" w:rsidRPr="00000000" w14:paraId="000023A9">
      <w:pPr>
        <w:pStyle w:val="Heading1"/>
        <w:rPr/>
      </w:pPr>
      <w:bookmarkStart w:colFirst="0" w:colLast="0" w:name="_anr0ebvrcy22" w:id="60"/>
      <w:bookmarkEnd w:id="60"/>
      <w:r w:rsidDel="00000000" w:rsidR="00000000" w:rsidRPr="00000000">
        <w:rPr>
          <w:rFonts w:ascii="Arial Unicode MS" w:cs="Arial Unicode MS" w:eastAsia="Arial Unicode MS" w:hAnsi="Arial Unicode MS"/>
          <w:rtl w:val="0"/>
        </w:rPr>
        <w:t xml:space="preserve">1.5.13 본질, 가치와 교환</w:t>
      </w:r>
    </w:p>
    <w:p w:rsidR="00000000" w:rsidDel="00000000" w:rsidP="00000000" w:rsidRDefault="00000000" w:rsidRPr="00000000" w14:paraId="000023AA">
      <w:pPr>
        <w:rPr/>
      </w:pPr>
      <w:r w:rsidDel="00000000" w:rsidR="00000000" w:rsidRPr="00000000">
        <w:rPr>
          <w:rFonts w:ascii="Arial Unicode MS" w:cs="Arial Unicode MS" w:eastAsia="Arial Unicode MS" w:hAnsi="Arial Unicode MS"/>
          <w:rtl w:val="0"/>
        </w:rPr>
        <w:t xml:space="preserve">본질, 가치와 교환:</w:t>
      </w:r>
    </w:p>
    <w:p w:rsidR="00000000" w:rsidDel="00000000" w:rsidP="00000000" w:rsidRDefault="00000000" w:rsidRPr="00000000" w14:paraId="000023AB">
      <w:pPr>
        <w:rPr/>
      </w:pPr>
      <w:r w:rsidDel="00000000" w:rsidR="00000000" w:rsidRPr="00000000">
        <w:rPr>
          <w:rtl w:val="0"/>
        </w:rPr>
        <w:t xml:space="preserve">=====================================================================</w:t>
      </w:r>
    </w:p>
    <w:p w:rsidR="00000000" w:rsidDel="00000000" w:rsidP="00000000" w:rsidRDefault="00000000" w:rsidRPr="00000000" w14:paraId="000023AC">
      <w:pPr>
        <w:rPr/>
      </w:pPr>
      <w:r w:rsidDel="00000000" w:rsidR="00000000" w:rsidRPr="00000000">
        <w:rPr>
          <w:rtl w:val="0"/>
        </w:rPr>
        <w:t xml:space="preserve">======================================</w:t>
      </w:r>
    </w:p>
    <w:p w:rsidR="00000000" w:rsidDel="00000000" w:rsidP="00000000" w:rsidRDefault="00000000" w:rsidRPr="00000000" w14:paraId="000023AD">
      <w:pPr>
        <w:rPr/>
      </w:pPr>
      <w:r w:rsidDel="00000000" w:rsidR="00000000" w:rsidRPr="00000000">
        <w:rPr>
          <w:rFonts w:ascii="Arial Unicode MS" w:cs="Arial Unicode MS" w:eastAsia="Arial Unicode MS" w:hAnsi="Arial Unicode MS"/>
          <w:rtl w:val="0"/>
        </w:rPr>
        <w:t xml:space="preserve">본질</w:t>
      </w:r>
    </w:p>
    <w:p w:rsidR="00000000" w:rsidDel="00000000" w:rsidP="00000000" w:rsidRDefault="00000000" w:rsidRPr="00000000" w14:paraId="000023AE">
      <w:pPr>
        <w:rPr/>
      </w:pPr>
      <w:r w:rsidDel="00000000" w:rsidR="00000000" w:rsidRPr="00000000">
        <w:rPr>
          <w:rFonts w:ascii="Arial Unicode MS" w:cs="Arial Unicode MS" w:eastAsia="Arial Unicode MS" w:hAnsi="Arial Unicode MS"/>
          <w:rtl w:val="0"/>
        </w:rPr>
        <w:t xml:space="preserve">본질은 상태, 능력 또는 효용의 근본적인 근원을 나타냅니다. 상황에 따라 일부 환경이나 효과는 특정 본질을 가진 효과나 능력을 억제할 수 있습니다.</w:t>
      </w:r>
    </w:p>
    <w:p w:rsidR="00000000" w:rsidDel="00000000" w:rsidP="00000000" w:rsidRDefault="00000000" w:rsidRPr="00000000" w14:paraId="000023AF">
      <w:pPr>
        <w:rPr/>
      </w:pPr>
      <w:r w:rsidDel="00000000" w:rsidR="00000000" w:rsidRPr="00000000">
        <w:rPr>
          <w:rFonts w:ascii="Arial Unicode MS" w:cs="Arial Unicode MS" w:eastAsia="Arial Unicode MS" w:hAnsi="Arial Unicode MS"/>
          <w:rtl w:val="0"/>
        </w:rPr>
        <w:t xml:space="preserve">모든 교환은 다음 네 가지 본질 중 하나를 가집니다: 자연, 과학, 특이, 환상.</w:t>
      </w:r>
    </w:p>
    <w:p w:rsidR="00000000" w:rsidDel="00000000" w:rsidP="00000000" w:rsidRDefault="00000000" w:rsidRPr="00000000" w14:paraId="000023B0">
      <w:pPr>
        <w:rPr/>
      </w:pPr>
      <w:r w:rsidDel="00000000" w:rsidR="00000000" w:rsidRPr="00000000">
        <w:rPr>
          <w:rtl w:val="0"/>
        </w:rPr>
        <w:t xml:space="preserve">=====================================================================</w:t>
      </w:r>
    </w:p>
    <w:p w:rsidR="00000000" w:rsidDel="00000000" w:rsidP="00000000" w:rsidRDefault="00000000" w:rsidRPr="00000000" w14:paraId="000023B1">
      <w:pPr>
        <w:rPr/>
      </w:pPr>
      <w:r w:rsidDel="00000000" w:rsidR="00000000" w:rsidRPr="00000000">
        <w:rPr>
          <w:rtl w:val="0"/>
        </w:rPr>
        <w:t xml:space="preserve">======================================</w:t>
      </w:r>
    </w:p>
    <w:p w:rsidR="00000000" w:rsidDel="00000000" w:rsidP="00000000" w:rsidRDefault="00000000" w:rsidRPr="00000000" w14:paraId="000023B2">
      <w:pPr>
        <w:rPr/>
      </w:pPr>
      <w:r w:rsidDel="00000000" w:rsidR="00000000" w:rsidRPr="00000000">
        <w:rPr>
          <w:rFonts w:ascii="Arial Unicode MS" w:cs="Arial Unicode MS" w:eastAsia="Arial Unicode MS" w:hAnsi="Arial Unicode MS"/>
          <w:rtl w:val="0"/>
        </w:rPr>
        <w:t xml:space="preserve">자연 본질</w:t>
      </w:r>
    </w:p>
    <w:p w:rsidR="00000000" w:rsidDel="00000000" w:rsidP="00000000" w:rsidRDefault="00000000" w:rsidRPr="00000000" w14:paraId="000023B3">
      <w:pPr>
        <w:rPr/>
      </w:pPr>
      <w:r w:rsidDel="00000000" w:rsidR="00000000" w:rsidRPr="00000000">
        <w:rPr>
          <w:rFonts w:ascii="Arial Unicode MS" w:cs="Arial Unicode MS" w:eastAsia="Arial Unicode MS" w:hAnsi="Arial Unicode MS"/>
          <w:rtl w:val="0"/>
        </w:rPr>
        <w:t xml:space="preserve">"자연"이라는 본질로 묘사되는 것은 현실에서 천연으로 존재하거나 약간의 인공적인 가공을 거친 것으로, 전기 장비 없이 간단한 수공구만으로 재현할 수 있는 것입니다.</w:t>
      </w:r>
    </w:p>
    <w:p w:rsidR="00000000" w:rsidDel="00000000" w:rsidP="00000000" w:rsidRDefault="00000000" w:rsidRPr="00000000" w14:paraId="000023B4">
      <w:pPr>
        <w:rPr/>
      </w:pPr>
      <w:r w:rsidDel="00000000" w:rsidR="00000000" w:rsidRPr="00000000">
        <w:rPr>
          <w:rFonts w:ascii="Arial Unicode MS" w:cs="Arial Unicode MS" w:eastAsia="Arial Unicode MS" w:hAnsi="Arial Unicode MS"/>
          <w:rtl w:val="0"/>
        </w:rPr>
        <w:t xml:space="preserve">대부분의 "자연"으로 묘사되는 것들은 현실에서 이해, 추측 또는 실현할 수 있는 대응 방법을 가지고 있습니다. 예를 들어, 자연 독소 효과는 종종 약초나 민간요법으로 해독할 수 있습니다.</w:t>
      </w:r>
    </w:p>
    <w:p w:rsidR="00000000" w:rsidDel="00000000" w:rsidP="00000000" w:rsidRDefault="00000000" w:rsidRPr="00000000" w14:paraId="000023B5">
      <w:pPr>
        <w:rPr/>
      </w:pPr>
      <w:r w:rsidDel="00000000" w:rsidR="00000000" w:rsidRPr="00000000">
        <w:rPr>
          <w:rFonts w:ascii="Arial Unicode MS" w:cs="Arial Unicode MS" w:eastAsia="Arial Unicode MS" w:hAnsi="Arial Unicode MS"/>
          <w:rtl w:val="0"/>
        </w:rPr>
        <w:t xml:space="preserve">적어도 이론상으로는 윤회소대 구성원들이 자신의 개인 공간에서 자연 물품, 사물 또는 효과를 생성할 수 있지만, 그것들이 비자연적인 방식으로 존재한다면 자연 법칙에 따라 시들어 사라질 것입니다.</w:t>
      </w:r>
    </w:p>
    <w:p w:rsidR="00000000" w:rsidDel="00000000" w:rsidP="00000000" w:rsidRDefault="00000000" w:rsidRPr="00000000" w14:paraId="000023B6">
      <w:pPr>
        <w:rPr/>
      </w:pPr>
      <w:r w:rsidDel="00000000" w:rsidR="00000000" w:rsidRPr="00000000">
        <w:rPr>
          <w:rFonts w:ascii="Arial Unicode MS" w:cs="Arial Unicode MS" w:eastAsia="Arial Unicode MS" w:hAnsi="Arial Unicode MS"/>
          <w:rtl w:val="0"/>
        </w:rPr>
        <w:t xml:space="preserve">자연으로 묘사되는 예시로는 뱀독, 광물 독, 약초, 동물의 어두운 시력 등이 있습니다.</w:t>
      </w:r>
    </w:p>
    <w:p w:rsidR="00000000" w:rsidDel="00000000" w:rsidP="00000000" w:rsidRDefault="00000000" w:rsidRPr="00000000" w14:paraId="000023B7">
      <w:pPr>
        <w:rPr/>
      </w:pPr>
      <w:r w:rsidDel="00000000" w:rsidR="00000000" w:rsidRPr="00000000">
        <w:rPr>
          <w:rFonts w:ascii="Arial Unicode MS" w:cs="Arial Unicode MS" w:eastAsia="Arial Unicode MS" w:hAnsi="Arial Unicode MS"/>
          <w:rtl w:val="0"/>
        </w:rPr>
        <w:t xml:space="preserve">자연 본질이 지선 등급이 없다는 것을 의미하지는 않습니다. 자연 진화한 동물들은 많은 초월적인 능력을 가지고 있습니다. 예를 들어 반향 탐지로 인한 맹시 등입니다.</w:t>
      </w:r>
    </w:p>
    <w:p w:rsidR="00000000" w:rsidDel="00000000" w:rsidP="00000000" w:rsidRDefault="00000000" w:rsidRPr="00000000" w14:paraId="000023B8">
      <w:pPr>
        <w:rPr/>
      </w:pPr>
      <w:r w:rsidDel="00000000" w:rsidR="00000000" w:rsidRPr="00000000">
        <w:rPr>
          <w:rFonts w:ascii="Arial Unicode MS" w:cs="Arial Unicode MS" w:eastAsia="Arial Unicode MS" w:hAnsi="Arial Unicode MS"/>
          <w:rtl w:val="0"/>
        </w:rPr>
        <w:t xml:space="preserve">이러한 동물들의 속성, 기술, 타고난 무기 및 체형 등의 속성은 지선을 가진 존재로서 충분히 자격을 갖출 수 있습니다.</w:t>
      </w:r>
    </w:p>
    <w:p w:rsidR="00000000" w:rsidDel="00000000" w:rsidP="00000000" w:rsidRDefault="00000000" w:rsidRPr="00000000" w14:paraId="000023B9">
      <w:pPr>
        <w:rPr/>
      </w:pPr>
      <w:r w:rsidDel="00000000" w:rsidR="00000000" w:rsidRPr="00000000">
        <w:rPr>
          <w:rFonts w:ascii="Arial Unicode MS" w:cs="Arial Unicode MS" w:eastAsia="Arial Unicode MS" w:hAnsi="Arial Unicode MS"/>
          <w:rtl w:val="0"/>
        </w:rPr>
        <w:t xml:space="preserve">이 외에도 일부 살상력이 강력하고 전염성이 매우 높은 독소나 질병도 지선 등급을 가질 수 있습니다.</w:t>
      </w:r>
    </w:p>
    <w:p w:rsidR="00000000" w:rsidDel="00000000" w:rsidP="00000000" w:rsidRDefault="00000000" w:rsidRPr="00000000" w14:paraId="000023BA">
      <w:pPr>
        <w:rPr/>
      </w:pPr>
      <w:r w:rsidDel="00000000" w:rsidR="00000000" w:rsidRPr="00000000">
        <w:rPr>
          <w:rFonts w:ascii="Arial Unicode MS" w:cs="Arial Unicode MS" w:eastAsia="Arial Unicode MS" w:hAnsi="Arial Unicode MS"/>
          <w:rtl w:val="0"/>
        </w:rPr>
        <w:t xml:space="preserve">자연 본질은 그것들의 본질만을 나타낼 수 있으며, 그것들의 강도를 나타낼 수는 없습니다.</w:t>
      </w:r>
    </w:p>
    <w:p w:rsidR="00000000" w:rsidDel="00000000" w:rsidP="00000000" w:rsidRDefault="00000000" w:rsidRPr="00000000" w14:paraId="000023BB">
      <w:pPr>
        <w:rPr/>
      </w:pPr>
      <w:r w:rsidDel="00000000" w:rsidR="00000000" w:rsidRPr="00000000">
        <w:rPr>
          <w:rtl w:val="0"/>
        </w:rPr>
        <w:t xml:space="preserve">=====================================================================</w:t>
      </w:r>
    </w:p>
    <w:p w:rsidR="00000000" w:rsidDel="00000000" w:rsidP="00000000" w:rsidRDefault="00000000" w:rsidRPr="00000000" w14:paraId="000023BC">
      <w:pPr>
        <w:rPr/>
      </w:pPr>
      <w:r w:rsidDel="00000000" w:rsidR="00000000" w:rsidRPr="00000000">
        <w:rPr>
          <w:rtl w:val="0"/>
        </w:rPr>
        <w:t xml:space="preserve">======================================</w:t>
      </w:r>
    </w:p>
    <w:p w:rsidR="00000000" w:rsidDel="00000000" w:rsidP="00000000" w:rsidRDefault="00000000" w:rsidRPr="00000000" w14:paraId="000023BD">
      <w:pPr>
        <w:rPr/>
      </w:pPr>
      <w:r w:rsidDel="00000000" w:rsidR="00000000" w:rsidRPr="00000000">
        <w:rPr>
          <w:rFonts w:ascii="Arial Unicode MS" w:cs="Arial Unicode MS" w:eastAsia="Arial Unicode MS" w:hAnsi="Arial Unicode MS"/>
          <w:rtl w:val="0"/>
        </w:rPr>
        <w:t xml:space="preserve">과학 본질</w:t>
      </w:r>
    </w:p>
    <w:p w:rsidR="00000000" w:rsidDel="00000000" w:rsidP="00000000" w:rsidRDefault="00000000" w:rsidRPr="00000000" w14:paraId="000023BE">
      <w:pPr>
        <w:rPr/>
      </w:pPr>
      <w:r w:rsidDel="00000000" w:rsidR="00000000" w:rsidRPr="00000000">
        <w:rPr>
          <w:rFonts w:ascii="Arial Unicode MS" w:cs="Arial Unicode MS" w:eastAsia="Arial Unicode MS" w:hAnsi="Arial Unicode MS"/>
          <w:rtl w:val="0"/>
        </w:rPr>
        <w:t xml:space="preserve">"과학"이라는 본질로 묘사되는 것은 과학 기술을 이용하여 구성되어 어떤 효과를 달성할 수 있는 도구나 소모품입니다. 그것들은 과학 이론으로 완전히 설명될 수 있으며, "공상 과학"의 요소가 있을 수 있지만 여전히 "과학 본질"로 처리될 수 있습니다.</w:t>
      </w:r>
    </w:p>
    <w:p w:rsidR="00000000" w:rsidDel="00000000" w:rsidP="00000000" w:rsidRDefault="00000000" w:rsidRPr="00000000" w14:paraId="000023BF">
      <w:pPr>
        <w:rPr/>
      </w:pPr>
      <w:r w:rsidDel="00000000" w:rsidR="00000000" w:rsidRPr="00000000">
        <w:rPr>
          <w:rFonts w:ascii="Arial Unicode MS" w:cs="Arial Unicode MS" w:eastAsia="Arial Unicode MS" w:hAnsi="Arial Unicode MS"/>
          <w:rtl w:val="0"/>
        </w:rPr>
        <w:t xml:space="preserve">이 본질을 가진 것은 일반적으로 어떤 물품이나 개조입니다.</w:t>
      </w:r>
    </w:p>
    <w:p w:rsidR="00000000" w:rsidDel="00000000" w:rsidP="00000000" w:rsidRDefault="00000000" w:rsidRPr="00000000" w14:paraId="000023C0">
      <w:pPr>
        <w:rPr/>
      </w:pPr>
      <w:r w:rsidDel="00000000" w:rsidR="00000000" w:rsidRPr="00000000">
        <w:rPr>
          <w:rFonts w:ascii="Arial Unicode MS" w:cs="Arial Unicode MS" w:eastAsia="Arial Unicode MS" w:hAnsi="Arial Unicode MS"/>
          <w:rtl w:val="0"/>
        </w:rPr>
        <w:t xml:space="preserve">일부 특수 능력은 과학 본질의 효과를 억제하거나 무효화할 수 있습니다.</w:t>
      </w:r>
    </w:p>
    <w:p w:rsidR="00000000" w:rsidDel="00000000" w:rsidP="00000000" w:rsidRDefault="00000000" w:rsidRPr="00000000" w14:paraId="000023C1">
      <w:pPr>
        <w:rPr/>
      </w:pPr>
      <w:r w:rsidDel="00000000" w:rsidR="00000000" w:rsidRPr="00000000">
        <w:rPr>
          <w:rFonts w:ascii="Arial Unicode MS" w:cs="Arial Unicode MS" w:eastAsia="Arial Unicode MS" w:hAnsi="Arial Unicode MS"/>
          <w:rtl w:val="0"/>
        </w:rPr>
        <w:t xml:space="preserve">이론적으로 윤회소대 구성원들은 "과학"으로 묘사되는 물품을 직접 제작할 수 있지만, 그 중 대부분의 물품은 깊이 있는 이론적 축적과 대량의 정밀 가공 기술이 필요하며, 많은 인력이 유기적으로 협력해야 합니다. 따라서 윤회소대 구성원이 제작하려면 일반인을 훨씬 뛰어넘는 지식 기반, 기술 및 도구를 가져야 합니다.</w:t>
      </w:r>
    </w:p>
    <w:p w:rsidR="00000000" w:rsidDel="00000000" w:rsidP="00000000" w:rsidRDefault="00000000" w:rsidRPr="00000000" w14:paraId="000023C2">
      <w:pPr>
        <w:rPr/>
      </w:pPr>
      <w:r w:rsidDel="00000000" w:rsidR="00000000" w:rsidRPr="00000000">
        <w:rPr>
          <w:rFonts w:ascii="Arial Unicode MS" w:cs="Arial Unicode MS" w:eastAsia="Arial Unicode MS" w:hAnsi="Arial Unicode MS"/>
          <w:rtl w:val="0"/>
        </w:rPr>
        <w:t xml:space="preserve">과학으로 묘사되는 예시로는 모든 현실에서 흔히 볼 수 있는 도구, 신속 상처약, 해독제, 미래 총기, 인간-기계 개조, 정제 마약, T 바이러스 등이 있습니다.</w:t>
      </w:r>
    </w:p>
    <w:p w:rsidR="00000000" w:rsidDel="00000000" w:rsidP="00000000" w:rsidRDefault="00000000" w:rsidRPr="00000000" w14:paraId="000023C3">
      <w:pPr>
        <w:rPr/>
      </w:pPr>
      <w:r w:rsidDel="00000000" w:rsidR="00000000" w:rsidRPr="00000000">
        <w:rPr>
          <w:rFonts w:ascii="Arial Unicode MS" w:cs="Arial Unicode MS" w:eastAsia="Arial Unicode MS" w:hAnsi="Arial Unicode MS"/>
          <w:rtl w:val="0"/>
        </w:rPr>
        <w:t xml:space="preserve">주의: 일부 능력은 과학적인 배경이나 원인을 가지고 있지만, 그 본질은 과학이 아닙니다. 예를 들어 헐크의 변신 등입니다.</w:t>
      </w:r>
    </w:p>
    <w:p w:rsidR="00000000" w:rsidDel="00000000" w:rsidP="00000000" w:rsidRDefault="00000000" w:rsidRPr="00000000" w14:paraId="000023C4">
      <w:pPr>
        <w:rPr/>
      </w:pPr>
      <w:r w:rsidDel="00000000" w:rsidR="00000000" w:rsidRPr="00000000">
        <w:rPr>
          <w:rtl w:val="0"/>
        </w:rPr>
        <w:t xml:space="preserve">=====================================================================</w:t>
      </w:r>
    </w:p>
    <w:p w:rsidR="00000000" w:rsidDel="00000000" w:rsidP="00000000" w:rsidRDefault="00000000" w:rsidRPr="00000000" w14:paraId="000023C5">
      <w:pPr>
        <w:rPr/>
      </w:pPr>
      <w:r w:rsidDel="00000000" w:rsidR="00000000" w:rsidRPr="00000000">
        <w:rPr>
          <w:rtl w:val="0"/>
        </w:rPr>
        <w:t xml:space="preserve">======================================</w:t>
      </w:r>
    </w:p>
    <w:p w:rsidR="00000000" w:rsidDel="00000000" w:rsidP="00000000" w:rsidRDefault="00000000" w:rsidRPr="00000000" w14:paraId="000023C6">
      <w:pPr>
        <w:rPr/>
      </w:pPr>
      <w:r w:rsidDel="00000000" w:rsidR="00000000" w:rsidRPr="00000000">
        <w:rPr>
          <w:rFonts w:ascii="Arial Unicode MS" w:cs="Arial Unicode MS" w:eastAsia="Arial Unicode MS" w:hAnsi="Arial Unicode MS"/>
          <w:rtl w:val="0"/>
        </w:rPr>
        <w:t xml:space="preserve">환상 본질</w:t>
      </w:r>
    </w:p>
    <w:p w:rsidR="00000000" w:rsidDel="00000000" w:rsidP="00000000" w:rsidRDefault="00000000" w:rsidRPr="00000000" w14:paraId="000023C7">
      <w:pPr>
        <w:rPr/>
      </w:pPr>
      <w:r w:rsidDel="00000000" w:rsidR="00000000" w:rsidRPr="00000000">
        <w:rPr>
          <w:rFonts w:ascii="Arial Unicode MS" w:cs="Arial Unicode MS" w:eastAsia="Arial Unicode MS" w:hAnsi="Arial Unicode MS"/>
          <w:rtl w:val="0"/>
        </w:rPr>
        <w:t xml:space="preserve">"환상"이라는 본질로 묘사되는 것은 마법, 판타지, 괴이, 선협 또는 현학적인 배경을 가진 것으로, 그것만의 설명 방식을 가지고 있으며 현실과는 완전히 동떨어져 있습니다. 그러나 우리 세계의 현실과 얼마나 동떨어져 있든, 환상 본질의 물품은 여전히 그 작동 원리를 설명할 수 있는 자기 완결적인 이론을 가지고 있어야 합니다. 예를 들어 천지 영기, 에테르 등입니다.</w:t>
      </w:r>
    </w:p>
    <w:p w:rsidR="00000000" w:rsidDel="00000000" w:rsidP="00000000" w:rsidRDefault="00000000" w:rsidRPr="00000000" w14:paraId="000023C8">
      <w:pPr>
        <w:rPr/>
      </w:pPr>
      <w:r w:rsidDel="00000000" w:rsidR="00000000" w:rsidRPr="00000000">
        <w:rPr>
          <w:rFonts w:ascii="Arial Unicode MS" w:cs="Arial Unicode MS" w:eastAsia="Arial Unicode MS" w:hAnsi="Arial Unicode MS"/>
          <w:rtl w:val="0"/>
        </w:rPr>
        <w:t xml:space="preserve">일부 효과는 환상으로 묘사되는 효과를 억제하거나 해제할 수 있습니다.</w:t>
      </w:r>
    </w:p>
    <w:p w:rsidR="00000000" w:rsidDel="00000000" w:rsidP="00000000" w:rsidRDefault="00000000" w:rsidRPr="00000000" w14:paraId="000023C9">
      <w:pPr>
        <w:rPr/>
      </w:pPr>
      <w:r w:rsidDel="00000000" w:rsidR="00000000" w:rsidRPr="00000000">
        <w:rPr>
          <w:rFonts w:ascii="Arial Unicode MS" w:cs="Arial Unicode MS" w:eastAsia="Arial Unicode MS" w:hAnsi="Arial Unicode MS"/>
          <w:rtl w:val="0"/>
        </w:rPr>
        <w:t xml:space="preserve">대부분의 "환상"으로 묘사되는 것은 윤회지경에서 구매해야 하지만, 이러한 묘사를 가진 일부 능력은 윤회소대 구성원이 일정한 전제 조건을 충족하는 경우 스스로 수련할 수 있습니다.</w:t>
      </w:r>
    </w:p>
    <w:p w:rsidR="00000000" w:rsidDel="00000000" w:rsidP="00000000" w:rsidRDefault="00000000" w:rsidRPr="00000000" w14:paraId="000023CA">
      <w:pPr>
        <w:rPr/>
      </w:pPr>
      <w:r w:rsidDel="00000000" w:rsidR="00000000" w:rsidRPr="00000000">
        <w:rPr>
          <w:rFonts w:ascii="Arial Unicode MS" w:cs="Arial Unicode MS" w:eastAsia="Arial Unicode MS" w:hAnsi="Arial Unicode MS"/>
          <w:rtl w:val="0"/>
        </w:rPr>
        <w:t xml:space="preserve">환상으로 묘사되는 예시에는 마도서, 근육 지배자, 혈족 이능, 화성응신 등이 있습니다.</w:t>
      </w:r>
    </w:p>
    <w:p w:rsidR="00000000" w:rsidDel="00000000" w:rsidP="00000000" w:rsidRDefault="00000000" w:rsidRPr="00000000" w14:paraId="000023CB">
      <w:pPr>
        <w:rPr/>
      </w:pPr>
      <w:r w:rsidDel="00000000" w:rsidR="00000000" w:rsidRPr="00000000">
        <w:rPr>
          <w:rFonts w:ascii="Arial Unicode MS" w:cs="Arial Unicode MS" w:eastAsia="Arial Unicode MS" w:hAnsi="Arial Unicode MS"/>
          <w:rtl w:val="0"/>
        </w:rPr>
        <w:t xml:space="preserve">모든 환상 본질은 초자연 본질로 간주됩니다.</w:t>
      </w:r>
    </w:p>
    <w:p w:rsidR="00000000" w:rsidDel="00000000" w:rsidP="00000000" w:rsidRDefault="00000000" w:rsidRPr="00000000" w14:paraId="000023CC">
      <w:pPr>
        <w:rPr/>
      </w:pPr>
      <w:r w:rsidDel="00000000" w:rsidR="00000000" w:rsidRPr="00000000">
        <w:rPr>
          <w:rtl w:val="0"/>
        </w:rPr>
        <w:t xml:space="preserve">=====================================================================</w:t>
      </w:r>
    </w:p>
    <w:p w:rsidR="00000000" w:rsidDel="00000000" w:rsidP="00000000" w:rsidRDefault="00000000" w:rsidRPr="00000000" w14:paraId="000023CD">
      <w:pPr>
        <w:rPr/>
      </w:pPr>
      <w:r w:rsidDel="00000000" w:rsidR="00000000" w:rsidRPr="00000000">
        <w:rPr>
          <w:rtl w:val="0"/>
        </w:rPr>
        <w:t xml:space="preserve">======================================</w:t>
      </w:r>
    </w:p>
    <w:p w:rsidR="00000000" w:rsidDel="00000000" w:rsidP="00000000" w:rsidRDefault="00000000" w:rsidRPr="00000000" w14:paraId="000023CE">
      <w:pPr>
        <w:rPr/>
      </w:pPr>
      <w:r w:rsidDel="00000000" w:rsidR="00000000" w:rsidRPr="00000000">
        <w:rPr>
          <w:rFonts w:ascii="Arial Unicode MS" w:cs="Arial Unicode MS" w:eastAsia="Arial Unicode MS" w:hAnsi="Arial Unicode MS"/>
          <w:rtl w:val="0"/>
        </w:rPr>
        <w:t xml:space="preserve">특이 본질</w:t>
      </w:r>
    </w:p>
    <w:p w:rsidR="00000000" w:rsidDel="00000000" w:rsidP="00000000" w:rsidRDefault="00000000" w:rsidRPr="00000000" w14:paraId="000023CF">
      <w:pPr>
        <w:rPr/>
      </w:pPr>
      <w:r w:rsidDel="00000000" w:rsidR="00000000" w:rsidRPr="00000000">
        <w:rPr>
          <w:rFonts w:ascii="Arial Unicode MS" w:cs="Arial Unicode MS" w:eastAsia="Arial Unicode MS" w:hAnsi="Arial Unicode MS"/>
          <w:rtl w:val="0"/>
        </w:rPr>
        <w:t xml:space="preserve">"특이"라는 본질로 묘사되는 것은 과학이나 환상으로도 설명하기 어려운 것들입니다. 그것들은 대부분 일반적인 관념에서 마법이나 주문의 정의에 부합하지 않습니다. 이러한 것들은 과학에 위배되면서도 환상적이지 않습니다. 일부 고대의 기술이나 극도로 공상 과학적인 기술은 특이합니다.</w:t>
      </w:r>
    </w:p>
    <w:p w:rsidR="00000000" w:rsidDel="00000000" w:rsidP="00000000" w:rsidRDefault="00000000" w:rsidRPr="00000000" w14:paraId="000023D0">
      <w:pPr>
        <w:rPr/>
      </w:pPr>
      <w:r w:rsidDel="00000000" w:rsidR="00000000" w:rsidRPr="00000000">
        <w:rPr>
          <w:rFonts w:ascii="Arial Unicode MS" w:cs="Arial Unicode MS" w:eastAsia="Arial Unicode MS" w:hAnsi="Arial Unicode MS"/>
          <w:rtl w:val="0"/>
        </w:rPr>
        <w:t xml:space="preserve">대부분의 "특이"로 묘사되는 것은 윤회지경에서 구매해야 하지만, 이러한 묘사를 가진 일부 능력은 윤회소대 구성원이 일정한 전제 조건을 충족하는 경우 스스로 수련할 수 있습니다.</w:t>
      </w:r>
    </w:p>
    <w:p w:rsidR="00000000" w:rsidDel="00000000" w:rsidP="00000000" w:rsidRDefault="00000000" w:rsidRPr="00000000" w14:paraId="000023D1">
      <w:pPr>
        <w:rPr/>
      </w:pPr>
      <w:r w:rsidDel="00000000" w:rsidR="00000000" w:rsidRPr="00000000">
        <w:rPr>
          <w:rFonts w:ascii="Arial Unicode MS" w:cs="Arial Unicode MS" w:eastAsia="Arial Unicode MS" w:hAnsi="Arial Unicode MS"/>
          <w:rtl w:val="0"/>
        </w:rPr>
        <w:t xml:space="preserve">특이로 묘사되는 예시에는 충족 의지, 돌연변이, 헐크 변신, 에일리언의 산성 혈액, 돌연변이 능력, 포스, 내력, 강자의 경지, 초급 로봇 개조 등이 있습니다.</w:t>
      </w:r>
    </w:p>
    <w:p w:rsidR="00000000" w:rsidDel="00000000" w:rsidP="00000000" w:rsidRDefault="00000000" w:rsidRPr="00000000" w14:paraId="000023D2">
      <w:pPr>
        <w:rPr/>
      </w:pPr>
      <w:r w:rsidDel="00000000" w:rsidR="00000000" w:rsidRPr="00000000">
        <w:rPr>
          <w:rFonts w:ascii="Arial Unicode MS" w:cs="Arial Unicode MS" w:eastAsia="Arial Unicode MS" w:hAnsi="Arial Unicode MS"/>
          <w:rtl w:val="0"/>
        </w:rPr>
        <w:t xml:space="preserve">특이 본질의 물품은 과학 물품처럼 제조될 수 없으며, 일부 과학 원리가 존재할 수 있더라도 그렇습니다.</w:t>
      </w:r>
    </w:p>
    <w:p w:rsidR="00000000" w:rsidDel="00000000" w:rsidP="00000000" w:rsidRDefault="00000000" w:rsidRPr="00000000" w14:paraId="000023D3">
      <w:pPr>
        <w:rPr/>
      </w:pPr>
      <w:r w:rsidDel="00000000" w:rsidR="00000000" w:rsidRPr="00000000">
        <w:rPr>
          <w:rFonts w:ascii="Arial Unicode MS" w:cs="Arial Unicode MS" w:eastAsia="Arial Unicode MS" w:hAnsi="Arial Unicode MS"/>
          <w:rtl w:val="0"/>
        </w:rPr>
        <w:t xml:space="preserve">모든 특이 본질은 초자연 본질로 간주됩니다.</w:t>
      </w:r>
    </w:p>
    <w:p w:rsidR="00000000" w:rsidDel="00000000" w:rsidP="00000000" w:rsidRDefault="00000000" w:rsidRPr="00000000" w14:paraId="000023D4">
      <w:pPr>
        <w:rPr/>
      </w:pPr>
      <w:r w:rsidDel="00000000" w:rsidR="00000000" w:rsidRPr="00000000">
        <w:rPr>
          <w:rtl w:val="0"/>
        </w:rPr>
        <w:t xml:space="preserve">=====================================================================</w:t>
      </w:r>
    </w:p>
    <w:p w:rsidR="00000000" w:rsidDel="00000000" w:rsidP="00000000" w:rsidRDefault="00000000" w:rsidRPr="00000000" w14:paraId="000023D5">
      <w:pPr>
        <w:rPr/>
      </w:pPr>
      <w:r w:rsidDel="00000000" w:rsidR="00000000" w:rsidRPr="00000000">
        <w:rPr>
          <w:rtl w:val="0"/>
        </w:rPr>
        <w:t xml:space="preserve">======================================</w:t>
      </w:r>
    </w:p>
    <w:p w:rsidR="00000000" w:rsidDel="00000000" w:rsidP="00000000" w:rsidRDefault="00000000" w:rsidRPr="00000000" w14:paraId="000023D6">
      <w:pPr>
        <w:rPr/>
      </w:pPr>
      <w:r w:rsidDel="00000000" w:rsidR="00000000" w:rsidRPr="00000000">
        <w:rPr>
          <w:rFonts w:ascii="Arial Unicode MS" w:cs="Arial Unicode MS" w:eastAsia="Arial Unicode MS" w:hAnsi="Arial Unicode MS"/>
          <w:rtl w:val="0"/>
        </w:rPr>
        <w:t xml:space="preserve">본질의 변화</w:t>
      </w:r>
    </w:p>
    <w:p w:rsidR="00000000" w:rsidDel="00000000" w:rsidP="00000000" w:rsidRDefault="00000000" w:rsidRPr="00000000" w14:paraId="000023D7">
      <w:pPr>
        <w:rPr/>
      </w:pPr>
      <w:r w:rsidDel="00000000" w:rsidR="00000000" w:rsidRPr="00000000">
        <w:rPr>
          <w:rFonts w:ascii="Arial Unicode MS" w:cs="Arial Unicode MS" w:eastAsia="Arial Unicode MS" w:hAnsi="Arial Unicode MS"/>
          <w:rtl w:val="0"/>
        </w:rPr>
        <w:t xml:space="preserve">일부 효과는 어떤 것이 한 본질에서 다른 본질로 변하게 만듭니다. 이 경우, 그것은 이전 본질을 잃고 새로운 본질을 얻습니다.</w:t>
      </w:r>
    </w:p>
    <w:p w:rsidR="00000000" w:rsidDel="00000000" w:rsidP="00000000" w:rsidRDefault="00000000" w:rsidRPr="00000000" w14:paraId="000023D8">
      <w:pPr>
        <w:rPr/>
      </w:pPr>
      <w:r w:rsidDel="00000000" w:rsidR="00000000" w:rsidRPr="00000000">
        <w:rPr>
          <w:rFonts w:ascii="Arial Unicode MS" w:cs="Arial Unicode MS" w:eastAsia="Arial Unicode MS" w:hAnsi="Arial Unicode MS"/>
          <w:rtl w:val="0"/>
        </w:rPr>
        <w:t xml:space="preserve">예를 들어, "화성응신"은 환상적인 수단으로 과학 도구를 생물체와 융합시킬 수 있는데, 이는 해당 도구가 "과학"의 본질을 잃고 "환상"의 본질을 얻게 만듭니다.</w:t>
      </w:r>
    </w:p>
    <w:p w:rsidR="00000000" w:rsidDel="00000000" w:rsidP="00000000" w:rsidRDefault="00000000" w:rsidRPr="00000000" w14:paraId="000023D9">
      <w:pPr>
        <w:rPr/>
      </w:pPr>
      <w:r w:rsidDel="00000000" w:rsidR="00000000" w:rsidRPr="00000000">
        <w:rPr>
          <w:rtl w:val="0"/>
        </w:rPr>
        <w:t xml:space="preserve">=====================================================================</w:t>
      </w:r>
    </w:p>
    <w:p w:rsidR="00000000" w:rsidDel="00000000" w:rsidP="00000000" w:rsidRDefault="00000000" w:rsidRPr="00000000" w14:paraId="000023DA">
      <w:pPr>
        <w:rPr/>
      </w:pPr>
      <w:r w:rsidDel="00000000" w:rsidR="00000000" w:rsidRPr="00000000">
        <w:rPr>
          <w:rtl w:val="0"/>
        </w:rPr>
        <w:t xml:space="preserve">======================================</w:t>
      </w:r>
    </w:p>
    <w:p w:rsidR="00000000" w:rsidDel="00000000" w:rsidP="00000000" w:rsidRDefault="00000000" w:rsidRPr="00000000" w14:paraId="000023DB">
      <w:pPr>
        <w:rPr/>
      </w:pPr>
      <w:r w:rsidDel="00000000" w:rsidR="00000000" w:rsidRPr="00000000">
        <w:rPr>
          <w:rFonts w:ascii="Arial Unicode MS" w:cs="Arial Unicode MS" w:eastAsia="Arial Unicode MS" w:hAnsi="Arial Unicode MS"/>
          <w:rtl w:val="0"/>
        </w:rPr>
        <w:t xml:space="preserve">가치, 감치, 및 그 유형</w:t>
      </w:r>
    </w:p>
    <w:p w:rsidR="00000000" w:rsidDel="00000000" w:rsidP="00000000" w:rsidRDefault="00000000" w:rsidRPr="00000000" w14:paraId="000023DC">
      <w:pPr>
        <w:rPr/>
      </w:pPr>
      <w:r w:rsidDel="00000000" w:rsidR="00000000" w:rsidRPr="00000000">
        <w:rPr>
          <w:rFonts w:ascii="Arial Unicode MS" w:cs="Arial Unicode MS" w:eastAsia="Arial Unicode MS" w:hAnsi="Arial Unicode MS"/>
          <w:rtl w:val="0"/>
        </w:rPr>
        <w:t xml:space="preserve">규칙에서 모든 행위는 가치와 감치를 얻을 가능성이 있는데, 이는 그 행위가 도움을 받았는지를 나타내며, 가치가 높을수록 받은 도움이 많다는 것을 의미하고, 그 반대도 마찬가지입니다.</w:t>
      </w:r>
    </w:p>
    <w:p w:rsidR="00000000" w:rsidDel="00000000" w:rsidP="00000000" w:rsidRDefault="00000000" w:rsidRPr="00000000" w14:paraId="000023DD">
      <w:pPr>
        <w:rPr/>
      </w:pPr>
      <w:r w:rsidDel="00000000" w:rsidR="00000000" w:rsidRPr="00000000">
        <w:rPr>
          <w:rFonts w:ascii="Arial Unicode MS" w:cs="Arial Unicode MS" w:eastAsia="Arial Unicode MS" w:hAnsi="Arial Unicode MS"/>
          <w:rtl w:val="0"/>
        </w:rPr>
        <w:t xml:space="preserve">가치는 DP 가치(방어 가치)와 특성치 가치 두 가지로 나뉘며, 이 두 가지 가치는 서로 다른 두 종류로 간주되므로 동일한 유형의 가치를 누적할 수 있습니다.</w:t>
      </w:r>
    </w:p>
    <w:p w:rsidR="00000000" w:rsidDel="00000000" w:rsidP="00000000" w:rsidRDefault="00000000" w:rsidRPr="00000000" w14:paraId="000023DE">
      <w:pPr>
        <w:rPr/>
      </w:pPr>
      <w:r w:rsidDel="00000000" w:rsidR="00000000" w:rsidRPr="00000000">
        <w:rPr>
          <w:rFonts w:ascii="Arial Unicode MS" w:cs="Arial Unicode MS" w:eastAsia="Arial Unicode MS" w:hAnsi="Arial Unicode MS"/>
          <w:rtl w:val="0"/>
        </w:rPr>
        <w:t xml:space="preserve">일반적으로 동일한 유형의 가치는 누적될 수 없지만, 그 출처가 동일한 경우는 예외입니다. 예를 들어 혈통 자체, 개조 자체, 동술 자체, 칭호 자체 등입니다. 그에 대응하는 물품, 기술 트리 등은 동일한 출처로 간주되지 않습니다.</w:t>
      </w:r>
    </w:p>
    <w:p w:rsidR="00000000" w:rsidDel="00000000" w:rsidP="00000000" w:rsidRDefault="00000000" w:rsidRPr="00000000" w14:paraId="000023DF">
      <w:pPr>
        <w:rPr/>
      </w:pPr>
      <w:r w:rsidDel="00000000" w:rsidR="00000000" w:rsidRPr="00000000">
        <w:rPr>
          <w:rFonts w:ascii="Arial Unicode MS" w:cs="Arial Unicode MS" w:eastAsia="Arial Unicode MS" w:hAnsi="Arial Unicode MS"/>
          <w:rtl w:val="0"/>
        </w:rPr>
        <w:t xml:space="preserve">또한 동일한 판정을 위해 동일한 유형의 가치를 얻더라도, 비록 같은 항목에 있지 않더라도 누적될 수 없습니다.</w:t>
      </w:r>
    </w:p>
    <w:p w:rsidR="00000000" w:rsidDel="00000000" w:rsidP="00000000" w:rsidRDefault="00000000" w:rsidRPr="00000000" w14:paraId="000023E0">
      <w:pPr>
        <w:rPr/>
      </w:pPr>
      <w:r w:rsidDel="00000000" w:rsidR="00000000" w:rsidRPr="00000000">
        <w:rPr>
          <w:rFonts w:ascii="Arial Unicode MS" w:cs="Arial Unicode MS" w:eastAsia="Arial Unicode MS" w:hAnsi="Arial Unicode MS"/>
          <w:rtl w:val="0"/>
        </w:rPr>
        <w:t xml:space="preserve">예: A 혈통의 D 레벨은 당신의 공격 판정에 3DP 증강 가치를 부여하고, A 혈통의 C 레벨은 당신의 공격 판정에 6DP 증강 가치를 부여합니다. 이 경우 총 9DP 증강 가치를 얻을 수 있습니다. 왜냐하면 그것들이 서로 누적되기 때문입니다.</w:t>
      </w:r>
    </w:p>
    <w:p w:rsidR="00000000" w:rsidDel="00000000" w:rsidP="00000000" w:rsidRDefault="00000000" w:rsidRPr="00000000" w14:paraId="000023E1">
      <w:pPr>
        <w:rPr/>
      </w:pPr>
      <w:r w:rsidDel="00000000" w:rsidR="00000000" w:rsidRPr="00000000">
        <w:rPr>
          <w:rFonts w:ascii="Arial Unicode MS" w:cs="Arial Unicode MS" w:eastAsia="Arial Unicode MS" w:hAnsi="Arial Unicode MS"/>
          <w:rtl w:val="0"/>
        </w:rPr>
        <w:t xml:space="preserve">예: A 혈통의 D 레벨은 당신의 공격 판정에 3DP 증강 가치를 부여하고, B 개조의 D 레벨은 당신의 공격 판정에 3DP 증강 가치를 부여합니다. 이 경우 총 3DP 증강 가치를 얻을 수 있습니다. 왜냐하면 출처가 다르기 때문에 누적될 수 없고, 높은 쪽이 적용되기 때문입니다.</w:t>
      </w:r>
    </w:p>
    <w:p w:rsidR="00000000" w:rsidDel="00000000" w:rsidP="00000000" w:rsidRDefault="00000000" w:rsidRPr="00000000" w14:paraId="000023E2">
      <w:pPr>
        <w:rPr/>
      </w:pPr>
      <w:r w:rsidDel="00000000" w:rsidR="00000000" w:rsidRPr="00000000">
        <w:rPr>
          <w:rFonts w:ascii="Arial Unicode MS" w:cs="Arial Unicode MS" w:eastAsia="Arial Unicode MS" w:hAnsi="Arial Unicode MS"/>
          <w:rtl w:val="0"/>
        </w:rPr>
        <w:t xml:space="preserve">예: A 혈통의 D 레벨은 당신의 공격 판정에 3DP 증강 가치를 부여하고, B 개조의 D 레벨은 당신의 공격 판정에 3DP 기구 가치를 부여합니다. 이 경우 총 3DP 증강 가치와 3DP 기구 가치, 총 6DP 가치를 얻을 수 있습니다. 왜냐하면 비록 출처가 다르지만, 가치 유형도 다르기 때문에 각각 적용될 수 있기 때문입니다.</w:t>
      </w:r>
    </w:p>
    <w:p w:rsidR="00000000" w:rsidDel="00000000" w:rsidP="00000000" w:rsidRDefault="00000000" w:rsidRPr="00000000" w14:paraId="000023E3">
      <w:pPr>
        <w:rPr/>
      </w:pPr>
      <w:r w:rsidDel="00000000" w:rsidR="00000000" w:rsidRPr="00000000">
        <w:rPr>
          <w:rFonts w:ascii="Arial Unicode MS" w:cs="Arial Unicode MS" w:eastAsia="Arial Unicode MS" w:hAnsi="Arial Unicode MS"/>
          <w:rtl w:val="0"/>
        </w:rPr>
        <w:t xml:space="preserve">예: A 혈통의 D 레벨은 당신의 공격 판정에 3DP 증강 가치를 부여하고, B 개조의 D 레벨은 당신의 근력에 3점 증강 가치를 부여합니다. 이는 비록 모두 증강 가치이지만, 각각 적용될 수 있습니다. 왜냐하면 하나는 DP 가치이고 다른 하나는 특성치 가치이기 때문입니다.</w:t>
      </w:r>
    </w:p>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예: 캐릭터의 근력 관련 판정이 3DP 증강 가치를 얻고, 캐릭터의 공격 판정이 3DP 증강 가치를 얻습니다. 이 경우 캐릭터가 근력으로 공격 판정을 할 때는 3DP 증강 가치만 얻을 수 있습니다.</w:t>
      </w:r>
    </w:p>
    <w:p w:rsidR="00000000" w:rsidDel="00000000" w:rsidP="00000000" w:rsidRDefault="00000000" w:rsidRPr="00000000" w14:paraId="000023E5">
      <w:pPr>
        <w:rPr/>
      </w:pPr>
      <w:r w:rsidDel="00000000" w:rsidR="00000000" w:rsidRPr="00000000">
        <w:rPr>
          <w:rtl w:val="0"/>
        </w:rPr>
        <w:t xml:space="preserve">=====================================================================</w:t>
      </w:r>
    </w:p>
    <w:p w:rsidR="00000000" w:rsidDel="00000000" w:rsidP="00000000" w:rsidRDefault="00000000" w:rsidRPr="00000000" w14:paraId="000023E6">
      <w:pPr>
        <w:rPr/>
      </w:pPr>
      <w:r w:rsidDel="00000000" w:rsidR="00000000" w:rsidRPr="00000000">
        <w:rPr>
          <w:rtl w:val="0"/>
        </w:rPr>
        <w:t xml:space="preserve">======================================</w:t>
      </w:r>
    </w:p>
    <w:p w:rsidR="00000000" w:rsidDel="00000000" w:rsidP="00000000" w:rsidRDefault="00000000" w:rsidRPr="00000000" w14:paraId="000023E7">
      <w:pPr>
        <w:rPr/>
      </w:pPr>
      <w:r w:rsidDel="00000000" w:rsidR="00000000" w:rsidRPr="00000000">
        <w:rPr>
          <w:rFonts w:ascii="Arial Unicode MS" w:cs="Arial Unicode MS" w:eastAsia="Arial Unicode MS" w:hAnsi="Arial Unicode MS"/>
          <w:rtl w:val="0"/>
        </w:rPr>
        <w:t xml:space="preserve">감치:</w:t>
      </w:r>
    </w:p>
    <w:p w:rsidR="00000000" w:rsidDel="00000000" w:rsidP="00000000" w:rsidRDefault="00000000" w:rsidRPr="00000000" w14:paraId="000023E8">
      <w:pPr>
        <w:rPr/>
      </w:pPr>
      <w:r w:rsidDel="00000000" w:rsidR="00000000" w:rsidRPr="00000000">
        <w:rPr>
          <w:rFonts w:ascii="Arial Unicode MS" w:cs="Arial Unicode MS" w:eastAsia="Arial Unicode MS" w:hAnsi="Arial Unicode MS"/>
          <w:rtl w:val="0"/>
        </w:rPr>
        <w:t xml:space="preserve">감치는 특수한 상황으로, 불량 상태가 감치를 발생시키고, 다른 일부 능력은 사람에게 감치를 부여할 수 있습니다. 일부 혈통이나 특수 능력은 강화 대상이 어떤 면에서 감치를 발생시키게 만듭니다.</w:t>
      </w:r>
    </w:p>
    <w:p w:rsidR="00000000" w:rsidDel="00000000" w:rsidP="00000000" w:rsidRDefault="00000000" w:rsidRPr="00000000" w14:paraId="000023E9">
      <w:pPr>
        <w:rPr/>
      </w:pPr>
      <w:r w:rsidDel="00000000" w:rsidR="00000000" w:rsidRPr="00000000">
        <w:rPr>
          <w:rFonts w:ascii="Arial Unicode MS" w:cs="Arial Unicode MS" w:eastAsia="Arial Unicode MS" w:hAnsi="Arial Unicode MS"/>
          <w:rtl w:val="0"/>
        </w:rPr>
        <w:t xml:space="preserve">일부 감치도 가치의 유형을 적용할 수 있으며, 동일한 유형의 가치와 감치가 동시에 존재할 때는 다음과 같이 처리합니다:</w:t>
      </w:r>
    </w:p>
    <w:p w:rsidR="00000000" w:rsidDel="00000000" w:rsidP="00000000" w:rsidRDefault="00000000" w:rsidRPr="00000000" w14:paraId="000023EA">
      <w:pPr>
        <w:rPr/>
      </w:pPr>
      <w:r w:rsidDel="00000000" w:rsidR="00000000" w:rsidRPr="00000000">
        <w:rPr>
          <w:rFonts w:ascii="Arial Unicode MS" w:cs="Arial Unicode MS" w:eastAsia="Arial Unicode MS" w:hAnsi="Arial Unicode MS"/>
          <w:rtl w:val="0"/>
        </w:rPr>
        <w:t xml:space="preserve">수치가 가장 큰 가치와 수치가 가장 큰 감치를 취하고, 그것들이 동시에 적용됩니다.</w:t>
      </w:r>
    </w:p>
    <w:p w:rsidR="00000000" w:rsidDel="00000000" w:rsidP="00000000" w:rsidRDefault="00000000" w:rsidRPr="00000000" w14:paraId="000023EB">
      <w:pPr>
        <w:rPr/>
      </w:pPr>
      <w:r w:rsidDel="00000000" w:rsidR="00000000" w:rsidRPr="00000000">
        <w:rPr>
          <w:rFonts w:ascii="Arial Unicode MS" w:cs="Arial Unicode MS" w:eastAsia="Arial Unicode MS" w:hAnsi="Arial Unicode MS"/>
          <w:rtl w:val="0"/>
        </w:rPr>
        <w:t xml:space="preserve">특별한 설명이 없다면, 모든 감치는 무조건 누적될 수 있습니다. 왜냐하면 감치의 본질은 당신이 이 일을 더 어렵게 만드는 것이고, 여러 조건이 서로 누적될 수 있기 때문입니다.</w:t>
      </w:r>
    </w:p>
    <w:p w:rsidR="00000000" w:rsidDel="00000000" w:rsidP="00000000" w:rsidRDefault="00000000" w:rsidRPr="00000000" w14:paraId="000023EC">
      <w:pPr>
        <w:rPr/>
      </w:pPr>
      <w:r w:rsidDel="00000000" w:rsidR="00000000" w:rsidRPr="00000000">
        <w:rPr>
          <w:rtl w:val="0"/>
        </w:rPr>
        <w:t xml:space="preserve">=====================================================================</w:t>
      </w:r>
    </w:p>
    <w:p w:rsidR="00000000" w:rsidDel="00000000" w:rsidP="00000000" w:rsidRDefault="00000000" w:rsidRPr="00000000" w14:paraId="000023ED">
      <w:pPr>
        <w:rPr/>
      </w:pPr>
      <w:r w:rsidDel="00000000" w:rsidR="00000000" w:rsidRPr="00000000">
        <w:rPr>
          <w:rtl w:val="0"/>
        </w:rPr>
        <w:t xml:space="preserve">======================================</w:t>
      </w:r>
    </w:p>
    <w:p w:rsidR="00000000" w:rsidDel="00000000" w:rsidP="00000000" w:rsidRDefault="00000000" w:rsidRPr="00000000" w14:paraId="000023EE">
      <w:pPr>
        <w:rPr/>
      </w:pPr>
      <w:r w:rsidDel="00000000" w:rsidR="00000000" w:rsidRPr="00000000">
        <w:rPr>
          <w:rFonts w:ascii="Arial Unicode MS" w:cs="Arial Unicode MS" w:eastAsia="Arial Unicode MS" w:hAnsi="Arial Unicode MS"/>
          <w:rtl w:val="0"/>
        </w:rPr>
        <w:t xml:space="preserve">방어 감치에 대한 설명:</w:t>
      </w:r>
    </w:p>
    <w:p w:rsidR="00000000" w:rsidDel="00000000" w:rsidP="00000000" w:rsidRDefault="00000000" w:rsidRPr="00000000" w14:paraId="000023EF">
      <w:pPr>
        <w:rPr/>
      </w:pPr>
      <w:r w:rsidDel="00000000" w:rsidR="00000000" w:rsidRPr="00000000">
        <w:rPr>
          <w:rFonts w:ascii="Arial Unicode MS" w:cs="Arial Unicode MS" w:eastAsia="Arial Unicode MS" w:hAnsi="Arial Unicode MS"/>
          <w:rtl w:val="0"/>
        </w:rPr>
        <w:t xml:space="preserve">방어 감치는 목표의 총 방어력에 영향을 미치며, 이는 방어력을 감소시키는 다른 능력들과 누적되어 최적으로 계산됩니다. 동시에, 특별한 설명이 없다면 방어 감치는 목표가 특정 방어로 인해 얻은 다른 능력들의 실효를 초래하지 않습니다. 또한 특별한 설명이 없다면, 방어 감치는 목표의 방어력을 마이너스로 만들지 않습니다.</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Fonts w:ascii="Arial Unicode MS" w:cs="Arial Unicode MS" w:eastAsia="Arial Unicode MS" w:hAnsi="Arial Unicode MS"/>
          <w:rtl w:val="0"/>
        </w:rPr>
        <w:t xml:space="preserve">예를 들어, 목표가 3점의 기본 방어력과 3점의 갑옷 방어력을 가지고 있다면, 다음과 같은 몇 가지 상황이 있을 수 있습니다:</w:t>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Fonts w:ascii="Arial Unicode MS" w:cs="Arial Unicode MS" w:eastAsia="Arial Unicode MS" w:hAnsi="Arial Unicode MS"/>
          <w:rtl w:val="0"/>
        </w:rPr>
        <w:t xml:space="preserve">1. 공격자가 목표의 방어력을 감소시키는 다른 수단이 없고, 목표가 3점의 방어 감치를 받는다면, 목표의 방어력은 3점이 됩니다.</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Fonts w:ascii="Arial Unicode MS" w:cs="Arial Unicode MS" w:eastAsia="Arial Unicode MS" w:hAnsi="Arial Unicode MS"/>
          <w:rtl w:val="0"/>
        </w:rPr>
        <w:t xml:space="preserve">2. 공격자가 3점의 관통을 가지고 있고, 목표가 3점의 방어 감치를 받는다면, 목표의 방어력은 0이 되고, 목표가 갑옷으로 인해 얻은 [방탄] 등의 해당 특성은 실효됩니다.</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Fonts w:ascii="Arial Unicode MS" w:cs="Arial Unicode MS" w:eastAsia="Arial Unicode MS" w:hAnsi="Arial Unicode MS"/>
          <w:rtl w:val="0"/>
        </w:rPr>
        <w:t xml:space="preserve">3. 공격자가 3점의 고속을 가지고 있고, 목표가 3점의 방어 감치를 받는다면, 목표의 방어력은 0이 되지만, 목표가 갑옷으로 인해 얻은 [방탄] 등의 해당 특성은 실효되지 않습니다.</w:t>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Fonts w:ascii="Arial Unicode MS" w:cs="Arial Unicode MS" w:eastAsia="Arial Unicode MS" w:hAnsi="Arial Unicode MS"/>
          <w:rtl w:val="0"/>
        </w:rPr>
        <w:t xml:space="preserve">4. 공격자가 1점의 관통과 1점의 고속을 가지고 있고, 목표가 3점의 방어 감치를 받는다면, 목표의 방어력은 1이 되지만, 목표가 갑옷으로 인해 얻은 [방탄] 등의 해당 특성은 실효되지 않습니다.</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Fonts w:ascii="Arial Unicode MS" w:cs="Arial Unicode MS" w:eastAsia="Arial Unicode MS" w:hAnsi="Arial Unicode MS"/>
          <w:rtl w:val="0"/>
        </w:rPr>
        <w:t xml:space="preserve">5. 공격자가 3점의 관통과 3점의 고속을 가지고 있고, 목표가 3점의 방어 감치를 받는다면, 목표의 방어력은 0이 되고, 목표가 갑옷으로 인해 얻은 [방탄] 등의 해당 특성은 실효됩니다.</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Fonts w:ascii="Arial Unicode MS" w:cs="Arial Unicode MS" w:eastAsia="Arial Unicode MS" w:hAnsi="Arial Unicode MS"/>
          <w:rtl w:val="0"/>
        </w:rPr>
        <w:t xml:space="preserve">6. 공격자가 3점의 관통과 3점의 고속을 가지고 있고, 목표가 전력 방어를 하면서 동시에 3점의 방어 감치를 받는다면, 목표의 방어력은 0점이 되고, 목표가 갑옷으로 인해 얻은 [방탄] 등의 해당 특성은 실효됩니다.</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Fonts w:ascii="Arial Unicode MS" w:cs="Arial Unicode MS" w:eastAsia="Arial Unicode MS" w:hAnsi="Arial Unicode MS"/>
          <w:rtl w:val="0"/>
        </w:rPr>
        <w:t xml:space="preserve">7. 공격자가 3점의 관통과 3점의 고속을 가지고 있고, 목표가 전력 방어를 하면서 동시에 2점의 방어 감치를 받는다면, 목표의 방어력은 1점이 되고, 목표가 갑옷으로 인해 얻은 [방탄] 등의 해당 특성은 실효됩니다.</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w:t>
      </w:r>
    </w:p>
    <w:p w:rsidR="00000000" w:rsidDel="00000000" w:rsidP="00000000" w:rsidRDefault="00000000" w:rsidRPr="00000000" w14:paraId="00002402">
      <w:pPr>
        <w:rPr/>
      </w:pPr>
      <w:r w:rsidDel="00000000" w:rsidR="00000000" w:rsidRPr="00000000">
        <w:rPr>
          <w:rtl w:val="0"/>
        </w:rPr>
        <w:t xml:space="preserve">======================================</w:t>
      </w:r>
    </w:p>
    <w:p w:rsidR="00000000" w:rsidDel="00000000" w:rsidP="00000000" w:rsidRDefault="00000000" w:rsidRPr="00000000" w14:paraId="00002403">
      <w:pPr>
        <w:rPr/>
      </w:pPr>
      <w:r w:rsidDel="00000000" w:rsidR="00000000" w:rsidRPr="00000000">
        <w:rPr>
          <w:rFonts w:ascii="Arial Unicode MS" w:cs="Arial Unicode MS" w:eastAsia="Arial Unicode MS" w:hAnsi="Arial Unicode MS"/>
          <w:rtl w:val="0"/>
        </w:rPr>
        <w:t xml:space="preserve">상태(BUFF)에 대한 설명:</w:t>
      </w:r>
    </w:p>
    <w:p w:rsidR="00000000" w:rsidDel="00000000" w:rsidP="00000000" w:rsidRDefault="00000000" w:rsidRPr="00000000" w14:paraId="00002404">
      <w:pPr>
        <w:rPr/>
      </w:pPr>
      <w:r w:rsidDel="00000000" w:rsidR="00000000" w:rsidRPr="00000000">
        <w:rPr>
          <w:rFonts w:ascii="Arial Unicode MS" w:cs="Arial Unicode MS" w:eastAsia="Arial Unicode MS" w:hAnsi="Arial Unicode MS"/>
          <w:rtl w:val="0"/>
        </w:rPr>
        <w:t xml:space="preserve">모든 동일한 출처의 BUFF 효과는 동일한 목표나 동일한 영역에 동시에 하나만 적용될 수 있습니다. 일반적으로 고레벨이 저레벨을 덮어쓰고, 동일 레벨이라면 새로운 것이 오래된 것을 덮어씁니다.</w:t>
      </w:r>
    </w:p>
    <w:p w:rsidR="00000000" w:rsidDel="00000000" w:rsidP="00000000" w:rsidRDefault="00000000" w:rsidRPr="00000000" w14:paraId="00002405">
      <w:pPr>
        <w:rPr/>
      </w:pPr>
      <w:r w:rsidDel="00000000" w:rsidR="00000000" w:rsidRPr="00000000">
        <w:rPr>
          <w:rtl w:val="0"/>
        </w:rPr>
      </w:r>
    </w:p>
    <w:p w:rsidR="00000000" w:rsidDel="00000000" w:rsidP="00000000" w:rsidRDefault="00000000" w:rsidRPr="00000000" w14:paraId="00002406">
      <w:pPr>
        <w:rPr/>
      </w:pPr>
      <w:r w:rsidDel="00000000" w:rsidR="00000000" w:rsidRPr="00000000">
        <w:rPr>
          <w:rFonts w:ascii="Arial Unicode MS" w:cs="Arial Unicode MS" w:eastAsia="Arial Unicode MS" w:hAnsi="Arial Unicode MS"/>
          <w:rtl w:val="0"/>
        </w:rPr>
        <w:t xml:space="preserve">예: 어떤 자원이 완벽 가치를 부여한다면, 비록 완벽 가치는 누적될 수 있지만, 하나의 목표는 해당 자원으로 인한 효과를 2개 받을 수 없습니다.</w:t>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Fonts w:ascii="Arial Unicode MS" w:cs="Arial Unicode MS" w:eastAsia="Arial Unicode MS" w:hAnsi="Arial Unicode MS"/>
          <w:rtl w:val="0"/>
        </w:rPr>
        <w:t xml:space="preserve">예: 경금신풍의 범위 개조 풍속 효과는 영역성 BUFF이므로, 자기 자신과 누적될 수 없습니다. 풍속을 변화시키는 다른 능력이 없다면, 최대 1레벨만 변화시킬 수 있습니다.</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t xml:space="preserve">=====================================================================</w:t>
      </w:r>
    </w:p>
    <w:p w:rsidR="00000000" w:rsidDel="00000000" w:rsidP="00000000" w:rsidRDefault="00000000" w:rsidRPr="00000000" w14:paraId="0000240B">
      <w:pPr>
        <w:rPr/>
      </w:pPr>
      <w:r w:rsidDel="00000000" w:rsidR="00000000" w:rsidRPr="00000000">
        <w:rPr>
          <w:rtl w:val="0"/>
        </w:rPr>
        <w:t xml:space="preserve">======================================</w:t>
      </w:r>
    </w:p>
    <w:p w:rsidR="00000000" w:rsidDel="00000000" w:rsidP="00000000" w:rsidRDefault="00000000" w:rsidRPr="00000000" w14:paraId="0000240C">
      <w:pPr>
        <w:rPr/>
      </w:pPr>
      <w:r w:rsidDel="00000000" w:rsidR="00000000" w:rsidRPr="00000000">
        <w:rPr>
          <w:rFonts w:ascii="Arial Unicode MS" w:cs="Arial Unicode MS" w:eastAsia="Arial Unicode MS" w:hAnsi="Arial Unicode MS"/>
          <w:rtl w:val="0"/>
        </w:rPr>
        <w:t xml:space="preserve">가치의 누적 상황:</w:t>
      </w:r>
    </w:p>
    <w:p w:rsidR="00000000" w:rsidDel="00000000" w:rsidP="00000000" w:rsidRDefault="00000000" w:rsidRPr="00000000" w14:paraId="0000240D">
      <w:pPr>
        <w:rPr/>
      </w:pPr>
      <w:r w:rsidDel="00000000" w:rsidR="00000000" w:rsidRPr="00000000">
        <w:rPr>
          <w:rFonts w:ascii="Arial Unicode MS" w:cs="Arial Unicode MS" w:eastAsia="Arial Unicode MS" w:hAnsi="Arial Unicode MS"/>
          <w:rtl w:val="0"/>
        </w:rPr>
        <w:t xml:space="preserve">동일한 출처의 동일한 가치: 예를 들어 D레벨 혈통과 C레벨 혈통은 동일한 출처이므로, 그것들 사이의 가치는 기본적으로 누적됩니다. 단, 그것들의 가치에 "변경"이라고 명시되어 있다면 누적되지 않습니다. 변신 등의 유사한 상황도 이를 참조합니다.</w:t>
      </w:r>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rPr/>
      </w:pPr>
      <w:r w:rsidDel="00000000" w:rsidR="00000000" w:rsidRPr="00000000">
        <w:rPr>
          <w:rFonts w:ascii="Arial Unicode MS" w:cs="Arial Unicode MS" w:eastAsia="Arial Unicode MS" w:hAnsi="Arial Unicode MS"/>
          <w:rtl w:val="0"/>
        </w:rPr>
        <w:t xml:space="preserve">다른 출처의 동일한 가치: 일반적으로 누적될 수 없지만, "추가로 획득", "다시 상승" 등으로 표현된 특수한 경우에만 누적됩니다.</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rFonts w:ascii="Arial Unicode MS" w:cs="Arial Unicode MS" w:eastAsia="Arial Unicode MS" w:hAnsi="Arial Unicode MS"/>
          <w:rtl w:val="0"/>
        </w:rPr>
        <w:t xml:space="preserve">동일한 출처의 동일 레벨을 여러 번 구매: 이 경우, 특별한 설명이 없다면 기본적으로 누적되지 않습니다.</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Fonts w:ascii="Arial Unicode MS" w:cs="Arial Unicode MS" w:eastAsia="Arial Unicode MS" w:hAnsi="Arial Unicode MS"/>
          <w:rtl w:val="0"/>
        </w:rPr>
        <w:t xml:space="preserve">주의: 다음은 가치가 아니며, 이들은 모두 기본적으로 누적될 수 있습니다.</w:t>
      </w:r>
    </w:p>
    <w:p w:rsidR="00000000" w:rsidDel="00000000" w:rsidP="00000000" w:rsidRDefault="00000000" w:rsidRPr="00000000" w14:paraId="00002414">
      <w:pPr>
        <w:rPr/>
      </w:pPr>
      <w:r w:rsidDel="00000000" w:rsidR="00000000" w:rsidRPr="00000000">
        <w:rPr>
          <w:rFonts w:ascii="Arial Unicode MS" w:cs="Arial Unicode MS" w:eastAsia="Arial Unicode MS" w:hAnsi="Arial Unicode MS"/>
          <w:rtl w:val="0"/>
        </w:rPr>
        <w:t xml:space="preserve">선제, 속도, 모호 범위, 민감 범위.</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Fonts w:ascii="Arial Unicode MS" w:cs="Arial Unicode MS" w:eastAsia="Arial Unicode MS" w:hAnsi="Arial Unicode MS"/>
          <w:rtl w:val="0"/>
        </w:rPr>
        <w:t xml:space="preserve">주의: 다음도 가치가 아니며, 그것들 자체의 설명에 따라 누적 여부가 결정됩니다.</w:t>
      </w:r>
    </w:p>
    <w:p w:rsidR="00000000" w:rsidDel="00000000" w:rsidP="00000000" w:rsidRDefault="00000000" w:rsidRPr="00000000" w14:paraId="00002417">
      <w:pPr>
        <w:rPr/>
      </w:pPr>
      <w:r w:rsidDel="00000000" w:rsidR="00000000" w:rsidRPr="00000000">
        <w:rPr>
          <w:rFonts w:ascii="Arial Unicode MS" w:cs="Arial Unicode MS" w:eastAsia="Arial Unicode MS" w:hAnsi="Arial Unicode MS"/>
          <w:rtl w:val="0"/>
        </w:rPr>
        <w:t xml:space="preserve">고속, 관통, 파마, 무기 피해.</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w:t>
      </w:r>
    </w:p>
    <w:p w:rsidR="00000000" w:rsidDel="00000000" w:rsidP="00000000" w:rsidRDefault="00000000" w:rsidRPr="00000000" w14:paraId="0000241A">
      <w:pPr>
        <w:rPr/>
      </w:pPr>
      <w:r w:rsidDel="00000000" w:rsidR="00000000" w:rsidRPr="00000000">
        <w:rPr>
          <w:rtl w:val="0"/>
        </w:rPr>
        <w:t xml:space="preserve">======================================</w:t>
      </w:r>
    </w:p>
    <w:p w:rsidR="00000000" w:rsidDel="00000000" w:rsidP="00000000" w:rsidRDefault="00000000" w:rsidRPr="00000000" w14:paraId="0000241B">
      <w:pPr>
        <w:rPr/>
      </w:pPr>
      <w:r w:rsidDel="00000000" w:rsidR="00000000" w:rsidRPr="00000000">
        <w:rPr>
          <w:rFonts w:ascii="Arial Unicode MS" w:cs="Arial Unicode MS" w:eastAsia="Arial Unicode MS" w:hAnsi="Arial Unicode MS"/>
          <w:rtl w:val="0"/>
        </w:rPr>
        <w:t xml:space="preserve">가치와 감치 외의 누적 및 정치:</w:t>
      </w:r>
    </w:p>
    <w:p w:rsidR="00000000" w:rsidDel="00000000" w:rsidP="00000000" w:rsidRDefault="00000000" w:rsidRPr="00000000" w14:paraId="0000241C">
      <w:pPr>
        <w:rPr/>
      </w:pPr>
      <w:r w:rsidDel="00000000" w:rsidR="00000000" w:rsidRPr="00000000">
        <w:rPr>
          <w:rFonts w:ascii="Arial Unicode MS" w:cs="Arial Unicode MS" w:eastAsia="Arial Unicode MS" w:hAnsi="Arial Unicode MS"/>
          <w:rtl w:val="0"/>
        </w:rPr>
        <w:t xml:space="preserve">속도, 접촉, 체형, 생명력 상한, 에너지 풀 상한, 에너지 소모, 사거리, 범위 등의 항목.</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Fonts w:ascii="Arial Unicode MS" w:cs="Arial Unicode MS" w:eastAsia="Arial Unicode MS" w:hAnsi="Arial Unicode MS"/>
          <w:rtl w:val="0"/>
        </w:rPr>
        <w:t xml:space="preserve">만약 해당 자원이 "당신의 속도가 XXX미터가 된다", "당신의 체형이 X레벨이 된다", "사거리가 XX미터가 된다"라고 묘사된다면, 그것들은 누적될 수 없습니다.</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Fonts w:ascii="Arial Unicode MS" w:cs="Arial Unicode MS" w:eastAsia="Arial Unicode MS" w:hAnsi="Arial Unicode MS"/>
          <w:rtl w:val="0"/>
        </w:rPr>
        <w:t xml:space="preserve">만약 해당 자원이 "당신의 속도가 XX미터 증가한다", "당신의 체형이 X레벨 증가한다", "당신의 사거리가 XX미터 상승한다"라고 묘사된다면, 그것들은 누적될 수 있습니다.</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t xml:space="preserve">=====================================================================</w:t>
      </w:r>
    </w:p>
    <w:p w:rsidR="00000000" w:rsidDel="00000000" w:rsidP="00000000" w:rsidRDefault="00000000" w:rsidRPr="00000000" w14:paraId="00002423">
      <w:pPr>
        <w:rPr/>
      </w:pPr>
      <w:r w:rsidDel="00000000" w:rsidR="00000000" w:rsidRPr="00000000">
        <w:rPr>
          <w:rtl w:val="0"/>
        </w:rPr>
        <w:t xml:space="preserve">======================================</w:t>
      </w:r>
    </w:p>
    <w:p w:rsidR="00000000" w:rsidDel="00000000" w:rsidP="00000000" w:rsidRDefault="00000000" w:rsidRPr="00000000" w14:paraId="00002424">
      <w:pPr>
        <w:rPr/>
      </w:pPr>
      <w:r w:rsidDel="00000000" w:rsidR="00000000" w:rsidRPr="00000000">
        <w:rPr>
          <w:rFonts w:ascii="Arial Unicode MS" w:cs="Arial Unicode MS" w:eastAsia="Arial Unicode MS" w:hAnsi="Arial Unicode MS"/>
          <w:rtl w:val="0"/>
        </w:rPr>
        <w:t xml:space="preserve">내재 가치:</w:t>
      </w:r>
    </w:p>
    <w:p w:rsidR="00000000" w:rsidDel="00000000" w:rsidP="00000000" w:rsidRDefault="00000000" w:rsidRPr="00000000" w14:paraId="00002425">
      <w:pPr>
        <w:rPr/>
      </w:pPr>
      <w:r w:rsidDel="00000000" w:rsidR="00000000" w:rsidRPr="00000000">
        <w:rPr>
          <w:rFonts w:ascii="Arial Unicode MS" w:cs="Arial Unicode MS" w:eastAsia="Arial Unicode MS" w:hAnsi="Arial Unicode MS"/>
          <w:rtl w:val="0"/>
        </w:rPr>
        <w:t xml:space="preserve">내재 가치는 인물 자체의 변화로 인해 발생하는 가치의 한 종류입니다.</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Fonts w:ascii="Arial Unicode MS" w:cs="Arial Unicode MS" w:eastAsia="Arial Unicode MS" w:hAnsi="Arial Unicode MS"/>
          <w:rtl w:val="0"/>
        </w:rPr>
        <w:t xml:space="preserve">동일한 강화의 서로 다른 레벨의 각 항목이 부여하는 내재 가치는 서로 누적됩니다. 예를 들어, D레벨 늑대인간 혈통과 C레벨 늑대인간 혈통의 가치는 누적됩니다. 이 외에는 내재 가치는 누적되지 않지만, 내재 감치는 무한히 누적될 수 있습니다.</w:t>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Fonts w:ascii="Arial Unicode MS" w:cs="Arial Unicode MS" w:eastAsia="Arial Unicode MS" w:hAnsi="Arial Unicode MS"/>
          <w:rtl w:val="0"/>
        </w:rPr>
        <w:t xml:space="preserve">혈통, 개조, 동술이 부여하는 특성치 가치와 DP 가치는 특별한 설명이 없다면 모두 내재 가치입니다.</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Fonts w:ascii="Arial Unicode MS" w:cs="Arial Unicode MS" w:eastAsia="Arial Unicode MS" w:hAnsi="Arial Unicode MS"/>
          <w:rtl w:val="0"/>
        </w:rPr>
        <w:t xml:space="preserve">내재 가치는 일반적으로 혈통, 개조, 동술로 인해 발생합니다.</w:t>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w:t>
      </w:r>
    </w:p>
    <w:p w:rsidR="00000000" w:rsidDel="00000000" w:rsidP="00000000" w:rsidRDefault="00000000" w:rsidRPr="00000000" w14:paraId="0000242E">
      <w:pPr>
        <w:rPr/>
      </w:pPr>
      <w:r w:rsidDel="00000000" w:rsidR="00000000" w:rsidRPr="00000000">
        <w:rPr>
          <w:rtl w:val="0"/>
        </w:rPr>
        <w:t xml:space="preserve">======================================</w:t>
      </w:r>
    </w:p>
    <w:p w:rsidR="00000000" w:rsidDel="00000000" w:rsidP="00000000" w:rsidRDefault="00000000" w:rsidRPr="00000000" w14:paraId="0000242F">
      <w:pPr>
        <w:rPr/>
      </w:pPr>
      <w:r w:rsidDel="00000000" w:rsidR="00000000" w:rsidRPr="00000000">
        <w:rPr>
          <w:rFonts w:ascii="Arial Unicode MS" w:cs="Arial Unicode MS" w:eastAsia="Arial Unicode MS" w:hAnsi="Arial Unicode MS"/>
          <w:rtl w:val="0"/>
        </w:rPr>
        <w:t xml:space="preserve">수행 가치:</w:t>
      </w:r>
    </w:p>
    <w:p w:rsidR="00000000" w:rsidDel="00000000" w:rsidP="00000000" w:rsidRDefault="00000000" w:rsidRPr="00000000" w14:paraId="00002430">
      <w:pPr>
        <w:rPr/>
      </w:pPr>
      <w:r w:rsidDel="00000000" w:rsidR="00000000" w:rsidRPr="00000000">
        <w:rPr>
          <w:rFonts w:ascii="Arial Unicode MS" w:cs="Arial Unicode MS" w:eastAsia="Arial Unicode MS" w:hAnsi="Arial Unicode MS"/>
          <w:rtl w:val="0"/>
        </w:rPr>
        <w:t xml:space="preserve">수행 가치는 인물이 어떤 기술이나 능력을 수련하여 얻은 가치를 의미합니다.</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Fonts w:ascii="Arial Unicode MS" w:cs="Arial Unicode MS" w:eastAsia="Arial Unicode MS" w:hAnsi="Arial Unicode MS"/>
          <w:rtl w:val="0"/>
        </w:rPr>
        <w:t xml:space="preserve">동일한 강화 트리의 각 항목의 수행 가치는 서로 누적됩니다. 이 외에는 수행 가치는 누적되지 않습니다.</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Fonts w:ascii="Arial Unicode MS" w:cs="Arial Unicode MS" w:eastAsia="Arial Unicode MS" w:hAnsi="Arial Unicode MS"/>
          <w:rtl w:val="0"/>
        </w:rPr>
        <w:t xml:space="preserve">칭호, 유파, 서적이 부여하는 특성치 가치와 DP 가치는 특별한 설명이 없다면 모두 수행 가치입니다.</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Fonts w:ascii="Arial Unicode MS" w:cs="Arial Unicode MS" w:eastAsia="Arial Unicode MS" w:hAnsi="Arial Unicode MS"/>
          <w:rtl w:val="0"/>
        </w:rPr>
        <w:t xml:space="preserve">수행 가치는 일반적으로 칭호, 유파, 수련 체계, 서적으로 인해 발생합니다.</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w:t>
      </w:r>
    </w:p>
    <w:p w:rsidR="00000000" w:rsidDel="00000000" w:rsidP="00000000" w:rsidRDefault="00000000" w:rsidRPr="00000000" w14:paraId="00002439">
      <w:pPr>
        <w:rPr/>
      </w:pPr>
      <w:r w:rsidDel="00000000" w:rsidR="00000000" w:rsidRPr="00000000">
        <w:rPr>
          <w:rtl w:val="0"/>
        </w:rPr>
        <w:t xml:space="preserve">======================================</w:t>
      </w:r>
    </w:p>
    <w:p w:rsidR="00000000" w:rsidDel="00000000" w:rsidP="00000000" w:rsidRDefault="00000000" w:rsidRPr="00000000" w14:paraId="0000243A">
      <w:pPr>
        <w:rPr/>
      </w:pPr>
      <w:r w:rsidDel="00000000" w:rsidR="00000000" w:rsidRPr="00000000">
        <w:rPr>
          <w:rFonts w:ascii="Arial Unicode MS" w:cs="Arial Unicode MS" w:eastAsia="Arial Unicode MS" w:hAnsi="Arial Unicode MS"/>
          <w:rtl w:val="0"/>
        </w:rPr>
        <w:t xml:space="preserve">증강 가치:</w:t>
      </w:r>
    </w:p>
    <w:p w:rsidR="00000000" w:rsidDel="00000000" w:rsidP="00000000" w:rsidRDefault="00000000" w:rsidRPr="00000000" w14:paraId="0000243B">
      <w:pPr>
        <w:rPr/>
      </w:pPr>
      <w:r w:rsidDel="00000000" w:rsidR="00000000" w:rsidRPr="00000000">
        <w:rPr>
          <w:rFonts w:ascii="Arial Unicode MS" w:cs="Arial Unicode MS" w:eastAsia="Arial Unicode MS" w:hAnsi="Arial Unicode MS"/>
          <w:rtl w:val="0"/>
        </w:rPr>
        <w:t xml:space="preserve">증강 가치는 다양한 요인으로 인해 발생할 수 있으며, 일반적으로 어떤 특성치, 한 종류의 판정, 또는 더 작은 항목에 추가됩니다. 이는 어떤 요인이 당신의 한 측면을 단순히 강화시켰음을 의미합니다.</w:t>
      </w:r>
    </w:p>
    <w:p w:rsidR="00000000" w:rsidDel="00000000" w:rsidP="00000000" w:rsidRDefault="00000000" w:rsidRPr="00000000" w14:paraId="0000243C">
      <w:pPr>
        <w:rPr/>
      </w:pPr>
      <w:r w:rsidDel="00000000" w:rsidR="00000000" w:rsidRPr="00000000">
        <w:rPr>
          <w:rtl w:val="0"/>
        </w:rPr>
      </w:r>
    </w:p>
    <w:p w:rsidR="00000000" w:rsidDel="00000000" w:rsidP="00000000" w:rsidRDefault="00000000" w:rsidRPr="00000000" w14:paraId="0000243D">
      <w:pPr>
        <w:rPr/>
      </w:pPr>
      <w:r w:rsidDel="00000000" w:rsidR="00000000" w:rsidRPr="00000000">
        <w:rPr>
          <w:rFonts w:ascii="Arial Unicode MS" w:cs="Arial Unicode MS" w:eastAsia="Arial Unicode MS" w:hAnsi="Arial Unicode MS"/>
          <w:rtl w:val="0"/>
        </w:rPr>
        <w:t xml:space="preserve">개조로 인해 가치 유형이 수정될 수 있으므로, "가치 변경" 특성으로 인해 발생한 증강 가치는 동일한 강화의 서로 다른 레벨의 각 항목과 누적될 수 있습니다. 이 외에는 증강 가치는 누적되지 않습니다.</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Fonts w:ascii="Arial Unicode MS" w:cs="Arial Unicode MS" w:eastAsia="Arial Unicode MS" w:hAnsi="Arial Unicode MS"/>
          <w:rtl w:val="0"/>
        </w:rPr>
        <w:t xml:space="preserve">증강 가치는 일반적으로 기술, 초식, 법술로 인해 발생합니다.</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w:t>
      </w:r>
    </w:p>
    <w:p w:rsidR="00000000" w:rsidDel="00000000" w:rsidP="00000000" w:rsidRDefault="00000000" w:rsidRPr="00000000" w14:paraId="00002442">
      <w:pPr>
        <w:rPr/>
      </w:pPr>
      <w:r w:rsidDel="00000000" w:rsidR="00000000" w:rsidRPr="00000000">
        <w:rPr>
          <w:rtl w:val="0"/>
        </w:rPr>
        <w:t xml:space="preserve">======================================</w:t>
      </w:r>
    </w:p>
    <w:p w:rsidR="00000000" w:rsidDel="00000000" w:rsidP="00000000" w:rsidRDefault="00000000" w:rsidRPr="00000000" w14:paraId="00002443">
      <w:pPr>
        <w:rPr/>
      </w:pPr>
      <w:r w:rsidDel="00000000" w:rsidR="00000000" w:rsidRPr="00000000">
        <w:rPr>
          <w:rFonts w:ascii="Arial Unicode MS" w:cs="Arial Unicode MS" w:eastAsia="Arial Unicode MS" w:hAnsi="Arial Unicode MS"/>
          <w:rtl w:val="0"/>
        </w:rPr>
        <w:t xml:space="preserve">기구 가치:</w:t>
      </w:r>
    </w:p>
    <w:p w:rsidR="00000000" w:rsidDel="00000000" w:rsidP="00000000" w:rsidRDefault="00000000" w:rsidRPr="00000000" w14:paraId="00002444">
      <w:pPr>
        <w:rPr/>
      </w:pPr>
      <w:r w:rsidDel="00000000" w:rsidR="00000000" w:rsidRPr="00000000">
        <w:rPr>
          <w:rFonts w:ascii="Arial Unicode MS" w:cs="Arial Unicode MS" w:eastAsia="Arial Unicode MS" w:hAnsi="Arial Unicode MS"/>
          <w:rtl w:val="0"/>
        </w:rPr>
        <w:t xml:space="preserve">기구 가치는 일반적으로 어떤 도구로 인해 발생하며, 어떤 기술 판정에 추가됩니다. 이는 이 도구가 합리적으로 설계되어 사용하기 쉽고, 기능이 강력하며, 매우 손에 잡히기 좋다는 것을 의미합니다. 반대로, 도구가 손에 잡히기 좋지 않을 때는 기구 감치를 받게 됩니다.</w:t>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Fonts w:ascii="Arial Unicode MS" w:cs="Arial Unicode MS" w:eastAsia="Arial Unicode MS" w:hAnsi="Arial Unicode MS"/>
          <w:rtl w:val="0"/>
        </w:rPr>
        <w:t xml:space="preserve">개조로 인해 가치 유형이 수정될 수 있으므로, "가치 변경" 특성으로 인해 발생한 기구 가치는 동일한 강화의 서로 다른 레벨의 각 항목과 누적될 수 있습니다. 이 외에는 기구 가치는 누적되지 않습니다.</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Fonts w:ascii="Arial Unicode MS" w:cs="Arial Unicode MS" w:eastAsia="Arial Unicode MS" w:hAnsi="Arial Unicode MS"/>
          <w:rtl w:val="0"/>
        </w:rPr>
        <w:t xml:space="preserve">기구 가치는 누적되지 않지만, 기구 감치는 무한히 누적될 수 있습니다.</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Fonts w:ascii="Arial Unicode MS" w:cs="Arial Unicode MS" w:eastAsia="Arial Unicode MS" w:hAnsi="Arial Unicode MS"/>
          <w:rtl w:val="0"/>
        </w:rPr>
        <w:t xml:space="preserve">기구 가치는 일반적으로 물품으로 인해 발생합니다.</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w:t>
      </w:r>
    </w:p>
    <w:p w:rsidR="00000000" w:rsidDel="00000000" w:rsidP="00000000" w:rsidRDefault="00000000" w:rsidRPr="00000000" w14:paraId="0000244D">
      <w:pPr>
        <w:rPr/>
      </w:pPr>
      <w:r w:rsidDel="00000000" w:rsidR="00000000" w:rsidRPr="00000000">
        <w:rPr>
          <w:rtl w:val="0"/>
        </w:rPr>
        <w:t xml:space="preserve">======================================</w:t>
      </w:r>
    </w:p>
    <w:p w:rsidR="00000000" w:rsidDel="00000000" w:rsidP="00000000" w:rsidRDefault="00000000" w:rsidRPr="00000000" w14:paraId="0000244E">
      <w:pPr>
        <w:rPr/>
      </w:pPr>
      <w:r w:rsidDel="00000000" w:rsidR="00000000" w:rsidRPr="00000000">
        <w:rPr>
          <w:rFonts w:ascii="Arial Unicode MS" w:cs="Arial Unicode MS" w:eastAsia="Arial Unicode MS" w:hAnsi="Arial Unicode MS"/>
          <w:rtl w:val="0"/>
        </w:rPr>
        <w:t xml:space="preserve">속도 가치:</w:t>
      </w:r>
    </w:p>
    <w:p w:rsidR="00000000" w:rsidDel="00000000" w:rsidP="00000000" w:rsidRDefault="00000000" w:rsidRPr="00000000" w14:paraId="0000244F">
      <w:pPr>
        <w:rPr/>
      </w:pPr>
      <w:r w:rsidDel="00000000" w:rsidR="00000000" w:rsidRPr="00000000">
        <w:rPr>
          <w:rFonts w:ascii="Arial Unicode MS" w:cs="Arial Unicode MS" w:eastAsia="Arial Unicode MS" w:hAnsi="Arial Unicode MS"/>
          <w:rtl w:val="0"/>
        </w:rPr>
        <w:t xml:space="preserve">속도 가치는 일반적으로 당신의 속도가 지나치게 빠르기 때문에 발생하는 효과이며, 일반적으로 신체 판정과 방어에 추가됩니다.</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Fonts w:ascii="Arial Unicode MS" w:cs="Arial Unicode MS" w:eastAsia="Arial Unicode MS" w:hAnsi="Arial Unicode MS"/>
          <w:rtl w:val="0"/>
        </w:rPr>
        <w:t xml:space="preserve">속도 가치는 누적되지 않지만, 속도 감치는 무한히 누적될 수 있습니다.</w:t>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Fonts w:ascii="Arial Unicode MS" w:cs="Arial Unicode MS" w:eastAsia="Arial Unicode MS" w:hAnsi="Arial Unicode MS"/>
          <w:rtl w:val="0"/>
        </w:rPr>
        <w:t xml:space="preserve">속도 가치는 어떤 경로로도 얻을 수 있으므로, 해당 가치를 얻을 때는 추가 특성을 지불해야 합니다.</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w:t>
      </w:r>
    </w:p>
    <w:p w:rsidR="00000000" w:rsidDel="00000000" w:rsidP="00000000" w:rsidRDefault="00000000" w:rsidRPr="00000000" w14:paraId="00002456">
      <w:pPr>
        <w:rPr/>
      </w:pPr>
      <w:r w:rsidDel="00000000" w:rsidR="00000000" w:rsidRPr="00000000">
        <w:rPr>
          <w:rtl w:val="0"/>
        </w:rPr>
        <w:t xml:space="preserve">======================================</w:t>
      </w:r>
    </w:p>
    <w:p w:rsidR="00000000" w:rsidDel="00000000" w:rsidP="00000000" w:rsidRDefault="00000000" w:rsidRPr="00000000" w14:paraId="00002457">
      <w:pPr>
        <w:rPr/>
      </w:pPr>
      <w:r w:rsidDel="00000000" w:rsidR="00000000" w:rsidRPr="00000000">
        <w:rPr>
          <w:rFonts w:ascii="Arial Unicode MS" w:cs="Arial Unicode MS" w:eastAsia="Arial Unicode MS" w:hAnsi="Arial Unicode MS"/>
          <w:rtl w:val="0"/>
        </w:rPr>
        <w:t xml:space="preserve">사기 가치:</w:t>
      </w:r>
    </w:p>
    <w:p w:rsidR="00000000" w:rsidDel="00000000" w:rsidP="00000000" w:rsidRDefault="00000000" w:rsidRPr="00000000" w14:paraId="00002458">
      <w:pPr>
        <w:rPr/>
      </w:pPr>
      <w:r w:rsidDel="00000000" w:rsidR="00000000" w:rsidRPr="00000000">
        <w:rPr>
          <w:rFonts w:ascii="Arial Unicode MS" w:cs="Arial Unicode MS" w:eastAsia="Arial Unicode MS" w:hAnsi="Arial Unicode MS"/>
          <w:rtl w:val="0"/>
        </w:rPr>
        <w:t xml:space="preserve">사기 가치는 어떤 항목에도 추가될 수 있으며, 이는 인물의 감정을 동원하는 효과를 반영합니다.</w:t>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Fonts w:ascii="Arial Unicode MS" w:cs="Arial Unicode MS" w:eastAsia="Arial Unicode MS" w:hAnsi="Arial Unicode MS"/>
          <w:rtl w:val="0"/>
        </w:rPr>
        <w:t xml:space="preserve">사기 가치는 누적되지 않지만, 사기 감치는 무한히 누적될 수 있습니다.</w:t>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Fonts w:ascii="Arial Unicode MS" w:cs="Arial Unicode MS" w:eastAsia="Arial Unicode MS" w:hAnsi="Arial Unicode MS"/>
          <w:rtl w:val="0"/>
        </w:rPr>
        <w:t xml:space="preserve">사기 가치는 어떤 경로로도 얻을 수 있으므로, 해당 가치를 얻을 때는 추가 특성을 지불해야 합니다.</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w:t>
      </w:r>
    </w:p>
    <w:p w:rsidR="00000000" w:rsidDel="00000000" w:rsidP="00000000" w:rsidRDefault="00000000" w:rsidRPr="00000000" w14:paraId="0000245F">
      <w:pPr>
        <w:rPr/>
      </w:pPr>
      <w:r w:rsidDel="00000000" w:rsidR="00000000" w:rsidRPr="00000000">
        <w:rPr>
          <w:rtl w:val="0"/>
        </w:rPr>
        <w:t xml:space="preserve">======================================</w:t>
      </w:r>
    </w:p>
    <w:p w:rsidR="00000000" w:rsidDel="00000000" w:rsidP="00000000" w:rsidRDefault="00000000" w:rsidRPr="00000000" w14:paraId="00002460">
      <w:pPr>
        <w:rPr/>
      </w:pPr>
      <w:r w:rsidDel="00000000" w:rsidR="00000000" w:rsidRPr="00000000">
        <w:rPr>
          <w:rFonts w:ascii="Arial Unicode MS" w:cs="Arial Unicode MS" w:eastAsia="Arial Unicode MS" w:hAnsi="Arial Unicode MS"/>
          <w:rtl w:val="0"/>
        </w:rPr>
        <w:t xml:space="preserve">표현 가치:</w:t>
      </w:r>
    </w:p>
    <w:p w:rsidR="00000000" w:rsidDel="00000000" w:rsidP="00000000" w:rsidRDefault="00000000" w:rsidRPr="00000000" w14:paraId="00002461">
      <w:pPr>
        <w:rPr/>
      </w:pPr>
      <w:r w:rsidDel="00000000" w:rsidR="00000000" w:rsidRPr="00000000">
        <w:rPr>
          <w:rFonts w:ascii="Arial Unicode MS" w:cs="Arial Unicode MS" w:eastAsia="Arial Unicode MS" w:hAnsi="Arial Unicode MS"/>
          <w:rtl w:val="0"/>
        </w:rPr>
        <w:t xml:space="preserve">표현 가치는 일반적으로 당신의 뛰어난 표현에서 비롯되며, 이는 일반적으로 당신에게 어떤 기술의 가치나 방어의 가치를 제공하는데, 이는 당신의 뛰어난 표현을 의미합니다.</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Fonts w:ascii="Arial Unicode MS" w:cs="Arial Unicode MS" w:eastAsia="Arial Unicode MS" w:hAnsi="Arial Unicode MS"/>
          <w:rtl w:val="0"/>
        </w:rPr>
        <w:t xml:space="preserve">표현 가치는 누적되지 않지만, 표현 감치는 무한히 누적될 수 있습니다.</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Fonts w:ascii="Arial Unicode MS" w:cs="Arial Unicode MS" w:eastAsia="Arial Unicode MS" w:hAnsi="Arial Unicode MS"/>
          <w:rtl w:val="0"/>
        </w:rPr>
        <w:t xml:space="preserve">표현 가치는 어떤 경로로도 얻을 수 있으므로, 해당 가치를 얻을 때는 추가 특성을 지불해야 합니다.</w:t>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w:t>
      </w:r>
    </w:p>
    <w:p w:rsidR="00000000" w:rsidDel="00000000" w:rsidP="00000000" w:rsidRDefault="00000000" w:rsidRPr="00000000" w14:paraId="00002468">
      <w:pPr>
        <w:rPr/>
      </w:pPr>
      <w:r w:rsidDel="00000000" w:rsidR="00000000" w:rsidRPr="00000000">
        <w:rPr>
          <w:rtl w:val="0"/>
        </w:rPr>
        <w:t xml:space="preserve">======================================</w:t>
      </w:r>
    </w:p>
    <w:p w:rsidR="00000000" w:rsidDel="00000000" w:rsidP="00000000" w:rsidRDefault="00000000" w:rsidRPr="00000000" w14:paraId="00002469">
      <w:pPr>
        <w:rPr/>
      </w:pPr>
      <w:r w:rsidDel="00000000" w:rsidR="00000000" w:rsidRPr="00000000">
        <w:rPr>
          <w:rFonts w:ascii="Arial Unicode MS" w:cs="Arial Unicode MS" w:eastAsia="Arial Unicode MS" w:hAnsi="Arial Unicode MS"/>
          <w:rtl w:val="0"/>
        </w:rPr>
        <w:t xml:space="preserve">통찰 가치:</w:t>
      </w:r>
    </w:p>
    <w:p w:rsidR="00000000" w:rsidDel="00000000" w:rsidP="00000000" w:rsidRDefault="00000000" w:rsidRPr="00000000" w14:paraId="0000246A">
      <w:pPr>
        <w:rPr/>
      </w:pPr>
      <w:r w:rsidDel="00000000" w:rsidR="00000000" w:rsidRPr="00000000">
        <w:rPr>
          <w:rFonts w:ascii="Arial Unicode MS" w:cs="Arial Unicode MS" w:eastAsia="Arial Unicode MS" w:hAnsi="Arial Unicode MS"/>
          <w:rtl w:val="0"/>
        </w:rPr>
        <w:t xml:space="preserve">통찰 가치는 일반적으로 방어나 어떤 판정에 추가되며, 이는 당신이 뛰어난 관찰력을 가지고 있어 어려움이 어디에 있는지 꿰뚫어 보고 피할 수 있음을 의미합니다.</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Fonts w:ascii="Arial Unicode MS" w:cs="Arial Unicode MS" w:eastAsia="Arial Unicode MS" w:hAnsi="Arial Unicode MS"/>
          <w:rtl w:val="0"/>
        </w:rPr>
        <w:t xml:space="preserve">통찰 가치는 누적되지 않지만, 통찰 감치는 무한히 누적될 수 있습니다.</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Fonts w:ascii="Arial Unicode MS" w:cs="Arial Unicode MS" w:eastAsia="Arial Unicode MS" w:hAnsi="Arial Unicode MS"/>
          <w:rtl w:val="0"/>
        </w:rPr>
        <w:t xml:space="preserve">통찰 가치는 일반적으로 동술로 인해 발생합니다.</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w:t>
      </w:r>
    </w:p>
    <w:p w:rsidR="00000000" w:rsidDel="00000000" w:rsidP="00000000" w:rsidRDefault="00000000" w:rsidRPr="00000000" w14:paraId="00002471">
      <w:pPr>
        <w:rPr/>
      </w:pPr>
      <w:r w:rsidDel="00000000" w:rsidR="00000000" w:rsidRPr="00000000">
        <w:rPr>
          <w:rtl w:val="0"/>
        </w:rPr>
        <w:t xml:space="preserve">======================================</w:t>
      </w:r>
    </w:p>
    <w:p w:rsidR="00000000" w:rsidDel="00000000" w:rsidP="00000000" w:rsidRDefault="00000000" w:rsidRPr="00000000" w14:paraId="00002472">
      <w:pPr>
        <w:rPr/>
      </w:pPr>
      <w:r w:rsidDel="00000000" w:rsidR="00000000" w:rsidRPr="00000000">
        <w:rPr>
          <w:rFonts w:ascii="Arial Unicode MS" w:cs="Arial Unicode MS" w:eastAsia="Arial Unicode MS" w:hAnsi="Arial Unicode MS"/>
          <w:rtl w:val="0"/>
        </w:rPr>
        <w:t xml:space="preserve">에너지 가치:</w:t>
      </w:r>
    </w:p>
    <w:p w:rsidR="00000000" w:rsidDel="00000000" w:rsidP="00000000" w:rsidRDefault="00000000" w:rsidRPr="00000000" w14:paraId="00002473">
      <w:pPr>
        <w:rPr/>
      </w:pPr>
      <w:r w:rsidDel="00000000" w:rsidR="00000000" w:rsidRPr="00000000">
        <w:rPr>
          <w:rFonts w:ascii="Arial Unicode MS" w:cs="Arial Unicode MS" w:eastAsia="Arial Unicode MS" w:hAnsi="Arial Unicode MS"/>
          <w:rtl w:val="0"/>
        </w:rPr>
        <w:t xml:space="preserve">에너지 가치는 일반적으로 방어나 공격에 추가되며, 이는 당신의 공격이나 방어에 에너지가 가세하여 위력이 더 커졌음을 의미합니다.</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Fonts w:ascii="Arial Unicode MS" w:cs="Arial Unicode MS" w:eastAsia="Arial Unicode MS" w:hAnsi="Arial Unicode MS"/>
          <w:rtl w:val="0"/>
        </w:rPr>
        <w:t xml:space="preserve">에너지 가치는 누적되지 않습니다. 에너지 가치는 어떤 경로로도 얻을 수 있으므로, 해당 가치를 얻을 때는 추가 특성을 지불해야 합니다.</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Fonts w:ascii="Arial Unicode MS" w:cs="Arial Unicode MS" w:eastAsia="Arial Unicode MS" w:hAnsi="Arial Unicode MS"/>
          <w:rtl w:val="0"/>
        </w:rPr>
        <w:t xml:space="preserve">에너지 가치는 일반적으로 기술, 초식, 법술로 인해 발생합니다.</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w:t>
      </w:r>
    </w:p>
    <w:p w:rsidR="00000000" w:rsidDel="00000000" w:rsidP="00000000" w:rsidRDefault="00000000" w:rsidRPr="00000000" w14:paraId="0000247A">
      <w:pPr>
        <w:rPr/>
      </w:pPr>
      <w:r w:rsidDel="00000000" w:rsidR="00000000" w:rsidRPr="00000000">
        <w:rPr>
          <w:rtl w:val="0"/>
        </w:rPr>
        <w:t xml:space="preserve">======================================</w:t>
      </w:r>
    </w:p>
    <w:p w:rsidR="00000000" w:rsidDel="00000000" w:rsidP="00000000" w:rsidRDefault="00000000" w:rsidRPr="00000000" w14:paraId="0000247B">
      <w:pPr>
        <w:rPr/>
      </w:pPr>
      <w:r w:rsidDel="00000000" w:rsidR="00000000" w:rsidRPr="00000000">
        <w:rPr>
          <w:rFonts w:ascii="Arial Unicode MS" w:cs="Arial Unicode MS" w:eastAsia="Arial Unicode MS" w:hAnsi="Arial Unicode MS"/>
          <w:rtl w:val="0"/>
        </w:rPr>
        <w:t xml:space="preserve">무명 가치:</w:t>
      </w:r>
    </w:p>
    <w:p w:rsidR="00000000" w:rsidDel="00000000" w:rsidP="00000000" w:rsidRDefault="00000000" w:rsidRPr="00000000" w14:paraId="0000247C">
      <w:pPr>
        <w:rPr/>
      </w:pPr>
      <w:r w:rsidDel="00000000" w:rsidR="00000000" w:rsidRPr="00000000">
        <w:rPr>
          <w:rFonts w:ascii="Arial Unicode MS" w:cs="Arial Unicode MS" w:eastAsia="Arial Unicode MS" w:hAnsi="Arial Unicode MS"/>
          <w:rtl w:val="0"/>
        </w:rPr>
        <w:t xml:space="preserve">일부 특수 능력이나 장비는 가치 유형을 명시하지 않았는데, 이러한 가치를 우리는 무명 가치라고 부릅니다.</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Fonts w:ascii="Arial Unicode MS" w:cs="Arial Unicode MS" w:eastAsia="Arial Unicode MS" w:hAnsi="Arial Unicode MS"/>
          <w:rtl w:val="0"/>
        </w:rPr>
        <w:t xml:space="preserve">무명 가치는 누적되지 않지만, 무명 감치는 무한히 누적될 수 있습니다.</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Fonts w:ascii="Arial Unicode MS" w:cs="Arial Unicode MS" w:eastAsia="Arial Unicode MS" w:hAnsi="Arial Unicode MS"/>
          <w:rtl w:val="0"/>
        </w:rPr>
        <w:t xml:space="preserve">무명 가치는 어떤 경로로도 얻을 수 있으므로, 해당 가치를 얻을 때는 추가 특성을 지불해야 합니다.</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w:t>
      </w:r>
    </w:p>
    <w:p w:rsidR="00000000" w:rsidDel="00000000" w:rsidP="00000000" w:rsidRDefault="00000000" w:rsidRPr="00000000" w14:paraId="00002483">
      <w:pPr>
        <w:rPr/>
      </w:pPr>
      <w:r w:rsidDel="00000000" w:rsidR="00000000" w:rsidRPr="00000000">
        <w:rPr>
          <w:rtl w:val="0"/>
        </w:rPr>
        <w:t xml:space="preserve">======================================</w:t>
      </w:r>
    </w:p>
    <w:p w:rsidR="00000000" w:rsidDel="00000000" w:rsidP="00000000" w:rsidRDefault="00000000" w:rsidRPr="00000000" w14:paraId="00002484">
      <w:pPr>
        <w:rPr/>
      </w:pPr>
      <w:r w:rsidDel="00000000" w:rsidR="00000000" w:rsidRPr="00000000">
        <w:rPr>
          <w:rFonts w:ascii="Arial Unicode MS" w:cs="Arial Unicode MS" w:eastAsia="Arial Unicode MS" w:hAnsi="Arial Unicode MS"/>
          <w:rtl w:val="0"/>
        </w:rPr>
        <w:t xml:space="preserve">환경 가치:</w:t>
      </w:r>
    </w:p>
    <w:p w:rsidR="00000000" w:rsidDel="00000000" w:rsidP="00000000" w:rsidRDefault="00000000" w:rsidRPr="00000000" w14:paraId="00002485">
      <w:pPr>
        <w:rPr/>
      </w:pPr>
      <w:r w:rsidDel="00000000" w:rsidR="00000000" w:rsidRPr="00000000">
        <w:rPr>
          <w:rFonts w:ascii="Arial Unicode MS" w:cs="Arial Unicode MS" w:eastAsia="Arial Unicode MS" w:hAnsi="Arial Unicode MS"/>
          <w:rtl w:val="0"/>
        </w:rPr>
        <w:t xml:space="preserve">환경 가치는 일반적으로 방어나 어떤 판정에 추가되며, 이는 유리하거나 불리한 외부 조건을 의미합니다.</w:t>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rPr/>
      </w:pPr>
      <w:r w:rsidDel="00000000" w:rsidR="00000000" w:rsidRPr="00000000">
        <w:rPr>
          <w:rFonts w:ascii="Arial Unicode MS" w:cs="Arial Unicode MS" w:eastAsia="Arial Unicode MS" w:hAnsi="Arial Unicode MS"/>
          <w:rtl w:val="0"/>
        </w:rPr>
        <w:t xml:space="preserve">환경 가치는 누적되지 않지만, 환경 감치는 무한히 누적될 수 있습니다.</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Fonts w:ascii="Arial Unicode MS" w:cs="Arial Unicode MS" w:eastAsia="Arial Unicode MS" w:hAnsi="Arial Unicode MS"/>
          <w:rtl w:val="0"/>
        </w:rPr>
        <w:t xml:space="preserve">특수: 환경으로 인한 영향에 면역이 되어도, 환경 가치에는 면역이 되지 않습니다.</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Fonts w:ascii="Arial Unicode MS" w:cs="Arial Unicode MS" w:eastAsia="Arial Unicode MS" w:hAnsi="Arial Unicode MS"/>
          <w:rtl w:val="0"/>
        </w:rPr>
        <w:t xml:space="preserve">환경 가치는 어떤 경로로도 얻을 수 있으므로, 해당 가치를 얻을 때는 추가 특성을 지불해야 합니다.</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w:t>
      </w:r>
    </w:p>
    <w:p w:rsidR="00000000" w:rsidDel="00000000" w:rsidP="00000000" w:rsidRDefault="00000000" w:rsidRPr="00000000" w14:paraId="0000248E">
      <w:pPr>
        <w:rPr/>
      </w:pPr>
      <w:r w:rsidDel="00000000" w:rsidR="00000000" w:rsidRPr="00000000">
        <w:rPr>
          <w:rtl w:val="0"/>
        </w:rPr>
        <w:t xml:space="preserve">======================================</w:t>
      </w:r>
    </w:p>
    <w:p w:rsidR="00000000" w:rsidDel="00000000" w:rsidP="00000000" w:rsidRDefault="00000000" w:rsidRPr="00000000" w14:paraId="0000248F">
      <w:pPr>
        <w:rPr/>
      </w:pPr>
      <w:r w:rsidDel="00000000" w:rsidR="00000000" w:rsidRPr="00000000">
        <w:rPr>
          <w:rFonts w:ascii="Arial Unicode MS" w:cs="Arial Unicode MS" w:eastAsia="Arial Unicode MS" w:hAnsi="Arial Unicode MS"/>
          <w:rtl w:val="0"/>
        </w:rPr>
        <w:t xml:space="preserve">전문 가치:</w:t>
      </w:r>
    </w:p>
    <w:p w:rsidR="00000000" w:rsidDel="00000000" w:rsidP="00000000" w:rsidRDefault="00000000" w:rsidRPr="00000000" w14:paraId="00002490">
      <w:pPr>
        <w:rPr/>
      </w:pPr>
      <w:r w:rsidDel="00000000" w:rsidR="00000000" w:rsidRPr="00000000">
        <w:rPr>
          <w:rFonts w:ascii="Arial Unicode MS" w:cs="Arial Unicode MS" w:eastAsia="Arial Unicode MS" w:hAnsi="Arial Unicode MS"/>
          <w:rtl w:val="0"/>
        </w:rPr>
        <w:t xml:space="preserve">전문 가치는 당신이 배운 "전문"으로 인해 발생하며, 전문에 대응하는 기술 판정에 추가됩니다. 이는 당신이 어떤 종류의 일에 능숙함을 의미합니다.</w:t>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rPr/>
      </w:pPr>
      <w:r w:rsidDel="00000000" w:rsidR="00000000" w:rsidRPr="00000000">
        <w:rPr>
          <w:rFonts w:ascii="Arial Unicode MS" w:cs="Arial Unicode MS" w:eastAsia="Arial Unicode MS" w:hAnsi="Arial Unicode MS"/>
          <w:rtl w:val="0"/>
        </w:rPr>
        <w:t xml:space="preserve">전문 가치는 특별한 설명이 없다면 누적되지 않습니다.</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Fonts w:ascii="Arial Unicode MS" w:cs="Arial Unicode MS" w:eastAsia="Arial Unicode MS" w:hAnsi="Arial Unicode MS"/>
          <w:rtl w:val="0"/>
        </w:rPr>
        <w:t xml:space="preserve">전문 가치는 일반적으로 기술의 전문으로 인해 발생합니다.</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t xml:space="preserve">=====================================================================</w:t>
      </w:r>
    </w:p>
    <w:p w:rsidR="00000000" w:rsidDel="00000000" w:rsidP="00000000" w:rsidRDefault="00000000" w:rsidRPr="00000000" w14:paraId="00002497">
      <w:pPr>
        <w:rPr/>
      </w:pPr>
      <w:r w:rsidDel="00000000" w:rsidR="00000000" w:rsidRPr="00000000">
        <w:rPr>
          <w:rtl w:val="0"/>
        </w:rPr>
        <w:t xml:space="preserve">======================================</w:t>
      </w:r>
    </w:p>
    <w:p w:rsidR="00000000" w:rsidDel="00000000" w:rsidP="00000000" w:rsidRDefault="00000000" w:rsidRPr="00000000" w14:paraId="00002498">
      <w:pPr>
        <w:rPr/>
      </w:pPr>
      <w:r w:rsidDel="00000000" w:rsidR="00000000" w:rsidRPr="00000000">
        <w:rPr>
          <w:rFonts w:ascii="Arial Unicode MS" w:cs="Arial Unicode MS" w:eastAsia="Arial Unicode MS" w:hAnsi="Arial Unicode MS"/>
          <w:rtl w:val="0"/>
        </w:rPr>
        <w:t xml:space="preserve">전공 가치:</w:t>
      </w:r>
    </w:p>
    <w:p w:rsidR="00000000" w:rsidDel="00000000" w:rsidP="00000000" w:rsidRDefault="00000000" w:rsidRPr="00000000" w14:paraId="00002499">
      <w:pPr>
        <w:rPr/>
      </w:pPr>
      <w:r w:rsidDel="00000000" w:rsidR="00000000" w:rsidRPr="00000000">
        <w:rPr>
          <w:rFonts w:ascii="Arial Unicode MS" w:cs="Arial Unicode MS" w:eastAsia="Arial Unicode MS" w:hAnsi="Arial Unicode MS"/>
          <w:rtl w:val="0"/>
        </w:rPr>
        <w:t xml:space="preserve">전공 가치는 당신이 배운 "전공"으로 인해 발생하며, 일부 기술이나 특수 사건의 판정에 추가됩니다. 이는 당신이 이 일에 매우 능숙함을 의미합니다.</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Fonts w:ascii="Arial Unicode MS" w:cs="Arial Unicode MS" w:eastAsia="Arial Unicode MS" w:hAnsi="Arial Unicode MS"/>
          <w:rtl w:val="0"/>
        </w:rPr>
        <w:t xml:space="preserve">동일한 전공의 서로 다른 레벨의 각 항목은 서로 누적될 수 있지만, 그 외에는 전공 가치는 누적되지 않습니다.</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Fonts w:ascii="Arial Unicode MS" w:cs="Arial Unicode MS" w:eastAsia="Arial Unicode MS" w:hAnsi="Arial Unicode MS"/>
          <w:rtl w:val="0"/>
        </w:rPr>
        <w:t xml:space="preserve">전공 가치는 일반적으로 전공으로 인해 발생합니다.</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w:t>
      </w:r>
    </w:p>
    <w:p w:rsidR="00000000" w:rsidDel="00000000" w:rsidP="00000000" w:rsidRDefault="00000000" w:rsidRPr="00000000" w14:paraId="000024A0">
      <w:pPr>
        <w:rPr/>
      </w:pPr>
      <w:r w:rsidDel="00000000" w:rsidR="00000000" w:rsidRPr="00000000">
        <w:rPr>
          <w:rtl w:val="0"/>
        </w:rPr>
        <w:t xml:space="preserve">======================================</w:t>
      </w:r>
    </w:p>
    <w:p w:rsidR="00000000" w:rsidDel="00000000" w:rsidP="00000000" w:rsidRDefault="00000000" w:rsidRPr="00000000" w14:paraId="000024A1">
      <w:pPr>
        <w:rPr/>
      </w:pPr>
      <w:r w:rsidDel="00000000" w:rsidR="00000000" w:rsidRPr="00000000">
        <w:rPr>
          <w:rFonts w:ascii="Arial Unicode MS" w:cs="Arial Unicode MS" w:eastAsia="Arial Unicode MS" w:hAnsi="Arial Unicode MS"/>
          <w:rtl w:val="0"/>
        </w:rPr>
        <w:t xml:space="preserve">초식 가치:</w:t>
      </w:r>
    </w:p>
    <w:p w:rsidR="00000000" w:rsidDel="00000000" w:rsidP="00000000" w:rsidRDefault="00000000" w:rsidRPr="00000000" w14:paraId="000024A2">
      <w:pPr>
        <w:rPr/>
      </w:pPr>
      <w:r w:rsidDel="00000000" w:rsidR="00000000" w:rsidRPr="00000000">
        <w:rPr>
          <w:rFonts w:ascii="Arial Unicode MS" w:cs="Arial Unicode MS" w:eastAsia="Arial Unicode MS" w:hAnsi="Arial Unicode MS"/>
          <w:rtl w:val="0"/>
        </w:rPr>
        <w:t xml:space="preserve">초식 가치는 일반적으로 공격, 방어 또는 기타 전투 관련 항목에 추가되며, 당신이 사용하거나 유지하는 특수 능력으로 인해 발생합니다.</w:t>
      </w:r>
    </w:p>
    <w:p w:rsidR="00000000" w:rsidDel="00000000" w:rsidP="00000000" w:rsidRDefault="00000000" w:rsidRPr="00000000" w14:paraId="000024A3">
      <w:pPr>
        <w:rPr/>
      </w:pPr>
      <w:r w:rsidDel="00000000" w:rsidR="00000000" w:rsidRPr="00000000">
        <w:rPr>
          <w:rtl w:val="0"/>
        </w:rPr>
      </w:r>
    </w:p>
    <w:p w:rsidR="00000000" w:rsidDel="00000000" w:rsidP="00000000" w:rsidRDefault="00000000" w:rsidRPr="00000000" w14:paraId="000024A4">
      <w:pPr>
        <w:rPr/>
      </w:pPr>
      <w:r w:rsidDel="00000000" w:rsidR="00000000" w:rsidRPr="00000000">
        <w:rPr>
          <w:rFonts w:ascii="Arial Unicode MS" w:cs="Arial Unicode MS" w:eastAsia="Arial Unicode MS" w:hAnsi="Arial Unicode MS"/>
          <w:rtl w:val="0"/>
        </w:rPr>
        <w:t xml:space="preserve">초식 가치는 누적되지 않습니다.</w:t>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pPr>
      <w:r w:rsidDel="00000000" w:rsidR="00000000" w:rsidRPr="00000000">
        <w:rPr>
          <w:rFonts w:ascii="Arial Unicode MS" w:cs="Arial Unicode MS" w:eastAsia="Arial Unicode MS" w:hAnsi="Arial Unicode MS"/>
          <w:rtl w:val="0"/>
        </w:rPr>
        <w:t xml:space="preserve">초식 가치는 일반적으로 기술, 초식으로 인해 발생합니다.</w:t>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w:t>
      </w:r>
    </w:p>
    <w:p w:rsidR="00000000" w:rsidDel="00000000" w:rsidP="00000000" w:rsidRDefault="00000000" w:rsidRPr="00000000" w14:paraId="000024A9">
      <w:pPr>
        <w:rPr/>
      </w:pPr>
      <w:r w:rsidDel="00000000" w:rsidR="00000000" w:rsidRPr="00000000">
        <w:rPr>
          <w:rtl w:val="0"/>
        </w:rPr>
        <w:t xml:space="preserve">======================================</w:t>
      </w:r>
    </w:p>
    <w:p w:rsidR="00000000" w:rsidDel="00000000" w:rsidP="00000000" w:rsidRDefault="00000000" w:rsidRPr="00000000" w14:paraId="000024AA">
      <w:pPr>
        <w:rPr/>
      </w:pPr>
      <w:r w:rsidDel="00000000" w:rsidR="00000000" w:rsidRPr="00000000">
        <w:rPr>
          <w:rFonts w:ascii="Arial Unicode MS" w:cs="Arial Unicode MS" w:eastAsia="Arial Unicode MS" w:hAnsi="Arial Unicode MS"/>
          <w:rtl w:val="0"/>
        </w:rPr>
        <w:t xml:space="preserve">행운 가치:</w:t>
      </w:r>
    </w:p>
    <w:p w:rsidR="00000000" w:rsidDel="00000000" w:rsidP="00000000" w:rsidRDefault="00000000" w:rsidRPr="00000000" w14:paraId="000024AB">
      <w:pPr>
        <w:rPr/>
      </w:pPr>
      <w:r w:rsidDel="00000000" w:rsidR="00000000" w:rsidRPr="00000000">
        <w:rPr>
          <w:rFonts w:ascii="Arial Unicode MS" w:cs="Arial Unicode MS" w:eastAsia="Arial Unicode MS" w:hAnsi="Arial Unicode MS"/>
          <w:rtl w:val="0"/>
        </w:rPr>
        <w:t xml:space="preserve">행운 가치는 어떤 항목에도 추가될 수 있으며, 이는 하늘이 당신 편에 서 있음을 의미합니다.</w:t>
      </w:r>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rPr/>
      </w:pPr>
      <w:r w:rsidDel="00000000" w:rsidR="00000000" w:rsidRPr="00000000">
        <w:rPr>
          <w:rFonts w:ascii="Arial Unicode MS" w:cs="Arial Unicode MS" w:eastAsia="Arial Unicode MS" w:hAnsi="Arial Unicode MS"/>
          <w:rtl w:val="0"/>
        </w:rPr>
        <w:t xml:space="preserve">행운 가치는 누적되지 않습니다.</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rPr/>
      </w:pPr>
      <w:r w:rsidDel="00000000" w:rsidR="00000000" w:rsidRPr="00000000">
        <w:rPr>
          <w:rFonts w:ascii="Arial Unicode MS" w:cs="Arial Unicode MS" w:eastAsia="Arial Unicode MS" w:hAnsi="Arial Unicode MS"/>
          <w:rtl w:val="0"/>
        </w:rPr>
        <w:t xml:space="preserve">행운 가치는 어떤 경로로도 얻을 수 있으므로, 해당 가치를 얻을 때는 추가 특성을 지불해야 합니다.</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w:t>
      </w:r>
    </w:p>
    <w:p w:rsidR="00000000" w:rsidDel="00000000" w:rsidP="00000000" w:rsidRDefault="00000000" w:rsidRPr="00000000" w14:paraId="000024B2">
      <w:pPr>
        <w:rPr/>
      </w:pPr>
      <w:r w:rsidDel="00000000" w:rsidR="00000000" w:rsidRPr="00000000">
        <w:rPr>
          <w:rtl w:val="0"/>
        </w:rPr>
        <w:t xml:space="preserve">======================================</w:t>
      </w:r>
    </w:p>
    <w:p w:rsidR="00000000" w:rsidDel="00000000" w:rsidP="00000000" w:rsidRDefault="00000000" w:rsidRPr="00000000" w14:paraId="000024B3">
      <w:pPr>
        <w:rPr/>
      </w:pPr>
      <w:r w:rsidDel="00000000" w:rsidR="00000000" w:rsidRPr="00000000">
        <w:rPr>
          <w:rFonts w:ascii="Arial Unicode MS" w:cs="Arial Unicode MS" w:eastAsia="Arial Unicode MS" w:hAnsi="Arial Unicode MS"/>
          <w:rtl w:val="0"/>
        </w:rPr>
        <w:t xml:space="preserve">조준</w:t>
      </w:r>
    </w:p>
    <w:p w:rsidR="00000000" w:rsidDel="00000000" w:rsidP="00000000" w:rsidRDefault="00000000" w:rsidRPr="00000000" w14:paraId="000024B4">
      <w:pPr>
        <w:rPr/>
      </w:pPr>
      <w:r w:rsidDel="00000000" w:rsidR="00000000" w:rsidRPr="00000000">
        <w:rPr>
          <w:rFonts w:ascii="Arial Unicode MS" w:cs="Arial Unicode MS" w:eastAsia="Arial Unicode MS" w:hAnsi="Arial Unicode MS"/>
          <w:rtl w:val="0"/>
        </w:rPr>
        <w:t xml:space="preserve">조준 가치는 오직 조준 행동을 통해서만 발생할 수 있으며, 공격 판정에 추가되는데, 일반적으로 당신이 이미 조준한 라운드 수와 동일합니다. 이는 당신이 여러 번 조준을 통해 목표를 더 정확하게 명중시킬 수 있음을 의미합니다. 조준 감치는 존재하지 않습니다.</w:t>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Fonts w:ascii="Arial Unicode MS" w:cs="Arial Unicode MS" w:eastAsia="Arial Unicode MS" w:hAnsi="Arial Unicode MS"/>
          <w:rtl w:val="0"/>
        </w:rPr>
        <w:t xml:space="preserve">조준 가치는 일반적으로 모두 누적될 수 있지만, 상한이 있습니다.</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Fonts w:ascii="Arial Unicode MS" w:cs="Arial Unicode MS" w:eastAsia="Arial Unicode MS" w:hAnsi="Arial Unicode MS"/>
          <w:rtl w:val="0"/>
        </w:rPr>
        <w:t xml:space="preserve">조준 가치는 일반적으로 조준을 통해 얻습니다.</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w:t>
      </w:r>
    </w:p>
    <w:p w:rsidR="00000000" w:rsidDel="00000000" w:rsidP="00000000" w:rsidRDefault="00000000" w:rsidRPr="00000000" w14:paraId="000024BB">
      <w:pPr>
        <w:rPr/>
      </w:pPr>
      <w:r w:rsidDel="00000000" w:rsidR="00000000" w:rsidRPr="00000000">
        <w:rPr>
          <w:rtl w:val="0"/>
        </w:rPr>
        <w:t xml:space="preserve">======================================</w:t>
      </w:r>
    </w:p>
    <w:p w:rsidR="00000000" w:rsidDel="00000000" w:rsidP="00000000" w:rsidRDefault="00000000" w:rsidRPr="00000000" w14:paraId="000024BC">
      <w:pPr>
        <w:rPr/>
      </w:pPr>
      <w:r w:rsidDel="00000000" w:rsidR="00000000" w:rsidRPr="00000000">
        <w:rPr>
          <w:rFonts w:ascii="Arial Unicode MS" w:cs="Arial Unicode MS" w:eastAsia="Arial Unicode MS" w:hAnsi="Arial Unicode MS"/>
          <w:rtl w:val="0"/>
        </w:rPr>
        <w:t xml:space="preserve">역장 가치:</w:t>
      </w:r>
    </w:p>
    <w:p w:rsidR="00000000" w:rsidDel="00000000" w:rsidP="00000000" w:rsidRDefault="00000000" w:rsidRPr="00000000" w14:paraId="000024BD">
      <w:pPr>
        <w:rPr/>
      </w:pPr>
      <w:r w:rsidDel="00000000" w:rsidR="00000000" w:rsidRPr="00000000">
        <w:rPr>
          <w:rFonts w:ascii="Arial Unicode MS" w:cs="Arial Unicode MS" w:eastAsia="Arial Unicode MS" w:hAnsi="Arial Unicode MS"/>
          <w:rtl w:val="0"/>
        </w:rPr>
        <w:t xml:space="preserve">역장 방어는 일반적으로 방어나 어떤 판정에 추가되며, 이는 어떤 역장 효과가 당신의 어떤 측면을 보조하고 있음을 의미합니다.</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Fonts w:ascii="Arial Unicode MS" w:cs="Arial Unicode MS" w:eastAsia="Arial Unicode MS" w:hAnsi="Arial Unicode MS"/>
          <w:rtl w:val="0"/>
        </w:rPr>
        <w:t xml:space="preserve">역장 가치는 누적되지 않습니다.</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Fonts w:ascii="Arial Unicode MS" w:cs="Arial Unicode MS" w:eastAsia="Arial Unicode MS" w:hAnsi="Arial Unicode MS"/>
          <w:rtl w:val="0"/>
        </w:rPr>
        <w:t xml:space="preserve">역장 가치는 어떤 경로로도 얻을 수 있으므로, 해당 가치를 얻을 때는 추가 특성을 지불해야 합니다.</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w:t>
      </w:r>
    </w:p>
    <w:p w:rsidR="00000000" w:rsidDel="00000000" w:rsidP="00000000" w:rsidRDefault="00000000" w:rsidRPr="00000000" w14:paraId="000024C4">
      <w:pPr>
        <w:rPr/>
      </w:pPr>
      <w:r w:rsidDel="00000000" w:rsidR="00000000" w:rsidRPr="00000000">
        <w:rPr>
          <w:rtl w:val="0"/>
        </w:rPr>
        <w:t xml:space="preserve">======================================</w:t>
      </w:r>
    </w:p>
    <w:p w:rsidR="00000000" w:rsidDel="00000000" w:rsidP="00000000" w:rsidRDefault="00000000" w:rsidRPr="00000000" w14:paraId="000024C5">
      <w:pPr>
        <w:rPr/>
      </w:pPr>
      <w:r w:rsidDel="00000000" w:rsidR="00000000" w:rsidRPr="00000000">
        <w:rPr>
          <w:rFonts w:ascii="Arial Unicode MS" w:cs="Arial Unicode MS" w:eastAsia="Arial Unicode MS" w:hAnsi="Arial Unicode MS"/>
          <w:rtl w:val="0"/>
        </w:rPr>
        <w:t xml:space="preserve">편향 가치:</w:t>
      </w:r>
    </w:p>
    <w:p w:rsidR="00000000" w:rsidDel="00000000" w:rsidP="00000000" w:rsidRDefault="00000000" w:rsidRPr="00000000" w14:paraId="000024C6">
      <w:pPr>
        <w:rPr/>
      </w:pPr>
      <w:r w:rsidDel="00000000" w:rsidR="00000000" w:rsidRPr="00000000">
        <w:rPr>
          <w:rFonts w:ascii="Arial Unicode MS" w:cs="Arial Unicode MS" w:eastAsia="Arial Unicode MS" w:hAnsi="Arial Unicode MS"/>
          <w:rtl w:val="0"/>
        </w:rPr>
        <w:t xml:space="preserve">편향 방어는 일반적으로 공격, 방어와 범위 효과에 대항하는 판정에 추가되며, 이는 공격이나 적대적인 물질이 당신의 신체와 부분적으로 어긋날 것임을 의미합니다. 이는 당신의 신체가 보이는 위치에 있지 않기 때문일 수도 있고, 공간이 뒤틀렸기 때문일 수도 있습니다.</w:t>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Fonts w:ascii="Arial Unicode MS" w:cs="Arial Unicode MS" w:eastAsia="Arial Unicode MS" w:hAnsi="Arial Unicode MS"/>
          <w:rtl w:val="0"/>
        </w:rPr>
        <w:t xml:space="preserve">편향 가치는 누적되지 않습니다.</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Fonts w:ascii="Arial Unicode MS" w:cs="Arial Unicode MS" w:eastAsia="Arial Unicode MS" w:hAnsi="Arial Unicode MS"/>
          <w:rtl w:val="0"/>
        </w:rPr>
        <w:t xml:space="preserve">편향 가치는 어떤 경로로도 얻을 수 있으므로, 해당 가치를 얻을 때는 추가 특성을 지불해야 합니다.</w:t>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w:t>
      </w:r>
    </w:p>
    <w:p w:rsidR="00000000" w:rsidDel="00000000" w:rsidP="00000000" w:rsidRDefault="00000000" w:rsidRPr="00000000" w14:paraId="000024CD">
      <w:pPr>
        <w:rPr/>
      </w:pPr>
      <w:r w:rsidDel="00000000" w:rsidR="00000000" w:rsidRPr="00000000">
        <w:rPr>
          <w:rtl w:val="0"/>
        </w:rPr>
        <w:t xml:space="preserve">======================================</w:t>
      </w:r>
    </w:p>
    <w:p w:rsidR="00000000" w:rsidDel="00000000" w:rsidP="00000000" w:rsidRDefault="00000000" w:rsidRPr="00000000" w14:paraId="000024CE">
      <w:pPr>
        <w:rPr/>
      </w:pPr>
      <w:r w:rsidDel="00000000" w:rsidR="00000000" w:rsidRPr="00000000">
        <w:rPr>
          <w:rFonts w:ascii="Arial Unicode MS" w:cs="Arial Unicode MS" w:eastAsia="Arial Unicode MS" w:hAnsi="Arial Unicode MS"/>
          <w:rtl w:val="0"/>
        </w:rPr>
        <w:t xml:space="preserve">신성 가치:</w:t>
      </w:r>
    </w:p>
    <w:p w:rsidR="00000000" w:rsidDel="00000000" w:rsidP="00000000" w:rsidRDefault="00000000" w:rsidRPr="00000000" w14:paraId="000024CF">
      <w:pPr>
        <w:rPr/>
      </w:pPr>
      <w:r w:rsidDel="00000000" w:rsidR="00000000" w:rsidRPr="00000000">
        <w:rPr>
          <w:rFonts w:ascii="Arial Unicode MS" w:cs="Arial Unicode MS" w:eastAsia="Arial Unicode MS" w:hAnsi="Arial Unicode MS"/>
          <w:rtl w:val="0"/>
        </w:rPr>
        <w:t xml:space="preserve">신성은 어떤 항목에도 추가될 수 있으며, 신성 가치는 선신, 도덕, 사랑 등의 이념에 대한 숭배를 나타냅니다.</w:t>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Fonts w:ascii="Arial Unicode MS" w:cs="Arial Unicode MS" w:eastAsia="Arial Unicode MS" w:hAnsi="Arial Unicode MS"/>
          <w:rtl w:val="0"/>
        </w:rPr>
        <w:t xml:space="preserve">신성 가치는 누적되지 않습니다.</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Fonts w:ascii="Arial Unicode MS" w:cs="Arial Unicode MS" w:eastAsia="Arial Unicode MS" w:hAnsi="Arial Unicode MS"/>
          <w:rtl w:val="0"/>
        </w:rPr>
        <w:t xml:space="preserve">신성 가치는 어떤 경로로도 얻을 수 있으므로, 해당 가치를 얻을 때는 추가 특성을 지불해야 합니다.</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w:t>
      </w:r>
    </w:p>
    <w:p w:rsidR="00000000" w:rsidDel="00000000" w:rsidP="00000000" w:rsidRDefault="00000000" w:rsidRPr="00000000" w14:paraId="000024D6">
      <w:pPr>
        <w:rPr/>
      </w:pPr>
      <w:r w:rsidDel="00000000" w:rsidR="00000000" w:rsidRPr="00000000">
        <w:rPr>
          <w:rtl w:val="0"/>
        </w:rPr>
        <w:t xml:space="preserve">======================================</w:t>
      </w:r>
    </w:p>
    <w:p w:rsidR="00000000" w:rsidDel="00000000" w:rsidP="00000000" w:rsidRDefault="00000000" w:rsidRPr="00000000" w14:paraId="000024D7">
      <w:pPr>
        <w:rPr/>
      </w:pPr>
      <w:r w:rsidDel="00000000" w:rsidR="00000000" w:rsidRPr="00000000">
        <w:rPr>
          <w:rFonts w:ascii="Arial Unicode MS" w:cs="Arial Unicode MS" w:eastAsia="Arial Unicode MS" w:hAnsi="Arial Unicode MS"/>
          <w:rtl w:val="0"/>
        </w:rPr>
        <w:t xml:space="preserve">모독 가치:</w:t>
      </w:r>
    </w:p>
    <w:p w:rsidR="00000000" w:rsidDel="00000000" w:rsidP="00000000" w:rsidRDefault="00000000" w:rsidRPr="00000000" w14:paraId="000024D8">
      <w:pPr>
        <w:rPr/>
      </w:pPr>
      <w:r w:rsidDel="00000000" w:rsidR="00000000" w:rsidRPr="00000000">
        <w:rPr>
          <w:rFonts w:ascii="Arial Unicode MS" w:cs="Arial Unicode MS" w:eastAsia="Arial Unicode MS" w:hAnsi="Arial Unicode MS"/>
          <w:rtl w:val="0"/>
        </w:rPr>
        <w:t xml:space="preserve">모독은 어떤 항목에도 추가될 수 있으며, 모독 가치는 악마 신앙, 죄악에서 힘을 얻는 것, 피의 제의 등을 나타냅니다.</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Fonts w:ascii="Arial Unicode MS" w:cs="Arial Unicode MS" w:eastAsia="Arial Unicode MS" w:hAnsi="Arial Unicode MS"/>
          <w:rtl w:val="0"/>
        </w:rPr>
        <w:t xml:space="preserve">모독 가치는 누적되지 않습니다.</w:t>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Fonts w:ascii="Arial Unicode MS" w:cs="Arial Unicode MS" w:eastAsia="Arial Unicode MS" w:hAnsi="Arial Unicode MS"/>
          <w:rtl w:val="0"/>
        </w:rPr>
        <w:t xml:space="preserve">모독 가치는 어떤 경로로도 얻을 수 있으므로, 해당 가치를 얻을 때는 추가 특성을 지불해야 합니다.</w:t>
      </w:r>
    </w:p>
    <w:p w:rsidR="00000000" w:rsidDel="00000000" w:rsidP="00000000" w:rsidRDefault="00000000" w:rsidRPr="00000000" w14:paraId="000024DD">
      <w:pPr>
        <w:rPr/>
      </w:pPr>
      <w:r w:rsidDel="00000000" w:rsidR="00000000" w:rsidRPr="00000000">
        <w:rPr>
          <w:rtl w:val="0"/>
        </w:rPr>
      </w:r>
    </w:p>
    <w:p w:rsidR="00000000" w:rsidDel="00000000" w:rsidP="00000000" w:rsidRDefault="00000000" w:rsidRPr="00000000" w14:paraId="000024DE">
      <w:pPr>
        <w:rPr/>
      </w:pPr>
      <w:r w:rsidDel="00000000" w:rsidR="00000000" w:rsidRPr="00000000">
        <w:rPr>
          <w:rtl w:val="0"/>
        </w:rPr>
        <w:t xml:space="preserve">=====================================================================</w:t>
      </w:r>
    </w:p>
    <w:p w:rsidR="00000000" w:rsidDel="00000000" w:rsidP="00000000" w:rsidRDefault="00000000" w:rsidRPr="00000000" w14:paraId="000024DF">
      <w:pPr>
        <w:rPr/>
      </w:pPr>
      <w:r w:rsidDel="00000000" w:rsidR="00000000" w:rsidRPr="00000000">
        <w:rPr>
          <w:rtl w:val="0"/>
        </w:rPr>
        <w:t xml:space="preserve">======================================</w:t>
      </w:r>
    </w:p>
    <w:p w:rsidR="00000000" w:rsidDel="00000000" w:rsidP="00000000" w:rsidRDefault="00000000" w:rsidRPr="00000000" w14:paraId="000024E0">
      <w:pPr>
        <w:rPr/>
      </w:pPr>
      <w:r w:rsidDel="00000000" w:rsidR="00000000" w:rsidRPr="00000000">
        <w:rPr>
          <w:rFonts w:ascii="Arial Unicode MS" w:cs="Arial Unicode MS" w:eastAsia="Arial Unicode MS" w:hAnsi="Arial Unicode MS"/>
          <w:rtl w:val="0"/>
        </w:rPr>
        <w:t xml:space="preserve">연기 가치:</w:t>
      </w:r>
    </w:p>
    <w:p w:rsidR="00000000" w:rsidDel="00000000" w:rsidP="00000000" w:rsidRDefault="00000000" w:rsidRPr="00000000" w14:paraId="000024E1">
      <w:pPr>
        <w:rPr/>
      </w:pPr>
      <w:r w:rsidDel="00000000" w:rsidR="00000000" w:rsidRPr="00000000">
        <w:rPr>
          <w:rFonts w:ascii="Arial Unicode MS" w:cs="Arial Unicode MS" w:eastAsia="Arial Unicode MS" w:hAnsi="Arial Unicode MS"/>
          <w:rtl w:val="0"/>
        </w:rPr>
        <w:t xml:space="preserve">연기 가치는 특수한 가치로, 이 가치는 PC가 3차원에서 비할 데 없는 연기를 했을 때 얻는 가치입니다. 이는 PC의 3차원 행동이 ST를 감동시켰음을 의미합니다.</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Fonts w:ascii="Arial Unicode MS" w:cs="Arial Unicode MS" w:eastAsia="Arial Unicode MS" w:hAnsi="Arial Unicode MS"/>
          <w:rtl w:val="0"/>
        </w:rPr>
        <w:t xml:space="preserve">연기 가치는 매우 특수한 가치로, 출처가 달라도 다른 어떤 가치 유형과도 누적될 수 있으며, 심지어 동일한 판정을 위해서도 누적될 수 있습니다. 이는 ST가 당신을 인정했음을 나타냅니다.</w:t>
      </w:r>
    </w:p>
    <w:p w:rsidR="00000000" w:rsidDel="00000000" w:rsidP="00000000" w:rsidRDefault="00000000" w:rsidRPr="00000000" w14:paraId="000024E4">
      <w:pPr>
        <w:rPr/>
      </w:pPr>
      <w:r w:rsidDel="00000000" w:rsidR="00000000" w:rsidRPr="00000000">
        <w:rPr>
          <w:rtl w:val="0"/>
        </w:rPr>
      </w:r>
    </w:p>
    <w:p w:rsidR="00000000" w:rsidDel="00000000" w:rsidP="00000000" w:rsidRDefault="00000000" w:rsidRPr="00000000" w14:paraId="000024E5">
      <w:pPr>
        <w:rPr/>
      </w:pPr>
      <w:r w:rsidDel="00000000" w:rsidR="00000000" w:rsidRPr="00000000">
        <w:rPr>
          <w:rFonts w:ascii="Arial Unicode MS" w:cs="Arial Unicode MS" w:eastAsia="Arial Unicode MS" w:hAnsi="Arial Unicode MS"/>
          <w:rtl w:val="0"/>
        </w:rPr>
        <w:t xml:space="preserve">속도 가치는 어떤 경로로도 얻을 수 있으며, 일정한 내용을 연기해야 하고 일반적으로 가치가 매우 낮기 때문에, 주로 오락성을 위한 것입니다.</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w:t>
      </w:r>
    </w:p>
    <w:p w:rsidR="00000000" w:rsidDel="00000000" w:rsidP="00000000" w:rsidRDefault="00000000" w:rsidRPr="00000000" w14:paraId="000024E8">
      <w:pPr>
        <w:rPr/>
      </w:pPr>
      <w:r w:rsidDel="00000000" w:rsidR="00000000" w:rsidRPr="00000000">
        <w:rPr>
          <w:rtl w:val="0"/>
        </w:rPr>
        <w:t xml:space="preserve">======================================</w:t>
      </w:r>
    </w:p>
    <w:p w:rsidR="00000000" w:rsidDel="00000000" w:rsidP="00000000" w:rsidRDefault="00000000" w:rsidRPr="00000000" w14:paraId="000024E9">
      <w:pPr>
        <w:rPr/>
      </w:pPr>
      <w:r w:rsidDel="00000000" w:rsidR="00000000" w:rsidRPr="00000000">
        <w:rPr>
          <w:rFonts w:ascii="Arial Unicode MS" w:cs="Arial Unicode MS" w:eastAsia="Arial Unicode MS" w:hAnsi="Arial Unicode MS"/>
          <w:rtl w:val="0"/>
        </w:rPr>
        <w:t xml:space="preserve">기본 방어:</w:t>
      </w:r>
    </w:p>
    <w:p w:rsidR="00000000" w:rsidDel="00000000" w:rsidP="00000000" w:rsidRDefault="00000000" w:rsidRPr="00000000" w14:paraId="000024EA">
      <w:pPr>
        <w:rPr/>
      </w:pPr>
      <w:r w:rsidDel="00000000" w:rsidR="00000000" w:rsidRPr="00000000">
        <w:rPr>
          <w:rFonts w:ascii="Arial Unicode MS" w:cs="Arial Unicode MS" w:eastAsia="Arial Unicode MS" w:hAnsi="Arial Unicode MS"/>
          <w:rtl w:val="0"/>
        </w:rPr>
        <w:t xml:space="preserve">기본 방어는 일반적으로 캐릭터가 공격에 대해 기본적으로 반응하는 것을 의미하며, 이는 당신이 막기, 회피함을 의미합니다.</w:t>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Fonts w:ascii="Arial Unicode MS" w:cs="Arial Unicode MS" w:eastAsia="Arial Unicode MS" w:hAnsi="Arial Unicode MS"/>
          <w:rtl w:val="0"/>
        </w:rPr>
        <w:t xml:space="preserve">다른 가치와 달리, 기본 방어는 모두 누적될 수 있습니다.</w:t>
      </w:r>
    </w:p>
    <w:p w:rsidR="00000000" w:rsidDel="00000000" w:rsidP="00000000" w:rsidRDefault="00000000" w:rsidRPr="00000000" w14:paraId="000024ED">
      <w:pPr>
        <w:rPr/>
      </w:pPr>
      <w:r w:rsidDel="00000000" w:rsidR="00000000" w:rsidRPr="00000000">
        <w:rPr>
          <w:rtl w:val="0"/>
        </w:rPr>
      </w:r>
    </w:p>
    <w:p w:rsidR="00000000" w:rsidDel="00000000" w:rsidP="00000000" w:rsidRDefault="00000000" w:rsidRPr="00000000" w14:paraId="000024EE">
      <w:pPr>
        <w:rPr/>
      </w:pPr>
      <w:r w:rsidDel="00000000" w:rsidR="00000000" w:rsidRPr="00000000">
        <w:rPr>
          <w:rtl w:val="0"/>
        </w:rPr>
        <w:t xml:space="preserve">=====================================================================</w:t>
      </w:r>
    </w:p>
    <w:p w:rsidR="00000000" w:rsidDel="00000000" w:rsidP="00000000" w:rsidRDefault="00000000" w:rsidRPr="00000000" w14:paraId="000024EF">
      <w:pPr>
        <w:rPr/>
      </w:pPr>
      <w:r w:rsidDel="00000000" w:rsidR="00000000" w:rsidRPr="00000000">
        <w:rPr>
          <w:rtl w:val="0"/>
        </w:rPr>
        <w:t xml:space="preserve">======================================</w:t>
      </w:r>
    </w:p>
    <w:p w:rsidR="00000000" w:rsidDel="00000000" w:rsidP="00000000" w:rsidRDefault="00000000" w:rsidRPr="00000000" w14:paraId="000024F0">
      <w:pPr>
        <w:rPr/>
      </w:pPr>
      <w:r w:rsidDel="00000000" w:rsidR="00000000" w:rsidRPr="00000000">
        <w:rPr>
          <w:rFonts w:ascii="Arial Unicode MS" w:cs="Arial Unicode MS" w:eastAsia="Arial Unicode MS" w:hAnsi="Arial Unicode MS"/>
          <w:rtl w:val="0"/>
        </w:rPr>
        <w:t xml:space="preserve">회피 방어:</w:t>
      </w:r>
    </w:p>
    <w:p w:rsidR="00000000" w:rsidDel="00000000" w:rsidP="00000000" w:rsidRDefault="00000000" w:rsidRPr="00000000" w14:paraId="000024F1">
      <w:pPr>
        <w:rPr/>
      </w:pPr>
      <w:r w:rsidDel="00000000" w:rsidR="00000000" w:rsidRPr="00000000">
        <w:rPr>
          <w:rFonts w:ascii="Arial Unicode MS" w:cs="Arial Unicode MS" w:eastAsia="Arial Unicode MS" w:hAnsi="Arial Unicode MS"/>
          <w:rtl w:val="0"/>
        </w:rPr>
        <w:t xml:space="preserve">회피 가치는 일반적으로 방어나 범위 효과에 대항하는 판정에 추가되며, 이는 당신이 유연하게 좌우로 피함을 의미합니다. 회피 가치는 일반적으로 방어에만 추가되므로, 회피 방어라고도 불립니다.</w:t>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Fonts w:ascii="Arial Unicode MS" w:cs="Arial Unicode MS" w:eastAsia="Arial Unicode MS" w:hAnsi="Arial Unicode MS"/>
          <w:rtl w:val="0"/>
        </w:rPr>
        <w:t xml:space="preserve">회피 방어는 누적되지 않습니다.</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w:t>
      </w:r>
    </w:p>
    <w:p w:rsidR="00000000" w:rsidDel="00000000" w:rsidP="00000000" w:rsidRDefault="00000000" w:rsidRPr="00000000" w14:paraId="000024F6">
      <w:pPr>
        <w:rPr/>
      </w:pPr>
      <w:r w:rsidDel="00000000" w:rsidR="00000000" w:rsidRPr="00000000">
        <w:rPr>
          <w:rtl w:val="0"/>
        </w:rPr>
        <w:t xml:space="preserve">======================================</w:t>
      </w:r>
    </w:p>
    <w:p w:rsidR="00000000" w:rsidDel="00000000" w:rsidP="00000000" w:rsidRDefault="00000000" w:rsidRPr="00000000" w14:paraId="000024F7">
      <w:pPr>
        <w:rPr/>
      </w:pPr>
      <w:r w:rsidDel="00000000" w:rsidR="00000000" w:rsidRPr="00000000">
        <w:rPr>
          <w:rFonts w:ascii="Arial Unicode MS" w:cs="Arial Unicode MS" w:eastAsia="Arial Unicode MS" w:hAnsi="Arial Unicode MS"/>
          <w:rtl w:val="0"/>
        </w:rPr>
        <w:t xml:space="preserve">천생 방어:</w:t>
      </w:r>
    </w:p>
    <w:p w:rsidR="00000000" w:rsidDel="00000000" w:rsidP="00000000" w:rsidRDefault="00000000" w:rsidRPr="00000000" w14:paraId="000024F8">
      <w:pPr>
        <w:rPr/>
      </w:pPr>
      <w:r w:rsidDel="00000000" w:rsidR="00000000" w:rsidRPr="00000000">
        <w:rPr>
          <w:rFonts w:ascii="Arial Unicode MS" w:cs="Arial Unicode MS" w:eastAsia="Arial Unicode MS" w:hAnsi="Arial Unicode MS"/>
          <w:rtl w:val="0"/>
        </w:rPr>
        <w:t xml:space="preserve">천생 방어는 오직 방어에만 추가되며, 이는 당신의 피부가 두껍고, 근육이 단단하거나 뼈가 부서지지 않음을 의미합니다.</w:t>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rFonts w:ascii="Arial Unicode MS" w:cs="Arial Unicode MS" w:eastAsia="Arial Unicode MS" w:hAnsi="Arial Unicode MS"/>
          <w:rtl w:val="0"/>
        </w:rPr>
        <w:t xml:space="preserve">천생 방어는 누적되지 않습니다.</w:t>
      </w:r>
    </w:p>
    <w:p w:rsidR="00000000" w:rsidDel="00000000" w:rsidP="00000000" w:rsidRDefault="00000000" w:rsidRPr="00000000" w14:paraId="000024FB">
      <w:pPr>
        <w:rPr/>
      </w:pPr>
      <w:r w:rsidDel="00000000" w:rsidR="00000000" w:rsidRPr="00000000">
        <w:rPr>
          <w:rtl w:val="0"/>
        </w:rPr>
      </w:r>
    </w:p>
    <w:p w:rsidR="00000000" w:rsidDel="00000000" w:rsidP="00000000" w:rsidRDefault="00000000" w:rsidRPr="00000000" w14:paraId="000024FC">
      <w:pPr>
        <w:rPr/>
      </w:pPr>
      <w:r w:rsidDel="00000000" w:rsidR="00000000" w:rsidRPr="00000000">
        <w:rPr>
          <w:rtl w:val="0"/>
        </w:rPr>
        <w:t xml:space="preserve">=====================================================================</w:t>
      </w:r>
    </w:p>
    <w:p w:rsidR="00000000" w:rsidDel="00000000" w:rsidP="00000000" w:rsidRDefault="00000000" w:rsidRPr="00000000" w14:paraId="000024FD">
      <w:pPr>
        <w:rPr/>
      </w:pPr>
      <w:r w:rsidDel="00000000" w:rsidR="00000000" w:rsidRPr="00000000">
        <w:rPr>
          <w:rtl w:val="0"/>
        </w:rPr>
        <w:t xml:space="preserve">======================================</w:t>
      </w:r>
    </w:p>
    <w:p w:rsidR="00000000" w:rsidDel="00000000" w:rsidP="00000000" w:rsidRDefault="00000000" w:rsidRPr="00000000" w14:paraId="000024FE">
      <w:pPr>
        <w:rPr/>
      </w:pPr>
      <w:r w:rsidDel="00000000" w:rsidR="00000000" w:rsidRPr="00000000">
        <w:rPr>
          <w:rFonts w:ascii="Arial Unicode MS" w:cs="Arial Unicode MS" w:eastAsia="Arial Unicode MS" w:hAnsi="Arial Unicode MS"/>
          <w:rtl w:val="0"/>
        </w:rPr>
        <w:t xml:space="preserve">갑옷 방어:</w:t>
      </w:r>
    </w:p>
    <w:p w:rsidR="00000000" w:rsidDel="00000000" w:rsidP="00000000" w:rsidRDefault="00000000" w:rsidRPr="00000000" w14:paraId="000024FF">
      <w:pPr>
        <w:rPr/>
      </w:pPr>
      <w:r w:rsidDel="00000000" w:rsidR="00000000" w:rsidRPr="00000000">
        <w:rPr>
          <w:rFonts w:ascii="Arial Unicode MS" w:cs="Arial Unicode MS" w:eastAsia="Arial Unicode MS" w:hAnsi="Arial Unicode MS"/>
          <w:rtl w:val="0"/>
        </w:rPr>
        <w:t xml:space="preserve">갑옷 방어는 오직 방어에만 추가되며, 이는 당신이 보호용 갑옷을 착용하고 있음을 의미합니다.</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Fonts w:ascii="Arial Unicode MS" w:cs="Arial Unicode MS" w:eastAsia="Arial Unicode MS" w:hAnsi="Arial Unicode MS"/>
          <w:rtl w:val="0"/>
        </w:rPr>
        <w:t xml:space="preserve">갑옷 방어는 누적되지 않습니다.</w:t>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w:t>
      </w:r>
    </w:p>
    <w:p w:rsidR="00000000" w:rsidDel="00000000" w:rsidP="00000000" w:rsidRDefault="00000000" w:rsidRPr="00000000" w14:paraId="00002504">
      <w:pPr>
        <w:rPr/>
      </w:pPr>
      <w:r w:rsidDel="00000000" w:rsidR="00000000" w:rsidRPr="00000000">
        <w:rPr>
          <w:rtl w:val="0"/>
        </w:rPr>
        <w:t xml:space="preserve">======================================</w:t>
      </w:r>
    </w:p>
    <w:p w:rsidR="00000000" w:rsidDel="00000000" w:rsidP="00000000" w:rsidRDefault="00000000" w:rsidRPr="00000000" w14:paraId="00002505">
      <w:pPr>
        <w:rPr/>
      </w:pPr>
      <w:r w:rsidDel="00000000" w:rsidR="00000000" w:rsidRPr="00000000">
        <w:rPr>
          <w:rFonts w:ascii="Arial Unicode MS" w:cs="Arial Unicode MS" w:eastAsia="Arial Unicode MS" w:hAnsi="Arial Unicode MS"/>
          <w:rtl w:val="0"/>
        </w:rPr>
        <w:t xml:space="preserve">방패 방어:</w:t>
      </w:r>
    </w:p>
    <w:p w:rsidR="00000000" w:rsidDel="00000000" w:rsidP="00000000" w:rsidRDefault="00000000" w:rsidRPr="00000000" w14:paraId="00002506">
      <w:pPr>
        <w:rPr/>
      </w:pPr>
      <w:r w:rsidDel="00000000" w:rsidR="00000000" w:rsidRPr="00000000">
        <w:rPr>
          <w:rFonts w:ascii="Arial Unicode MS" w:cs="Arial Unicode MS" w:eastAsia="Arial Unicode MS" w:hAnsi="Arial Unicode MS"/>
          <w:rtl w:val="0"/>
        </w:rPr>
        <w:t xml:space="preserve">방패 방어는 오직 방어에만 추가되며, 이는 당신이 방패나 유사한 무기를 사용하여 막음을 의미합니다.</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Fonts w:ascii="Arial Unicode MS" w:cs="Arial Unicode MS" w:eastAsia="Arial Unicode MS" w:hAnsi="Arial Unicode MS"/>
          <w:rtl w:val="0"/>
        </w:rPr>
        <w:t xml:space="preserve">방패 방어는 누적되지 않습니다.</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w:t>
      </w:r>
    </w:p>
    <w:p w:rsidR="00000000" w:rsidDel="00000000" w:rsidP="00000000" w:rsidRDefault="00000000" w:rsidRPr="00000000" w14:paraId="0000250B">
      <w:pPr>
        <w:rPr/>
      </w:pPr>
      <w:r w:rsidDel="00000000" w:rsidR="00000000" w:rsidRPr="00000000">
        <w:rPr>
          <w:rtl w:val="0"/>
        </w:rPr>
        <w:t xml:space="preserve">======================================</w:t>
      </w:r>
    </w:p>
    <w:p w:rsidR="00000000" w:rsidDel="00000000" w:rsidP="00000000" w:rsidRDefault="00000000" w:rsidRPr="00000000" w14:paraId="0000250C">
      <w:pPr>
        <w:rPr/>
      </w:pPr>
      <w:r w:rsidDel="00000000" w:rsidR="00000000" w:rsidRPr="00000000">
        <w:rPr>
          <w:rFonts w:ascii="Arial Unicode MS" w:cs="Arial Unicode MS" w:eastAsia="Arial Unicode MS" w:hAnsi="Arial Unicode MS"/>
          <w:rtl w:val="0"/>
        </w:rPr>
        <w:t xml:space="preserve">막기 방어:</w:t>
      </w:r>
    </w:p>
    <w:p w:rsidR="00000000" w:rsidDel="00000000" w:rsidP="00000000" w:rsidRDefault="00000000" w:rsidRPr="00000000" w14:paraId="0000250D">
      <w:pPr>
        <w:rPr/>
      </w:pPr>
      <w:r w:rsidDel="00000000" w:rsidR="00000000" w:rsidRPr="00000000">
        <w:rPr>
          <w:rFonts w:ascii="Arial Unicode MS" w:cs="Arial Unicode MS" w:eastAsia="Arial Unicode MS" w:hAnsi="Arial Unicode MS"/>
          <w:rtl w:val="0"/>
        </w:rPr>
        <w:t xml:space="preserve">막기 방어는 오직 방어에만 추가되며, 이는 당신이 무기나 자신의 두 손을 이용하여 적의 공격을 막아냄을 의미합니다.</w:t>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Fonts w:ascii="Arial Unicode MS" w:cs="Arial Unicode MS" w:eastAsia="Arial Unicode MS" w:hAnsi="Arial Unicode MS"/>
          <w:rtl w:val="0"/>
        </w:rPr>
        <w:t xml:space="preserve">막기 방어는 누적되지 않습니다.</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w:t>
      </w:r>
    </w:p>
    <w:p w:rsidR="00000000" w:rsidDel="00000000" w:rsidP="00000000" w:rsidRDefault="00000000" w:rsidRPr="00000000" w14:paraId="00002512">
      <w:pPr>
        <w:rPr/>
      </w:pPr>
      <w:r w:rsidDel="00000000" w:rsidR="00000000" w:rsidRPr="00000000">
        <w:rPr>
          <w:rtl w:val="0"/>
        </w:rPr>
        <w:t xml:space="preserve">======================================</w:t>
      </w:r>
    </w:p>
    <w:p w:rsidR="00000000" w:rsidDel="00000000" w:rsidP="00000000" w:rsidRDefault="00000000" w:rsidRPr="00000000" w14:paraId="00002513">
      <w:pPr>
        <w:rPr/>
      </w:pPr>
      <w:r w:rsidDel="00000000" w:rsidR="00000000" w:rsidRPr="00000000">
        <w:rPr>
          <w:rFonts w:ascii="Arial Unicode MS" w:cs="Arial Unicode MS" w:eastAsia="Arial Unicode MS" w:hAnsi="Arial Unicode MS"/>
          <w:rtl w:val="0"/>
        </w:rPr>
        <w:t xml:space="preserve">엄폐 방어:</w:t>
      </w:r>
    </w:p>
    <w:p w:rsidR="00000000" w:rsidDel="00000000" w:rsidP="00000000" w:rsidRDefault="00000000" w:rsidRPr="00000000" w14:paraId="00002514">
      <w:pPr>
        <w:rPr/>
      </w:pPr>
      <w:r w:rsidDel="00000000" w:rsidR="00000000" w:rsidRPr="00000000">
        <w:rPr>
          <w:rFonts w:ascii="Arial Unicode MS" w:cs="Arial Unicode MS" w:eastAsia="Arial Unicode MS" w:hAnsi="Arial Unicode MS"/>
          <w:rtl w:val="0"/>
        </w:rPr>
        <w:t xml:space="preserve">엄폐 가치는 방어와 범위 효과에 대항하는 판정에 추가될 수 있는데, 물론 이는 방어에 추가되는지 범위 효과에 대항하는 판정에 추가되는지를 별도로 명시해야 합니다. 특별한 설명이 없다면, 일반적으로 방어를 의미하며, 이는 일부 물품이 당신과 위험 사이에 가로막혀 있음을 의미합니다.</w:t>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Fonts w:ascii="Arial Unicode MS" w:cs="Arial Unicode MS" w:eastAsia="Arial Unicode MS" w:hAnsi="Arial Unicode MS"/>
          <w:rtl w:val="0"/>
        </w:rPr>
        <w:t xml:space="preserve">엄폐 방어는 누적되지 않습니다.</w:t>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w:t>
      </w:r>
    </w:p>
    <w:p w:rsidR="00000000" w:rsidDel="00000000" w:rsidP="00000000" w:rsidRDefault="00000000" w:rsidRPr="00000000" w14:paraId="00002519">
      <w:pPr>
        <w:rPr/>
      </w:pPr>
      <w:r w:rsidDel="00000000" w:rsidR="00000000" w:rsidRPr="00000000">
        <w:rPr>
          <w:rtl w:val="0"/>
        </w:rPr>
        <w:t xml:space="preserve">======================================</w:t>
      </w:r>
    </w:p>
    <w:p w:rsidR="00000000" w:rsidDel="00000000" w:rsidP="00000000" w:rsidRDefault="00000000" w:rsidRPr="00000000" w14:paraId="0000251A">
      <w:pPr>
        <w:rPr/>
      </w:pPr>
      <w:r w:rsidDel="00000000" w:rsidR="00000000" w:rsidRPr="00000000">
        <w:rPr>
          <w:rFonts w:ascii="Arial Unicode MS" w:cs="Arial Unicode MS" w:eastAsia="Arial Unicode MS" w:hAnsi="Arial Unicode MS"/>
          <w:rtl w:val="0"/>
        </w:rPr>
        <w:t xml:space="preserve">완벽 가치:</w:t>
      </w:r>
    </w:p>
    <w:p w:rsidR="00000000" w:rsidDel="00000000" w:rsidP="00000000" w:rsidRDefault="00000000" w:rsidRPr="00000000" w14:paraId="0000251B">
      <w:pPr>
        <w:rPr/>
      </w:pPr>
      <w:r w:rsidDel="00000000" w:rsidR="00000000" w:rsidRPr="00000000">
        <w:rPr>
          <w:rFonts w:ascii="Arial Unicode MS" w:cs="Arial Unicode MS" w:eastAsia="Arial Unicode MS" w:hAnsi="Arial Unicode MS"/>
          <w:rtl w:val="0"/>
        </w:rPr>
        <w:t xml:space="preserve">본 규칙의 특수한 가치 유형으로, 이는 당신의 비할 데 없는 결의와 해당 가치의 출처가 비할 데 없음을 나타냅니다.</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Fonts w:ascii="Arial Unicode MS" w:cs="Arial Unicode MS" w:eastAsia="Arial Unicode MS" w:hAnsi="Arial Unicode MS"/>
          <w:rtl w:val="0"/>
        </w:rPr>
        <w:t xml:space="preserve">완벽 가치는 출처가 달라도 다른 어떤 가치 유형과도 누적될 수 있으며, 심지어 동일한 판정을 위해서도 누적될 수 있습니다.</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w:t>
      </w:r>
    </w:p>
    <w:p w:rsidR="00000000" w:rsidDel="00000000" w:rsidP="00000000" w:rsidRDefault="00000000" w:rsidRPr="00000000" w14:paraId="00002520">
      <w:pPr>
        <w:rPr/>
      </w:pPr>
      <w:r w:rsidDel="00000000" w:rsidR="00000000" w:rsidRPr="00000000">
        <w:rPr>
          <w:rtl w:val="0"/>
        </w:rPr>
        <w:t xml:space="preserve">======================================</w:t>
      </w:r>
    </w:p>
    <w:p w:rsidR="00000000" w:rsidDel="00000000" w:rsidP="00000000" w:rsidRDefault="00000000" w:rsidRPr="00000000" w14:paraId="00002521">
      <w:pPr>
        <w:pStyle w:val="Heading1"/>
        <w:rPr/>
      </w:pPr>
      <w:bookmarkStart w:colFirst="0" w:colLast="0" w:name="_c8qewqgg7dg1" w:id="61"/>
      <w:bookmarkEnd w:id="61"/>
      <w:r w:rsidDel="00000000" w:rsidR="00000000" w:rsidRPr="00000000">
        <w:rPr>
          <w:rFonts w:ascii="Arial Unicode MS" w:cs="Arial Unicode MS" w:eastAsia="Arial Unicode MS" w:hAnsi="Arial Unicode MS"/>
          <w:rtl w:val="0"/>
        </w:rPr>
        <w:t xml:space="preserve">1.5.14 작성 규칙</w:t>
      </w:r>
    </w:p>
    <w:p w:rsidR="00000000" w:rsidDel="00000000" w:rsidP="00000000" w:rsidRDefault="00000000" w:rsidRPr="00000000" w14:paraId="00002522">
      <w:pPr>
        <w:rPr/>
      </w:pPr>
      <w:r w:rsidDel="00000000" w:rsidR="00000000" w:rsidRPr="00000000">
        <w:rPr>
          <w:rFonts w:ascii="Arial Unicode MS" w:cs="Arial Unicode MS" w:eastAsia="Arial Unicode MS" w:hAnsi="Arial Unicode MS"/>
          <w:rtl w:val="0"/>
        </w:rPr>
        <w:t xml:space="preserve">작성 규칙:</w:t>
      </w:r>
    </w:p>
    <w:p w:rsidR="00000000" w:rsidDel="00000000" w:rsidP="00000000" w:rsidRDefault="00000000" w:rsidRPr="00000000" w14:paraId="00002523">
      <w:pPr>
        <w:rPr/>
      </w:pPr>
      <w:r w:rsidDel="00000000" w:rsidR="00000000" w:rsidRPr="00000000">
        <w:rPr>
          <w:rtl w:val="0"/>
        </w:rPr>
        <w:t xml:space="preserve">=====================================================================</w:t>
      </w:r>
    </w:p>
    <w:p w:rsidR="00000000" w:rsidDel="00000000" w:rsidP="00000000" w:rsidRDefault="00000000" w:rsidRPr="00000000" w14:paraId="00002524">
      <w:pPr>
        <w:rPr/>
      </w:pPr>
      <w:r w:rsidDel="00000000" w:rsidR="00000000" w:rsidRPr="00000000">
        <w:rPr>
          <w:rtl w:val="0"/>
        </w:rPr>
        <w:t xml:space="preserve">=======================================</w:t>
      </w:r>
    </w:p>
    <w:p w:rsidR="00000000" w:rsidDel="00000000" w:rsidP="00000000" w:rsidRDefault="00000000" w:rsidRPr="00000000" w14:paraId="00002525">
      <w:pPr>
        <w:rPr/>
      </w:pPr>
      <w:r w:rsidDel="00000000" w:rsidR="00000000" w:rsidRPr="00000000">
        <w:rPr>
          <w:rFonts w:ascii="Arial Unicode MS" w:cs="Arial Unicode MS" w:eastAsia="Arial Unicode MS" w:hAnsi="Arial Unicode MS"/>
          <w:rtl w:val="0"/>
        </w:rPr>
        <w:t xml:space="preserve">혈통 템플릿:</w:t>
      </w:r>
    </w:p>
    <w:p w:rsidR="00000000" w:rsidDel="00000000" w:rsidP="00000000" w:rsidRDefault="00000000" w:rsidRPr="00000000" w14:paraId="00002526">
      <w:pPr>
        <w:rPr/>
      </w:pPr>
      <w:r w:rsidDel="00000000" w:rsidR="00000000" w:rsidRPr="00000000">
        <w:rPr>
          <w:rFonts w:ascii="Arial Unicode MS" w:cs="Arial Unicode MS" w:eastAsia="Arial Unicode MS" w:hAnsi="Arial Unicode MS"/>
          <w:rtl w:val="0"/>
        </w:rPr>
        <w:t xml:space="preserve">각 레벨마다 특성치를 제공합니다(D/C/B/A/AA/S=2/4/8/16/24/32; 단일 특성치 상한 1/2/4/8/8/16, 유형은 내재 가치).</w:t>
      </w:r>
    </w:p>
    <w:p w:rsidR="00000000" w:rsidDel="00000000" w:rsidP="00000000" w:rsidRDefault="00000000" w:rsidRPr="00000000" w14:paraId="00002527">
      <w:pPr>
        <w:rPr/>
      </w:pPr>
      <w:r w:rsidDel="00000000" w:rsidR="00000000" w:rsidRPr="00000000">
        <w:rPr>
          <w:rFonts w:ascii="Arial Unicode MS" w:cs="Arial Unicode MS" w:eastAsia="Arial Unicode MS" w:hAnsi="Arial Unicode MS"/>
          <w:rtl w:val="0"/>
        </w:rPr>
        <w:t xml:space="preserve">*D레벨에서는 에너지 풀을 개방할 수 있고, 에너지가 없으면 1개의 특성이나 1점의 특성치를 추가합니다.</w:t>
      </w:r>
    </w:p>
    <w:p w:rsidR="00000000" w:rsidDel="00000000" w:rsidP="00000000" w:rsidRDefault="00000000" w:rsidRPr="00000000" w14:paraId="00002528">
      <w:pPr>
        <w:rPr/>
      </w:pPr>
      <w:r w:rsidDel="00000000" w:rsidR="00000000" w:rsidRPr="00000000">
        <w:rPr>
          <w:rFonts w:ascii="Arial Unicode MS" w:cs="Arial Unicode MS" w:eastAsia="Arial Unicode MS" w:hAnsi="Arial Unicode MS"/>
          <w:rtl w:val="0"/>
        </w:rPr>
        <w:t xml:space="preserve">*D레벨에서는 기술 트리를 개방할 수 있습니다. 개방 후에는 해당 혈통의 모든 레벨에서 해당 레벨의 기술 트리를 무료로 개방할 수 있습니다. 만약 D레벨에서 기술 트리를 개방하지 않는다면, D레벨 특성 1개나 1점의 특성치를 얻습니다.</w:t>
      </w:r>
    </w:p>
    <w:p w:rsidR="00000000" w:rsidDel="00000000" w:rsidP="00000000" w:rsidRDefault="00000000" w:rsidRPr="00000000" w14:paraId="00002529">
      <w:pPr>
        <w:rPr/>
      </w:pPr>
      <w:r w:rsidDel="00000000" w:rsidR="00000000" w:rsidRPr="00000000">
        <w:rPr>
          <w:rFonts w:ascii="Arial Unicode MS" w:cs="Arial Unicode MS" w:eastAsia="Arial Unicode MS" w:hAnsi="Arial Unicode MS"/>
          <w:rtl w:val="0"/>
        </w:rPr>
        <w:t xml:space="preserve">가격: D+600 C+1200 B+3600 A+7200 AA+10800 S+14400</w:t>
      </w:r>
    </w:p>
    <w:p w:rsidR="00000000" w:rsidDel="00000000" w:rsidP="00000000" w:rsidRDefault="00000000" w:rsidRPr="00000000" w14:paraId="0000252A">
      <w:pPr>
        <w:rPr/>
      </w:pPr>
      <w:r w:rsidDel="00000000" w:rsidR="00000000" w:rsidRPr="00000000">
        <w:rPr>
          <w:rFonts w:ascii="Arial Unicode MS" w:cs="Arial Unicode MS" w:eastAsia="Arial Unicode MS" w:hAnsi="Arial Unicode MS"/>
          <w:rtl w:val="0"/>
        </w:rPr>
        <w:t xml:space="preserve">D레벨: 기본 특성 2개.</w:t>
      </w:r>
    </w:p>
    <w:p w:rsidR="00000000" w:rsidDel="00000000" w:rsidP="00000000" w:rsidRDefault="00000000" w:rsidRPr="00000000" w14:paraId="0000252B">
      <w:pPr>
        <w:rPr/>
      </w:pPr>
      <w:r w:rsidDel="00000000" w:rsidR="00000000" w:rsidRPr="00000000">
        <w:rPr>
          <w:rFonts w:ascii="Arial Unicode MS" w:cs="Arial Unicode MS" w:eastAsia="Arial Unicode MS" w:hAnsi="Arial Unicode MS"/>
          <w:rtl w:val="0"/>
        </w:rPr>
        <w:t xml:space="preserve">C레벨: 기본 특성 2개.</w:t>
      </w:r>
    </w:p>
    <w:p w:rsidR="00000000" w:rsidDel="00000000" w:rsidP="00000000" w:rsidRDefault="00000000" w:rsidRPr="00000000" w14:paraId="0000252C">
      <w:pPr>
        <w:rPr/>
      </w:pPr>
      <w:r w:rsidDel="00000000" w:rsidR="00000000" w:rsidRPr="00000000">
        <w:rPr>
          <w:rFonts w:ascii="Arial Unicode MS" w:cs="Arial Unicode MS" w:eastAsia="Arial Unicode MS" w:hAnsi="Arial Unicode MS"/>
          <w:rtl w:val="0"/>
        </w:rPr>
        <w:t xml:space="preserve">B레벨: 기본 특성 3개.</w:t>
      </w:r>
    </w:p>
    <w:p w:rsidR="00000000" w:rsidDel="00000000" w:rsidP="00000000" w:rsidRDefault="00000000" w:rsidRPr="00000000" w14:paraId="0000252D">
      <w:pPr>
        <w:rPr/>
      </w:pPr>
      <w:r w:rsidDel="00000000" w:rsidR="00000000" w:rsidRPr="00000000">
        <w:rPr>
          <w:rFonts w:ascii="Arial Unicode MS" w:cs="Arial Unicode MS" w:eastAsia="Arial Unicode MS" w:hAnsi="Arial Unicode MS"/>
          <w:rtl w:val="0"/>
        </w:rPr>
        <w:t xml:space="preserve">A레벨: 기본 특성 3개.</w:t>
      </w:r>
    </w:p>
    <w:p w:rsidR="00000000" w:rsidDel="00000000" w:rsidP="00000000" w:rsidRDefault="00000000" w:rsidRPr="00000000" w14:paraId="0000252E">
      <w:pPr>
        <w:rPr/>
      </w:pPr>
      <w:r w:rsidDel="00000000" w:rsidR="00000000" w:rsidRPr="00000000">
        <w:rPr>
          <w:rFonts w:ascii="Arial Unicode MS" w:cs="Arial Unicode MS" w:eastAsia="Arial Unicode MS" w:hAnsi="Arial Unicode MS"/>
          <w:rtl w:val="0"/>
        </w:rPr>
        <w:t xml:space="preserve">AA레벨: 기본 특성 6개(A레벨 특성).</w:t>
      </w:r>
    </w:p>
    <w:p w:rsidR="00000000" w:rsidDel="00000000" w:rsidP="00000000" w:rsidRDefault="00000000" w:rsidRPr="00000000" w14:paraId="0000252F">
      <w:pPr>
        <w:rPr/>
      </w:pPr>
      <w:r w:rsidDel="00000000" w:rsidR="00000000" w:rsidRPr="00000000">
        <w:rPr>
          <w:rFonts w:ascii="Arial Unicode MS" w:cs="Arial Unicode MS" w:eastAsia="Arial Unicode MS" w:hAnsi="Arial Unicode MS"/>
          <w:rtl w:val="0"/>
        </w:rPr>
        <w:t xml:space="preserve">S레벨: 기본 특성 3개.</w:t>
      </w:r>
    </w:p>
    <w:p w:rsidR="00000000" w:rsidDel="00000000" w:rsidP="00000000" w:rsidRDefault="00000000" w:rsidRPr="00000000" w14:paraId="00002530">
      <w:pPr>
        <w:rPr/>
      </w:pPr>
      <w:r w:rsidDel="00000000" w:rsidR="00000000" w:rsidRPr="00000000">
        <w:rPr>
          <w:rFonts w:ascii="Arial Unicode MS" w:cs="Arial Unicode MS" w:eastAsia="Arial Unicode MS" w:hAnsi="Arial Unicode MS"/>
          <w:rtl w:val="0"/>
        </w:rPr>
        <w:t xml:space="preserve">일회성 혈통은 특성치 보충을 받습니다.</w:t>
      </w:r>
    </w:p>
    <w:p w:rsidR="00000000" w:rsidDel="00000000" w:rsidP="00000000" w:rsidRDefault="00000000" w:rsidRPr="00000000" w14:paraId="00002531">
      <w:pPr>
        <w:rPr/>
      </w:pPr>
      <w:r w:rsidDel="00000000" w:rsidR="00000000" w:rsidRPr="00000000">
        <w:rPr>
          <w:rFonts w:ascii="Arial Unicode MS" w:cs="Arial Unicode MS" w:eastAsia="Arial Unicode MS" w:hAnsi="Arial Unicode MS"/>
          <w:rtl w:val="0"/>
        </w:rPr>
        <w:t xml:space="preserve">하나의 혈통에서 AA레벨과 S레벨 혈통을 동시에 가질 수 없습니다.</w:t>
      </w:r>
    </w:p>
    <w:p w:rsidR="00000000" w:rsidDel="00000000" w:rsidP="00000000" w:rsidRDefault="00000000" w:rsidRPr="00000000" w14:paraId="00002532">
      <w:pPr>
        <w:rPr/>
      </w:pPr>
      <w:r w:rsidDel="00000000" w:rsidR="00000000" w:rsidRPr="00000000">
        <w:rPr>
          <w:rFonts w:ascii="Arial Unicode MS" w:cs="Arial Unicode MS" w:eastAsia="Arial Unicode MS" w:hAnsi="Arial Unicode MS"/>
          <w:rtl w:val="0"/>
        </w:rPr>
        <w:t xml:space="preserve">형식:</w:t>
      </w:r>
    </w:p>
    <w:p w:rsidR="00000000" w:rsidDel="00000000" w:rsidP="00000000" w:rsidRDefault="00000000" w:rsidRPr="00000000" w14:paraId="00002533">
      <w:pPr>
        <w:rPr/>
      </w:pPr>
      <w:r w:rsidDel="00000000" w:rsidR="00000000" w:rsidRPr="00000000">
        <w:rPr>
          <w:rFonts w:ascii="Arial Unicode MS" w:cs="Arial Unicode MS" w:eastAsia="Arial Unicode MS" w:hAnsi="Arial Unicode MS"/>
          <w:rtl w:val="0"/>
        </w:rPr>
        <w:t xml:space="preserve">명칭(여기에 대체, 명칭 뒤에 따옴표 없음!)</w:t>
      </w:r>
    </w:p>
    <w:p w:rsidR="00000000" w:rsidDel="00000000" w:rsidP="00000000" w:rsidRDefault="00000000" w:rsidRPr="00000000" w14:paraId="00002534">
      <w:pPr>
        <w:rPr/>
      </w:pPr>
      <w:r w:rsidDel="00000000" w:rsidR="00000000" w:rsidRPr="00000000">
        <w:rPr>
          <w:rFonts w:ascii="Arial Unicode MS" w:cs="Arial Unicode MS" w:eastAsia="Arial Unicode MS" w:hAnsi="Arial Unicode MS"/>
          <w:rtl w:val="0"/>
        </w:rPr>
        <w:t xml:space="preserve">본질:</w:t>
      </w:r>
    </w:p>
    <w:p w:rsidR="00000000" w:rsidDel="00000000" w:rsidP="00000000" w:rsidRDefault="00000000" w:rsidRPr="00000000" w14:paraId="00002535">
      <w:pPr>
        <w:rPr/>
      </w:pPr>
      <w:r w:rsidDel="00000000" w:rsidR="00000000" w:rsidRPr="00000000">
        <w:rPr>
          <w:rFonts w:ascii="Arial Unicode MS" w:cs="Arial Unicode MS" w:eastAsia="Arial Unicode MS" w:hAnsi="Arial Unicode MS"/>
          <w:rtl w:val="0"/>
        </w:rPr>
        <w:t xml:space="preserve">전제:</w:t>
      </w:r>
    </w:p>
    <w:p w:rsidR="00000000" w:rsidDel="00000000" w:rsidP="00000000" w:rsidRDefault="00000000" w:rsidRPr="00000000" w14:paraId="00002536">
      <w:pPr>
        <w:rPr/>
      </w:pPr>
      <w:r w:rsidDel="00000000" w:rsidR="00000000" w:rsidRPr="00000000">
        <w:rPr>
          <w:rFonts w:ascii="Arial Unicode MS" w:cs="Arial Unicode MS" w:eastAsia="Arial Unicode MS" w:hAnsi="Arial Unicode MS"/>
          <w:rtl w:val="0"/>
        </w:rPr>
        <w:t xml:space="preserve">가격:(일회성 혈통은 여기에 가격 명시)</w:t>
      </w:r>
    </w:p>
    <w:p w:rsidR="00000000" w:rsidDel="00000000" w:rsidP="00000000" w:rsidRDefault="00000000" w:rsidRPr="00000000" w14:paraId="00002537">
      <w:pPr>
        <w:rPr/>
      </w:pPr>
      <w:r w:rsidDel="00000000" w:rsidR="00000000" w:rsidRPr="00000000">
        <w:rPr>
          <w:rFonts w:ascii="Arial Unicode MS" w:cs="Arial Unicode MS" w:eastAsia="Arial Unicode MS" w:hAnsi="Arial Unicode MS"/>
          <w:rtl w:val="0"/>
        </w:rPr>
        <w:t xml:space="preserve">총 설명:</w:t>
      </w:r>
    </w:p>
    <w:p w:rsidR="00000000" w:rsidDel="00000000" w:rsidP="00000000" w:rsidRDefault="00000000" w:rsidRPr="00000000" w14:paraId="00002538">
      <w:pPr>
        <w:rPr/>
      </w:pPr>
      <w:r w:rsidDel="00000000" w:rsidR="00000000" w:rsidRPr="00000000">
        <w:rPr>
          <w:rFonts w:ascii="Arial Unicode MS" w:cs="Arial Unicode MS" w:eastAsia="Arial Unicode MS" w:hAnsi="Arial Unicode MS"/>
          <w:rtl w:val="0"/>
        </w:rPr>
        <w:t xml:space="preserve">레벨(여기에 대체, 레벨 뒤에 따옴표 없음!)</w:t>
      </w:r>
    </w:p>
    <w:p w:rsidR="00000000" w:rsidDel="00000000" w:rsidP="00000000" w:rsidRDefault="00000000" w:rsidRPr="00000000" w14:paraId="00002539">
      <w:pPr>
        <w:rPr/>
      </w:pPr>
      <w:r w:rsidDel="00000000" w:rsidR="00000000" w:rsidRPr="00000000">
        <w:rPr>
          <w:rFonts w:ascii="Arial Unicode MS" w:cs="Arial Unicode MS" w:eastAsia="Arial Unicode MS" w:hAnsi="Arial Unicode MS"/>
          <w:rtl w:val="0"/>
        </w:rPr>
        <w:t xml:space="preserve">가격:(가격은 생략 가능)</w:t>
      </w:r>
    </w:p>
    <w:p w:rsidR="00000000" w:rsidDel="00000000" w:rsidP="00000000" w:rsidRDefault="00000000" w:rsidRPr="00000000" w14:paraId="0000253A">
      <w:pPr>
        <w:rPr/>
      </w:pPr>
      <w:r w:rsidDel="00000000" w:rsidR="00000000" w:rsidRPr="00000000">
        <w:rPr>
          <w:rFonts w:ascii="Arial Unicode MS" w:cs="Arial Unicode MS" w:eastAsia="Arial Unicode MS" w:hAnsi="Arial Unicode MS"/>
          <w:rtl w:val="0"/>
        </w:rPr>
        <w:t xml:space="preserve">특성치: 근력, 민첩, 건강, 지능, 통찰, 정신, 매력, 조작, 냉정 순서대로 특성치 증가.</w:t>
      </w:r>
    </w:p>
    <w:p w:rsidR="00000000" w:rsidDel="00000000" w:rsidP="00000000" w:rsidRDefault="00000000" w:rsidRPr="00000000" w14:paraId="0000253B">
      <w:pPr>
        <w:rPr/>
      </w:pPr>
      <w:r w:rsidDel="00000000" w:rsidR="00000000" w:rsidRPr="00000000">
        <w:rPr>
          <w:rFonts w:ascii="Arial Unicode MS" w:cs="Arial Unicode MS" w:eastAsia="Arial Unicode MS" w:hAnsi="Arial Unicode MS"/>
          <w:rtl w:val="0"/>
        </w:rPr>
        <w:t xml:space="preserve">에너지 풀:</w:t>
      </w:r>
    </w:p>
    <w:p w:rsidR="00000000" w:rsidDel="00000000" w:rsidP="00000000" w:rsidRDefault="00000000" w:rsidRPr="00000000" w14:paraId="0000253C">
      <w:pPr>
        <w:rPr/>
      </w:pPr>
      <w:r w:rsidDel="00000000" w:rsidR="00000000" w:rsidRPr="00000000">
        <w:rPr>
          <w:rFonts w:ascii="Arial Unicode MS" w:cs="Arial Unicode MS" w:eastAsia="Arial Unicode MS" w:hAnsi="Arial Unicode MS"/>
          <w:rtl w:val="0"/>
        </w:rPr>
        <w:t xml:space="preserve">기술 트리: X레벨 기술 트리 개방</w:t>
      </w:r>
    </w:p>
    <w:p w:rsidR="00000000" w:rsidDel="00000000" w:rsidP="00000000" w:rsidRDefault="00000000" w:rsidRPr="00000000" w14:paraId="0000253D">
      <w:pPr>
        <w:rPr/>
      </w:pPr>
      <w:r w:rsidDel="00000000" w:rsidR="00000000" w:rsidRPr="00000000">
        <w:rPr>
          <w:rFonts w:ascii="Arial Unicode MS" w:cs="Arial Unicode MS" w:eastAsia="Arial Unicode MS" w:hAnsi="Arial Unicode MS"/>
          <w:rtl w:val="0"/>
        </w:rPr>
        <w:t xml:space="preserve">특성: 특성A, 특성B</w:t>
      </w:r>
    </w:p>
    <w:p w:rsidR="00000000" w:rsidDel="00000000" w:rsidP="00000000" w:rsidRDefault="00000000" w:rsidRPr="00000000" w14:paraId="0000253E">
      <w:pPr>
        <w:rPr/>
      </w:pPr>
      <w:r w:rsidDel="00000000" w:rsidR="00000000" w:rsidRPr="00000000">
        <w:rPr>
          <w:rFonts w:ascii="Arial Unicode MS" w:cs="Arial Unicode MS" w:eastAsia="Arial Unicode MS" w:hAnsi="Arial Unicode MS"/>
          <w:rtl w:val="0"/>
        </w:rPr>
        <w:t xml:space="preserve">특수: 1.없음. 2.기술 트리가 없기 때문에 추가로 1개의 특성(1점 특성치) 획득. 3.에너지 풀이 없기 때문에 추가로 1개의 특성(1점 특성치) 획득.</w:t>
      </w:r>
    </w:p>
    <w:p w:rsidR="00000000" w:rsidDel="00000000" w:rsidP="00000000" w:rsidRDefault="00000000" w:rsidRPr="00000000" w14:paraId="0000253F">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540">
      <w:pPr>
        <w:rPr/>
      </w:pPr>
      <w:r w:rsidDel="00000000" w:rsidR="00000000" w:rsidRPr="00000000">
        <w:rPr>
          <w:rFonts w:ascii="Arial Unicode MS" w:cs="Arial Unicode MS" w:eastAsia="Arial Unicode MS" w:hAnsi="Arial Unicode MS"/>
          <w:rtl w:val="0"/>
        </w:rPr>
        <w:t xml:space="preserve">특성A:</w:t>
      </w:r>
    </w:p>
    <w:p w:rsidR="00000000" w:rsidDel="00000000" w:rsidP="00000000" w:rsidRDefault="00000000" w:rsidRPr="00000000" w14:paraId="00002541">
      <w:pPr>
        <w:rPr/>
      </w:pPr>
      <w:r w:rsidDel="00000000" w:rsidR="00000000" w:rsidRPr="00000000">
        <w:rPr>
          <w:rFonts w:ascii="Arial Unicode MS" w:cs="Arial Unicode MS" w:eastAsia="Arial Unicode MS" w:hAnsi="Arial Unicode MS"/>
          <w:rtl w:val="0"/>
        </w:rPr>
        <w:t xml:space="preserve">특성B:</w:t>
      </w:r>
    </w:p>
    <w:p w:rsidR="00000000" w:rsidDel="00000000" w:rsidP="00000000" w:rsidRDefault="00000000" w:rsidRPr="00000000" w14:paraId="00002542">
      <w:pPr>
        <w:rPr/>
      </w:pPr>
      <w:r w:rsidDel="00000000" w:rsidR="00000000" w:rsidRPr="00000000">
        <w:rPr>
          <w:rtl w:val="0"/>
        </w:rPr>
        <w:t xml:space="preserve">=====================================================================</w:t>
      </w:r>
    </w:p>
    <w:p w:rsidR="00000000" w:rsidDel="00000000" w:rsidP="00000000" w:rsidRDefault="00000000" w:rsidRPr="00000000" w14:paraId="00002543">
      <w:pPr>
        <w:rPr/>
      </w:pPr>
      <w:r w:rsidDel="00000000" w:rsidR="00000000" w:rsidRPr="00000000">
        <w:rPr>
          <w:rtl w:val="0"/>
        </w:rPr>
        <w:t xml:space="preserve">=======================================</w:t>
      </w:r>
    </w:p>
    <w:p w:rsidR="00000000" w:rsidDel="00000000" w:rsidP="00000000" w:rsidRDefault="00000000" w:rsidRPr="00000000" w14:paraId="00002544">
      <w:pPr>
        <w:rPr/>
      </w:pPr>
      <w:r w:rsidDel="00000000" w:rsidR="00000000" w:rsidRPr="00000000">
        <w:rPr>
          <w:rFonts w:ascii="Arial Unicode MS" w:cs="Arial Unicode MS" w:eastAsia="Arial Unicode MS" w:hAnsi="Arial Unicode MS"/>
          <w:rtl w:val="0"/>
        </w:rPr>
        <w:t xml:space="preserve">개조 템플릿:</w:t>
      </w:r>
    </w:p>
    <w:p w:rsidR="00000000" w:rsidDel="00000000" w:rsidP="00000000" w:rsidRDefault="00000000" w:rsidRPr="00000000" w14:paraId="00002545">
      <w:pPr>
        <w:rPr/>
      </w:pPr>
      <w:r w:rsidDel="00000000" w:rsidR="00000000" w:rsidRPr="00000000">
        <w:rPr>
          <w:rFonts w:ascii="Arial Unicode MS" w:cs="Arial Unicode MS" w:eastAsia="Arial Unicode MS" w:hAnsi="Arial Unicode MS"/>
          <w:rtl w:val="0"/>
        </w:rPr>
        <w:t xml:space="preserve">각 레벨마다 특성치를 제공합니다(D/C/B/A/S=2/4/8/16/32; 단일 특성치 상한 1/2/4/8/16, 유형은 내재 가치).</w:t>
      </w:r>
    </w:p>
    <w:p w:rsidR="00000000" w:rsidDel="00000000" w:rsidP="00000000" w:rsidRDefault="00000000" w:rsidRPr="00000000" w14:paraId="00002546">
      <w:pPr>
        <w:rPr/>
      </w:pPr>
      <w:r w:rsidDel="00000000" w:rsidR="00000000" w:rsidRPr="00000000">
        <w:rPr>
          <w:rFonts w:ascii="Arial Unicode MS" w:cs="Arial Unicode MS" w:eastAsia="Arial Unicode MS" w:hAnsi="Arial Unicode MS"/>
          <w:rtl w:val="0"/>
        </w:rPr>
        <w:t xml:space="preserve">*D레벨에서는 에너지 풀을 개방할 수 있고, 에너지 풀이 없으면 1개의 특성이나 1점의 특성치를 추가합니다.</w:t>
      </w:r>
    </w:p>
    <w:p w:rsidR="00000000" w:rsidDel="00000000" w:rsidP="00000000" w:rsidRDefault="00000000" w:rsidRPr="00000000" w14:paraId="00002547">
      <w:pPr>
        <w:rPr/>
      </w:pPr>
      <w:r w:rsidDel="00000000" w:rsidR="00000000" w:rsidRPr="00000000">
        <w:rPr>
          <w:rFonts w:ascii="Arial Unicode MS" w:cs="Arial Unicode MS" w:eastAsia="Arial Unicode MS" w:hAnsi="Arial Unicode MS"/>
          <w:rtl w:val="0"/>
        </w:rPr>
        <w:t xml:space="preserve">*D레벨에서는 기술 트리를 개방할 수 있습니다. 개방 후에는 해당 개조의 모든 레벨에서 해당 레벨의 기술 트리를 무료로 개방할 수 있습니다. 만약 D레벨에서 기술 트리를 개방하지 않는다면, D레벨 특성 1개나 1점의 특성치를 얻습니다.</w:t>
      </w:r>
    </w:p>
    <w:p w:rsidR="00000000" w:rsidDel="00000000" w:rsidP="00000000" w:rsidRDefault="00000000" w:rsidRPr="00000000" w14:paraId="00002548">
      <w:pPr>
        <w:rPr/>
      </w:pPr>
      <w:r w:rsidDel="00000000" w:rsidR="00000000" w:rsidRPr="00000000">
        <w:rPr>
          <w:rFonts w:ascii="Arial Unicode MS" w:cs="Arial Unicode MS" w:eastAsia="Arial Unicode MS" w:hAnsi="Arial Unicode MS"/>
          <w:rtl w:val="0"/>
        </w:rPr>
        <w:t xml:space="preserve">가격: D+500 C+1000 B+2000 A+4000 S+8000</w:t>
      </w:r>
    </w:p>
    <w:p w:rsidR="00000000" w:rsidDel="00000000" w:rsidP="00000000" w:rsidRDefault="00000000" w:rsidRPr="00000000" w14:paraId="00002549">
      <w:pPr>
        <w:rPr/>
      </w:pPr>
      <w:r w:rsidDel="00000000" w:rsidR="00000000" w:rsidRPr="00000000">
        <w:rPr>
          <w:rFonts w:ascii="Arial Unicode MS" w:cs="Arial Unicode MS" w:eastAsia="Arial Unicode MS" w:hAnsi="Arial Unicode MS"/>
          <w:rtl w:val="0"/>
        </w:rPr>
        <w:t xml:space="preserve">D레벨: 기본 특성 2개.</w:t>
      </w:r>
    </w:p>
    <w:p w:rsidR="00000000" w:rsidDel="00000000" w:rsidP="00000000" w:rsidRDefault="00000000" w:rsidRPr="00000000" w14:paraId="0000254A">
      <w:pPr>
        <w:rPr/>
      </w:pPr>
      <w:r w:rsidDel="00000000" w:rsidR="00000000" w:rsidRPr="00000000">
        <w:rPr>
          <w:rFonts w:ascii="Arial Unicode MS" w:cs="Arial Unicode MS" w:eastAsia="Arial Unicode MS" w:hAnsi="Arial Unicode MS"/>
          <w:rtl w:val="0"/>
        </w:rPr>
        <w:t xml:space="preserve">C레벨: 기본 특성 2개.</w:t>
      </w:r>
    </w:p>
    <w:p w:rsidR="00000000" w:rsidDel="00000000" w:rsidP="00000000" w:rsidRDefault="00000000" w:rsidRPr="00000000" w14:paraId="0000254B">
      <w:pPr>
        <w:rPr/>
      </w:pPr>
      <w:r w:rsidDel="00000000" w:rsidR="00000000" w:rsidRPr="00000000">
        <w:rPr>
          <w:rFonts w:ascii="Arial Unicode MS" w:cs="Arial Unicode MS" w:eastAsia="Arial Unicode MS" w:hAnsi="Arial Unicode MS"/>
          <w:rtl w:val="0"/>
        </w:rPr>
        <w:t xml:space="preserve">B레벨: 기본 특성 2개.</w:t>
      </w:r>
    </w:p>
    <w:p w:rsidR="00000000" w:rsidDel="00000000" w:rsidP="00000000" w:rsidRDefault="00000000" w:rsidRPr="00000000" w14:paraId="0000254C">
      <w:pPr>
        <w:rPr/>
      </w:pPr>
      <w:r w:rsidDel="00000000" w:rsidR="00000000" w:rsidRPr="00000000">
        <w:rPr>
          <w:rFonts w:ascii="Arial Unicode MS" w:cs="Arial Unicode MS" w:eastAsia="Arial Unicode MS" w:hAnsi="Arial Unicode MS"/>
          <w:rtl w:val="0"/>
        </w:rPr>
        <w:t xml:space="preserve">A레벨: 기본 특성 2개.</w:t>
      </w:r>
    </w:p>
    <w:p w:rsidR="00000000" w:rsidDel="00000000" w:rsidP="00000000" w:rsidRDefault="00000000" w:rsidRPr="00000000" w14:paraId="0000254D">
      <w:pPr>
        <w:rPr/>
      </w:pPr>
      <w:r w:rsidDel="00000000" w:rsidR="00000000" w:rsidRPr="00000000">
        <w:rPr>
          <w:rFonts w:ascii="Arial Unicode MS" w:cs="Arial Unicode MS" w:eastAsia="Arial Unicode MS" w:hAnsi="Arial Unicode MS"/>
          <w:rtl w:val="0"/>
        </w:rPr>
        <w:t xml:space="preserve">S레벨: 기본 특성 2개.</w:t>
      </w:r>
    </w:p>
    <w:p w:rsidR="00000000" w:rsidDel="00000000" w:rsidP="00000000" w:rsidRDefault="00000000" w:rsidRPr="00000000" w14:paraId="0000254E">
      <w:pPr>
        <w:rPr/>
      </w:pPr>
      <w:r w:rsidDel="00000000" w:rsidR="00000000" w:rsidRPr="00000000">
        <w:rPr>
          <w:rFonts w:ascii="Arial Unicode MS" w:cs="Arial Unicode MS" w:eastAsia="Arial Unicode MS" w:hAnsi="Arial Unicode MS"/>
          <w:rtl w:val="0"/>
        </w:rPr>
        <w:t xml:space="preserve">일회성 개조는 특성치 보충을 받습니다.</w:t>
      </w:r>
    </w:p>
    <w:p w:rsidR="00000000" w:rsidDel="00000000" w:rsidP="00000000" w:rsidRDefault="00000000" w:rsidRPr="00000000" w14:paraId="0000254F">
      <w:pPr>
        <w:rPr/>
      </w:pPr>
      <w:r w:rsidDel="00000000" w:rsidR="00000000" w:rsidRPr="00000000">
        <w:rPr>
          <w:rFonts w:ascii="Arial Unicode MS" w:cs="Arial Unicode MS" w:eastAsia="Arial Unicode MS" w:hAnsi="Arial Unicode MS"/>
          <w:rtl w:val="0"/>
        </w:rPr>
        <w:t xml:space="preserve">점수를 두 배로 하면 1개의 특성을 추가할 수 있습니다. 지선을 두 배로 하면 2개의 특성을 추가할 수 있습니다(지선을 두 배로 하는 것은 권장하지 않음).</w:t>
      </w:r>
    </w:p>
    <w:p w:rsidR="00000000" w:rsidDel="00000000" w:rsidP="00000000" w:rsidRDefault="00000000" w:rsidRPr="00000000" w14:paraId="00002550">
      <w:pPr>
        <w:rPr/>
      </w:pPr>
      <w:r w:rsidDel="00000000" w:rsidR="00000000" w:rsidRPr="00000000">
        <w:rPr>
          <w:rFonts w:ascii="Arial Unicode MS" w:cs="Arial Unicode MS" w:eastAsia="Arial Unicode MS" w:hAnsi="Arial Unicode MS"/>
          <w:rtl w:val="0"/>
        </w:rPr>
        <w:t xml:space="preserve">*각 레벨에서는 특성치를 포기하고 2개의 특성으로 교환하거나, 특성치의 절반을 포기하고 1개의 특성으로 교환할 수 있습니다.</w:t>
      </w:r>
    </w:p>
    <w:p w:rsidR="00000000" w:rsidDel="00000000" w:rsidP="00000000" w:rsidRDefault="00000000" w:rsidRPr="00000000" w14:paraId="00002551">
      <w:pPr>
        <w:rPr/>
      </w:pPr>
      <w:r w:rsidDel="00000000" w:rsidR="00000000" w:rsidRPr="00000000">
        <w:rPr>
          <w:rFonts w:ascii="Arial Unicode MS" w:cs="Arial Unicode MS" w:eastAsia="Arial Unicode MS" w:hAnsi="Arial Unicode MS"/>
          <w:rtl w:val="0"/>
        </w:rPr>
        <w:t xml:space="preserve">*각 레벨에서는 특성을 소모하여 내재 가치 유형을 수정할 수 있으며, 기계 가치와 강화 가치로 수정할 수 있습니다.</w:t>
      </w:r>
    </w:p>
    <w:p w:rsidR="00000000" w:rsidDel="00000000" w:rsidP="00000000" w:rsidRDefault="00000000" w:rsidRPr="00000000" w14:paraId="00002552">
      <w:pPr>
        <w:rPr/>
      </w:pPr>
      <w:r w:rsidDel="00000000" w:rsidR="00000000" w:rsidRPr="00000000">
        <w:rPr>
          <w:rFonts w:ascii="Arial Unicode MS" w:cs="Arial Unicode MS" w:eastAsia="Arial Unicode MS" w:hAnsi="Arial Unicode MS"/>
          <w:rtl w:val="0"/>
        </w:rPr>
        <w:t xml:space="preserve">형식:</w:t>
      </w:r>
    </w:p>
    <w:p w:rsidR="00000000" w:rsidDel="00000000" w:rsidP="00000000" w:rsidRDefault="00000000" w:rsidRPr="00000000" w14:paraId="00002553">
      <w:pPr>
        <w:rPr/>
      </w:pPr>
      <w:r w:rsidDel="00000000" w:rsidR="00000000" w:rsidRPr="00000000">
        <w:rPr>
          <w:rFonts w:ascii="Arial Unicode MS" w:cs="Arial Unicode MS" w:eastAsia="Arial Unicode MS" w:hAnsi="Arial Unicode MS"/>
          <w:rtl w:val="0"/>
        </w:rPr>
        <w:t xml:space="preserve">명칭(여기에 대체, 명칭 뒤에 따옴표 없음!)</w:t>
      </w:r>
    </w:p>
    <w:p w:rsidR="00000000" w:rsidDel="00000000" w:rsidP="00000000" w:rsidRDefault="00000000" w:rsidRPr="00000000" w14:paraId="00002554">
      <w:pPr>
        <w:rPr/>
      </w:pPr>
      <w:r w:rsidDel="00000000" w:rsidR="00000000" w:rsidRPr="00000000">
        <w:rPr>
          <w:rFonts w:ascii="Arial Unicode MS" w:cs="Arial Unicode MS" w:eastAsia="Arial Unicode MS" w:hAnsi="Arial Unicode MS"/>
          <w:rtl w:val="0"/>
        </w:rPr>
        <w:t xml:space="preserve">본질:</w:t>
      </w:r>
    </w:p>
    <w:p w:rsidR="00000000" w:rsidDel="00000000" w:rsidP="00000000" w:rsidRDefault="00000000" w:rsidRPr="00000000" w14:paraId="00002555">
      <w:pPr>
        <w:rPr/>
      </w:pPr>
      <w:r w:rsidDel="00000000" w:rsidR="00000000" w:rsidRPr="00000000">
        <w:rPr>
          <w:rFonts w:ascii="Arial Unicode MS" w:cs="Arial Unicode MS" w:eastAsia="Arial Unicode MS" w:hAnsi="Arial Unicode MS"/>
          <w:rtl w:val="0"/>
        </w:rPr>
        <w:t xml:space="preserve">전제:</w:t>
      </w:r>
    </w:p>
    <w:p w:rsidR="00000000" w:rsidDel="00000000" w:rsidP="00000000" w:rsidRDefault="00000000" w:rsidRPr="00000000" w14:paraId="00002556">
      <w:pPr>
        <w:rPr/>
      </w:pPr>
      <w:r w:rsidDel="00000000" w:rsidR="00000000" w:rsidRPr="00000000">
        <w:rPr>
          <w:rFonts w:ascii="Arial Unicode MS" w:cs="Arial Unicode MS" w:eastAsia="Arial Unicode MS" w:hAnsi="Arial Unicode MS"/>
          <w:rtl w:val="0"/>
        </w:rPr>
        <w:t xml:space="preserve">가격:(일회성 개조는 여기에 가격 명시)</w:t>
      </w:r>
    </w:p>
    <w:p w:rsidR="00000000" w:rsidDel="00000000" w:rsidP="00000000" w:rsidRDefault="00000000" w:rsidRPr="00000000" w14:paraId="00002557">
      <w:pPr>
        <w:rPr/>
      </w:pPr>
      <w:r w:rsidDel="00000000" w:rsidR="00000000" w:rsidRPr="00000000">
        <w:rPr>
          <w:rFonts w:ascii="Arial Unicode MS" w:cs="Arial Unicode MS" w:eastAsia="Arial Unicode MS" w:hAnsi="Arial Unicode MS"/>
          <w:rtl w:val="0"/>
        </w:rPr>
        <w:t xml:space="preserve">총 설명:</w:t>
      </w:r>
    </w:p>
    <w:p w:rsidR="00000000" w:rsidDel="00000000" w:rsidP="00000000" w:rsidRDefault="00000000" w:rsidRPr="00000000" w14:paraId="00002558">
      <w:pPr>
        <w:rPr/>
      </w:pPr>
      <w:r w:rsidDel="00000000" w:rsidR="00000000" w:rsidRPr="00000000">
        <w:rPr>
          <w:rFonts w:ascii="Arial Unicode MS" w:cs="Arial Unicode MS" w:eastAsia="Arial Unicode MS" w:hAnsi="Arial Unicode MS"/>
          <w:rtl w:val="0"/>
        </w:rPr>
        <w:t xml:space="preserve">레벨(여기에 대체, 레벨 뒤에 따옴표 없음!)</w:t>
      </w:r>
    </w:p>
    <w:p w:rsidR="00000000" w:rsidDel="00000000" w:rsidP="00000000" w:rsidRDefault="00000000" w:rsidRPr="00000000" w14:paraId="00002559">
      <w:pPr>
        <w:rPr/>
      </w:pPr>
      <w:r w:rsidDel="00000000" w:rsidR="00000000" w:rsidRPr="00000000">
        <w:rPr>
          <w:rFonts w:ascii="Arial Unicode MS" w:cs="Arial Unicode MS" w:eastAsia="Arial Unicode MS" w:hAnsi="Arial Unicode MS"/>
          <w:rtl w:val="0"/>
        </w:rPr>
        <w:t xml:space="preserve">가격:</w:t>
      </w:r>
    </w:p>
    <w:p w:rsidR="00000000" w:rsidDel="00000000" w:rsidP="00000000" w:rsidRDefault="00000000" w:rsidRPr="00000000" w14:paraId="0000255A">
      <w:pPr>
        <w:rPr/>
      </w:pPr>
      <w:r w:rsidDel="00000000" w:rsidR="00000000" w:rsidRPr="00000000">
        <w:rPr>
          <w:rFonts w:ascii="Arial Unicode MS" w:cs="Arial Unicode MS" w:eastAsia="Arial Unicode MS" w:hAnsi="Arial Unicode MS"/>
          <w:rtl w:val="0"/>
        </w:rPr>
        <w:t xml:space="preserve">특성치: 근력, 민첩, 건강, 지능, 통찰, 정신, 매력, 조작, 냉정 순서대로 특성치 증가.</w:t>
      </w:r>
    </w:p>
    <w:p w:rsidR="00000000" w:rsidDel="00000000" w:rsidP="00000000" w:rsidRDefault="00000000" w:rsidRPr="00000000" w14:paraId="0000255B">
      <w:pPr>
        <w:rPr/>
      </w:pPr>
      <w:r w:rsidDel="00000000" w:rsidR="00000000" w:rsidRPr="00000000">
        <w:rPr>
          <w:rFonts w:ascii="Arial Unicode MS" w:cs="Arial Unicode MS" w:eastAsia="Arial Unicode MS" w:hAnsi="Arial Unicode MS"/>
          <w:rtl w:val="0"/>
        </w:rPr>
        <w:t xml:space="preserve">에너지 풀:</w:t>
      </w:r>
    </w:p>
    <w:p w:rsidR="00000000" w:rsidDel="00000000" w:rsidP="00000000" w:rsidRDefault="00000000" w:rsidRPr="00000000" w14:paraId="0000255C">
      <w:pPr>
        <w:rPr/>
      </w:pPr>
      <w:r w:rsidDel="00000000" w:rsidR="00000000" w:rsidRPr="00000000">
        <w:rPr>
          <w:rFonts w:ascii="Arial Unicode MS" w:cs="Arial Unicode MS" w:eastAsia="Arial Unicode MS" w:hAnsi="Arial Unicode MS"/>
          <w:rtl w:val="0"/>
        </w:rPr>
        <w:t xml:space="preserve">기술 트리: X레벨 기술 트리 개방</w:t>
      </w:r>
    </w:p>
    <w:p w:rsidR="00000000" w:rsidDel="00000000" w:rsidP="00000000" w:rsidRDefault="00000000" w:rsidRPr="00000000" w14:paraId="0000255D">
      <w:pPr>
        <w:rPr/>
      </w:pPr>
      <w:r w:rsidDel="00000000" w:rsidR="00000000" w:rsidRPr="00000000">
        <w:rPr>
          <w:rFonts w:ascii="Arial Unicode MS" w:cs="Arial Unicode MS" w:eastAsia="Arial Unicode MS" w:hAnsi="Arial Unicode MS"/>
          <w:rtl w:val="0"/>
        </w:rPr>
        <w:t xml:space="preserve">특성: 특성A, 특성B</w:t>
      </w:r>
    </w:p>
    <w:p w:rsidR="00000000" w:rsidDel="00000000" w:rsidP="00000000" w:rsidRDefault="00000000" w:rsidRPr="00000000" w14:paraId="0000255E">
      <w:pPr>
        <w:rPr/>
      </w:pPr>
      <w:r w:rsidDel="00000000" w:rsidR="00000000" w:rsidRPr="00000000">
        <w:rPr>
          <w:rFonts w:ascii="Arial Unicode MS" w:cs="Arial Unicode MS" w:eastAsia="Arial Unicode MS" w:hAnsi="Arial Unicode MS"/>
          <w:rtl w:val="0"/>
        </w:rPr>
        <w:t xml:space="preserve">특수: 1.없음. 2.기술 트리가 없기 때문에 추가로 1개의 특성(1점 특성치) 획득. 3.점수를 두 배로 했기 때문에 추가로 1개의 특성 획득. 4.지선을 두 배로 했기 때문에 추가로 2개의 특성 획득. 5.특성치가 없기 때문에 추가로 2개의 특성 획득. 6.특성치가 절반이기 때문에 추가로 1개의 특성 획득. 7.에너지 풀이 없기 때문에 추가로 1개의 특성(1점 특성치) 획득.</w:t>
      </w:r>
    </w:p>
    <w:p w:rsidR="00000000" w:rsidDel="00000000" w:rsidP="00000000" w:rsidRDefault="00000000" w:rsidRPr="00000000" w14:paraId="0000255F">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560">
      <w:pPr>
        <w:rPr/>
      </w:pPr>
      <w:r w:rsidDel="00000000" w:rsidR="00000000" w:rsidRPr="00000000">
        <w:rPr>
          <w:rFonts w:ascii="Arial Unicode MS" w:cs="Arial Unicode MS" w:eastAsia="Arial Unicode MS" w:hAnsi="Arial Unicode MS"/>
          <w:rtl w:val="0"/>
        </w:rPr>
        <w:t xml:space="preserve">특성A:</w:t>
      </w:r>
    </w:p>
    <w:p w:rsidR="00000000" w:rsidDel="00000000" w:rsidP="00000000" w:rsidRDefault="00000000" w:rsidRPr="00000000" w14:paraId="00002561">
      <w:pPr>
        <w:rPr/>
      </w:pPr>
      <w:r w:rsidDel="00000000" w:rsidR="00000000" w:rsidRPr="00000000">
        <w:rPr>
          <w:rFonts w:ascii="Arial Unicode MS" w:cs="Arial Unicode MS" w:eastAsia="Arial Unicode MS" w:hAnsi="Arial Unicode MS"/>
          <w:rtl w:val="0"/>
        </w:rPr>
        <w:t xml:space="preserve">특성B:</w:t>
      </w:r>
    </w:p>
    <w:p w:rsidR="00000000" w:rsidDel="00000000" w:rsidP="00000000" w:rsidRDefault="00000000" w:rsidRPr="00000000" w14:paraId="00002562">
      <w:pPr>
        <w:rPr/>
      </w:pPr>
      <w:r w:rsidDel="00000000" w:rsidR="00000000" w:rsidRPr="00000000">
        <w:rPr>
          <w:rtl w:val="0"/>
        </w:rPr>
        <w:t xml:space="preserve">=====================================================================</w:t>
      </w:r>
    </w:p>
    <w:p w:rsidR="00000000" w:rsidDel="00000000" w:rsidP="00000000" w:rsidRDefault="00000000" w:rsidRPr="00000000" w14:paraId="00002563">
      <w:pPr>
        <w:rPr/>
      </w:pPr>
      <w:r w:rsidDel="00000000" w:rsidR="00000000" w:rsidRPr="00000000">
        <w:rPr>
          <w:rtl w:val="0"/>
        </w:rPr>
        <w:t xml:space="preserve">=======================================</w:t>
      </w:r>
    </w:p>
    <w:p w:rsidR="00000000" w:rsidDel="00000000" w:rsidP="00000000" w:rsidRDefault="00000000" w:rsidRPr="00000000" w14:paraId="00002564">
      <w:pPr>
        <w:rPr/>
      </w:pPr>
      <w:r w:rsidDel="00000000" w:rsidR="00000000" w:rsidRPr="00000000">
        <w:rPr>
          <w:rFonts w:ascii="Arial Unicode MS" w:cs="Arial Unicode MS" w:eastAsia="Arial Unicode MS" w:hAnsi="Arial Unicode MS"/>
          <w:rtl w:val="0"/>
        </w:rPr>
        <w:t xml:space="preserve">동술 템플릿:</w:t>
      </w:r>
    </w:p>
    <w:p w:rsidR="00000000" w:rsidDel="00000000" w:rsidP="00000000" w:rsidRDefault="00000000" w:rsidRPr="00000000" w14:paraId="00002565">
      <w:pPr>
        <w:rPr/>
      </w:pPr>
      <w:r w:rsidDel="00000000" w:rsidR="00000000" w:rsidRPr="00000000">
        <w:rPr>
          <w:rFonts w:ascii="Arial Unicode MS" w:cs="Arial Unicode MS" w:eastAsia="Arial Unicode MS" w:hAnsi="Arial Unicode MS"/>
          <w:rtl w:val="0"/>
        </w:rPr>
        <w:t xml:space="preserve">각 레벨마다 특성치를 제공합니다(D/C/B/A/S=2/4/8/16/32; 단일 특성치 상한 1/2/4/8/16, 유형은 내재 가치).</w:t>
      </w:r>
    </w:p>
    <w:p w:rsidR="00000000" w:rsidDel="00000000" w:rsidP="00000000" w:rsidRDefault="00000000" w:rsidRPr="00000000" w14:paraId="00002566">
      <w:pPr>
        <w:rPr/>
      </w:pPr>
      <w:r w:rsidDel="00000000" w:rsidR="00000000" w:rsidRPr="00000000">
        <w:rPr>
          <w:rFonts w:ascii="Arial Unicode MS" w:cs="Arial Unicode MS" w:eastAsia="Arial Unicode MS" w:hAnsi="Arial Unicode MS"/>
          <w:rtl w:val="0"/>
        </w:rPr>
        <w:t xml:space="preserve">*D레벨에서는 에너지 풀을 개방할 수 있고, 에너지 풀이 없으면 1개의 특성을 추가합니다.</w:t>
      </w:r>
    </w:p>
    <w:p w:rsidR="00000000" w:rsidDel="00000000" w:rsidP="00000000" w:rsidRDefault="00000000" w:rsidRPr="00000000" w14:paraId="00002567">
      <w:pPr>
        <w:rPr/>
      </w:pPr>
      <w:r w:rsidDel="00000000" w:rsidR="00000000" w:rsidRPr="00000000">
        <w:rPr>
          <w:rFonts w:ascii="Arial Unicode MS" w:cs="Arial Unicode MS" w:eastAsia="Arial Unicode MS" w:hAnsi="Arial Unicode MS"/>
          <w:rtl w:val="0"/>
        </w:rPr>
        <w:t xml:space="preserve">*D레벨에서는 기술 트리를 개방할 수 있습니다. 개방 후에는 해당 동술의 모든 레벨에서 해당 레벨의 기술 트리를 무료로 개방할 수 있습니다. 만약 D레벨에서 기술 트리를 개방하지 않는다면, D레벨 특성 1개나 1점의 특성치를 얻습니다.</w:t>
      </w:r>
    </w:p>
    <w:p w:rsidR="00000000" w:rsidDel="00000000" w:rsidP="00000000" w:rsidRDefault="00000000" w:rsidRPr="00000000" w14:paraId="00002568">
      <w:pPr>
        <w:rPr/>
      </w:pPr>
      <w:r w:rsidDel="00000000" w:rsidR="00000000" w:rsidRPr="00000000">
        <w:rPr>
          <w:rFonts w:ascii="Arial Unicode MS" w:cs="Arial Unicode MS" w:eastAsia="Arial Unicode MS" w:hAnsi="Arial Unicode MS"/>
          <w:rtl w:val="0"/>
        </w:rPr>
        <w:t xml:space="preserve">가격: D+600 C+1200 B+2400 A+3600 S+7200</w:t>
      </w:r>
    </w:p>
    <w:p w:rsidR="00000000" w:rsidDel="00000000" w:rsidP="00000000" w:rsidRDefault="00000000" w:rsidRPr="00000000" w14:paraId="00002569">
      <w:pPr>
        <w:rPr/>
      </w:pPr>
      <w:r w:rsidDel="00000000" w:rsidR="00000000" w:rsidRPr="00000000">
        <w:rPr>
          <w:rFonts w:ascii="Arial Unicode MS" w:cs="Arial Unicode MS" w:eastAsia="Arial Unicode MS" w:hAnsi="Arial Unicode MS"/>
          <w:rtl w:val="0"/>
        </w:rPr>
        <w:t xml:space="preserve">D레벨: 기본 특성 2개.</w:t>
      </w:r>
    </w:p>
    <w:p w:rsidR="00000000" w:rsidDel="00000000" w:rsidP="00000000" w:rsidRDefault="00000000" w:rsidRPr="00000000" w14:paraId="0000256A">
      <w:pPr>
        <w:rPr/>
      </w:pPr>
      <w:r w:rsidDel="00000000" w:rsidR="00000000" w:rsidRPr="00000000">
        <w:rPr>
          <w:rFonts w:ascii="Arial Unicode MS" w:cs="Arial Unicode MS" w:eastAsia="Arial Unicode MS" w:hAnsi="Arial Unicode MS"/>
          <w:rtl w:val="0"/>
        </w:rPr>
        <w:t xml:space="preserve">C레벨: 기본 특성 2개.</w:t>
      </w:r>
    </w:p>
    <w:p w:rsidR="00000000" w:rsidDel="00000000" w:rsidP="00000000" w:rsidRDefault="00000000" w:rsidRPr="00000000" w14:paraId="0000256B">
      <w:pPr>
        <w:rPr/>
      </w:pPr>
      <w:r w:rsidDel="00000000" w:rsidR="00000000" w:rsidRPr="00000000">
        <w:rPr>
          <w:rFonts w:ascii="Arial Unicode MS" w:cs="Arial Unicode MS" w:eastAsia="Arial Unicode MS" w:hAnsi="Arial Unicode MS"/>
          <w:rtl w:val="0"/>
        </w:rPr>
        <w:t xml:space="preserve">B레벨: 기본 특성 2개.</w:t>
      </w:r>
    </w:p>
    <w:p w:rsidR="00000000" w:rsidDel="00000000" w:rsidP="00000000" w:rsidRDefault="00000000" w:rsidRPr="00000000" w14:paraId="0000256C">
      <w:pPr>
        <w:rPr/>
      </w:pPr>
      <w:r w:rsidDel="00000000" w:rsidR="00000000" w:rsidRPr="00000000">
        <w:rPr>
          <w:rFonts w:ascii="Arial Unicode MS" w:cs="Arial Unicode MS" w:eastAsia="Arial Unicode MS" w:hAnsi="Arial Unicode MS"/>
          <w:rtl w:val="0"/>
        </w:rPr>
        <w:t xml:space="preserve">A레벨: 기본 특성 2개.</w:t>
      </w:r>
    </w:p>
    <w:p w:rsidR="00000000" w:rsidDel="00000000" w:rsidP="00000000" w:rsidRDefault="00000000" w:rsidRPr="00000000" w14:paraId="0000256D">
      <w:pPr>
        <w:rPr/>
      </w:pPr>
      <w:r w:rsidDel="00000000" w:rsidR="00000000" w:rsidRPr="00000000">
        <w:rPr>
          <w:rFonts w:ascii="Arial Unicode MS" w:cs="Arial Unicode MS" w:eastAsia="Arial Unicode MS" w:hAnsi="Arial Unicode MS"/>
          <w:rtl w:val="0"/>
        </w:rPr>
        <w:t xml:space="preserve">S레벨: 기본 특성 2개.</w:t>
      </w:r>
    </w:p>
    <w:p w:rsidR="00000000" w:rsidDel="00000000" w:rsidP="00000000" w:rsidRDefault="00000000" w:rsidRPr="00000000" w14:paraId="0000256E">
      <w:pPr>
        <w:rPr/>
      </w:pPr>
      <w:r w:rsidDel="00000000" w:rsidR="00000000" w:rsidRPr="00000000">
        <w:rPr>
          <w:rFonts w:ascii="Arial Unicode MS" w:cs="Arial Unicode MS" w:eastAsia="Arial Unicode MS" w:hAnsi="Arial Unicode MS"/>
          <w:rtl w:val="0"/>
        </w:rPr>
        <w:t xml:space="preserve">일회성 동술은 특성치 보충을 받습니다.</w:t>
      </w:r>
    </w:p>
    <w:p w:rsidR="00000000" w:rsidDel="00000000" w:rsidP="00000000" w:rsidRDefault="00000000" w:rsidRPr="00000000" w14:paraId="0000256F">
      <w:pPr>
        <w:rPr/>
      </w:pPr>
      <w:r w:rsidDel="00000000" w:rsidR="00000000" w:rsidRPr="00000000">
        <w:rPr>
          <w:rFonts w:ascii="Arial Unicode MS" w:cs="Arial Unicode MS" w:eastAsia="Arial Unicode MS" w:hAnsi="Arial Unicode MS"/>
          <w:rtl w:val="0"/>
        </w:rPr>
        <w:t xml:space="preserve">*각 레벨에서는 특성치를 포기하고 2개의 특성으로 교환하거나, 특성치의 절반을 포기하고 1개의 특성으로 교환할 수 있습니다.</w:t>
      </w:r>
    </w:p>
    <w:p w:rsidR="00000000" w:rsidDel="00000000" w:rsidP="00000000" w:rsidRDefault="00000000" w:rsidRPr="00000000" w14:paraId="00002570">
      <w:pPr>
        <w:rPr/>
      </w:pPr>
      <w:r w:rsidDel="00000000" w:rsidR="00000000" w:rsidRPr="00000000">
        <w:rPr>
          <w:rFonts w:ascii="Arial Unicode MS" w:cs="Arial Unicode MS" w:eastAsia="Arial Unicode MS" w:hAnsi="Arial Unicode MS"/>
          <w:rtl w:val="0"/>
        </w:rPr>
        <w:t xml:space="preserve">*동술은 D레벨부터 작성할 필요가 없습니다.</w:t>
      </w:r>
    </w:p>
    <w:p w:rsidR="00000000" w:rsidDel="00000000" w:rsidP="00000000" w:rsidRDefault="00000000" w:rsidRPr="00000000" w14:paraId="00002571">
      <w:pPr>
        <w:rPr/>
      </w:pPr>
      <w:r w:rsidDel="00000000" w:rsidR="00000000" w:rsidRPr="00000000">
        <w:rPr>
          <w:rFonts w:ascii="Arial Unicode MS" w:cs="Arial Unicode MS" w:eastAsia="Arial Unicode MS" w:hAnsi="Arial Unicode MS"/>
          <w:rtl w:val="0"/>
        </w:rPr>
        <w:t xml:space="preserve">*각 레벨에서는 특성을 소모하여 내재 가치 유형을 수정할 수 있으며, 통찰 가치와 강화 가치로 수정할 수 있습니다.</w:t>
      </w:r>
    </w:p>
    <w:p w:rsidR="00000000" w:rsidDel="00000000" w:rsidP="00000000" w:rsidRDefault="00000000" w:rsidRPr="00000000" w14:paraId="00002572">
      <w:pPr>
        <w:rPr/>
      </w:pPr>
      <w:r w:rsidDel="00000000" w:rsidR="00000000" w:rsidRPr="00000000">
        <w:rPr>
          <w:rFonts w:ascii="Arial Unicode MS" w:cs="Arial Unicode MS" w:eastAsia="Arial Unicode MS" w:hAnsi="Arial Unicode MS"/>
          <w:rtl w:val="0"/>
        </w:rPr>
        <w:t xml:space="preserve">형식:</w:t>
      </w:r>
    </w:p>
    <w:p w:rsidR="00000000" w:rsidDel="00000000" w:rsidP="00000000" w:rsidRDefault="00000000" w:rsidRPr="00000000" w14:paraId="00002573">
      <w:pPr>
        <w:rPr/>
      </w:pPr>
      <w:r w:rsidDel="00000000" w:rsidR="00000000" w:rsidRPr="00000000">
        <w:rPr>
          <w:rFonts w:ascii="Arial Unicode MS" w:cs="Arial Unicode MS" w:eastAsia="Arial Unicode MS" w:hAnsi="Arial Unicode MS"/>
          <w:rtl w:val="0"/>
        </w:rPr>
        <w:t xml:space="preserve">명칭(여기에 대체, 명칭 뒤에 따옴표 없음!)</w:t>
      </w:r>
    </w:p>
    <w:p w:rsidR="00000000" w:rsidDel="00000000" w:rsidP="00000000" w:rsidRDefault="00000000" w:rsidRPr="00000000" w14:paraId="00002574">
      <w:pPr>
        <w:rPr/>
      </w:pPr>
      <w:r w:rsidDel="00000000" w:rsidR="00000000" w:rsidRPr="00000000">
        <w:rPr>
          <w:rFonts w:ascii="Arial Unicode MS" w:cs="Arial Unicode MS" w:eastAsia="Arial Unicode MS" w:hAnsi="Arial Unicode MS"/>
          <w:rtl w:val="0"/>
        </w:rPr>
        <w:t xml:space="preserve">본질:</w:t>
      </w:r>
    </w:p>
    <w:p w:rsidR="00000000" w:rsidDel="00000000" w:rsidP="00000000" w:rsidRDefault="00000000" w:rsidRPr="00000000" w14:paraId="00002575">
      <w:pPr>
        <w:rPr/>
      </w:pPr>
      <w:r w:rsidDel="00000000" w:rsidR="00000000" w:rsidRPr="00000000">
        <w:rPr>
          <w:rFonts w:ascii="Arial Unicode MS" w:cs="Arial Unicode MS" w:eastAsia="Arial Unicode MS" w:hAnsi="Arial Unicode MS"/>
          <w:rtl w:val="0"/>
        </w:rPr>
        <w:t xml:space="preserve">가격:(일회성 동술은 여기에 가격 명시)</w:t>
      </w:r>
    </w:p>
    <w:p w:rsidR="00000000" w:rsidDel="00000000" w:rsidP="00000000" w:rsidRDefault="00000000" w:rsidRPr="00000000" w14:paraId="00002576">
      <w:pPr>
        <w:rPr/>
      </w:pPr>
      <w:r w:rsidDel="00000000" w:rsidR="00000000" w:rsidRPr="00000000">
        <w:rPr>
          <w:rFonts w:ascii="Arial Unicode MS" w:cs="Arial Unicode MS" w:eastAsia="Arial Unicode MS" w:hAnsi="Arial Unicode MS"/>
          <w:rtl w:val="0"/>
        </w:rPr>
        <w:t xml:space="preserve">전제:</w:t>
      </w:r>
    </w:p>
    <w:p w:rsidR="00000000" w:rsidDel="00000000" w:rsidP="00000000" w:rsidRDefault="00000000" w:rsidRPr="00000000" w14:paraId="00002577">
      <w:pPr>
        <w:rPr/>
      </w:pPr>
      <w:r w:rsidDel="00000000" w:rsidR="00000000" w:rsidRPr="00000000">
        <w:rPr>
          <w:rFonts w:ascii="Arial Unicode MS" w:cs="Arial Unicode MS" w:eastAsia="Arial Unicode MS" w:hAnsi="Arial Unicode MS"/>
          <w:rtl w:val="0"/>
        </w:rPr>
        <w:t xml:space="preserve">총 설명:</w:t>
      </w:r>
    </w:p>
    <w:p w:rsidR="00000000" w:rsidDel="00000000" w:rsidP="00000000" w:rsidRDefault="00000000" w:rsidRPr="00000000" w14:paraId="00002578">
      <w:pPr>
        <w:rPr/>
      </w:pPr>
      <w:r w:rsidDel="00000000" w:rsidR="00000000" w:rsidRPr="00000000">
        <w:rPr>
          <w:rFonts w:ascii="Arial Unicode MS" w:cs="Arial Unicode MS" w:eastAsia="Arial Unicode MS" w:hAnsi="Arial Unicode MS"/>
          <w:rtl w:val="0"/>
        </w:rPr>
        <w:t xml:space="preserve">레벨(여기에 대체, 레벨 뒤에 따옴표 없음!)</w:t>
      </w:r>
    </w:p>
    <w:p w:rsidR="00000000" w:rsidDel="00000000" w:rsidP="00000000" w:rsidRDefault="00000000" w:rsidRPr="00000000" w14:paraId="00002579">
      <w:pPr>
        <w:rPr/>
      </w:pPr>
      <w:r w:rsidDel="00000000" w:rsidR="00000000" w:rsidRPr="00000000">
        <w:rPr>
          <w:rFonts w:ascii="Arial Unicode MS" w:cs="Arial Unicode MS" w:eastAsia="Arial Unicode MS" w:hAnsi="Arial Unicode MS"/>
          <w:rtl w:val="0"/>
        </w:rPr>
        <w:t xml:space="preserve">가격:(가격은 생략 가능)</w:t>
      </w:r>
    </w:p>
    <w:p w:rsidR="00000000" w:rsidDel="00000000" w:rsidP="00000000" w:rsidRDefault="00000000" w:rsidRPr="00000000" w14:paraId="0000257A">
      <w:pPr>
        <w:rPr/>
      </w:pPr>
      <w:r w:rsidDel="00000000" w:rsidR="00000000" w:rsidRPr="00000000">
        <w:rPr>
          <w:rFonts w:ascii="Arial Unicode MS" w:cs="Arial Unicode MS" w:eastAsia="Arial Unicode MS" w:hAnsi="Arial Unicode MS"/>
          <w:rtl w:val="0"/>
        </w:rPr>
        <w:t xml:space="preserve">에너지 풀:</w:t>
      </w:r>
    </w:p>
    <w:p w:rsidR="00000000" w:rsidDel="00000000" w:rsidP="00000000" w:rsidRDefault="00000000" w:rsidRPr="00000000" w14:paraId="0000257B">
      <w:pPr>
        <w:rPr/>
      </w:pPr>
      <w:r w:rsidDel="00000000" w:rsidR="00000000" w:rsidRPr="00000000">
        <w:rPr>
          <w:rFonts w:ascii="Arial Unicode MS" w:cs="Arial Unicode MS" w:eastAsia="Arial Unicode MS" w:hAnsi="Arial Unicode MS"/>
          <w:rtl w:val="0"/>
        </w:rPr>
        <w:t xml:space="preserve">기술 트리: X레벨 기술 트리 개방</w:t>
      </w:r>
    </w:p>
    <w:p w:rsidR="00000000" w:rsidDel="00000000" w:rsidP="00000000" w:rsidRDefault="00000000" w:rsidRPr="00000000" w14:paraId="0000257C">
      <w:pPr>
        <w:rPr/>
      </w:pPr>
      <w:r w:rsidDel="00000000" w:rsidR="00000000" w:rsidRPr="00000000">
        <w:rPr>
          <w:rFonts w:ascii="Arial Unicode MS" w:cs="Arial Unicode MS" w:eastAsia="Arial Unicode MS" w:hAnsi="Arial Unicode MS"/>
          <w:rtl w:val="0"/>
        </w:rPr>
        <w:t xml:space="preserve">특성: 특성A, 특성B</w:t>
      </w:r>
    </w:p>
    <w:p w:rsidR="00000000" w:rsidDel="00000000" w:rsidP="00000000" w:rsidRDefault="00000000" w:rsidRPr="00000000" w14:paraId="0000257D">
      <w:pPr>
        <w:rPr/>
      </w:pPr>
      <w:r w:rsidDel="00000000" w:rsidR="00000000" w:rsidRPr="00000000">
        <w:rPr>
          <w:rFonts w:ascii="Arial Unicode MS" w:cs="Arial Unicode MS" w:eastAsia="Arial Unicode MS" w:hAnsi="Arial Unicode MS"/>
          <w:rtl w:val="0"/>
        </w:rPr>
        <w:t xml:space="preserve">특수: 1.없음. 2.기술 트리가 없기 때문에 추가로 1개의 특성(X점 특성치) 획득. 3.에너지 풀이 없기 때문에 추가로 1개의 특성 획득. 4.특성치가 없기 때문에 추가로 2개의 특성 획득. 5.특성치가 절반이기 때문에 추가로 1개의 특성 획득.</w:t>
      </w:r>
    </w:p>
    <w:p w:rsidR="00000000" w:rsidDel="00000000" w:rsidP="00000000" w:rsidRDefault="00000000" w:rsidRPr="00000000" w14:paraId="0000257E">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57F">
      <w:pPr>
        <w:rPr/>
      </w:pPr>
      <w:r w:rsidDel="00000000" w:rsidR="00000000" w:rsidRPr="00000000">
        <w:rPr>
          <w:rFonts w:ascii="Arial Unicode MS" w:cs="Arial Unicode MS" w:eastAsia="Arial Unicode MS" w:hAnsi="Arial Unicode MS"/>
          <w:rtl w:val="0"/>
        </w:rPr>
        <w:t xml:space="preserve">특성A:</w:t>
      </w:r>
    </w:p>
    <w:p w:rsidR="00000000" w:rsidDel="00000000" w:rsidP="00000000" w:rsidRDefault="00000000" w:rsidRPr="00000000" w14:paraId="00002580">
      <w:pPr>
        <w:rPr/>
      </w:pPr>
      <w:r w:rsidDel="00000000" w:rsidR="00000000" w:rsidRPr="00000000">
        <w:rPr>
          <w:rFonts w:ascii="Arial Unicode MS" w:cs="Arial Unicode MS" w:eastAsia="Arial Unicode MS" w:hAnsi="Arial Unicode MS"/>
          <w:rtl w:val="0"/>
        </w:rPr>
        <w:t xml:space="preserve">특성B:</w:t>
      </w:r>
    </w:p>
    <w:p w:rsidR="00000000" w:rsidDel="00000000" w:rsidP="00000000" w:rsidRDefault="00000000" w:rsidRPr="00000000" w14:paraId="00002581">
      <w:pPr>
        <w:rPr/>
      </w:pPr>
      <w:r w:rsidDel="00000000" w:rsidR="00000000" w:rsidRPr="00000000">
        <w:rPr>
          <w:rtl w:val="0"/>
        </w:rPr>
        <w:t xml:space="preserve">=====================================================================</w:t>
      </w:r>
    </w:p>
    <w:p w:rsidR="00000000" w:rsidDel="00000000" w:rsidP="00000000" w:rsidRDefault="00000000" w:rsidRPr="00000000" w14:paraId="00002582">
      <w:pPr>
        <w:rPr/>
      </w:pPr>
      <w:r w:rsidDel="00000000" w:rsidR="00000000" w:rsidRPr="00000000">
        <w:rPr>
          <w:rtl w:val="0"/>
        </w:rPr>
        <w:t xml:space="preserve">=======================================</w:t>
      </w:r>
    </w:p>
    <w:p w:rsidR="00000000" w:rsidDel="00000000" w:rsidP="00000000" w:rsidRDefault="00000000" w:rsidRPr="00000000" w14:paraId="00002583">
      <w:pPr>
        <w:rPr/>
      </w:pPr>
      <w:r w:rsidDel="00000000" w:rsidR="00000000" w:rsidRPr="00000000">
        <w:rPr>
          <w:rFonts w:ascii="Arial Unicode MS" w:cs="Arial Unicode MS" w:eastAsia="Arial Unicode MS" w:hAnsi="Arial Unicode MS"/>
          <w:rtl w:val="0"/>
        </w:rPr>
        <w:t xml:space="preserve">전공 시리즈:</w:t>
      </w:r>
    </w:p>
    <w:p w:rsidR="00000000" w:rsidDel="00000000" w:rsidP="00000000" w:rsidRDefault="00000000" w:rsidRPr="00000000" w14:paraId="00002584">
      <w:pPr>
        <w:rPr/>
      </w:pPr>
      <w:r w:rsidDel="00000000" w:rsidR="00000000" w:rsidRPr="00000000">
        <w:rPr>
          <w:rFonts w:ascii="Arial Unicode MS" w:cs="Arial Unicode MS" w:eastAsia="Arial Unicode MS" w:hAnsi="Arial Unicode MS"/>
          <w:rtl w:val="0"/>
        </w:rPr>
        <w:t xml:space="preserve">기본 전공</w:t>
      </w:r>
    </w:p>
    <w:p w:rsidR="00000000" w:rsidDel="00000000" w:rsidP="00000000" w:rsidRDefault="00000000" w:rsidRPr="00000000" w14:paraId="00002585">
      <w:pPr>
        <w:rPr/>
      </w:pPr>
      <w:r w:rsidDel="00000000" w:rsidR="00000000" w:rsidRPr="00000000">
        <w:rPr>
          <w:rFonts w:ascii="Arial Unicode MS" w:cs="Arial Unicode MS" w:eastAsia="Arial Unicode MS" w:hAnsi="Arial Unicode MS"/>
          <w:rtl w:val="0"/>
        </w:rPr>
        <w:t xml:space="preserve">가격: 3XP 6XP 9XP 12XP 15XP</w:t>
      </w:r>
    </w:p>
    <w:p w:rsidR="00000000" w:rsidDel="00000000" w:rsidP="00000000" w:rsidRDefault="00000000" w:rsidRPr="00000000" w14:paraId="00002586">
      <w:pPr>
        <w:rPr/>
      </w:pPr>
      <w:r w:rsidDel="00000000" w:rsidR="00000000" w:rsidRPr="00000000">
        <w:rPr>
          <w:rFonts w:ascii="Arial Unicode MS" w:cs="Arial Unicode MS" w:eastAsia="Arial Unicode MS" w:hAnsi="Arial Unicode MS"/>
          <w:rtl w:val="0"/>
        </w:rPr>
        <w:t xml:space="preserve">1레벨: D레벨 특성 1개</w:t>
      </w:r>
    </w:p>
    <w:p w:rsidR="00000000" w:rsidDel="00000000" w:rsidP="00000000" w:rsidRDefault="00000000" w:rsidRPr="00000000" w14:paraId="00002587">
      <w:pPr>
        <w:rPr/>
      </w:pPr>
      <w:r w:rsidDel="00000000" w:rsidR="00000000" w:rsidRPr="00000000">
        <w:rPr>
          <w:rFonts w:ascii="Arial Unicode MS" w:cs="Arial Unicode MS" w:eastAsia="Arial Unicode MS" w:hAnsi="Arial Unicode MS"/>
          <w:rtl w:val="0"/>
        </w:rPr>
        <w:t xml:space="preserve">2레벨: D레벨 특성 2개</w:t>
      </w:r>
    </w:p>
    <w:p w:rsidR="00000000" w:rsidDel="00000000" w:rsidP="00000000" w:rsidRDefault="00000000" w:rsidRPr="00000000" w14:paraId="00002588">
      <w:pPr>
        <w:rPr/>
      </w:pPr>
      <w:r w:rsidDel="00000000" w:rsidR="00000000" w:rsidRPr="00000000">
        <w:rPr>
          <w:rFonts w:ascii="Arial Unicode MS" w:cs="Arial Unicode MS" w:eastAsia="Arial Unicode MS" w:hAnsi="Arial Unicode MS"/>
          <w:rtl w:val="0"/>
        </w:rPr>
        <w:t xml:space="preserve">3레벨: D레벨 특성 3개</w:t>
      </w:r>
    </w:p>
    <w:p w:rsidR="00000000" w:rsidDel="00000000" w:rsidP="00000000" w:rsidRDefault="00000000" w:rsidRPr="00000000" w14:paraId="00002589">
      <w:pPr>
        <w:rPr/>
      </w:pPr>
      <w:r w:rsidDel="00000000" w:rsidR="00000000" w:rsidRPr="00000000">
        <w:rPr>
          <w:rFonts w:ascii="Arial Unicode MS" w:cs="Arial Unicode MS" w:eastAsia="Arial Unicode MS" w:hAnsi="Arial Unicode MS"/>
          <w:rtl w:val="0"/>
        </w:rPr>
        <w:t xml:space="preserve">4레벨: C레벨 특성 1개, D레벨 특성 1개</w:t>
      </w:r>
    </w:p>
    <w:p w:rsidR="00000000" w:rsidDel="00000000" w:rsidP="00000000" w:rsidRDefault="00000000" w:rsidRPr="00000000" w14:paraId="0000258A">
      <w:pPr>
        <w:rPr/>
      </w:pPr>
      <w:r w:rsidDel="00000000" w:rsidR="00000000" w:rsidRPr="00000000">
        <w:rPr>
          <w:rFonts w:ascii="Arial Unicode MS" w:cs="Arial Unicode MS" w:eastAsia="Arial Unicode MS" w:hAnsi="Arial Unicode MS"/>
          <w:rtl w:val="0"/>
        </w:rPr>
        <w:t xml:space="preserve">5레벨: C레벨 특성 1개, D레벨 특성 2개</w:t>
      </w:r>
    </w:p>
    <w:p w:rsidR="00000000" w:rsidDel="00000000" w:rsidP="00000000" w:rsidRDefault="00000000" w:rsidRPr="00000000" w14:paraId="0000258B">
      <w:pPr>
        <w:rPr/>
      </w:pPr>
      <w:r w:rsidDel="00000000" w:rsidR="00000000" w:rsidRPr="00000000">
        <w:rPr>
          <w:rFonts w:ascii="Arial Unicode MS" w:cs="Arial Unicode MS" w:eastAsia="Arial Unicode MS" w:hAnsi="Arial Unicode MS"/>
          <w:rtl w:val="0"/>
        </w:rPr>
        <w:t xml:space="preserve">윤회대 전공</w:t>
      </w:r>
    </w:p>
    <w:p w:rsidR="00000000" w:rsidDel="00000000" w:rsidP="00000000" w:rsidRDefault="00000000" w:rsidRPr="00000000" w14:paraId="0000258C">
      <w:pPr>
        <w:rPr/>
      </w:pPr>
      <w:r w:rsidDel="00000000" w:rsidR="00000000" w:rsidRPr="00000000">
        <w:rPr>
          <w:rFonts w:ascii="Arial Unicode MS" w:cs="Arial Unicode MS" w:eastAsia="Arial Unicode MS" w:hAnsi="Arial Unicode MS"/>
          <w:rtl w:val="0"/>
        </w:rPr>
        <w:t xml:space="preserve">가격: 6XP 12XP 18XP 24XP 30XP</w:t>
      </w:r>
    </w:p>
    <w:p w:rsidR="00000000" w:rsidDel="00000000" w:rsidP="00000000" w:rsidRDefault="00000000" w:rsidRPr="00000000" w14:paraId="0000258D">
      <w:pPr>
        <w:rPr/>
      </w:pPr>
      <w:r w:rsidDel="00000000" w:rsidR="00000000" w:rsidRPr="00000000">
        <w:rPr>
          <w:rFonts w:ascii="Arial Unicode MS" w:cs="Arial Unicode MS" w:eastAsia="Arial Unicode MS" w:hAnsi="Arial Unicode MS"/>
          <w:rtl w:val="0"/>
        </w:rPr>
        <w:t xml:space="preserve">1레벨: D레벨 특성 2개</w:t>
      </w:r>
    </w:p>
    <w:p w:rsidR="00000000" w:rsidDel="00000000" w:rsidP="00000000" w:rsidRDefault="00000000" w:rsidRPr="00000000" w14:paraId="0000258E">
      <w:pPr>
        <w:rPr/>
      </w:pPr>
      <w:r w:rsidDel="00000000" w:rsidR="00000000" w:rsidRPr="00000000">
        <w:rPr>
          <w:rFonts w:ascii="Arial Unicode MS" w:cs="Arial Unicode MS" w:eastAsia="Arial Unicode MS" w:hAnsi="Arial Unicode MS"/>
          <w:rtl w:val="0"/>
        </w:rPr>
        <w:t xml:space="preserve">2레벨: C레벨 특성 1개, D레벨 특성 1개</w:t>
      </w:r>
    </w:p>
    <w:p w:rsidR="00000000" w:rsidDel="00000000" w:rsidP="00000000" w:rsidRDefault="00000000" w:rsidRPr="00000000" w14:paraId="0000258F">
      <w:pPr>
        <w:rPr/>
      </w:pPr>
      <w:r w:rsidDel="00000000" w:rsidR="00000000" w:rsidRPr="00000000">
        <w:rPr>
          <w:rFonts w:ascii="Arial Unicode MS" w:cs="Arial Unicode MS" w:eastAsia="Arial Unicode MS" w:hAnsi="Arial Unicode MS"/>
          <w:rtl w:val="0"/>
        </w:rPr>
        <w:t xml:space="preserve">3레벨: C레벨 특성 2개</w:t>
      </w:r>
    </w:p>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4레벨: C레벨 특성 2개, D레벨 특성 2개</w:t>
      </w:r>
    </w:p>
    <w:p w:rsidR="00000000" w:rsidDel="00000000" w:rsidP="00000000" w:rsidRDefault="00000000" w:rsidRPr="00000000" w14:paraId="00002591">
      <w:pPr>
        <w:rPr/>
      </w:pPr>
      <w:r w:rsidDel="00000000" w:rsidR="00000000" w:rsidRPr="00000000">
        <w:rPr>
          <w:rFonts w:ascii="Arial Unicode MS" w:cs="Arial Unicode MS" w:eastAsia="Arial Unicode MS" w:hAnsi="Arial Unicode MS"/>
          <w:rtl w:val="0"/>
        </w:rPr>
        <w:t xml:space="preserve">5레벨: B레벨 특성 1개, D레벨 특성 1개</w:t>
      </w:r>
    </w:p>
    <w:p w:rsidR="00000000" w:rsidDel="00000000" w:rsidP="00000000" w:rsidRDefault="00000000" w:rsidRPr="00000000" w14:paraId="00002592">
      <w:pPr>
        <w:rPr/>
      </w:pPr>
      <w:r w:rsidDel="00000000" w:rsidR="00000000" w:rsidRPr="00000000">
        <w:rPr>
          <w:rFonts w:ascii="Arial Unicode MS" w:cs="Arial Unicode MS" w:eastAsia="Arial Unicode MS" w:hAnsi="Arial Unicode MS"/>
          <w:rtl w:val="0"/>
        </w:rPr>
        <w:t xml:space="preserve">형식:</w:t>
      </w:r>
    </w:p>
    <w:p w:rsidR="00000000" w:rsidDel="00000000" w:rsidP="00000000" w:rsidRDefault="00000000" w:rsidRPr="00000000" w14:paraId="00002593">
      <w:pPr>
        <w:rPr/>
      </w:pPr>
      <w:r w:rsidDel="00000000" w:rsidR="00000000" w:rsidRPr="00000000">
        <w:rPr>
          <w:rFonts w:ascii="Arial Unicode MS" w:cs="Arial Unicode MS" w:eastAsia="Arial Unicode MS" w:hAnsi="Arial Unicode MS"/>
          <w:rtl w:val="0"/>
        </w:rPr>
        <w:t xml:space="preserve">유형(기본 전공, 천부, 결함, 괴벽, 윤회대 전공)</w:t>
      </w:r>
    </w:p>
    <w:p w:rsidR="00000000" w:rsidDel="00000000" w:rsidP="00000000" w:rsidRDefault="00000000" w:rsidRPr="00000000" w14:paraId="00002594">
      <w:pPr>
        <w:rPr/>
      </w:pPr>
      <w:r w:rsidDel="00000000" w:rsidR="00000000" w:rsidRPr="00000000">
        <w:rPr>
          <w:rFonts w:ascii="Arial Unicode MS" w:cs="Arial Unicode MS" w:eastAsia="Arial Unicode MS" w:hAnsi="Arial Unicode MS"/>
          <w:rtl w:val="0"/>
        </w:rPr>
        <w:t xml:space="preserve">명칭(여기에 대체, 명칭 뒤에 따옴표 없음!) 레벨(여기에 대체, 명칭 뒤에 따옴표 없음!, X~X로 작성) 예: 도술(1~5)</w:t>
      </w:r>
    </w:p>
    <w:p w:rsidR="00000000" w:rsidDel="00000000" w:rsidP="00000000" w:rsidRDefault="00000000" w:rsidRPr="00000000" w14:paraId="00002595">
      <w:pPr>
        <w:rPr/>
      </w:pPr>
      <w:r w:rsidDel="00000000" w:rsidR="00000000" w:rsidRPr="00000000">
        <w:rPr>
          <w:rFonts w:ascii="Arial Unicode MS" w:cs="Arial Unicode MS" w:eastAsia="Arial Unicode MS" w:hAnsi="Arial Unicode MS"/>
          <w:rtl w:val="0"/>
        </w:rPr>
        <w:t xml:space="preserve">전제:</w:t>
      </w:r>
    </w:p>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1레벨: 명칭(여기에 대체, 명칭 뒤에 따옴표 없음!)</w:t>
      </w:r>
    </w:p>
    <w:p w:rsidR="00000000" w:rsidDel="00000000" w:rsidP="00000000" w:rsidRDefault="00000000" w:rsidRPr="00000000" w14:paraId="00002597">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598">
      <w:pPr>
        <w:rPr/>
      </w:pPr>
      <w:r w:rsidDel="00000000" w:rsidR="00000000" w:rsidRPr="00000000">
        <w:rPr>
          <w:rFonts w:ascii="Arial Unicode MS" w:cs="Arial Unicode MS" w:eastAsia="Arial Unicode MS" w:hAnsi="Arial Unicode MS"/>
          <w:rtl w:val="0"/>
        </w:rPr>
        <w:t xml:space="preserve">효과</w:t>
      </w:r>
    </w:p>
    <w:p w:rsidR="00000000" w:rsidDel="00000000" w:rsidP="00000000" w:rsidRDefault="00000000" w:rsidRPr="00000000" w14:paraId="00002599">
      <w:pPr>
        <w:rPr/>
      </w:pPr>
      <w:r w:rsidDel="00000000" w:rsidR="00000000" w:rsidRPr="00000000">
        <w:rPr>
          <w:rFonts w:ascii="Arial Unicode MS" w:cs="Arial Unicode MS" w:eastAsia="Arial Unicode MS" w:hAnsi="Arial Unicode MS"/>
          <w:rtl w:val="0"/>
        </w:rPr>
        <w:t xml:space="preserve">2레벨: 명칭(여기에 대체, 명칭 뒤에 따옴표 없음!)</w:t>
      </w:r>
    </w:p>
    <w:p w:rsidR="00000000" w:rsidDel="00000000" w:rsidP="00000000" w:rsidRDefault="00000000" w:rsidRPr="00000000" w14:paraId="0000259A">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59B">
      <w:pPr>
        <w:rPr/>
      </w:pPr>
      <w:r w:rsidDel="00000000" w:rsidR="00000000" w:rsidRPr="00000000">
        <w:rPr>
          <w:rFonts w:ascii="Arial Unicode MS" w:cs="Arial Unicode MS" w:eastAsia="Arial Unicode MS" w:hAnsi="Arial Unicode MS"/>
          <w:rtl w:val="0"/>
        </w:rPr>
        <w:t xml:space="preserve">효과</w:t>
      </w:r>
    </w:p>
    <w:p w:rsidR="00000000" w:rsidDel="00000000" w:rsidP="00000000" w:rsidRDefault="00000000" w:rsidRPr="00000000" w14:paraId="0000259C">
      <w:pPr>
        <w:rPr/>
      </w:pPr>
      <w:r w:rsidDel="00000000" w:rsidR="00000000" w:rsidRPr="00000000">
        <w:rPr>
          <w:rFonts w:ascii="Arial Unicode MS" w:cs="Arial Unicode MS" w:eastAsia="Arial Unicode MS" w:hAnsi="Arial Unicode MS"/>
          <w:rtl w:val="0"/>
        </w:rPr>
        <w:t xml:space="preserve">이하 생략</w:t>
      </w:r>
    </w:p>
    <w:p w:rsidR="00000000" w:rsidDel="00000000" w:rsidP="00000000" w:rsidRDefault="00000000" w:rsidRPr="00000000" w14:paraId="0000259D">
      <w:pPr>
        <w:rPr/>
      </w:pPr>
      <w:r w:rsidDel="00000000" w:rsidR="00000000" w:rsidRPr="00000000">
        <w:rPr>
          <w:rtl w:val="0"/>
        </w:rPr>
        <w:t xml:space="preserve">=====================================================================</w:t>
      </w:r>
    </w:p>
    <w:p w:rsidR="00000000" w:rsidDel="00000000" w:rsidP="00000000" w:rsidRDefault="00000000" w:rsidRPr="00000000" w14:paraId="0000259E">
      <w:pPr>
        <w:rPr/>
      </w:pPr>
      <w:r w:rsidDel="00000000" w:rsidR="00000000" w:rsidRPr="00000000">
        <w:rPr>
          <w:rtl w:val="0"/>
        </w:rPr>
        <w:t xml:space="preserve">=======================================</w:t>
      </w:r>
    </w:p>
    <w:p w:rsidR="00000000" w:rsidDel="00000000" w:rsidP="00000000" w:rsidRDefault="00000000" w:rsidRPr="00000000" w14:paraId="0000259F">
      <w:pPr>
        <w:rPr/>
      </w:pPr>
      <w:r w:rsidDel="00000000" w:rsidR="00000000" w:rsidRPr="00000000">
        <w:rPr>
          <w:rFonts w:ascii="Arial Unicode MS" w:cs="Arial Unicode MS" w:eastAsia="Arial Unicode MS" w:hAnsi="Arial Unicode MS"/>
          <w:rtl w:val="0"/>
        </w:rPr>
        <w:t xml:space="preserve">칭호:</w:t>
      </w:r>
    </w:p>
    <w:p w:rsidR="00000000" w:rsidDel="00000000" w:rsidP="00000000" w:rsidRDefault="00000000" w:rsidRPr="00000000" w14:paraId="000025A0">
      <w:pPr>
        <w:rPr/>
      </w:pPr>
      <w:r w:rsidDel="00000000" w:rsidR="00000000" w:rsidRPr="00000000">
        <w:rPr>
          <w:rFonts w:ascii="Arial Unicode MS" w:cs="Arial Unicode MS" w:eastAsia="Arial Unicode MS" w:hAnsi="Arial Unicode MS"/>
          <w:rtl w:val="0"/>
        </w:rPr>
        <w:t xml:space="preserve">*칭호는 경험치를 통해 업그레이드할 수 있습니다.</w:t>
      </w:r>
    </w:p>
    <w:p w:rsidR="00000000" w:rsidDel="00000000" w:rsidP="00000000" w:rsidRDefault="00000000" w:rsidRPr="00000000" w14:paraId="000025A1">
      <w:pPr>
        <w:rPr/>
      </w:pPr>
      <w:r w:rsidDel="00000000" w:rsidR="00000000" w:rsidRPr="00000000">
        <w:rPr>
          <w:rFonts w:ascii="Arial Unicode MS" w:cs="Arial Unicode MS" w:eastAsia="Arial Unicode MS" w:hAnsi="Arial Unicode MS"/>
          <w:rtl w:val="0"/>
        </w:rPr>
        <w:t xml:space="preserve">*칭호는 일정한 전제를 설정하는 것이 좋습니다.</w:t>
      </w:r>
    </w:p>
    <w:p w:rsidR="00000000" w:rsidDel="00000000" w:rsidP="00000000" w:rsidRDefault="00000000" w:rsidRPr="00000000" w14:paraId="000025A2">
      <w:pPr>
        <w:rPr/>
      </w:pPr>
      <w:r w:rsidDel="00000000" w:rsidR="00000000" w:rsidRPr="00000000">
        <w:rPr>
          <w:rFonts w:ascii="Arial Unicode MS" w:cs="Arial Unicode MS" w:eastAsia="Arial Unicode MS" w:hAnsi="Arial Unicode MS"/>
          <w:rtl w:val="0"/>
        </w:rPr>
        <w:t xml:space="preserve">*D레벨에서는 에너지 풀을 개방할 수 있고, 에너지 풀이 없으면 1개의 특성을 추가합니다.</w:t>
      </w:r>
    </w:p>
    <w:p w:rsidR="00000000" w:rsidDel="00000000" w:rsidP="00000000" w:rsidRDefault="00000000" w:rsidRPr="00000000" w14:paraId="000025A3">
      <w:pPr>
        <w:rPr/>
      </w:pPr>
      <w:r w:rsidDel="00000000" w:rsidR="00000000" w:rsidRPr="00000000">
        <w:rPr>
          <w:rFonts w:ascii="Arial Unicode MS" w:cs="Arial Unicode MS" w:eastAsia="Arial Unicode MS" w:hAnsi="Arial Unicode MS"/>
          <w:rtl w:val="0"/>
        </w:rPr>
        <w:t xml:space="preserve">*각 레벨에는 반드시 같은 레벨의 기술 트리를 개방해야 하며, 개방하지 않으면 합병하거나 기예로 수정합니다.</w:t>
      </w:r>
    </w:p>
    <w:p w:rsidR="00000000" w:rsidDel="00000000" w:rsidP="00000000" w:rsidRDefault="00000000" w:rsidRPr="00000000" w14:paraId="000025A4">
      <w:pPr>
        <w:rPr/>
      </w:pPr>
      <w:r w:rsidDel="00000000" w:rsidR="00000000" w:rsidRPr="00000000">
        <w:rPr>
          <w:rFonts w:ascii="Arial Unicode MS" w:cs="Arial Unicode MS" w:eastAsia="Arial Unicode MS" w:hAnsi="Arial Unicode MS"/>
          <w:rtl w:val="0"/>
        </w:rPr>
        <w:t xml:space="preserve">*만약 칭호가 다른 칭호를 배제한다면(이렇게 설정하는 것은 권장하지 않음), 각 레벨마다 1개의 특성을 추가합니다.</w:t>
      </w:r>
    </w:p>
    <w:p w:rsidR="00000000" w:rsidDel="00000000" w:rsidP="00000000" w:rsidRDefault="00000000" w:rsidRPr="00000000" w14:paraId="000025A5">
      <w:pPr>
        <w:rPr/>
      </w:pPr>
      <w:r w:rsidDel="00000000" w:rsidR="00000000" w:rsidRPr="00000000">
        <w:rPr>
          <w:rFonts w:ascii="Arial Unicode MS" w:cs="Arial Unicode MS" w:eastAsia="Arial Unicode MS" w:hAnsi="Arial Unicode MS"/>
          <w:rtl w:val="0"/>
        </w:rPr>
        <w:t xml:space="preserve">*일회성 칭호는 유파에 귀속됩니다.</w:t>
      </w:r>
    </w:p>
    <w:p w:rsidR="00000000" w:rsidDel="00000000" w:rsidP="00000000" w:rsidRDefault="00000000" w:rsidRPr="00000000" w14:paraId="000025A6">
      <w:pPr>
        <w:rPr/>
      </w:pPr>
      <w:r w:rsidDel="00000000" w:rsidR="00000000" w:rsidRPr="00000000">
        <w:rPr>
          <w:rFonts w:ascii="Arial Unicode MS" w:cs="Arial Unicode MS" w:eastAsia="Arial Unicode MS" w:hAnsi="Arial Unicode MS"/>
          <w:rtl w:val="0"/>
        </w:rPr>
        <w:t xml:space="preserve">가격: D+1000 C+2000 B+4000 A+8000 AA+12000 S+16000</w:t>
      </w:r>
    </w:p>
    <w:p w:rsidR="00000000" w:rsidDel="00000000" w:rsidP="00000000" w:rsidRDefault="00000000" w:rsidRPr="00000000" w14:paraId="000025A7">
      <w:pPr>
        <w:rPr/>
      </w:pPr>
      <w:r w:rsidDel="00000000" w:rsidR="00000000" w:rsidRPr="00000000">
        <w:rPr>
          <w:rFonts w:ascii="Arial Unicode MS" w:cs="Arial Unicode MS" w:eastAsia="Arial Unicode MS" w:hAnsi="Arial Unicode MS"/>
          <w:rtl w:val="0"/>
        </w:rPr>
        <w:t xml:space="preserve">D레벨: 기본 특성 4개.</w:t>
      </w:r>
    </w:p>
    <w:p w:rsidR="00000000" w:rsidDel="00000000" w:rsidP="00000000" w:rsidRDefault="00000000" w:rsidRPr="00000000" w14:paraId="000025A8">
      <w:pPr>
        <w:rPr/>
      </w:pPr>
      <w:r w:rsidDel="00000000" w:rsidR="00000000" w:rsidRPr="00000000">
        <w:rPr>
          <w:rFonts w:ascii="Arial Unicode MS" w:cs="Arial Unicode MS" w:eastAsia="Arial Unicode MS" w:hAnsi="Arial Unicode MS"/>
          <w:rtl w:val="0"/>
        </w:rPr>
        <w:t xml:space="preserve">C레벨: 기본 특성 4개.</w:t>
      </w:r>
    </w:p>
    <w:p w:rsidR="00000000" w:rsidDel="00000000" w:rsidP="00000000" w:rsidRDefault="00000000" w:rsidRPr="00000000" w14:paraId="000025A9">
      <w:pPr>
        <w:rPr/>
      </w:pPr>
      <w:r w:rsidDel="00000000" w:rsidR="00000000" w:rsidRPr="00000000">
        <w:rPr>
          <w:rFonts w:ascii="Arial Unicode MS" w:cs="Arial Unicode MS" w:eastAsia="Arial Unicode MS" w:hAnsi="Arial Unicode MS"/>
          <w:rtl w:val="0"/>
        </w:rPr>
        <w:t xml:space="preserve">B레벨: 기본 특성 4개.</w:t>
      </w:r>
    </w:p>
    <w:p w:rsidR="00000000" w:rsidDel="00000000" w:rsidP="00000000" w:rsidRDefault="00000000" w:rsidRPr="00000000" w14:paraId="000025AA">
      <w:pPr>
        <w:rPr/>
      </w:pPr>
      <w:r w:rsidDel="00000000" w:rsidR="00000000" w:rsidRPr="00000000">
        <w:rPr>
          <w:rFonts w:ascii="Arial Unicode MS" w:cs="Arial Unicode MS" w:eastAsia="Arial Unicode MS" w:hAnsi="Arial Unicode MS"/>
          <w:rtl w:val="0"/>
        </w:rPr>
        <w:t xml:space="preserve">A레벨: 기본 특성 4개.</w:t>
      </w:r>
    </w:p>
    <w:p w:rsidR="00000000" w:rsidDel="00000000" w:rsidP="00000000" w:rsidRDefault="00000000" w:rsidRPr="00000000" w14:paraId="000025AB">
      <w:pPr>
        <w:rPr/>
      </w:pPr>
      <w:r w:rsidDel="00000000" w:rsidR="00000000" w:rsidRPr="00000000">
        <w:rPr>
          <w:rFonts w:ascii="Arial Unicode MS" w:cs="Arial Unicode MS" w:eastAsia="Arial Unicode MS" w:hAnsi="Arial Unicode MS"/>
          <w:rtl w:val="0"/>
        </w:rPr>
        <w:t xml:space="preserve">AA레벨: 기본 특성 8개</w:t>
      </w:r>
    </w:p>
    <w:p w:rsidR="00000000" w:rsidDel="00000000" w:rsidP="00000000" w:rsidRDefault="00000000" w:rsidRPr="00000000" w14:paraId="000025AC">
      <w:pPr>
        <w:rPr/>
      </w:pPr>
      <w:r w:rsidDel="00000000" w:rsidR="00000000" w:rsidRPr="00000000">
        <w:rPr>
          <w:rFonts w:ascii="Arial Unicode MS" w:cs="Arial Unicode MS" w:eastAsia="Arial Unicode MS" w:hAnsi="Arial Unicode MS"/>
          <w:rtl w:val="0"/>
        </w:rPr>
        <w:t xml:space="preserve">S레벨: 기본 특성 4개(S레벨 칭호 개방은 권장하지 않음)</w:t>
      </w:r>
    </w:p>
    <w:p w:rsidR="00000000" w:rsidDel="00000000" w:rsidP="00000000" w:rsidRDefault="00000000" w:rsidRPr="00000000" w14:paraId="000025AD">
      <w:pPr>
        <w:rPr/>
      </w:pPr>
      <w:r w:rsidDel="00000000" w:rsidR="00000000" w:rsidRPr="00000000">
        <w:rPr>
          <w:rFonts w:ascii="Arial Unicode MS" w:cs="Arial Unicode MS" w:eastAsia="Arial Unicode MS" w:hAnsi="Arial Unicode MS"/>
          <w:rtl w:val="0"/>
        </w:rPr>
        <w:t xml:space="preserve">칭호가 제공하는 가치는 기본적으로 수행 가치입니다.</w:t>
      </w:r>
    </w:p>
    <w:p w:rsidR="00000000" w:rsidDel="00000000" w:rsidP="00000000" w:rsidRDefault="00000000" w:rsidRPr="00000000" w14:paraId="000025AE">
      <w:pPr>
        <w:rPr/>
      </w:pPr>
      <w:r w:rsidDel="00000000" w:rsidR="00000000" w:rsidRPr="00000000">
        <w:rPr>
          <w:rFonts w:ascii="Arial Unicode MS" w:cs="Arial Unicode MS" w:eastAsia="Arial Unicode MS" w:hAnsi="Arial Unicode MS"/>
          <w:rtl w:val="0"/>
        </w:rPr>
        <w:t xml:space="preserve">형식:</w:t>
      </w:r>
    </w:p>
    <w:p w:rsidR="00000000" w:rsidDel="00000000" w:rsidP="00000000" w:rsidRDefault="00000000" w:rsidRPr="00000000" w14:paraId="000025AF">
      <w:pPr>
        <w:rPr/>
      </w:pPr>
      <w:r w:rsidDel="00000000" w:rsidR="00000000" w:rsidRPr="00000000">
        <w:rPr>
          <w:rFonts w:ascii="Arial Unicode MS" w:cs="Arial Unicode MS" w:eastAsia="Arial Unicode MS" w:hAnsi="Arial Unicode MS"/>
          <w:rtl w:val="0"/>
        </w:rPr>
        <w:t xml:space="preserve">명칭(여기에 대체, 명칭 뒤에 따옴표 없음!)</w:t>
      </w:r>
    </w:p>
    <w:p w:rsidR="00000000" w:rsidDel="00000000" w:rsidP="00000000" w:rsidRDefault="00000000" w:rsidRPr="00000000" w14:paraId="000025B0">
      <w:pPr>
        <w:rPr/>
      </w:pPr>
      <w:r w:rsidDel="00000000" w:rsidR="00000000" w:rsidRPr="00000000">
        <w:rPr>
          <w:rFonts w:ascii="Arial Unicode MS" w:cs="Arial Unicode MS" w:eastAsia="Arial Unicode MS" w:hAnsi="Arial Unicode MS"/>
          <w:rtl w:val="0"/>
        </w:rPr>
        <w:t xml:space="preserve">본질:</w:t>
      </w:r>
    </w:p>
    <w:p w:rsidR="00000000" w:rsidDel="00000000" w:rsidP="00000000" w:rsidRDefault="00000000" w:rsidRPr="00000000" w14:paraId="000025B1">
      <w:pPr>
        <w:rPr/>
      </w:pPr>
      <w:r w:rsidDel="00000000" w:rsidR="00000000" w:rsidRPr="00000000">
        <w:rPr>
          <w:rFonts w:ascii="Arial Unicode MS" w:cs="Arial Unicode MS" w:eastAsia="Arial Unicode MS" w:hAnsi="Arial Unicode MS"/>
          <w:rtl w:val="0"/>
        </w:rPr>
        <w:t xml:space="preserve">전제:</w:t>
      </w:r>
    </w:p>
    <w:p w:rsidR="00000000" w:rsidDel="00000000" w:rsidP="00000000" w:rsidRDefault="00000000" w:rsidRPr="00000000" w14:paraId="000025B2">
      <w:pPr>
        <w:rPr/>
      </w:pPr>
      <w:r w:rsidDel="00000000" w:rsidR="00000000" w:rsidRPr="00000000">
        <w:rPr>
          <w:rFonts w:ascii="Arial Unicode MS" w:cs="Arial Unicode MS" w:eastAsia="Arial Unicode MS" w:hAnsi="Arial Unicode MS"/>
          <w:rtl w:val="0"/>
        </w:rPr>
        <w:t xml:space="preserve">가격:(일회성 개조는 여기에 가격 명시)</w:t>
      </w:r>
    </w:p>
    <w:p w:rsidR="00000000" w:rsidDel="00000000" w:rsidP="00000000" w:rsidRDefault="00000000" w:rsidRPr="00000000" w14:paraId="000025B3">
      <w:pPr>
        <w:rPr/>
      </w:pPr>
      <w:r w:rsidDel="00000000" w:rsidR="00000000" w:rsidRPr="00000000">
        <w:rPr>
          <w:rFonts w:ascii="Arial Unicode MS" w:cs="Arial Unicode MS" w:eastAsia="Arial Unicode MS" w:hAnsi="Arial Unicode MS"/>
          <w:rtl w:val="0"/>
        </w:rPr>
        <w:t xml:space="preserve">총 설명:</w:t>
      </w:r>
    </w:p>
    <w:p w:rsidR="00000000" w:rsidDel="00000000" w:rsidP="00000000" w:rsidRDefault="00000000" w:rsidRPr="00000000" w14:paraId="000025B4">
      <w:pPr>
        <w:rPr/>
      </w:pPr>
      <w:r w:rsidDel="00000000" w:rsidR="00000000" w:rsidRPr="00000000">
        <w:rPr>
          <w:rFonts w:ascii="Arial Unicode MS" w:cs="Arial Unicode MS" w:eastAsia="Arial Unicode MS" w:hAnsi="Arial Unicode MS"/>
          <w:rtl w:val="0"/>
        </w:rPr>
        <w:t xml:space="preserve">레벨(여기에 대체, 레벨 뒤에 따옴표 없음!)</w:t>
      </w:r>
    </w:p>
    <w:p w:rsidR="00000000" w:rsidDel="00000000" w:rsidP="00000000" w:rsidRDefault="00000000" w:rsidRPr="00000000" w14:paraId="000025B5">
      <w:pPr>
        <w:rPr/>
      </w:pPr>
      <w:r w:rsidDel="00000000" w:rsidR="00000000" w:rsidRPr="00000000">
        <w:rPr>
          <w:rFonts w:ascii="Arial Unicode MS" w:cs="Arial Unicode MS" w:eastAsia="Arial Unicode MS" w:hAnsi="Arial Unicode MS"/>
          <w:rtl w:val="0"/>
        </w:rPr>
        <w:t xml:space="preserve">가격:</w:t>
      </w:r>
    </w:p>
    <w:p w:rsidR="00000000" w:rsidDel="00000000" w:rsidP="00000000" w:rsidRDefault="00000000" w:rsidRPr="00000000" w14:paraId="000025B6">
      <w:pPr>
        <w:rPr/>
      </w:pPr>
      <w:r w:rsidDel="00000000" w:rsidR="00000000" w:rsidRPr="00000000">
        <w:rPr>
          <w:rFonts w:ascii="Arial Unicode MS" w:cs="Arial Unicode MS" w:eastAsia="Arial Unicode MS" w:hAnsi="Arial Unicode MS"/>
          <w:rtl w:val="0"/>
        </w:rPr>
        <w:t xml:space="preserve">에너지 풀:</w:t>
      </w:r>
    </w:p>
    <w:p w:rsidR="00000000" w:rsidDel="00000000" w:rsidP="00000000" w:rsidRDefault="00000000" w:rsidRPr="00000000" w14:paraId="000025B7">
      <w:pPr>
        <w:rPr/>
      </w:pPr>
      <w:r w:rsidDel="00000000" w:rsidR="00000000" w:rsidRPr="00000000">
        <w:rPr>
          <w:rFonts w:ascii="Arial Unicode MS" w:cs="Arial Unicode MS" w:eastAsia="Arial Unicode MS" w:hAnsi="Arial Unicode MS"/>
          <w:rtl w:val="0"/>
        </w:rPr>
        <w:t xml:space="preserve">기술 트리: X레벨 기술 트리 개방</w:t>
      </w:r>
    </w:p>
    <w:p w:rsidR="00000000" w:rsidDel="00000000" w:rsidP="00000000" w:rsidRDefault="00000000" w:rsidRPr="00000000" w14:paraId="000025B8">
      <w:pPr>
        <w:rPr/>
      </w:pPr>
      <w:r w:rsidDel="00000000" w:rsidR="00000000" w:rsidRPr="00000000">
        <w:rPr>
          <w:rFonts w:ascii="Arial Unicode MS" w:cs="Arial Unicode MS" w:eastAsia="Arial Unicode MS" w:hAnsi="Arial Unicode MS"/>
          <w:rtl w:val="0"/>
        </w:rPr>
        <w:t xml:space="preserve">특성: 특성A, 특성B</w:t>
      </w:r>
    </w:p>
    <w:p w:rsidR="00000000" w:rsidDel="00000000" w:rsidP="00000000" w:rsidRDefault="00000000" w:rsidRPr="00000000" w14:paraId="000025B9">
      <w:pPr>
        <w:rPr/>
      </w:pPr>
      <w:r w:rsidDel="00000000" w:rsidR="00000000" w:rsidRPr="00000000">
        <w:rPr>
          <w:rFonts w:ascii="Arial Unicode MS" w:cs="Arial Unicode MS" w:eastAsia="Arial Unicode MS" w:hAnsi="Arial Unicode MS"/>
          <w:rtl w:val="0"/>
        </w:rPr>
        <w:t xml:space="preserve">특수: 1.없음. 2.에너지 풀이 없기 때문에 추가로 1개의 특성 획득</w:t>
      </w:r>
    </w:p>
    <w:p w:rsidR="00000000" w:rsidDel="00000000" w:rsidP="00000000" w:rsidRDefault="00000000" w:rsidRPr="00000000" w14:paraId="000025BA">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5BB">
      <w:pPr>
        <w:rPr/>
      </w:pPr>
      <w:r w:rsidDel="00000000" w:rsidR="00000000" w:rsidRPr="00000000">
        <w:rPr>
          <w:rFonts w:ascii="Arial Unicode MS" w:cs="Arial Unicode MS" w:eastAsia="Arial Unicode MS" w:hAnsi="Arial Unicode MS"/>
          <w:rtl w:val="0"/>
        </w:rPr>
        <w:t xml:space="preserve">특성A:</w:t>
      </w:r>
    </w:p>
    <w:p w:rsidR="00000000" w:rsidDel="00000000" w:rsidP="00000000" w:rsidRDefault="00000000" w:rsidRPr="00000000" w14:paraId="000025BC">
      <w:pPr>
        <w:rPr/>
      </w:pPr>
      <w:r w:rsidDel="00000000" w:rsidR="00000000" w:rsidRPr="00000000">
        <w:rPr>
          <w:rFonts w:ascii="Arial Unicode MS" w:cs="Arial Unicode MS" w:eastAsia="Arial Unicode MS" w:hAnsi="Arial Unicode MS"/>
          <w:rtl w:val="0"/>
        </w:rPr>
        <w:t xml:space="preserve">특성B:</w:t>
      </w:r>
    </w:p>
    <w:p w:rsidR="00000000" w:rsidDel="00000000" w:rsidP="00000000" w:rsidRDefault="00000000" w:rsidRPr="00000000" w14:paraId="000025BD">
      <w:pPr>
        <w:rPr/>
      </w:pPr>
      <w:r w:rsidDel="00000000" w:rsidR="00000000" w:rsidRPr="00000000">
        <w:rPr>
          <w:rtl w:val="0"/>
        </w:rPr>
        <w:t xml:space="preserve">=====================================================================</w:t>
      </w:r>
    </w:p>
    <w:p w:rsidR="00000000" w:rsidDel="00000000" w:rsidP="00000000" w:rsidRDefault="00000000" w:rsidRPr="00000000" w14:paraId="000025BE">
      <w:pPr>
        <w:rPr/>
      </w:pPr>
      <w:r w:rsidDel="00000000" w:rsidR="00000000" w:rsidRPr="00000000">
        <w:rPr>
          <w:rtl w:val="0"/>
        </w:rPr>
        <w:t xml:space="preserve">=======================================</w:t>
      </w:r>
    </w:p>
    <w:p w:rsidR="00000000" w:rsidDel="00000000" w:rsidP="00000000" w:rsidRDefault="00000000" w:rsidRPr="00000000" w14:paraId="000025BF">
      <w:pPr>
        <w:rPr/>
      </w:pPr>
      <w:r w:rsidDel="00000000" w:rsidR="00000000" w:rsidRPr="00000000">
        <w:rPr>
          <w:rFonts w:ascii="Arial Unicode MS" w:cs="Arial Unicode MS" w:eastAsia="Arial Unicode MS" w:hAnsi="Arial Unicode MS"/>
          <w:rtl w:val="0"/>
        </w:rPr>
        <w:t xml:space="preserve">유파:</w:t>
      </w:r>
    </w:p>
    <w:p w:rsidR="00000000" w:rsidDel="00000000" w:rsidP="00000000" w:rsidRDefault="00000000" w:rsidRPr="00000000" w14:paraId="000025C0">
      <w:pPr>
        <w:rPr/>
      </w:pPr>
      <w:r w:rsidDel="00000000" w:rsidR="00000000" w:rsidRPr="00000000">
        <w:rPr>
          <w:rFonts w:ascii="Arial Unicode MS" w:cs="Arial Unicode MS" w:eastAsia="Arial Unicode MS" w:hAnsi="Arial Unicode MS"/>
          <w:rtl w:val="0"/>
        </w:rPr>
        <w:t xml:space="preserve">*유파는 일정한 전제를 설정하는 것이 좋습니다.</w:t>
      </w:r>
    </w:p>
    <w:p w:rsidR="00000000" w:rsidDel="00000000" w:rsidP="00000000" w:rsidRDefault="00000000" w:rsidRPr="00000000" w14:paraId="000025C1">
      <w:pPr>
        <w:rPr/>
      </w:pPr>
      <w:r w:rsidDel="00000000" w:rsidR="00000000" w:rsidRPr="00000000">
        <w:rPr>
          <w:rFonts w:ascii="Arial Unicode MS" w:cs="Arial Unicode MS" w:eastAsia="Arial Unicode MS" w:hAnsi="Arial Unicode MS"/>
          <w:rtl w:val="0"/>
        </w:rPr>
        <w:t xml:space="preserve">*D레벨에서는 에너지 풀을 개방할 수 있고, 에너지가 없으면 1개의 특성을 추가합니다.</w:t>
      </w:r>
    </w:p>
    <w:p w:rsidR="00000000" w:rsidDel="00000000" w:rsidP="00000000" w:rsidRDefault="00000000" w:rsidRPr="00000000" w14:paraId="000025C2">
      <w:pPr>
        <w:rPr/>
      </w:pPr>
      <w:r w:rsidDel="00000000" w:rsidR="00000000" w:rsidRPr="00000000">
        <w:rPr>
          <w:rFonts w:ascii="Arial Unicode MS" w:cs="Arial Unicode MS" w:eastAsia="Arial Unicode MS" w:hAnsi="Arial Unicode MS"/>
          <w:rtl w:val="0"/>
        </w:rPr>
        <w:t xml:space="preserve">*반드시 같은 레벨의 기술 트리를 개방해야 하며, 개방하지 않으면 합병하거나 기예로 수정해야 합니다. 그리고 기술 트리 하위의 기술 레벨은 총강 레벨보다 높을 수 없습니다.</w:t>
      </w:r>
    </w:p>
    <w:p w:rsidR="00000000" w:rsidDel="00000000" w:rsidP="00000000" w:rsidRDefault="00000000" w:rsidRPr="00000000" w14:paraId="000025C3">
      <w:pPr>
        <w:rPr/>
      </w:pPr>
      <w:r w:rsidDel="00000000" w:rsidR="00000000" w:rsidRPr="00000000">
        <w:rPr>
          <w:rFonts w:ascii="Arial Unicode MS" w:cs="Arial Unicode MS" w:eastAsia="Arial Unicode MS" w:hAnsi="Arial Unicode MS"/>
          <w:rtl w:val="0"/>
        </w:rPr>
        <w:t xml:space="preserve">*만약 유파가 다른 유파를 배제한다면(이렇게 설정하는 것은 권장하지 않음), 1개의 특성을 추가합니다.</w:t>
      </w:r>
    </w:p>
    <w:p w:rsidR="00000000" w:rsidDel="00000000" w:rsidP="00000000" w:rsidRDefault="00000000" w:rsidRPr="00000000" w14:paraId="000025C4">
      <w:pPr>
        <w:rPr/>
      </w:pPr>
      <w:r w:rsidDel="00000000" w:rsidR="00000000" w:rsidRPr="00000000">
        <w:rPr>
          <w:rFonts w:ascii="Arial Unicode MS" w:cs="Arial Unicode MS" w:eastAsia="Arial Unicode MS" w:hAnsi="Arial Unicode MS"/>
          <w:rtl w:val="0"/>
        </w:rPr>
        <w:t xml:space="preserve">가격: D+1000 C+2000 B+4000 A+8000 AA+12000 S+16000</w:t>
      </w:r>
    </w:p>
    <w:p w:rsidR="00000000" w:rsidDel="00000000" w:rsidP="00000000" w:rsidRDefault="00000000" w:rsidRPr="00000000" w14:paraId="000025C5">
      <w:pPr>
        <w:rPr/>
      </w:pPr>
      <w:r w:rsidDel="00000000" w:rsidR="00000000" w:rsidRPr="00000000">
        <w:rPr>
          <w:rFonts w:ascii="Arial Unicode MS" w:cs="Arial Unicode MS" w:eastAsia="Arial Unicode MS" w:hAnsi="Arial Unicode MS"/>
          <w:rtl w:val="0"/>
        </w:rPr>
        <w:t xml:space="preserve">D레벨: 기본 특성 4개.</w:t>
      </w:r>
    </w:p>
    <w:p w:rsidR="00000000" w:rsidDel="00000000" w:rsidP="00000000" w:rsidRDefault="00000000" w:rsidRPr="00000000" w14:paraId="000025C6">
      <w:pPr>
        <w:rPr/>
      </w:pPr>
      <w:r w:rsidDel="00000000" w:rsidR="00000000" w:rsidRPr="00000000">
        <w:rPr>
          <w:rFonts w:ascii="Arial Unicode MS" w:cs="Arial Unicode MS" w:eastAsia="Arial Unicode MS" w:hAnsi="Arial Unicode MS"/>
          <w:rtl w:val="0"/>
        </w:rPr>
        <w:t xml:space="preserve">C레벨: 기본 특성 4개.</w:t>
      </w:r>
    </w:p>
    <w:p w:rsidR="00000000" w:rsidDel="00000000" w:rsidP="00000000" w:rsidRDefault="00000000" w:rsidRPr="00000000" w14:paraId="000025C7">
      <w:pPr>
        <w:rPr/>
      </w:pPr>
      <w:r w:rsidDel="00000000" w:rsidR="00000000" w:rsidRPr="00000000">
        <w:rPr>
          <w:rFonts w:ascii="Arial Unicode MS" w:cs="Arial Unicode MS" w:eastAsia="Arial Unicode MS" w:hAnsi="Arial Unicode MS"/>
          <w:rtl w:val="0"/>
        </w:rPr>
        <w:t xml:space="preserve">B레벨: 기본 특성 4개.</w:t>
      </w:r>
    </w:p>
    <w:p w:rsidR="00000000" w:rsidDel="00000000" w:rsidP="00000000" w:rsidRDefault="00000000" w:rsidRPr="00000000" w14:paraId="000025C8">
      <w:pPr>
        <w:rPr/>
      </w:pPr>
      <w:r w:rsidDel="00000000" w:rsidR="00000000" w:rsidRPr="00000000">
        <w:rPr>
          <w:rFonts w:ascii="Arial Unicode MS" w:cs="Arial Unicode MS" w:eastAsia="Arial Unicode MS" w:hAnsi="Arial Unicode MS"/>
          <w:rtl w:val="0"/>
        </w:rPr>
        <w:t xml:space="preserve">A레벨: 기본 특성 4개.</w:t>
      </w:r>
    </w:p>
    <w:p w:rsidR="00000000" w:rsidDel="00000000" w:rsidP="00000000" w:rsidRDefault="00000000" w:rsidRPr="00000000" w14:paraId="000025C9">
      <w:pPr>
        <w:rPr/>
      </w:pPr>
      <w:r w:rsidDel="00000000" w:rsidR="00000000" w:rsidRPr="00000000">
        <w:rPr>
          <w:rFonts w:ascii="Arial Unicode MS" w:cs="Arial Unicode MS" w:eastAsia="Arial Unicode MS" w:hAnsi="Arial Unicode MS"/>
          <w:rtl w:val="0"/>
        </w:rPr>
        <w:t xml:space="preserve">AA레벨: 기본 특성 8개</w:t>
      </w:r>
    </w:p>
    <w:p w:rsidR="00000000" w:rsidDel="00000000" w:rsidP="00000000" w:rsidRDefault="00000000" w:rsidRPr="00000000" w14:paraId="000025CA">
      <w:pPr>
        <w:rPr/>
      </w:pPr>
      <w:r w:rsidDel="00000000" w:rsidR="00000000" w:rsidRPr="00000000">
        <w:rPr>
          <w:rFonts w:ascii="Arial Unicode MS" w:cs="Arial Unicode MS" w:eastAsia="Arial Unicode MS" w:hAnsi="Arial Unicode MS"/>
          <w:rtl w:val="0"/>
        </w:rPr>
        <w:t xml:space="preserve">S레벨: 기본 특성 4개(S레벨 칭호 개방은 권장하지 않음)</w:t>
      </w:r>
    </w:p>
    <w:p w:rsidR="00000000" w:rsidDel="00000000" w:rsidP="00000000" w:rsidRDefault="00000000" w:rsidRPr="00000000" w14:paraId="000025CB">
      <w:pPr>
        <w:rPr/>
      </w:pPr>
      <w:r w:rsidDel="00000000" w:rsidR="00000000" w:rsidRPr="00000000">
        <w:rPr>
          <w:rFonts w:ascii="Arial Unicode MS" w:cs="Arial Unicode MS" w:eastAsia="Arial Unicode MS" w:hAnsi="Arial Unicode MS"/>
          <w:rtl w:val="0"/>
        </w:rPr>
        <w:t xml:space="preserve">유파가 제공하는 가치는 기본적으로 수행 가치입니다.</w:t>
      </w:r>
    </w:p>
    <w:p w:rsidR="00000000" w:rsidDel="00000000" w:rsidP="00000000" w:rsidRDefault="00000000" w:rsidRPr="00000000" w14:paraId="000025CC">
      <w:pPr>
        <w:rPr/>
      </w:pPr>
      <w:r w:rsidDel="00000000" w:rsidR="00000000" w:rsidRPr="00000000">
        <w:rPr>
          <w:rFonts w:ascii="Arial Unicode MS" w:cs="Arial Unicode MS" w:eastAsia="Arial Unicode MS" w:hAnsi="Arial Unicode MS"/>
          <w:rtl w:val="0"/>
        </w:rPr>
        <w:t xml:space="preserve">형식:</w:t>
      </w:r>
    </w:p>
    <w:p w:rsidR="00000000" w:rsidDel="00000000" w:rsidP="00000000" w:rsidRDefault="00000000" w:rsidRPr="00000000" w14:paraId="000025CD">
      <w:pPr>
        <w:rPr/>
      </w:pPr>
      <w:r w:rsidDel="00000000" w:rsidR="00000000" w:rsidRPr="00000000">
        <w:rPr>
          <w:rFonts w:ascii="Arial Unicode MS" w:cs="Arial Unicode MS" w:eastAsia="Arial Unicode MS" w:hAnsi="Arial Unicode MS"/>
          <w:rtl w:val="0"/>
        </w:rPr>
        <w:t xml:space="preserve">명칭(여기에 대체, 명칭 뒤에 따옴표 없음!)</w:t>
      </w:r>
    </w:p>
    <w:p w:rsidR="00000000" w:rsidDel="00000000" w:rsidP="00000000" w:rsidRDefault="00000000" w:rsidRPr="00000000" w14:paraId="000025CE">
      <w:pPr>
        <w:rPr/>
      </w:pPr>
      <w:r w:rsidDel="00000000" w:rsidR="00000000" w:rsidRPr="00000000">
        <w:rPr>
          <w:rFonts w:ascii="Arial Unicode MS" w:cs="Arial Unicode MS" w:eastAsia="Arial Unicode MS" w:hAnsi="Arial Unicode MS"/>
          <w:rtl w:val="0"/>
        </w:rPr>
        <w:t xml:space="preserve">본질:</w:t>
      </w:r>
    </w:p>
    <w:p w:rsidR="00000000" w:rsidDel="00000000" w:rsidP="00000000" w:rsidRDefault="00000000" w:rsidRPr="00000000" w14:paraId="000025CF">
      <w:pPr>
        <w:rPr/>
      </w:pPr>
      <w:r w:rsidDel="00000000" w:rsidR="00000000" w:rsidRPr="00000000">
        <w:rPr>
          <w:rFonts w:ascii="Arial Unicode MS" w:cs="Arial Unicode MS" w:eastAsia="Arial Unicode MS" w:hAnsi="Arial Unicode MS"/>
          <w:rtl w:val="0"/>
        </w:rPr>
        <w:t xml:space="preserve">전제:</w:t>
      </w:r>
    </w:p>
    <w:p w:rsidR="00000000" w:rsidDel="00000000" w:rsidP="00000000" w:rsidRDefault="00000000" w:rsidRPr="00000000" w14:paraId="000025D0">
      <w:pPr>
        <w:rPr/>
      </w:pPr>
      <w:r w:rsidDel="00000000" w:rsidR="00000000" w:rsidRPr="00000000">
        <w:rPr>
          <w:rFonts w:ascii="Arial Unicode MS" w:cs="Arial Unicode MS" w:eastAsia="Arial Unicode MS" w:hAnsi="Arial Unicode MS"/>
          <w:rtl w:val="0"/>
        </w:rPr>
        <w:t xml:space="preserve">가격:(일회성 개조는 여기에 가격 명시)</w:t>
      </w:r>
    </w:p>
    <w:p w:rsidR="00000000" w:rsidDel="00000000" w:rsidP="00000000" w:rsidRDefault="00000000" w:rsidRPr="00000000" w14:paraId="000025D1">
      <w:pPr>
        <w:rPr/>
      </w:pPr>
      <w:r w:rsidDel="00000000" w:rsidR="00000000" w:rsidRPr="00000000">
        <w:rPr>
          <w:rFonts w:ascii="Arial Unicode MS" w:cs="Arial Unicode MS" w:eastAsia="Arial Unicode MS" w:hAnsi="Arial Unicode MS"/>
          <w:rtl w:val="0"/>
        </w:rPr>
        <w:t xml:space="preserve">총 설명:</w:t>
      </w:r>
    </w:p>
    <w:p w:rsidR="00000000" w:rsidDel="00000000" w:rsidP="00000000" w:rsidRDefault="00000000" w:rsidRPr="00000000" w14:paraId="000025D2">
      <w:pPr>
        <w:rPr/>
      </w:pPr>
      <w:r w:rsidDel="00000000" w:rsidR="00000000" w:rsidRPr="00000000">
        <w:rPr>
          <w:rFonts w:ascii="Arial Unicode MS" w:cs="Arial Unicode MS" w:eastAsia="Arial Unicode MS" w:hAnsi="Arial Unicode MS"/>
          <w:rtl w:val="0"/>
        </w:rPr>
        <w:t xml:space="preserve">레벨(여기에 대체, 레벨 뒤에 따옴표 없음!)</w:t>
      </w:r>
    </w:p>
    <w:p w:rsidR="00000000" w:rsidDel="00000000" w:rsidP="00000000" w:rsidRDefault="00000000" w:rsidRPr="00000000" w14:paraId="000025D3">
      <w:pPr>
        <w:rPr/>
      </w:pPr>
      <w:r w:rsidDel="00000000" w:rsidR="00000000" w:rsidRPr="00000000">
        <w:rPr>
          <w:rFonts w:ascii="Arial Unicode MS" w:cs="Arial Unicode MS" w:eastAsia="Arial Unicode MS" w:hAnsi="Arial Unicode MS"/>
          <w:rtl w:val="0"/>
        </w:rPr>
        <w:t xml:space="preserve">가격:</w:t>
      </w:r>
    </w:p>
    <w:p w:rsidR="00000000" w:rsidDel="00000000" w:rsidP="00000000" w:rsidRDefault="00000000" w:rsidRPr="00000000" w14:paraId="000025D4">
      <w:pPr>
        <w:rPr/>
      </w:pPr>
      <w:r w:rsidDel="00000000" w:rsidR="00000000" w:rsidRPr="00000000">
        <w:rPr>
          <w:rFonts w:ascii="Arial Unicode MS" w:cs="Arial Unicode MS" w:eastAsia="Arial Unicode MS" w:hAnsi="Arial Unicode MS"/>
          <w:rtl w:val="0"/>
        </w:rPr>
        <w:t xml:space="preserve">에너지 풀:</w:t>
      </w:r>
    </w:p>
    <w:p w:rsidR="00000000" w:rsidDel="00000000" w:rsidP="00000000" w:rsidRDefault="00000000" w:rsidRPr="00000000" w14:paraId="000025D5">
      <w:pPr>
        <w:rPr/>
      </w:pPr>
      <w:r w:rsidDel="00000000" w:rsidR="00000000" w:rsidRPr="00000000">
        <w:rPr>
          <w:rFonts w:ascii="Arial Unicode MS" w:cs="Arial Unicode MS" w:eastAsia="Arial Unicode MS" w:hAnsi="Arial Unicode MS"/>
          <w:rtl w:val="0"/>
        </w:rPr>
        <w:t xml:space="preserve">기술 트리: X레벨 기술 트리 개방</w:t>
      </w:r>
    </w:p>
    <w:p w:rsidR="00000000" w:rsidDel="00000000" w:rsidP="00000000" w:rsidRDefault="00000000" w:rsidRPr="00000000" w14:paraId="000025D6">
      <w:pPr>
        <w:rPr/>
      </w:pPr>
      <w:r w:rsidDel="00000000" w:rsidR="00000000" w:rsidRPr="00000000">
        <w:rPr>
          <w:rFonts w:ascii="Arial Unicode MS" w:cs="Arial Unicode MS" w:eastAsia="Arial Unicode MS" w:hAnsi="Arial Unicode MS"/>
          <w:rtl w:val="0"/>
        </w:rPr>
        <w:t xml:space="preserve">특성: 특성A, 특성B</w:t>
      </w:r>
    </w:p>
    <w:p w:rsidR="00000000" w:rsidDel="00000000" w:rsidP="00000000" w:rsidRDefault="00000000" w:rsidRPr="00000000" w14:paraId="000025D7">
      <w:pPr>
        <w:rPr/>
      </w:pPr>
      <w:r w:rsidDel="00000000" w:rsidR="00000000" w:rsidRPr="00000000">
        <w:rPr>
          <w:rFonts w:ascii="Arial Unicode MS" w:cs="Arial Unicode MS" w:eastAsia="Arial Unicode MS" w:hAnsi="Arial Unicode MS"/>
          <w:rtl w:val="0"/>
        </w:rPr>
        <w:t xml:space="preserve">특수: 1.없음. 2.에너지 풀이 없기 때문에 추가로 1개의 특성 획득</w:t>
      </w:r>
    </w:p>
    <w:p w:rsidR="00000000" w:rsidDel="00000000" w:rsidP="00000000" w:rsidRDefault="00000000" w:rsidRPr="00000000" w14:paraId="000025D8">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5D9">
      <w:pPr>
        <w:rPr/>
      </w:pPr>
      <w:r w:rsidDel="00000000" w:rsidR="00000000" w:rsidRPr="00000000">
        <w:rPr>
          <w:rFonts w:ascii="Arial Unicode MS" w:cs="Arial Unicode MS" w:eastAsia="Arial Unicode MS" w:hAnsi="Arial Unicode MS"/>
          <w:rtl w:val="0"/>
        </w:rPr>
        <w:t xml:space="preserve">특성A:</w:t>
      </w:r>
    </w:p>
    <w:p w:rsidR="00000000" w:rsidDel="00000000" w:rsidP="00000000" w:rsidRDefault="00000000" w:rsidRPr="00000000" w14:paraId="000025DA">
      <w:pPr>
        <w:rPr/>
      </w:pPr>
      <w:r w:rsidDel="00000000" w:rsidR="00000000" w:rsidRPr="00000000">
        <w:rPr>
          <w:rFonts w:ascii="Arial Unicode MS" w:cs="Arial Unicode MS" w:eastAsia="Arial Unicode MS" w:hAnsi="Arial Unicode MS"/>
          <w:rtl w:val="0"/>
        </w:rPr>
        <w:t xml:space="preserve">특성B:</w:t>
      </w:r>
    </w:p>
    <w:p w:rsidR="00000000" w:rsidDel="00000000" w:rsidP="00000000" w:rsidRDefault="00000000" w:rsidRPr="00000000" w14:paraId="000025DB">
      <w:pPr>
        <w:rPr/>
      </w:pPr>
      <w:r w:rsidDel="00000000" w:rsidR="00000000" w:rsidRPr="00000000">
        <w:rPr>
          <w:rtl w:val="0"/>
        </w:rPr>
        <w:t xml:space="preserve">=====================================================================</w:t>
      </w:r>
    </w:p>
    <w:p w:rsidR="00000000" w:rsidDel="00000000" w:rsidP="00000000" w:rsidRDefault="00000000" w:rsidRPr="00000000" w14:paraId="000025DC">
      <w:pPr>
        <w:rPr/>
      </w:pPr>
      <w:r w:rsidDel="00000000" w:rsidR="00000000" w:rsidRPr="00000000">
        <w:rPr>
          <w:rtl w:val="0"/>
        </w:rPr>
        <w:t xml:space="preserve">=======================================</w:t>
      </w:r>
    </w:p>
    <w:p w:rsidR="00000000" w:rsidDel="00000000" w:rsidP="00000000" w:rsidRDefault="00000000" w:rsidRPr="00000000" w14:paraId="000025DD">
      <w:pPr>
        <w:rPr/>
      </w:pPr>
      <w:r w:rsidDel="00000000" w:rsidR="00000000" w:rsidRPr="00000000">
        <w:rPr>
          <w:rFonts w:ascii="Arial Unicode MS" w:cs="Arial Unicode MS" w:eastAsia="Arial Unicode MS" w:hAnsi="Arial Unicode MS"/>
          <w:rtl w:val="0"/>
        </w:rPr>
        <w:t xml:space="preserve">서적:</w:t>
      </w:r>
    </w:p>
    <w:p w:rsidR="00000000" w:rsidDel="00000000" w:rsidP="00000000" w:rsidRDefault="00000000" w:rsidRPr="00000000" w14:paraId="000025DE">
      <w:pPr>
        <w:rPr/>
      </w:pPr>
      <w:r w:rsidDel="00000000" w:rsidR="00000000" w:rsidRPr="00000000">
        <w:rPr>
          <w:rFonts w:ascii="Arial Unicode MS" w:cs="Arial Unicode MS" w:eastAsia="Arial Unicode MS" w:hAnsi="Arial Unicode MS"/>
          <w:rtl w:val="0"/>
        </w:rPr>
        <w:t xml:space="preserve">다음은 마도서의 실례입니다:</w:t>
      </w:r>
    </w:p>
    <w:p w:rsidR="00000000" w:rsidDel="00000000" w:rsidP="00000000" w:rsidRDefault="00000000" w:rsidRPr="00000000" w14:paraId="000025DF">
      <w:pPr>
        <w:rPr/>
      </w:pPr>
      <w:r w:rsidDel="00000000" w:rsidR="00000000" w:rsidRPr="00000000">
        <w:rPr>
          <w:rFonts w:ascii="Arial Unicode MS" w:cs="Arial Unicode MS" w:eastAsia="Arial Unicode MS" w:hAnsi="Arial Unicode MS"/>
          <w:rtl w:val="0"/>
        </w:rPr>
        <w:t xml:space="preserve">D레벨: D+1000</w:t>
      </w:r>
    </w:p>
    <w:p w:rsidR="00000000" w:rsidDel="00000000" w:rsidP="00000000" w:rsidRDefault="00000000" w:rsidRPr="00000000" w14:paraId="000025E0">
      <w:pPr>
        <w:rPr/>
      </w:pPr>
      <w:r w:rsidDel="00000000" w:rsidR="00000000" w:rsidRPr="00000000">
        <w:rPr>
          <w:rFonts w:ascii="Arial Unicode MS" w:cs="Arial Unicode MS" w:eastAsia="Arial Unicode MS" w:hAnsi="Arial Unicode MS"/>
          <w:rtl w:val="0"/>
        </w:rPr>
        <w:t xml:space="preserve">에너지 풀: 마력(특수 마도서는 다른 것을 개방, 예를 들어 용마력).</w:t>
      </w:r>
    </w:p>
    <w:p w:rsidR="00000000" w:rsidDel="00000000" w:rsidP="00000000" w:rsidRDefault="00000000" w:rsidRPr="00000000" w14:paraId="000025E1">
      <w:pPr>
        <w:rPr/>
      </w:pPr>
      <w:r w:rsidDel="00000000" w:rsidR="00000000" w:rsidRPr="00000000">
        <w:rPr>
          <w:rFonts w:ascii="Arial Unicode MS" w:cs="Arial Unicode MS" w:eastAsia="Arial Unicode MS" w:hAnsi="Arial Unicode MS"/>
          <w:rtl w:val="0"/>
        </w:rPr>
        <w:t xml:space="preserve">기술 트리: XXX(마도서 명칭) D레벨 기술 트리 개방</w:t>
      </w:r>
    </w:p>
    <w:p w:rsidR="00000000" w:rsidDel="00000000" w:rsidP="00000000" w:rsidRDefault="00000000" w:rsidRPr="00000000" w14:paraId="000025E2">
      <w:pPr>
        <w:rPr/>
      </w:pPr>
      <w:r w:rsidDel="00000000" w:rsidR="00000000" w:rsidRPr="00000000">
        <w:rPr>
          <w:rFonts w:ascii="Arial Unicode MS" w:cs="Arial Unicode MS" w:eastAsia="Arial Unicode MS" w:hAnsi="Arial Unicode MS"/>
          <w:rtl w:val="0"/>
        </w:rPr>
        <w:t xml:space="preserve">특성: 기본 가치, 법술 기록(세 특성), 물품 본질(부정 특성), 인주, 시전자, 독점(부정 특성)</w:t>
      </w:r>
    </w:p>
    <w:p w:rsidR="00000000" w:rsidDel="00000000" w:rsidP="00000000" w:rsidRDefault="00000000" w:rsidRPr="00000000" w14:paraId="000025E3">
      <w:pPr>
        <w:rPr/>
      </w:pPr>
      <w:r w:rsidDel="00000000" w:rsidR="00000000" w:rsidRPr="00000000">
        <w:rPr>
          <w:rFonts w:ascii="Arial Unicode MS" w:cs="Arial Unicode MS" w:eastAsia="Arial Unicode MS" w:hAnsi="Arial Unicode MS"/>
          <w:rtl w:val="0"/>
        </w:rPr>
        <w:t xml:space="preserve">설명: 무겁고 두꺼운, 고대의 마법 금속, 가죽과 양피지로 만든 마도서로, 플레이어의 손에 나타나며, 모양은 구매한 서적에 따라 다릅니다. 안에는 대부분 빈 페이지가 있지만, 현재 장에는 대량의 신비로운 지식과 인간의 상상을 초월하는 불가사의한 것들이 기록되어 있습니다.</w:t>
      </w:r>
    </w:p>
    <w:p w:rsidR="00000000" w:rsidDel="00000000" w:rsidP="00000000" w:rsidRDefault="00000000" w:rsidRPr="00000000" w14:paraId="000025E4">
      <w:pPr>
        <w:rPr/>
      </w:pPr>
      <w:r w:rsidDel="00000000" w:rsidR="00000000" w:rsidRPr="00000000">
        <w:rPr>
          <w:rFonts w:ascii="Arial Unicode MS" w:cs="Arial Unicode MS" w:eastAsia="Arial Unicode MS" w:hAnsi="Arial Unicode MS"/>
          <w:rtl w:val="0"/>
        </w:rPr>
        <w:t xml:space="preserve">기본 가치: 당신의 신비학 레벨이 1레벨 상승하며, 최대 5레벨입니다.</w:t>
      </w:r>
    </w:p>
    <w:p w:rsidR="00000000" w:rsidDel="00000000" w:rsidP="00000000" w:rsidRDefault="00000000" w:rsidRPr="00000000" w14:paraId="000025E5">
      <w:pPr>
        <w:rPr/>
      </w:pPr>
      <w:r w:rsidDel="00000000" w:rsidR="00000000" w:rsidRPr="00000000">
        <w:rPr>
          <w:rFonts w:ascii="Arial Unicode MS" w:cs="Arial Unicode MS" w:eastAsia="Arial Unicode MS" w:hAnsi="Arial Unicode MS"/>
          <w:rtl w:val="0"/>
        </w:rPr>
        <w:t xml:space="preserve">법술 기록: D레벨 전용 법술 1개를 획득합니다.</w:t>
      </w:r>
    </w:p>
    <w:p w:rsidR="00000000" w:rsidDel="00000000" w:rsidP="00000000" w:rsidRDefault="00000000" w:rsidRPr="00000000" w14:paraId="000025E6">
      <w:pPr>
        <w:rPr/>
      </w:pPr>
      <w:r w:rsidDel="00000000" w:rsidR="00000000" w:rsidRPr="00000000">
        <w:rPr>
          <w:rFonts w:ascii="Arial Unicode MS" w:cs="Arial Unicode MS" w:eastAsia="Arial Unicode MS" w:hAnsi="Arial Unicode MS"/>
          <w:rtl w:val="0"/>
        </w:rPr>
        <w:t xml:space="preserve">물품 본질: 이동 동작으로 유동하는 빛나는 주술 문자로 변환하여 체내에 융합시킬 수 있으며, 같은 시간과 방식으로 소환할 수도 있습니다. 전용 법술을 시전하거나 시전자 체계 하에서 구성 요소에 "서적"이 포함된 법술을 시전할 때는 반드시 본서를 소지해야 합니다. 서적을 공격하는 것은 당신을 공격하는 것으로 간주되며, 6점의 특정 부위 감소를 받습니다. 피해를 입으면 마도서에 해당하는 생명력이 차감되며, 마도서의 생명력은 10*마도서 레벨입니다. 파괴되면 1D10일 후에 복구됩니다. 그리고 마도서는 경험치로 업그레이드할 수 없습니다.</w:t>
      </w:r>
    </w:p>
    <w:p w:rsidR="00000000" w:rsidDel="00000000" w:rsidP="00000000" w:rsidRDefault="00000000" w:rsidRPr="00000000" w14:paraId="000025E7">
      <w:pPr>
        <w:rPr/>
      </w:pPr>
      <w:r w:rsidDel="00000000" w:rsidR="00000000" w:rsidRPr="00000000">
        <w:rPr>
          <w:rFonts w:ascii="Arial Unicode MS" w:cs="Arial Unicode MS" w:eastAsia="Arial Unicode MS" w:hAnsi="Arial Unicode MS"/>
          <w:rtl w:val="0"/>
        </w:rPr>
        <w:t xml:space="preserve">인주: [인주] 특성을 획득하며, 본서의 모든 후속 강화는 본 특성을 획득합니다.</w:t>
      </w:r>
    </w:p>
    <w:p w:rsidR="00000000" w:rsidDel="00000000" w:rsidP="00000000" w:rsidRDefault="00000000" w:rsidRPr="00000000" w14:paraId="000025E8">
      <w:pPr>
        <w:rPr/>
      </w:pPr>
      <w:r w:rsidDel="00000000" w:rsidR="00000000" w:rsidRPr="00000000">
        <w:rPr>
          <w:rFonts w:ascii="Arial Unicode MS" w:cs="Arial Unicode MS" w:eastAsia="Arial Unicode MS" w:hAnsi="Arial Unicode MS"/>
          <w:rtl w:val="0"/>
        </w:rPr>
        <w:t xml:space="preserve">시전자: 마도서 레벨에 해당하는 시전자 레벨을 획득합니다.</w:t>
      </w:r>
    </w:p>
    <w:p w:rsidR="00000000" w:rsidDel="00000000" w:rsidP="00000000" w:rsidRDefault="00000000" w:rsidRPr="00000000" w14:paraId="000025E9">
      <w:pPr>
        <w:rPr/>
      </w:pPr>
      <w:r w:rsidDel="00000000" w:rsidR="00000000" w:rsidRPr="00000000">
        <w:rPr>
          <w:rFonts w:ascii="Arial Unicode MS" w:cs="Arial Unicode MS" w:eastAsia="Arial Unicode MS" w:hAnsi="Arial Unicode MS"/>
          <w:rtl w:val="0"/>
        </w:rPr>
        <w:t xml:space="preserve">독점: 각 캐릭터는 마도서 1권만 소유할 수 있습니다.</w:t>
      </w:r>
    </w:p>
    <w:p w:rsidR="00000000" w:rsidDel="00000000" w:rsidP="00000000" w:rsidRDefault="00000000" w:rsidRPr="00000000" w14:paraId="000025EA">
      <w:pPr>
        <w:rPr/>
      </w:pPr>
      <w:r w:rsidDel="00000000" w:rsidR="00000000" w:rsidRPr="00000000">
        <w:rPr>
          <w:rFonts w:ascii="Arial Unicode MS" w:cs="Arial Unicode MS" w:eastAsia="Arial Unicode MS" w:hAnsi="Arial Unicode MS"/>
          <w:rtl w:val="0"/>
        </w:rPr>
        <w:t xml:space="preserve">C레벨: C+2000</w:t>
      </w:r>
    </w:p>
    <w:p w:rsidR="00000000" w:rsidDel="00000000" w:rsidP="00000000" w:rsidRDefault="00000000" w:rsidRPr="00000000" w14:paraId="000025EB">
      <w:pPr>
        <w:rPr/>
      </w:pPr>
      <w:r w:rsidDel="00000000" w:rsidR="00000000" w:rsidRPr="00000000">
        <w:rPr>
          <w:rFonts w:ascii="Arial Unicode MS" w:cs="Arial Unicode MS" w:eastAsia="Arial Unicode MS" w:hAnsi="Arial Unicode MS"/>
          <w:rtl w:val="0"/>
        </w:rPr>
        <w:t xml:space="preserve">기술 트리: XXX(마도서 명칭) C레벨 기술 트리 개방</w:t>
      </w:r>
    </w:p>
    <w:p w:rsidR="00000000" w:rsidDel="00000000" w:rsidP="00000000" w:rsidRDefault="00000000" w:rsidRPr="00000000" w14:paraId="000025EC">
      <w:pPr>
        <w:rPr/>
      </w:pPr>
      <w:r w:rsidDel="00000000" w:rsidR="00000000" w:rsidRPr="00000000">
        <w:rPr>
          <w:rFonts w:ascii="Arial Unicode MS" w:cs="Arial Unicode MS" w:eastAsia="Arial Unicode MS" w:hAnsi="Arial Unicode MS"/>
          <w:rtl w:val="0"/>
        </w:rPr>
        <w:t xml:space="preserve">특성: 기본 가치(이중 특성), 법술 기록(세 특성)</w:t>
      </w:r>
    </w:p>
    <w:p w:rsidR="00000000" w:rsidDel="00000000" w:rsidP="00000000" w:rsidRDefault="00000000" w:rsidRPr="00000000" w14:paraId="000025ED">
      <w:pPr>
        <w:rPr/>
      </w:pPr>
      <w:r w:rsidDel="00000000" w:rsidR="00000000" w:rsidRPr="00000000">
        <w:rPr>
          <w:rFonts w:ascii="Arial Unicode MS" w:cs="Arial Unicode MS" w:eastAsia="Arial Unicode MS" w:hAnsi="Arial Unicode MS"/>
          <w:rtl w:val="0"/>
        </w:rPr>
        <w:t xml:space="preserve">설명: 윤회지경의 광채가 비추면서 마도서가 따뜻해지기 시작하고, 점차 약간의 자아의식을 가지게 됩니다. 페이지를 넘기면서 안에는 더 많은 오묘하고 불가사의한 문자들이 생겨나고, 그것들은 당신의 사고를 현세를 초월하여 이해하기 어려운 공간으로 향하게 합니다.</w:t>
      </w:r>
    </w:p>
    <w:p w:rsidR="00000000" w:rsidDel="00000000" w:rsidP="00000000" w:rsidRDefault="00000000" w:rsidRPr="00000000" w14:paraId="000025EE">
      <w:pPr>
        <w:rPr/>
      </w:pPr>
      <w:r w:rsidDel="00000000" w:rsidR="00000000" w:rsidRPr="00000000">
        <w:rPr>
          <w:rFonts w:ascii="Arial Unicode MS" w:cs="Arial Unicode MS" w:eastAsia="Arial Unicode MS" w:hAnsi="Arial Unicode MS"/>
          <w:rtl w:val="0"/>
        </w:rPr>
        <w:t xml:space="preserve">기본 가치: 지능이 1점의 수행 가치를 획득하고, 정신이 1점의 수행 가치를 획득하며, 신비학이 1레벨 상승하여 최대 8레벨이 됩니다.</w:t>
      </w:r>
    </w:p>
    <w:p w:rsidR="00000000" w:rsidDel="00000000" w:rsidP="00000000" w:rsidRDefault="00000000" w:rsidRPr="00000000" w14:paraId="000025EF">
      <w:pPr>
        <w:rPr/>
      </w:pPr>
      <w:r w:rsidDel="00000000" w:rsidR="00000000" w:rsidRPr="00000000">
        <w:rPr>
          <w:rFonts w:ascii="Arial Unicode MS" w:cs="Arial Unicode MS" w:eastAsia="Arial Unicode MS" w:hAnsi="Arial Unicode MS"/>
          <w:rtl w:val="0"/>
        </w:rPr>
        <w:t xml:space="preserve">법술 기록: C레벨 전용 법술 1개를 획득합니다.</w:t>
      </w:r>
    </w:p>
    <w:p w:rsidR="00000000" w:rsidDel="00000000" w:rsidP="00000000" w:rsidRDefault="00000000" w:rsidRPr="00000000" w14:paraId="000025F0">
      <w:pPr>
        <w:rPr/>
      </w:pPr>
      <w:r w:rsidDel="00000000" w:rsidR="00000000" w:rsidRPr="00000000">
        <w:rPr>
          <w:rFonts w:ascii="Arial Unicode MS" w:cs="Arial Unicode MS" w:eastAsia="Arial Unicode MS" w:hAnsi="Arial Unicode MS"/>
          <w:rtl w:val="0"/>
        </w:rPr>
        <w:t xml:space="preserve">B레벨: B+4000</w:t>
      </w:r>
    </w:p>
    <w:p w:rsidR="00000000" w:rsidDel="00000000" w:rsidP="00000000" w:rsidRDefault="00000000" w:rsidRPr="00000000" w14:paraId="000025F1">
      <w:pPr>
        <w:rPr/>
      </w:pPr>
      <w:r w:rsidDel="00000000" w:rsidR="00000000" w:rsidRPr="00000000">
        <w:rPr>
          <w:rFonts w:ascii="Arial Unicode MS" w:cs="Arial Unicode MS" w:eastAsia="Arial Unicode MS" w:hAnsi="Arial Unicode MS"/>
          <w:rtl w:val="0"/>
        </w:rPr>
        <w:t xml:space="preserve">기술 트리: XXX(마도서 명칭) B레벨 기술 트리 개방</w:t>
      </w:r>
    </w:p>
    <w:p w:rsidR="00000000" w:rsidDel="00000000" w:rsidP="00000000" w:rsidRDefault="00000000" w:rsidRPr="00000000" w14:paraId="000025F2">
      <w:pPr>
        <w:rPr/>
      </w:pPr>
      <w:r w:rsidDel="00000000" w:rsidR="00000000" w:rsidRPr="00000000">
        <w:rPr>
          <w:rFonts w:ascii="Arial Unicode MS" w:cs="Arial Unicode MS" w:eastAsia="Arial Unicode MS" w:hAnsi="Arial Unicode MS"/>
          <w:rtl w:val="0"/>
        </w:rPr>
        <w:t xml:space="preserve">특성: 기본 가치(이중 특성), 마술 갑주(세 특성)</w:t>
      </w:r>
    </w:p>
    <w:p w:rsidR="00000000" w:rsidDel="00000000" w:rsidP="00000000" w:rsidRDefault="00000000" w:rsidRPr="00000000" w14:paraId="000025F3">
      <w:pPr>
        <w:rPr/>
      </w:pPr>
      <w:r w:rsidDel="00000000" w:rsidR="00000000" w:rsidRPr="00000000">
        <w:rPr>
          <w:rFonts w:ascii="Arial Unicode MS" w:cs="Arial Unicode MS" w:eastAsia="Arial Unicode MS" w:hAnsi="Arial Unicode MS"/>
          <w:rtl w:val="0"/>
        </w:rPr>
        <w:t xml:space="preserve">설명: 이제 마도서의 의지가 점점 더 강해져서 당신과 간단한 대화를 나눌 수 있게 되었고, 무수한 지식을 직접 당신의 마음속 깊은 곳에 주입합니다. 하지만 이로 인해 당신은 점차 자신의 사고를 통제할 수 없게 되어 세계의 가장 깊은 오묘함을 탐구하게 됩니다.</w:t>
      </w:r>
    </w:p>
    <w:p w:rsidR="00000000" w:rsidDel="00000000" w:rsidP="00000000" w:rsidRDefault="00000000" w:rsidRPr="00000000" w14:paraId="000025F4">
      <w:pPr>
        <w:rPr/>
      </w:pPr>
      <w:r w:rsidDel="00000000" w:rsidR="00000000" w:rsidRPr="00000000">
        <w:rPr>
          <w:rFonts w:ascii="Arial Unicode MS" w:cs="Arial Unicode MS" w:eastAsia="Arial Unicode MS" w:hAnsi="Arial Unicode MS"/>
          <w:rtl w:val="0"/>
        </w:rPr>
        <w:t xml:space="preserve">기본 가치: 지능이 2점의 수행 가치를 획득하고, 정신이 2점의 수행 가치를 획득하며, 신비학이 1레벨 상승하여 최대 10레벨이 됩니다.</w:t>
      </w:r>
    </w:p>
    <w:p w:rsidR="00000000" w:rsidDel="00000000" w:rsidP="00000000" w:rsidRDefault="00000000" w:rsidRPr="00000000" w14:paraId="000025F5">
      <w:pPr>
        <w:rPr/>
      </w:pPr>
      <w:r w:rsidDel="00000000" w:rsidR="00000000" w:rsidRPr="00000000">
        <w:rPr>
          <w:rFonts w:ascii="Arial Unicode MS" w:cs="Arial Unicode MS" w:eastAsia="Arial Unicode MS" w:hAnsi="Arial Unicode MS"/>
          <w:rtl w:val="0"/>
        </w:rPr>
        <w:t xml:space="preserve">마술 갑주: 마도서는 자신의 힘을 주인에게 줄 수 있습니다. 이런 상황에서 페이지는 공중에서 수많은 찬란한 빛을 발산하는 빛나는 페이지로 분해되어 주인의 몸을 감쌉니다. 마법 문자가 재구성되면서 특수한 마술 갑주를 형성하는데, 이는 이동 동작이 필요합니다. 서적이 파괴되면 마술 갑주를 사용할 수 없습니다.</w:t>
      </w:r>
    </w:p>
    <w:p w:rsidR="00000000" w:rsidDel="00000000" w:rsidP="00000000" w:rsidRDefault="00000000" w:rsidRPr="00000000" w14:paraId="000025F6">
      <w:pPr>
        <w:rPr/>
      </w:pPr>
      <w:r w:rsidDel="00000000" w:rsidR="00000000" w:rsidRPr="00000000">
        <w:rPr>
          <w:rFonts w:ascii="Arial Unicode MS" w:cs="Arial Unicode MS" w:eastAsia="Arial Unicode MS" w:hAnsi="Arial Unicode MS"/>
          <w:rtl w:val="0"/>
        </w:rPr>
        <w:t xml:space="preserve">갑주는 개념 무장에 속하며, 성능은 각 서적마다 다릅니다. 이 능력을 포기하고 B레벨 전용 법술 1개로 대체할 수 있습니다.</w:t>
      </w:r>
    </w:p>
    <w:p w:rsidR="00000000" w:rsidDel="00000000" w:rsidP="00000000" w:rsidRDefault="00000000" w:rsidRPr="00000000" w14:paraId="000025F7">
      <w:pPr>
        <w:rPr/>
      </w:pPr>
      <w:r w:rsidDel="00000000" w:rsidR="00000000" w:rsidRPr="00000000">
        <w:rPr>
          <w:rFonts w:ascii="Arial Unicode MS" w:cs="Arial Unicode MS" w:eastAsia="Arial Unicode MS" w:hAnsi="Arial Unicode MS"/>
          <w:rtl w:val="0"/>
        </w:rPr>
        <w:t xml:space="preserve">A레벨: A+8000</w:t>
      </w:r>
    </w:p>
    <w:p w:rsidR="00000000" w:rsidDel="00000000" w:rsidP="00000000" w:rsidRDefault="00000000" w:rsidRPr="00000000" w14:paraId="000025F8">
      <w:pPr>
        <w:rPr/>
      </w:pPr>
      <w:r w:rsidDel="00000000" w:rsidR="00000000" w:rsidRPr="00000000">
        <w:rPr>
          <w:rFonts w:ascii="Arial Unicode MS" w:cs="Arial Unicode MS" w:eastAsia="Arial Unicode MS" w:hAnsi="Arial Unicode MS"/>
          <w:rtl w:val="0"/>
        </w:rPr>
        <w:t xml:space="preserve">기술 트리: XXX(마도서 명칭) A레벨 기술 트리 개방</w:t>
      </w:r>
    </w:p>
    <w:p w:rsidR="00000000" w:rsidDel="00000000" w:rsidP="00000000" w:rsidRDefault="00000000" w:rsidRPr="00000000" w14:paraId="000025F9">
      <w:pPr>
        <w:rPr/>
      </w:pPr>
      <w:r w:rsidDel="00000000" w:rsidR="00000000" w:rsidRPr="00000000">
        <w:rPr>
          <w:rFonts w:ascii="Arial Unicode MS" w:cs="Arial Unicode MS" w:eastAsia="Arial Unicode MS" w:hAnsi="Arial Unicode MS"/>
          <w:rtl w:val="0"/>
        </w:rPr>
        <w:t xml:space="preserve">특성: 기본 가치(이중 특성), 서마사(세 특성)</w:t>
      </w:r>
    </w:p>
    <w:p w:rsidR="00000000" w:rsidDel="00000000" w:rsidP="00000000" w:rsidRDefault="00000000" w:rsidRPr="00000000" w14:paraId="000025FA">
      <w:pPr>
        <w:rPr/>
      </w:pPr>
      <w:r w:rsidDel="00000000" w:rsidR="00000000" w:rsidRPr="00000000">
        <w:rPr>
          <w:rFonts w:ascii="Arial Unicode MS" w:cs="Arial Unicode MS" w:eastAsia="Arial Unicode MS" w:hAnsi="Arial Unicode MS"/>
          <w:rtl w:val="0"/>
        </w:rPr>
        <w:t xml:space="preserve">설명: 점진적인 완전화에 따라 마도서는 마침내 자신의 진정한 형체를 구현할 수 있게 되었습니다. 즉시 동작으로 이미 구현된 마도서는 공중에서 펼쳐지고, 수많은 페이지로 분해된 후 다시 인간의 형상으로 응집됩니다.</w:t>
      </w:r>
    </w:p>
    <w:p w:rsidR="00000000" w:rsidDel="00000000" w:rsidP="00000000" w:rsidRDefault="00000000" w:rsidRPr="00000000" w14:paraId="000025FB">
      <w:pPr>
        <w:rPr/>
      </w:pPr>
      <w:r w:rsidDel="00000000" w:rsidR="00000000" w:rsidRPr="00000000">
        <w:rPr>
          <w:rFonts w:ascii="Arial Unicode MS" w:cs="Arial Unicode MS" w:eastAsia="Arial Unicode MS" w:hAnsi="Arial Unicode MS"/>
          <w:rtl w:val="0"/>
        </w:rPr>
        <w:t xml:space="preserve">기본 가치: 지능이 4점의 수행 가치를 획득하고, 통찰이 2점의 수행 가치를 획득하며, 정신이 2점의 수행 가치를 획득합니다. 신비학이 1레벨 상승하여 최대 13레벨이 됩니다.</w:t>
      </w:r>
    </w:p>
    <w:p w:rsidR="00000000" w:rsidDel="00000000" w:rsidP="00000000" w:rsidRDefault="00000000" w:rsidRPr="00000000" w14:paraId="000025FC">
      <w:pPr>
        <w:rPr/>
      </w:pPr>
      <w:r w:rsidDel="00000000" w:rsidR="00000000" w:rsidRPr="00000000">
        <w:rPr>
          <w:rFonts w:ascii="Arial Unicode MS" w:cs="Arial Unicode MS" w:eastAsia="Arial Unicode MS" w:hAnsi="Arial Unicode MS"/>
          <w:rtl w:val="0"/>
        </w:rPr>
        <w:t xml:space="preserve">서마사: 백옥 같은 피부, 은색 긴 머리카락, 비취색 눈동자를 가진 아름다운 소녀부터 칠흑의 긴 로브를 입고 얼굴 전체를 두건으로 가린 사람까지 각기 다릅니다. 그들은 마도서 전용 법술 중 모든 B레벨 이하의 법술을 독립적으로 시전할 수 있으며, 모두 B레벨로 승계됩니다. 그들이 죽으면 마도서처럼 1D10일 후에 부활합니다. 서적이 파괴되면 서마사를 소환할 수 없습니다.</w:t>
      </w:r>
    </w:p>
    <w:p w:rsidR="00000000" w:rsidDel="00000000" w:rsidP="00000000" w:rsidRDefault="00000000" w:rsidRPr="00000000" w14:paraId="000025FD">
      <w:pPr>
        <w:rPr/>
      </w:pPr>
      <w:r w:rsidDel="00000000" w:rsidR="00000000" w:rsidRPr="00000000">
        <w:rPr>
          <w:rFonts w:ascii="Arial Unicode MS" w:cs="Arial Unicode MS" w:eastAsia="Arial Unicode MS" w:hAnsi="Arial Unicode MS"/>
          <w:rtl w:val="0"/>
        </w:rPr>
        <w:t xml:space="preserve">서마사는 소환물에 속하며, 서마사를 소환하는 것은 표준 동작이고 마력을 소모하지 않습니다. 서마사가 사용하는 마력은 서적을 통해 공급되므로 기본적으로 마력을 소모하지 않습니다. 서마사는 초마 전공을 사용할 수 없습니다. 서마사를 해산하는 것도 표준 동작입니다.</w:t>
      </w:r>
    </w:p>
    <w:p w:rsidR="00000000" w:rsidDel="00000000" w:rsidP="00000000" w:rsidRDefault="00000000" w:rsidRPr="00000000" w14:paraId="000025FE">
      <w:pPr>
        <w:rPr/>
      </w:pPr>
      <w:r w:rsidDel="00000000" w:rsidR="00000000" w:rsidRPr="00000000">
        <w:rPr>
          <w:rFonts w:ascii="Arial Unicode MS" w:cs="Arial Unicode MS" w:eastAsia="Arial Unicode MS" w:hAnsi="Arial Unicode MS"/>
          <w:rtl w:val="0"/>
        </w:rPr>
        <w:t xml:space="preserve">서마사의 성능은 각 서적마다 다릅니다. 이 능력을 포기하고 A레벨 전용 법술 1개로 대체할 수 있습니다.</w:t>
      </w:r>
    </w:p>
    <w:p w:rsidR="00000000" w:rsidDel="00000000" w:rsidP="00000000" w:rsidRDefault="00000000" w:rsidRPr="00000000" w14:paraId="000025FF">
      <w:pPr>
        <w:rPr/>
      </w:pPr>
      <w:r w:rsidDel="00000000" w:rsidR="00000000" w:rsidRPr="00000000">
        <w:rPr>
          <w:rFonts w:ascii="Arial Unicode MS" w:cs="Arial Unicode MS" w:eastAsia="Arial Unicode MS" w:hAnsi="Arial Unicode MS"/>
          <w:rtl w:val="0"/>
        </w:rPr>
        <w:t xml:space="preserve">S레벨: S+16000</w:t>
      </w:r>
    </w:p>
    <w:p w:rsidR="00000000" w:rsidDel="00000000" w:rsidP="00000000" w:rsidRDefault="00000000" w:rsidRPr="00000000" w14:paraId="00002600">
      <w:pPr>
        <w:rPr/>
      </w:pPr>
      <w:r w:rsidDel="00000000" w:rsidR="00000000" w:rsidRPr="00000000">
        <w:rPr>
          <w:rFonts w:ascii="Arial Unicode MS" w:cs="Arial Unicode MS" w:eastAsia="Arial Unicode MS" w:hAnsi="Arial Unicode MS"/>
          <w:rtl w:val="0"/>
        </w:rPr>
        <w:t xml:space="preserve">기술 트리: XXX(마도서 명칭) S레벨 기술 트리 개방</w:t>
      </w:r>
    </w:p>
    <w:p w:rsidR="00000000" w:rsidDel="00000000" w:rsidP="00000000" w:rsidRDefault="00000000" w:rsidRPr="00000000" w14:paraId="00002601">
      <w:pPr>
        <w:rPr/>
      </w:pPr>
      <w:r w:rsidDel="00000000" w:rsidR="00000000" w:rsidRPr="00000000">
        <w:rPr>
          <w:rFonts w:ascii="Arial Unicode MS" w:cs="Arial Unicode MS" w:eastAsia="Arial Unicode MS" w:hAnsi="Arial Unicode MS"/>
          <w:rtl w:val="0"/>
        </w:rPr>
        <w:t xml:space="preserve">특성: 기본 가치(이중 특성), 귀계신(세 특성)</w:t>
      </w:r>
    </w:p>
    <w:p w:rsidR="00000000" w:rsidDel="00000000" w:rsidP="00000000" w:rsidRDefault="00000000" w:rsidRPr="00000000" w14:paraId="00002602">
      <w:pPr>
        <w:rPr/>
      </w:pPr>
      <w:r w:rsidDel="00000000" w:rsidR="00000000" w:rsidRPr="00000000">
        <w:rPr>
          <w:rFonts w:ascii="Arial Unicode MS" w:cs="Arial Unicode MS" w:eastAsia="Arial Unicode MS" w:hAnsi="Arial Unicode MS"/>
          <w:rtl w:val="0"/>
        </w:rPr>
        <w:t xml:space="preserve">설명: 이 레벨의 마도서는 대개 특수한 강력한 능력을 획득합니다. 《사령지서》와 《금지》, 《법지서》 등의 마도서에게는 귀계신을 소환하는 것이지만, 다른 마도서도 각기 다른 강화 방식을 가지고 있습니다.</w:t>
      </w:r>
    </w:p>
    <w:p w:rsidR="00000000" w:rsidDel="00000000" w:rsidP="00000000" w:rsidRDefault="00000000" w:rsidRPr="00000000" w14:paraId="00002603">
      <w:pPr>
        <w:rPr/>
      </w:pPr>
      <w:r w:rsidDel="00000000" w:rsidR="00000000" w:rsidRPr="00000000">
        <w:rPr>
          <w:rFonts w:ascii="Arial Unicode MS" w:cs="Arial Unicode MS" w:eastAsia="Arial Unicode MS" w:hAnsi="Arial Unicode MS"/>
          <w:rtl w:val="0"/>
        </w:rPr>
        <w:t xml:space="preserve">기본 가치: 지능이 8점의 수행 가치를 획득하고, 통찰이 4점의 수행 가치를 획득하며, 정신이 4점의 수행 가치를 획득합니다. 신비학이 1레벨 상승하여 최대 15레벨이 됩니다.</w:t>
      </w:r>
    </w:p>
    <w:p w:rsidR="00000000" w:rsidDel="00000000" w:rsidP="00000000" w:rsidRDefault="00000000" w:rsidRPr="00000000" w14:paraId="00002604">
      <w:pPr>
        <w:rPr/>
      </w:pPr>
      <w:r w:rsidDel="00000000" w:rsidR="00000000" w:rsidRPr="00000000">
        <w:rPr>
          <w:rFonts w:ascii="Arial Unicode MS" w:cs="Arial Unicode MS" w:eastAsia="Arial Unicode MS" w:hAnsi="Arial Unicode MS"/>
          <w:rtl w:val="0"/>
        </w:rPr>
        <w:t xml:space="preserve">귀계신: 특수 능력이 명시되지 않은 마도서의 경우, S레벨 능력은 귀계신으로 간주할 수 있습니다.</w:t>
      </w:r>
    </w:p>
    <w:p w:rsidR="00000000" w:rsidDel="00000000" w:rsidP="00000000" w:rsidRDefault="00000000" w:rsidRPr="00000000" w14:paraId="00002605">
      <w:pPr>
        <w:rPr/>
      </w:pPr>
      <w:r w:rsidDel="00000000" w:rsidR="00000000" w:rsidRPr="00000000">
        <w:rPr>
          <w:rtl w:val="0"/>
        </w:rPr>
        <w:t xml:space="preserve">=====================================================================</w:t>
      </w:r>
    </w:p>
    <w:p w:rsidR="00000000" w:rsidDel="00000000" w:rsidP="00000000" w:rsidRDefault="00000000" w:rsidRPr="00000000" w14:paraId="00002606">
      <w:pPr>
        <w:rPr/>
      </w:pPr>
      <w:r w:rsidDel="00000000" w:rsidR="00000000" w:rsidRPr="00000000">
        <w:rPr>
          <w:rtl w:val="0"/>
        </w:rPr>
        <w:t xml:space="preserve">=======================================</w:t>
      </w:r>
    </w:p>
    <w:p w:rsidR="00000000" w:rsidDel="00000000" w:rsidP="00000000" w:rsidRDefault="00000000" w:rsidRPr="00000000" w14:paraId="00002607">
      <w:pPr>
        <w:rPr/>
      </w:pPr>
      <w:r w:rsidDel="00000000" w:rsidR="00000000" w:rsidRPr="00000000">
        <w:rPr>
          <w:rFonts w:ascii="Arial Unicode MS" w:cs="Arial Unicode MS" w:eastAsia="Arial Unicode MS" w:hAnsi="Arial Unicode MS"/>
          <w:rtl w:val="0"/>
        </w:rPr>
        <w:t xml:space="preserve">수련 체계:</w:t>
      </w:r>
    </w:p>
    <w:p w:rsidR="00000000" w:rsidDel="00000000" w:rsidP="00000000" w:rsidRDefault="00000000" w:rsidRPr="00000000" w14:paraId="00002608">
      <w:pPr>
        <w:rPr/>
      </w:pPr>
      <w:r w:rsidDel="00000000" w:rsidR="00000000" w:rsidRPr="00000000">
        <w:rPr>
          <w:rFonts w:ascii="Arial Unicode MS" w:cs="Arial Unicode MS" w:eastAsia="Arial Unicode MS" w:hAnsi="Arial Unicode MS"/>
          <w:rtl w:val="0"/>
        </w:rPr>
        <w:t xml:space="preserve">*수련 체계는 경험치를 통해 업그레이드할 수 있습니다.</w:t>
      </w:r>
    </w:p>
    <w:p w:rsidR="00000000" w:rsidDel="00000000" w:rsidP="00000000" w:rsidRDefault="00000000" w:rsidRPr="00000000" w14:paraId="00002609">
      <w:pPr>
        <w:rPr/>
      </w:pPr>
      <w:r w:rsidDel="00000000" w:rsidR="00000000" w:rsidRPr="00000000">
        <w:rPr>
          <w:rFonts w:ascii="Arial Unicode MS" w:cs="Arial Unicode MS" w:eastAsia="Arial Unicode MS" w:hAnsi="Arial Unicode MS"/>
          <w:rtl w:val="0"/>
        </w:rPr>
        <w:t xml:space="preserve">*홀수 레벨에서는 기술 트리(D/C/B/A)를 개방하고, 기술 트리가 없으면 추가로 1개의 특성을 획득합니다.</w:t>
      </w:r>
    </w:p>
    <w:p w:rsidR="00000000" w:rsidDel="00000000" w:rsidP="00000000" w:rsidRDefault="00000000" w:rsidRPr="00000000" w14:paraId="0000260A">
      <w:pPr>
        <w:rPr/>
      </w:pPr>
      <w:r w:rsidDel="00000000" w:rsidR="00000000" w:rsidRPr="00000000">
        <w:rPr>
          <w:rFonts w:ascii="Arial Unicode MS" w:cs="Arial Unicode MS" w:eastAsia="Arial Unicode MS" w:hAnsi="Arial Unicode MS"/>
          <w:rtl w:val="0"/>
        </w:rPr>
        <w:t xml:space="preserve">*짝수 레벨에서는 특성치를 제공할 수 있습니다(이/사/육/팔/=2/4/8/16; 단일 특성치 상한 1/2/4/8, 유형은 수행 가치).</w:t>
      </w:r>
    </w:p>
    <w:p w:rsidR="00000000" w:rsidDel="00000000" w:rsidP="00000000" w:rsidRDefault="00000000" w:rsidRPr="00000000" w14:paraId="0000260B">
      <w:pPr>
        <w:rPr/>
      </w:pPr>
      <w:r w:rsidDel="00000000" w:rsidR="00000000" w:rsidRPr="00000000">
        <w:rPr>
          <w:rFonts w:ascii="Arial Unicode MS" w:cs="Arial Unicode MS" w:eastAsia="Arial Unicode MS" w:hAnsi="Arial Unicode MS"/>
          <w:rtl w:val="0"/>
        </w:rPr>
        <w:t xml:space="preserve">*1레벨에서는 에너지 풀을 개방할 수 있고, 에너지가 없으면 1개의 특성을 추가합니다.</w:t>
      </w:r>
    </w:p>
    <w:p w:rsidR="00000000" w:rsidDel="00000000" w:rsidP="00000000" w:rsidRDefault="00000000" w:rsidRPr="00000000" w14:paraId="0000260C">
      <w:pPr>
        <w:rPr/>
      </w:pPr>
      <w:r w:rsidDel="00000000" w:rsidR="00000000" w:rsidRPr="00000000">
        <w:rPr>
          <w:rFonts w:ascii="Arial Unicode MS" w:cs="Arial Unicode MS" w:eastAsia="Arial Unicode MS" w:hAnsi="Arial Unicode MS"/>
          <w:rtl w:val="0"/>
        </w:rPr>
        <w:t xml:space="preserve">*1레벨에서는 기술 트리를 개방할 수 있습니다. 개방 후에는 해당 수련 체계의 홀수 레벨에서 해당 레벨의 기술 트리를 무료로 개방할 수 있습니다. 만약 D레벨에서 기술 트리를 개방하지 않는다면, D레벨 특성 1개를 획득합니다.</w:t>
      </w:r>
    </w:p>
    <w:p w:rsidR="00000000" w:rsidDel="00000000" w:rsidP="00000000" w:rsidRDefault="00000000" w:rsidRPr="00000000" w14:paraId="0000260D">
      <w:pPr>
        <w:rPr/>
      </w:pPr>
      <w:r w:rsidDel="00000000" w:rsidR="00000000" w:rsidRPr="00000000">
        <w:rPr>
          <w:rFonts w:ascii="Arial Unicode MS" w:cs="Arial Unicode MS" w:eastAsia="Arial Unicode MS" w:hAnsi="Arial Unicode MS"/>
          <w:rtl w:val="0"/>
        </w:rPr>
        <w:t xml:space="preserve">가격: 1레벨 D+600 2레벨 12XP 3레벨 C+1200 4레벨 36XP 5레벨 B+2400 6레벨 108XP 7레벨 A+4800 8레벨 324XP 9레벨 S+9600</w:t>
      </w:r>
    </w:p>
    <w:p w:rsidR="00000000" w:rsidDel="00000000" w:rsidP="00000000" w:rsidRDefault="00000000" w:rsidRPr="00000000" w14:paraId="0000260E">
      <w:pPr>
        <w:rPr/>
      </w:pPr>
      <w:r w:rsidDel="00000000" w:rsidR="00000000" w:rsidRPr="00000000">
        <w:rPr>
          <w:rFonts w:ascii="Arial Unicode MS" w:cs="Arial Unicode MS" w:eastAsia="Arial Unicode MS" w:hAnsi="Arial Unicode MS"/>
          <w:rtl w:val="0"/>
        </w:rPr>
        <w:t xml:space="preserve">1레벨: 기본 특성 3개.</w:t>
      </w:r>
    </w:p>
    <w:p w:rsidR="00000000" w:rsidDel="00000000" w:rsidP="00000000" w:rsidRDefault="00000000" w:rsidRPr="00000000" w14:paraId="0000260F">
      <w:pPr>
        <w:rPr/>
      </w:pPr>
      <w:r w:rsidDel="00000000" w:rsidR="00000000" w:rsidRPr="00000000">
        <w:rPr>
          <w:rFonts w:ascii="Arial Unicode MS" w:cs="Arial Unicode MS" w:eastAsia="Arial Unicode MS" w:hAnsi="Arial Unicode MS"/>
          <w:rtl w:val="0"/>
        </w:rPr>
        <w:t xml:space="preserve">2레벨: 기본 D레벨 특성 2개.</w:t>
      </w:r>
    </w:p>
    <w:p w:rsidR="00000000" w:rsidDel="00000000" w:rsidP="00000000" w:rsidRDefault="00000000" w:rsidRPr="00000000" w14:paraId="00002610">
      <w:pPr>
        <w:rPr/>
      </w:pPr>
      <w:r w:rsidDel="00000000" w:rsidR="00000000" w:rsidRPr="00000000">
        <w:rPr>
          <w:rFonts w:ascii="Arial Unicode MS" w:cs="Arial Unicode MS" w:eastAsia="Arial Unicode MS" w:hAnsi="Arial Unicode MS"/>
          <w:rtl w:val="0"/>
        </w:rPr>
        <w:t xml:space="preserve">3레벨: 기본 특성 3개.</w:t>
      </w:r>
    </w:p>
    <w:p w:rsidR="00000000" w:rsidDel="00000000" w:rsidP="00000000" w:rsidRDefault="00000000" w:rsidRPr="00000000" w14:paraId="00002611">
      <w:pPr>
        <w:rPr/>
      </w:pPr>
      <w:r w:rsidDel="00000000" w:rsidR="00000000" w:rsidRPr="00000000">
        <w:rPr>
          <w:rFonts w:ascii="Arial Unicode MS" w:cs="Arial Unicode MS" w:eastAsia="Arial Unicode MS" w:hAnsi="Arial Unicode MS"/>
          <w:rtl w:val="0"/>
        </w:rPr>
        <w:t xml:space="preserve">4레벨: 기본 C레벨 특성 2개.</w:t>
      </w:r>
    </w:p>
    <w:p w:rsidR="00000000" w:rsidDel="00000000" w:rsidP="00000000" w:rsidRDefault="00000000" w:rsidRPr="00000000" w14:paraId="00002612">
      <w:pPr>
        <w:rPr/>
      </w:pPr>
      <w:r w:rsidDel="00000000" w:rsidR="00000000" w:rsidRPr="00000000">
        <w:rPr>
          <w:rFonts w:ascii="Arial Unicode MS" w:cs="Arial Unicode MS" w:eastAsia="Arial Unicode MS" w:hAnsi="Arial Unicode MS"/>
          <w:rtl w:val="0"/>
        </w:rPr>
        <w:t xml:space="preserve">5레벨: 기본 특성 3개.</w:t>
      </w:r>
    </w:p>
    <w:p w:rsidR="00000000" w:rsidDel="00000000" w:rsidP="00000000" w:rsidRDefault="00000000" w:rsidRPr="00000000" w14:paraId="00002613">
      <w:pPr>
        <w:rPr/>
      </w:pPr>
      <w:r w:rsidDel="00000000" w:rsidR="00000000" w:rsidRPr="00000000">
        <w:rPr>
          <w:rFonts w:ascii="Arial Unicode MS" w:cs="Arial Unicode MS" w:eastAsia="Arial Unicode MS" w:hAnsi="Arial Unicode MS"/>
          <w:rtl w:val="0"/>
        </w:rPr>
        <w:t xml:space="preserve">6레벨: 기본 B레벨 특성 2개.</w:t>
      </w:r>
    </w:p>
    <w:p w:rsidR="00000000" w:rsidDel="00000000" w:rsidP="00000000" w:rsidRDefault="00000000" w:rsidRPr="00000000" w14:paraId="00002614">
      <w:pPr>
        <w:rPr/>
      </w:pPr>
      <w:r w:rsidDel="00000000" w:rsidR="00000000" w:rsidRPr="00000000">
        <w:rPr>
          <w:rFonts w:ascii="Arial Unicode MS" w:cs="Arial Unicode MS" w:eastAsia="Arial Unicode MS" w:hAnsi="Arial Unicode MS"/>
          <w:rtl w:val="0"/>
        </w:rPr>
        <w:t xml:space="preserve">7레벨: 기본 특성 3개.</w:t>
      </w:r>
    </w:p>
    <w:p w:rsidR="00000000" w:rsidDel="00000000" w:rsidP="00000000" w:rsidRDefault="00000000" w:rsidRPr="00000000" w14:paraId="00002615">
      <w:pPr>
        <w:rPr/>
      </w:pPr>
      <w:r w:rsidDel="00000000" w:rsidR="00000000" w:rsidRPr="00000000">
        <w:rPr>
          <w:rFonts w:ascii="Arial Unicode MS" w:cs="Arial Unicode MS" w:eastAsia="Arial Unicode MS" w:hAnsi="Arial Unicode MS"/>
          <w:rtl w:val="0"/>
        </w:rPr>
        <w:t xml:space="preserve">8레벨: 기본 A레벨 특성 2개.</w:t>
      </w:r>
    </w:p>
    <w:p w:rsidR="00000000" w:rsidDel="00000000" w:rsidP="00000000" w:rsidRDefault="00000000" w:rsidRPr="00000000" w14:paraId="00002616">
      <w:pPr>
        <w:rPr/>
      </w:pPr>
      <w:r w:rsidDel="00000000" w:rsidR="00000000" w:rsidRPr="00000000">
        <w:rPr>
          <w:rFonts w:ascii="Arial Unicode MS" w:cs="Arial Unicode MS" w:eastAsia="Arial Unicode MS" w:hAnsi="Arial Unicode MS"/>
          <w:rtl w:val="0"/>
        </w:rPr>
        <w:t xml:space="preserve">9레벨: 기본 특성 3개.</w:t>
      </w:r>
    </w:p>
    <w:p w:rsidR="00000000" w:rsidDel="00000000" w:rsidP="00000000" w:rsidRDefault="00000000" w:rsidRPr="00000000" w14:paraId="00002617">
      <w:pPr>
        <w:rPr/>
      </w:pPr>
      <w:r w:rsidDel="00000000" w:rsidR="00000000" w:rsidRPr="00000000">
        <w:rPr>
          <w:rFonts w:ascii="Arial Unicode MS" w:cs="Arial Unicode MS" w:eastAsia="Arial Unicode MS" w:hAnsi="Arial Unicode MS"/>
          <w:rtl w:val="0"/>
        </w:rPr>
        <w:t xml:space="preserve">*짝수 레벨에서는 특성치를 포기하고 2개의 특성으로 교환하거나, 특성치의 절반을 포기하고 1개의 특성으로 교환할 수 있습니다.</w:t>
      </w:r>
    </w:p>
    <w:p w:rsidR="00000000" w:rsidDel="00000000" w:rsidP="00000000" w:rsidRDefault="00000000" w:rsidRPr="00000000" w14:paraId="00002618">
      <w:pPr>
        <w:rPr/>
      </w:pPr>
      <w:r w:rsidDel="00000000" w:rsidR="00000000" w:rsidRPr="00000000">
        <w:rPr>
          <w:rFonts w:ascii="Arial Unicode MS" w:cs="Arial Unicode MS" w:eastAsia="Arial Unicode MS" w:hAnsi="Arial Unicode MS"/>
          <w:rtl w:val="0"/>
        </w:rPr>
        <w:t xml:space="preserve">*각 레벨에서는 특성을 소모하여 내재 가치 유형을 수정할 수 있으며, 수행 가치와 강화 가치로 수정할 수 있습니다.</w:t>
      </w:r>
    </w:p>
    <w:p w:rsidR="00000000" w:rsidDel="00000000" w:rsidP="00000000" w:rsidRDefault="00000000" w:rsidRPr="00000000" w14:paraId="00002619">
      <w:pPr>
        <w:rPr/>
      </w:pPr>
      <w:r w:rsidDel="00000000" w:rsidR="00000000" w:rsidRPr="00000000">
        <w:rPr>
          <w:rFonts w:ascii="Arial Unicode MS" w:cs="Arial Unicode MS" w:eastAsia="Arial Unicode MS" w:hAnsi="Arial Unicode MS"/>
          <w:rtl w:val="0"/>
        </w:rPr>
        <w:t xml:space="preserve">형식:</w:t>
      </w:r>
    </w:p>
    <w:p w:rsidR="00000000" w:rsidDel="00000000" w:rsidP="00000000" w:rsidRDefault="00000000" w:rsidRPr="00000000" w14:paraId="0000261A">
      <w:pPr>
        <w:rPr/>
      </w:pPr>
      <w:r w:rsidDel="00000000" w:rsidR="00000000" w:rsidRPr="00000000">
        <w:rPr>
          <w:rFonts w:ascii="Arial Unicode MS" w:cs="Arial Unicode MS" w:eastAsia="Arial Unicode MS" w:hAnsi="Arial Unicode MS"/>
          <w:rtl w:val="0"/>
        </w:rPr>
        <w:t xml:space="preserve">명칭(여기에 대체, 명칭 뒤에 따옴표 없음!)</w:t>
      </w:r>
    </w:p>
    <w:p w:rsidR="00000000" w:rsidDel="00000000" w:rsidP="00000000" w:rsidRDefault="00000000" w:rsidRPr="00000000" w14:paraId="0000261B">
      <w:pPr>
        <w:rPr/>
      </w:pPr>
      <w:r w:rsidDel="00000000" w:rsidR="00000000" w:rsidRPr="00000000">
        <w:rPr>
          <w:rFonts w:ascii="Arial Unicode MS" w:cs="Arial Unicode MS" w:eastAsia="Arial Unicode MS" w:hAnsi="Arial Unicode MS"/>
          <w:rtl w:val="0"/>
        </w:rPr>
        <w:t xml:space="preserve">본질:</w:t>
      </w:r>
    </w:p>
    <w:p w:rsidR="00000000" w:rsidDel="00000000" w:rsidP="00000000" w:rsidRDefault="00000000" w:rsidRPr="00000000" w14:paraId="0000261C">
      <w:pPr>
        <w:rPr/>
      </w:pPr>
      <w:r w:rsidDel="00000000" w:rsidR="00000000" w:rsidRPr="00000000">
        <w:rPr>
          <w:rFonts w:ascii="Arial Unicode MS" w:cs="Arial Unicode MS" w:eastAsia="Arial Unicode MS" w:hAnsi="Arial Unicode MS"/>
          <w:rtl w:val="0"/>
        </w:rPr>
        <w:t xml:space="preserve">전제:</w:t>
      </w:r>
    </w:p>
    <w:p w:rsidR="00000000" w:rsidDel="00000000" w:rsidP="00000000" w:rsidRDefault="00000000" w:rsidRPr="00000000" w14:paraId="0000261D">
      <w:pPr>
        <w:rPr/>
      </w:pPr>
      <w:r w:rsidDel="00000000" w:rsidR="00000000" w:rsidRPr="00000000">
        <w:rPr>
          <w:rFonts w:ascii="Arial Unicode MS" w:cs="Arial Unicode MS" w:eastAsia="Arial Unicode MS" w:hAnsi="Arial Unicode MS"/>
          <w:rtl w:val="0"/>
        </w:rPr>
        <w:t xml:space="preserve">총 설명:</w:t>
      </w:r>
    </w:p>
    <w:p w:rsidR="00000000" w:rsidDel="00000000" w:rsidP="00000000" w:rsidRDefault="00000000" w:rsidRPr="00000000" w14:paraId="0000261E">
      <w:pPr>
        <w:rPr/>
      </w:pPr>
      <w:r w:rsidDel="00000000" w:rsidR="00000000" w:rsidRPr="00000000">
        <w:rPr>
          <w:rFonts w:ascii="Arial Unicode MS" w:cs="Arial Unicode MS" w:eastAsia="Arial Unicode MS" w:hAnsi="Arial Unicode MS"/>
          <w:rtl w:val="0"/>
        </w:rPr>
        <w:t xml:space="preserve">레벨(여기에 대체, 레벨 뒤에 따옴표 없음!)</w:t>
      </w:r>
    </w:p>
    <w:p w:rsidR="00000000" w:rsidDel="00000000" w:rsidP="00000000" w:rsidRDefault="00000000" w:rsidRPr="00000000" w14:paraId="0000261F">
      <w:pPr>
        <w:rPr/>
      </w:pPr>
      <w:r w:rsidDel="00000000" w:rsidR="00000000" w:rsidRPr="00000000">
        <w:rPr>
          <w:rFonts w:ascii="Arial Unicode MS" w:cs="Arial Unicode MS" w:eastAsia="Arial Unicode MS" w:hAnsi="Arial Unicode MS"/>
          <w:rtl w:val="0"/>
        </w:rPr>
        <w:t xml:space="preserve">가격:</w:t>
      </w:r>
    </w:p>
    <w:p w:rsidR="00000000" w:rsidDel="00000000" w:rsidP="00000000" w:rsidRDefault="00000000" w:rsidRPr="00000000" w14:paraId="00002620">
      <w:pPr>
        <w:rPr/>
      </w:pPr>
      <w:r w:rsidDel="00000000" w:rsidR="00000000" w:rsidRPr="00000000">
        <w:rPr>
          <w:rFonts w:ascii="Arial Unicode MS" w:cs="Arial Unicode MS" w:eastAsia="Arial Unicode MS" w:hAnsi="Arial Unicode MS"/>
          <w:rtl w:val="0"/>
        </w:rPr>
        <w:t xml:space="preserve">특성치: 근력, 민첩, 건강, 지능, 통찰, 정신, 매력, 조작, 냉정 순서대로 특성치 증가.</w:t>
      </w:r>
    </w:p>
    <w:p w:rsidR="00000000" w:rsidDel="00000000" w:rsidP="00000000" w:rsidRDefault="00000000" w:rsidRPr="00000000" w14:paraId="00002621">
      <w:pPr>
        <w:rPr/>
      </w:pPr>
      <w:r w:rsidDel="00000000" w:rsidR="00000000" w:rsidRPr="00000000">
        <w:rPr>
          <w:rFonts w:ascii="Arial Unicode MS" w:cs="Arial Unicode MS" w:eastAsia="Arial Unicode MS" w:hAnsi="Arial Unicode MS"/>
          <w:rtl w:val="0"/>
        </w:rPr>
        <w:t xml:space="preserve">에너지 풀:</w:t>
      </w:r>
    </w:p>
    <w:p w:rsidR="00000000" w:rsidDel="00000000" w:rsidP="00000000" w:rsidRDefault="00000000" w:rsidRPr="00000000" w14:paraId="00002622">
      <w:pPr>
        <w:rPr/>
      </w:pPr>
      <w:r w:rsidDel="00000000" w:rsidR="00000000" w:rsidRPr="00000000">
        <w:rPr>
          <w:rFonts w:ascii="Arial Unicode MS" w:cs="Arial Unicode MS" w:eastAsia="Arial Unicode MS" w:hAnsi="Arial Unicode MS"/>
          <w:rtl w:val="0"/>
        </w:rPr>
        <w:t xml:space="preserve">기술 트리: X레벨 기술 트리 개방</w:t>
      </w:r>
    </w:p>
    <w:p w:rsidR="00000000" w:rsidDel="00000000" w:rsidP="00000000" w:rsidRDefault="00000000" w:rsidRPr="00000000" w14:paraId="00002623">
      <w:pPr>
        <w:rPr/>
      </w:pPr>
      <w:r w:rsidDel="00000000" w:rsidR="00000000" w:rsidRPr="00000000">
        <w:rPr>
          <w:rFonts w:ascii="Arial Unicode MS" w:cs="Arial Unicode MS" w:eastAsia="Arial Unicode MS" w:hAnsi="Arial Unicode MS"/>
          <w:rtl w:val="0"/>
        </w:rPr>
        <w:t xml:space="preserve">특성: 특성A, 특성B</w:t>
      </w:r>
    </w:p>
    <w:p w:rsidR="00000000" w:rsidDel="00000000" w:rsidP="00000000" w:rsidRDefault="00000000" w:rsidRPr="00000000" w14:paraId="00002624">
      <w:pPr>
        <w:rPr/>
      </w:pPr>
      <w:r w:rsidDel="00000000" w:rsidR="00000000" w:rsidRPr="00000000">
        <w:rPr>
          <w:rFonts w:ascii="Arial Unicode MS" w:cs="Arial Unicode MS" w:eastAsia="Arial Unicode MS" w:hAnsi="Arial Unicode MS"/>
          <w:rtl w:val="0"/>
        </w:rPr>
        <w:t xml:space="preserve">특수: 1.없음. 2.에너지 풀이 없기 때문에 추가로 1개의 특성(1점 특성치) 획득</w:t>
      </w:r>
    </w:p>
    <w:p w:rsidR="00000000" w:rsidDel="00000000" w:rsidP="00000000" w:rsidRDefault="00000000" w:rsidRPr="00000000" w14:paraId="00002625">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626">
      <w:pPr>
        <w:rPr/>
      </w:pPr>
      <w:r w:rsidDel="00000000" w:rsidR="00000000" w:rsidRPr="00000000">
        <w:rPr>
          <w:rFonts w:ascii="Arial Unicode MS" w:cs="Arial Unicode MS" w:eastAsia="Arial Unicode MS" w:hAnsi="Arial Unicode MS"/>
          <w:rtl w:val="0"/>
        </w:rPr>
        <w:t xml:space="preserve">특성A:</w:t>
      </w:r>
    </w:p>
    <w:p w:rsidR="00000000" w:rsidDel="00000000" w:rsidP="00000000" w:rsidRDefault="00000000" w:rsidRPr="00000000" w14:paraId="00002627">
      <w:pPr>
        <w:rPr/>
      </w:pPr>
      <w:r w:rsidDel="00000000" w:rsidR="00000000" w:rsidRPr="00000000">
        <w:rPr>
          <w:rFonts w:ascii="Arial Unicode MS" w:cs="Arial Unicode MS" w:eastAsia="Arial Unicode MS" w:hAnsi="Arial Unicode MS"/>
          <w:rtl w:val="0"/>
        </w:rPr>
        <w:t xml:space="preserve">특성B:</w:t>
      </w:r>
    </w:p>
    <w:p w:rsidR="00000000" w:rsidDel="00000000" w:rsidP="00000000" w:rsidRDefault="00000000" w:rsidRPr="00000000" w14:paraId="00002628">
      <w:pPr>
        <w:rPr/>
      </w:pPr>
      <w:r w:rsidDel="00000000" w:rsidR="00000000" w:rsidRPr="00000000">
        <w:rPr>
          <w:rtl w:val="0"/>
        </w:rPr>
        <w:t xml:space="preserve">=====================================================================</w:t>
      </w:r>
    </w:p>
    <w:p w:rsidR="00000000" w:rsidDel="00000000" w:rsidP="00000000" w:rsidRDefault="00000000" w:rsidRPr="00000000" w14:paraId="00002629">
      <w:pPr>
        <w:rPr/>
      </w:pPr>
      <w:r w:rsidDel="00000000" w:rsidR="00000000" w:rsidRPr="00000000">
        <w:rPr>
          <w:rtl w:val="0"/>
        </w:rPr>
        <w:t xml:space="preserve">=======================================</w:t>
      </w:r>
    </w:p>
    <w:p w:rsidR="00000000" w:rsidDel="00000000" w:rsidP="00000000" w:rsidRDefault="00000000" w:rsidRPr="00000000" w14:paraId="0000262A">
      <w:pPr>
        <w:rPr/>
      </w:pPr>
      <w:r w:rsidDel="00000000" w:rsidR="00000000" w:rsidRPr="00000000">
        <w:rPr>
          <w:rFonts w:ascii="Arial Unicode MS" w:cs="Arial Unicode MS" w:eastAsia="Arial Unicode MS" w:hAnsi="Arial Unicode MS"/>
          <w:rtl w:val="0"/>
        </w:rPr>
        <w:t xml:space="preserve">기예류:</w:t>
      </w:r>
    </w:p>
    <w:p w:rsidR="00000000" w:rsidDel="00000000" w:rsidP="00000000" w:rsidRDefault="00000000" w:rsidRPr="00000000" w14:paraId="0000262B">
      <w:pPr>
        <w:rPr/>
      </w:pPr>
      <w:r w:rsidDel="00000000" w:rsidR="00000000" w:rsidRPr="00000000">
        <w:rPr>
          <w:rFonts w:ascii="Arial Unicode MS" w:cs="Arial Unicode MS" w:eastAsia="Arial Unicode MS" w:hAnsi="Arial Unicode MS"/>
          <w:rtl w:val="0"/>
        </w:rPr>
        <w:t xml:space="preserve">기술/초식/기예</w:t>
      </w:r>
    </w:p>
    <w:p w:rsidR="00000000" w:rsidDel="00000000" w:rsidP="00000000" w:rsidRDefault="00000000" w:rsidRPr="00000000" w14:paraId="0000262C">
      <w:pPr>
        <w:rPr/>
      </w:pPr>
      <w:r w:rsidDel="00000000" w:rsidR="00000000" w:rsidRPr="00000000">
        <w:rPr>
          <w:rFonts w:ascii="Arial Unicode MS" w:cs="Arial Unicode MS" w:eastAsia="Arial Unicode MS" w:hAnsi="Arial Unicode MS"/>
          <w:rtl w:val="0"/>
        </w:rPr>
        <w:t xml:space="preserve">*기예의 조건을 충족한다면 경험치로 구매할 수 있습니다.</w:t>
      </w:r>
    </w:p>
    <w:p w:rsidR="00000000" w:rsidDel="00000000" w:rsidP="00000000" w:rsidRDefault="00000000" w:rsidRPr="00000000" w14:paraId="0000262D">
      <w:pPr>
        <w:rPr/>
      </w:pPr>
      <w:r w:rsidDel="00000000" w:rsidR="00000000" w:rsidRPr="00000000">
        <w:rPr>
          <w:rFonts w:ascii="Arial Unicode MS" w:cs="Arial Unicode MS" w:eastAsia="Arial Unicode MS" w:hAnsi="Arial Unicode MS"/>
          <w:rtl w:val="0"/>
        </w:rPr>
        <w:t xml:space="preserve">가격: D+500 C+1000 B+2000 A+4000 S+8000</w:t>
      </w:r>
    </w:p>
    <w:p w:rsidR="00000000" w:rsidDel="00000000" w:rsidP="00000000" w:rsidRDefault="00000000" w:rsidRPr="00000000" w14:paraId="0000262E">
      <w:pPr>
        <w:rPr/>
      </w:pPr>
      <w:r w:rsidDel="00000000" w:rsidR="00000000" w:rsidRPr="00000000">
        <w:rPr>
          <w:rFonts w:ascii="Arial Unicode MS" w:cs="Arial Unicode MS" w:eastAsia="Arial Unicode MS" w:hAnsi="Arial Unicode MS"/>
          <w:rtl w:val="0"/>
        </w:rPr>
        <w:t xml:space="preserve">D레벨: 기본 특성 3개.</w:t>
      </w:r>
    </w:p>
    <w:p w:rsidR="00000000" w:rsidDel="00000000" w:rsidP="00000000" w:rsidRDefault="00000000" w:rsidRPr="00000000" w14:paraId="0000262F">
      <w:pPr>
        <w:rPr/>
      </w:pPr>
      <w:r w:rsidDel="00000000" w:rsidR="00000000" w:rsidRPr="00000000">
        <w:rPr>
          <w:rFonts w:ascii="Arial Unicode MS" w:cs="Arial Unicode MS" w:eastAsia="Arial Unicode MS" w:hAnsi="Arial Unicode MS"/>
          <w:rtl w:val="0"/>
        </w:rPr>
        <w:t xml:space="preserve">C레벨: 기본 특성 3개.</w:t>
      </w:r>
    </w:p>
    <w:p w:rsidR="00000000" w:rsidDel="00000000" w:rsidP="00000000" w:rsidRDefault="00000000" w:rsidRPr="00000000" w14:paraId="00002630">
      <w:pPr>
        <w:rPr/>
      </w:pPr>
      <w:r w:rsidDel="00000000" w:rsidR="00000000" w:rsidRPr="00000000">
        <w:rPr>
          <w:rFonts w:ascii="Arial Unicode MS" w:cs="Arial Unicode MS" w:eastAsia="Arial Unicode MS" w:hAnsi="Arial Unicode MS"/>
          <w:rtl w:val="0"/>
        </w:rPr>
        <w:t xml:space="preserve">B레벨: 기본 특성 3개.</w:t>
      </w:r>
    </w:p>
    <w:p w:rsidR="00000000" w:rsidDel="00000000" w:rsidP="00000000" w:rsidRDefault="00000000" w:rsidRPr="00000000" w14:paraId="00002631">
      <w:pPr>
        <w:rPr/>
      </w:pPr>
      <w:r w:rsidDel="00000000" w:rsidR="00000000" w:rsidRPr="00000000">
        <w:rPr>
          <w:rFonts w:ascii="Arial Unicode MS" w:cs="Arial Unicode MS" w:eastAsia="Arial Unicode MS" w:hAnsi="Arial Unicode MS"/>
          <w:rtl w:val="0"/>
        </w:rPr>
        <w:t xml:space="preserve">A레벨: 기본 특성 3개.</w:t>
      </w:r>
    </w:p>
    <w:p w:rsidR="00000000" w:rsidDel="00000000" w:rsidP="00000000" w:rsidRDefault="00000000" w:rsidRPr="00000000" w14:paraId="00002632">
      <w:pPr>
        <w:rPr/>
      </w:pPr>
      <w:r w:rsidDel="00000000" w:rsidR="00000000" w:rsidRPr="00000000">
        <w:rPr>
          <w:rFonts w:ascii="Arial Unicode MS" w:cs="Arial Unicode MS" w:eastAsia="Arial Unicode MS" w:hAnsi="Arial Unicode MS"/>
          <w:rtl w:val="0"/>
        </w:rPr>
        <w:t xml:space="preserve">S레벨: 기본 특성 3개.</w:t>
      </w:r>
    </w:p>
    <w:p w:rsidR="00000000" w:rsidDel="00000000" w:rsidP="00000000" w:rsidRDefault="00000000" w:rsidRPr="00000000" w14:paraId="00002633">
      <w:pPr>
        <w:rPr/>
      </w:pPr>
      <w:r w:rsidDel="00000000" w:rsidR="00000000" w:rsidRPr="00000000">
        <w:rPr>
          <w:rFonts w:ascii="Arial Unicode MS" w:cs="Arial Unicode MS" w:eastAsia="Arial Unicode MS" w:hAnsi="Arial Unicode MS"/>
          <w:rtl w:val="0"/>
        </w:rPr>
        <w:t xml:space="preserve">점수를 두 배로 하면 1개의 특성을 추가할 수 있습니다.</w:t>
      </w:r>
    </w:p>
    <w:p w:rsidR="00000000" w:rsidDel="00000000" w:rsidP="00000000" w:rsidRDefault="00000000" w:rsidRPr="00000000" w14:paraId="00002634">
      <w:pPr>
        <w:rPr/>
      </w:pPr>
      <w:r w:rsidDel="00000000" w:rsidR="00000000" w:rsidRPr="00000000">
        <w:rPr>
          <w:rFonts w:ascii="Arial Unicode MS" w:cs="Arial Unicode MS" w:eastAsia="Arial Unicode MS" w:hAnsi="Arial Unicode MS"/>
          <w:rtl w:val="0"/>
        </w:rPr>
        <w:t xml:space="preserve">지선을 두 배로 하면 1.5개의 특성을 추가할 수 있습니다(권장하지 않음).</w:t>
      </w:r>
    </w:p>
    <w:p w:rsidR="00000000" w:rsidDel="00000000" w:rsidP="00000000" w:rsidRDefault="00000000" w:rsidRPr="00000000" w14:paraId="00002635">
      <w:pPr>
        <w:rPr/>
      </w:pPr>
      <w:r w:rsidDel="00000000" w:rsidR="00000000" w:rsidRPr="00000000">
        <w:rPr>
          <w:rFonts w:ascii="Arial Unicode MS" w:cs="Arial Unicode MS" w:eastAsia="Arial Unicode MS" w:hAnsi="Arial Unicode MS"/>
          <w:rtl w:val="0"/>
        </w:rPr>
        <w:t xml:space="preserve">기술/초식/기예가 제공하는 가치는 기본적으로 강화 가치 또는 초식 가치입니다.</w:t>
      </w:r>
    </w:p>
    <w:p w:rsidR="00000000" w:rsidDel="00000000" w:rsidP="00000000" w:rsidRDefault="00000000" w:rsidRPr="00000000" w14:paraId="00002636">
      <w:pPr>
        <w:rPr/>
      </w:pPr>
      <w:r w:rsidDel="00000000" w:rsidR="00000000" w:rsidRPr="00000000">
        <w:rPr>
          <w:rFonts w:ascii="Arial Unicode MS" w:cs="Arial Unicode MS" w:eastAsia="Arial Unicode MS" w:hAnsi="Arial Unicode MS"/>
          <w:rtl w:val="0"/>
        </w:rPr>
        <w:t xml:space="preserve">법술</w:t>
      </w:r>
    </w:p>
    <w:p w:rsidR="00000000" w:rsidDel="00000000" w:rsidP="00000000" w:rsidRDefault="00000000" w:rsidRPr="00000000" w14:paraId="00002637">
      <w:pPr>
        <w:rPr/>
      </w:pPr>
      <w:r w:rsidDel="00000000" w:rsidR="00000000" w:rsidRPr="00000000">
        <w:rPr>
          <w:rFonts w:ascii="Arial Unicode MS" w:cs="Arial Unicode MS" w:eastAsia="Arial Unicode MS" w:hAnsi="Arial Unicode MS"/>
          <w:rtl w:val="0"/>
        </w:rPr>
        <w:t xml:space="preserve">가격: D+500 C+1000 B+2000 A+4000 S+8000</w:t>
      </w:r>
    </w:p>
    <w:p w:rsidR="00000000" w:rsidDel="00000000" w:rsidP="00000000" w:rsidRDefault="00000000" w:rsidRPr="00000000" w14:paraId="00002638">
      <w:pPr>
        <w:rPr/>
      </w:pPr>
      <w:r w:rsidDel="00000000" w:rsidR="00000000" w:rsidRPr="00000000">
        <w:rPr>
          <w:rFonts w:ascii="Arial Unicode MS" w:cs="Arial Unicode MS" w:eastAsia="Arial Unicode MS" w:hAnsi="Arial Unicode MS"/>
          <w:rtl w:val="0"/>
        </w:rPr>
        <w:t xml:space="preserve">*법술의 조건(예: 해당 시전자 레벨)을 충족한다면 경험치로 구매할 수 있습니다.</w:t>
      </w:r>
    </w:p>
    <w:p w:rsidR="00000000" w:rsidDel="00000000" w:rsidP="00000000" w:rsidRDefault="00000000" w:rsidRPr="00000000" w14:paraId="00002639">
      <w:pPr>
        <w:rPr/>
      </w:pPr>
      <w:r w:rsidDel="00000000" w:rsidR="00000000" w:rsidRPr="00000000">
        <w:rPr>
          <w:rFonts w:ascii="Arial Unicode MS" w:cs="Arial Unicode MS" w:eastAsia="Arial Unicode MS" w:hAnsi="Arial Unicode MS"/>
          <w:rtl w:val="0"/>
        </w:rPr>
        <w:t xml:space="preserve">법술은 위력값을 가집니다.</w:t>
      </w:r>
    </w:p>
    <w:p w:rsidR="00000000" w:rsidDel="00000000" w:rsidP="00000000" w:rsidRDefault="00000000" w:rsidRPr="00000000" w14:paraId="0000263A">
      <w:pPr>
        <w:rPr/>
      </w:pPr>
      <w:r w:rsidDel="00000000" w:rsidR="00000000" w:rsidRPr="00000000">
        <w:rPr>
          <w:rFonts w:ascii="Arial Unicode MS" w:cs="Arial Unicode MS" w:eastAsia="Arial Unicode MS" w:hAnsi="Arial Unicode MS"/>
          <w:rtl w:val="0"/>
        </w:rPr>
        <w:t xml:space="preserve">D레벨: 위력값 2, 기본 특성 3개.</w:t>
      </w:r>
    </w:p>
    <w:p w:rsidR="00000000" w:rsidDel="00000000" w:rsidP="00000000" w:rsidRDefault="00000000" w:rsidRPr="00000000" w14:paraId="0000263B">
      <w:pPr>
        <w:rPr/>
      </w:pPr>
      <w:r w:rsidDel="00000000" w:rsidR="00000000" w:rsidRPr="00000000">
        <w:rPr>
          <w:rFonts w:ascii="Arial Unicode MS" w:cs="Arial Unicode MS" w:eastAsia="Arial Unicode MS" w:hAnsi="Arial Unicode MS"/>
          <w:rtl w:val="0"/>
        </w:rPr>
        <w:t xml:space="preserve">C레벨: 위력값 4, 기본 특성 3개.</w:t>
      </w:r>
    </w:p>
    <w:p w:rsidR="00000000" w:rsidDel="00000000" w:rsidP="00000000" w:rsidRDefault="00000000" w:rsidRPr="00000000" w14:paraId="0000263C">
      <w:pPr>
        <w:rPr/>
      </w:pPr>
      <w:r w:rsidDel="00000000" w:rsidR="00000000" w:rsidRPr="00000000">
        <w:rPr>
          <w:rFonts w:ascii="Arial Unicode MS" w:cs="Arial Unicode MS" w:eastAsia="Arial Unicode MS" w:hAnsi="Arial Unicode MS"/>
          <w:rtl w:val="0"/>
        </w:rPr>
        <w:t xml:space="preserve">B레벨: 위력값 8, 기본 특성 3개.</w:t>
      </w:r>
    </w:p>
    <w:p w:rsidR="00000000" w:rsidDel="00000000" w:rsidP="00000000" w:rsidRDefault="00000000" w:rsidRPr="00000000" w14:paraId="0000263D">
      <w:pPr>
        <w:rPr/>
      </w:pPr>
      <w:r w:rsidDel="00000000" w:rsidR="00000000" w:rsidRPr="00000000">
        <w:rPr>
          <w:rFonts w:ascii="Arial Unicode MS" w:cs="Arial Unicode MS" w:eastAsia="Arial Unicode MS" w:hAnsi="Arial Unicode MS"/>
          <w:rtl w:val="0"/>
        </w:rPr>
        <w:t xml:space="preserve">A레벨: 위력값 16, 기본 특성 3개.</w:t>
      </w:r>
    </w:p>
    <w:p w:rsidR="00000000" w:rsidDel="00000000" w:rsidP="00000000" w:rsidRDefault="00000000" w:rsidRPr="00000000" w14:paraId="0000263E">
      <w:pPr>
        <w:rPr/>
      </w:pPr>
      <w:r w:rsidDel="00000000" w:rsidR="00000000" w:rsidRPr="00000000">
        <w:rPr>
          <w:rFonts w:ascii="Arial Unicode MS" w:cs="Arial Unicode MS" w:eastAsia="Arial Unicode MS" w:hAnsi="Arial Unicode MS"/>
          <w:rtl w:val="0"/>
        </w:rPr>
        <w:t xml:space="preserve">S레벨: 위력값 32, 기본 특성 3개.</w:t>
      </w:r>
    </w:p>
    <w:p w:rsidR="00000000" w:rsidDel="00000000" w:rsidP="00000000" w:rsidRDefault="00000000" w:rsidRPr="00000000" w14:paraId="0000263F">
      <w:pPr>
        <w:rPr/>
      </w:pPr>
      <w:r w:rsidDel="00000000" w:rsidR="00000000" w:rsidRPr="00000000">
        <w:rPr>
          <w:rFonts w:ascii="Arial Unicode MS" w:cs="Arial Unicode MS" w:eastAsia="Arial Unicode MS" w:hAnsi="Arial Unicode MS"/>
          <w:rtl w:val="0"/>
        </w:rPr>
        <w:t xml:space="preserve">법술이 제공하는 가치는 기본적으로 강화 가치 또는 에너지 가치입니다.</w:t>
      </w:r>
    </w:p>
    <w:p w:rsidR="00000000" w:rsidDel="00000000" w:rsidP="00000000" w:rsidRDefault="00000000" w:rsidRPr="00000000" w14:paraId="00002640">
      <w:pPr>
        <w:rPr/>
      </w:pPr>
      <w:r w:rsidDel="00000000" w:rsidR="00000000" w:rsidRPr="00000000">
        <w:rPr>
          <w:rFonts w:ascii="Arial Unicode MS" w:cs="Arial Unicode MS" w:eastAsia="Arial Unicode MS" w:hAnsi="Arial Unicode MS"/>
          <w:rtl w:val="0"/>
        </w:rPr>
        <w:t xml:space="preserve">형식:</w:t>
      </w:r>
    </w:p>
    <w:p w:rsidR="00000000" w:rsidDel="00000000" w:rsidP="00000000" w:rsidRDefault="00000000" w:rsidRPr="00000000" w14:paraId="00002641">
      <w:pPr>
        <w:rPr/>
      </w:pPr>
      <w:r w:rsidDel="00000000" w:rsidR="00000000" w:rsidRPr="00000000">
        <w:rPr>
          <w:rFonts w:ascii="Arial Unicode MS" w:cs="Arial Unicode MS" w:eastAsia="Arial Unicode MS" w:hAnsi="Arial Unicode MS"/>
          <w:rtl w:val="0"/>
        </w:rPr>
        <w:t xml:space="preserve">명칭(여기에 대체, 명칭 뒤에 따옴표 없음!)</w:t>
      </w:r>
    </w:p>
    <w:p w:rsidR="00000000" w:rsidDel="00000000" w:rsidP="00000000" w:rsidRDefault="00000000" w:rsidRPr="00000000" w14:paraId="00002642">
      <w:pPr>
        <w:rPr/>
      </w:pPr>
      <w:r w:rsidDel="00000000" w:rsidR="00000000" w:rsidRPr="00000000">
        <w:rPr>
          <w:rFonts w:ascii="Arial Unicode MS" w:cs="Arial Unicode MS" w:eastAsia="Arial Unicode MS" w:hAnsi="Arial Unicode MS"/>
          <w:rtl w:val="0"/>
        </w:rPr>
        <w:t xml:space="preserve">본질:</w:t>
      </w:r>
    </w:p>
    <w:p w:rsidR="00000000" w:rsidDel="00000000" w:rsidP="00000000" w:rsidRDefault="00000000" w:rsidRPr="00000000" w14:paraId="00002643">
      <w:pPr>
        <w:rPr/>
      </w:pPr>
      <w:r w:rsidDel="00000000" w:rsidR="00000000" w:rsidRPr="00000000">
        <w:rPr>
          <w:rFonts w:ascii="Arial Unicode MS" w:cs="Arial Unicode MS" w:eastAsia="Arial Unicode MS" w:hAnsi="Arial Unicode MS"/>
          <w:rtl w:val="0"/>
        </w:rPr>
        <w:t xml:space="preserve">키워드:</w:t>
      </w:r>
    </w:p>
    <w:p w:rsidR="00000000" w:rsidDel="00000000" w:rsidP="00000000" w:rsidRDefault="00000000" w:rsidRPr="00000000" w14:paraId="00002644">
      <w:pPr>
        <w:rPr/>
      </w:pPr>
      <w:r w:rsidDel="00000000" w:rsidR="00000000" w:rsidRPr="00000000">
        <w:rPr>
          <w:rFonts w:ascii="Arial Unicode MS" w:cs="Arial Unicode MS" w:eastAsia="Arial Unicode MS" w:hAnsi="Arial Unicode MS"/>
          <w:rtl w:val="0"/>
        </w:rPr>
        <w:t xml:space="preserve">전제:</w:t>
      </w:r>
    </w:p>
    <w:p w:rsidR="00000000" w:rsidDel="00000000" w:rsidP="00000000" w:rsidRDefault="00000000" w:rsidRPr="00000000" w14:paraId="00002645">
      <w:pPr>
        <w:rPr/>
      </w:pPr>
      <w:r w:rsidDel="00000000" w:rsidR="00000000" w:rsidRPr="00000000">
        <w:rPr>
          <w:rFonts w:ascii="Arial Unicode MS" w:cs="Arial Unicode MS" w:eastAsia="Arial Unicode MS" w:hAnsi="Arial Unicode MS"/>
          <w:rtl w:val="0"/>
        </w:rPr>
        <w:t xml:space="preserve">전문:</w:t>
      </w:r>
    </w:p>
    <w:p w:rsidR="00000000" w:rsidDel="00000000" w:rsidP="00000000" w:rsidRDefault="00000000" w:rsidRPr="00000000" w14:paraId="00002646">
      <w:pPr>
        <w:rPr/>
      </w:pPr>
      <w:r w:rsidDel="00000000" w:rsidR="00000000" w:rsidRPr="00000000">
        <w:rPr>
          <w:rFonts w:ascii="Arial Unicode MS" w:cs="Arial Unicode MS" w:eastAsia="Arial Unicode MS" w:hAnsi="Arial Unicode MS"/>
          <w:rtl w:val="0"/>
        </w:rPr>
        <w:t xml:space="preserve">위력값:(법술에 위력값을 명시해야 하는 경우)</w:t>
      </w:r>
    </w:p>
    <w:p w:rsidR="00000000" w:rsidDel="00000000" w:rsidP="00000000" w:rsidRDefault="00000000" w:rsidRPr="00000000" w14:paraId="00002647">
      <w:pPr>
        <w:rPr/>
      </w:pPr>
      <w:r w:rsidDel="00000000" w:rsidR="00000000" w:rsidRPr="00000000">
        <w:rPr>
          <w:rFonts w:ascii="Arial Unicode MS" w:cs="Arial Unicode MS" w:eastAsia="Arial Unicode MS" w:hAnsi="Arial Unicode MS"/>
          <w:rtl w:val="0"/>
        </w:rPr>
        <w:t xml:space="preserve">가격:</w:t>
      </w:r>
    </w:p>
    <w:p w:rsidR="00000000" w:rsidDel="00000000" w:rsidP="00000000" w:rsidRDefault="00000000" w:rsidRPr="00000000" w14:paraId="00002648">
      <w:pPr>
        <w:rPr/>
      </w:pPr>
      <w:r w:rsidDel="00000000" w:rsidR="00000000" w:rsidRPr="00000000">
        <w:rPr>
          <w:rFonts w:ascii="Arial Unicode MS" w:cs="Arial Unicode MS" w:eastAsia="Arial Unicode MS" w:hAnsi="Arial Unicode MS"/>
          <w:rtl w:val="0"/>
        </w:rPr>
        <w:t xml:space="preserve">동작:</w:t>
      </w:r>
    </w:p>
    <w:p w:rsidR="00000000" w:rsidDel="00000000" w:rsidP="00000000" w:rsidRDefault="00000000" w:rsidRPr="00000000" w14:paraId="00002649">
      <w:pPr>
        <w:rPr/>
      </w:pPr>
      <w:r w:rsidDel="00000000" w:rsidR="00000000" w:rsidRPr="00000000">
        <w:rPr>
          <w:rFonts w:ascii="Arial Unicode MS" w:cs="Arial Unicode MS" w:eastAsia="Arial Unicode MS" w:hAnsi="Arial Unicode MS"/>
          <w:rtl w:val="0"/>
        </w:rPr>
        <w:t xml:space="preserve">에너지 소모:</w:t>
      </w:r>
    </w:p>
    <w:p w:rsidR="00000000" w:rsidDel="00000000" w:rsidP="00000000" w:rsidRDefault="00000000" w:rsidRPr="00000000" w14:paraId="0000264A">
      <w:pPr>
        <w:rPr/>
      </w:pPr>
      <w:r w:rsidDel="00000000" w:rsidR="00000000" w:rsidRPr="00000000">
        <w:rPr>
          <w:rFonts w:ascii="Arial Unicode MS" w:cs="Arial Unicode MS" w:eastAsia="Arial Unicode MS" w:hAnsi="Arial Unicode MS"/>
          <w:rtl w:val="0"/>
        </w:rPr>
        <w:t xml:space="preserve">구성 요소:(법술에 구성 요소를 명시해야 하는 경우)</w:t>
      </w:r>
    </w:p>
    <w:p w:rsidR="00000000" w:rsidDel="00000000" w:rsidP="00000000" w:rsidRDefault="00000000" w:rsidRPr="00000000" w14:paraId="0000264B">
      <w:pPr>
        <w:rPr/>
      </w:pPr>
      <w:r w:rsidDel="00000000" w:rsidR="00000000" w:rsidRPr="00000000">
        <w:rPr>
          <w:rFonts w:ascii="Arial Unicode MS" w:cs="Arial Unicode MS" w:eastAsia="Arial Unicode MS" w:hAnsi="Arial Unicode MS"/>
          <w:rtl w:val="0"/>
        </w:rPr>
        <w:t xml:space="preserve">사정거리:</w:t>
      </w:r>
    </w:p>
    <w:p w:rsidR="00000000" w:rsidDel="00000000" w:rsidP="00000000" w:rsidRDefault="00000000" w:rsidRPr="00000000" w14:paraId="0000264C">
      <w:pPr>
        <w:rPr/>
      </w:pPr>
      <w:r w:rsidDel="00000000" w:rsidR="00000000" w:rsidRPr="00000000">
        <w:rPr>
          <w:rFonts w:ascii="Arial Unicode MS" w:cs="Arial Unicode MS" w:eastAsia="Arial Unicode MS" w:hAnsi="Arial Unicode MS"/>
          <w:rtl w:val="0"/>
        </w:rPr>
        <w:t xml:space="preserve">대상:</w:t>
      </w:r>
    </w:p>
    <w:p w:rsidR="00000000" w:rsidDel="00000000" w:rsidP="00000000" w:rsidRDefault="00000000" w:rsidRPr="00000000" w14:paraId="0000264D">
      <w:pPr>
        <w:rPr/>
      </w:pPr>
      <w:r w:rsidDel="00000000" w:rsidR="00000000" w:rsidRPr="00000000">
        <w:rPr>
          <w:rFonts w:ascii="Arial Unicode MS" w:cs="Arial Unicode MS" w:eastAsia="Arial Unicode MS" w:hAnsi="Arial Unicode MS"/>
          <w:rtl w:val="0"/>
        </w:rPr>
        <w:t xml:space="preserve">범위:</w:t>
      </w:r>
    </w:p>
    <w:p w:rsidR="00000000" w:rsidDel="00000000" w:rsidP="00000000" w:rsidRDefault="00000000" w:rsidRPr="00000000" w14:paraId="0000264E">
      <w:pPr>
        <w:rPr/>
      </w:pPr>
      <w:r w:rsidDel="00000000" w:rsidR="00000000" w:rsidRPr="00000000">
        <w:rPr>
          <w:rFonts w:ascii="Arial Unicode MS" w:cs="Arial Unicode MS" w:eastAsia="Arial Unicode MS" w:hAnsi="Arial Unicode MS"/>
          <w:rtl w:val="0"/>
        </w:rPr>
        <w:t xml:space="preserve">지속시간:</w:t>
      </w:r>
    </w:p>
    <w:p w:rsidR="00000000" w:rsidDel="00000000" w:rsidP="00000000" w:rsidRDefault="00000000" w:rsidRPr="00000000" w14:paraId="0000264F">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650">
      <w:pPr>
        <w:rPr/>
      </w:pPr>
      <w:r w:rsidDel="00000000" w:rsidR="00000000" w:rsidRPr="00000000">
        <w:rPr>
          <w:rFonts w:ascii="Arial Unicode MS" w:cs="Arial Unicode MS" w:eastAsia="Arial Unicode MS" w:hAnsi="Arial Unicode MS"/>
          <w:rtl w:val="0"/>
        </w:rPr>
        <w:t xml:space="preserve">효과:</w:t>
      </w:r>
    </w:p>
    <w:p w:rsidR="00000000" w:rsidDel="00000000" w:rsidP="00000000" w:rsidRDefault="00000000" w:rsidRPr="00000000" w14:paraId="00002651">
      <w:pPr>
        <w:rPr/>
      </w:pPr>
      <w:r w:rsidDel="00000000" w:rsidR="00000000" w:rsidRPr="00000000">
        <w:rPr>
          <w:rFonts w:ascii="Arial Unicode MS" w:cs="Arial Unicode MS" w:eastAsia="Arial Unicode MS" w:hAnsi="Arial Unicode MS"/>
          <w:rtl w:val="0"/>
        </w:rPr>
        <w:t xml:space="preserve">증폭:</w:t>
      </w:r>
    </w:p>
    <w:p w:rsidR="00000000" w:rsidDel="00000000" w:rsidP="00000000" w:rsidRDefault="00000000" w:rsidRPr="00000000" w14:paraId="00002652">
      <w:pPr>
        <w:rPr/>
      </w:pPr>
      <w:r w:rsidDel="00000000" w:rsidR="00000000" w:rsidRPr="00000000">
        <w:rPr>
          <w:rFonts w:ascii="Arial Unicode MS" w:cs="Arial Unicode MS" w:eastAsia="Arial Unicode MS" w:hAnsi="Arial Unicode MS"/>
          <w:rtl w:val="0"/>
        </w:rPr>
        <w:t xml:space="preserve">연구:</w:t>
      </w:r>
    </w:p>
    <w:p w:rsidR="00000000" w:rsidDel="00000000" w:rsidP="00000000" w:rsidRDefault="00000000" w:rsidRPr="00000000" w14:paraId="00002653">
      <w:pPr>
        <w:rPr/>
      </w:pPr>
      <w:r w:rsidDel="00000000" w:rsidR="00000000" w:rsidRPr="00000000">
        <w:rPr>
          <w:rFonts w:ascii="Arial Unicode MS" w:cs="Arial Unicode MS" w:eastAsia="Arial Unicode MS" w:hAnsi="Arial Unicode MS"/>
          <w:rtl w:val="0"/>
        </w:rPr>
        <w:t xml:space="preserve">업그레이드:</w:t>
      </w:r>
    </w:p>
    <w:p w:rsidR="00000000" w:rsidDel="00000000" w:rsidP="00000000" w:rsidRDefault="00000000" w:rsidRPr="00000000" w14:paraId="00002654">
      <w:pPr>
        <w:rPr/>
      </w:pPr>
      <w:r w:rsidDel="00000000" w:rsidR="00000000" w:rsidRPr="00000000">
        <w:rPr>
          <w:rtl w:val="0"/>
        </w:rPr>
        <w:t xml:space="preserve">=====================================================================</w:t>
      </w:r>
    </w:p>
    <w:p w:rsidR="00000000" w:rsidDel="00000000" w:rsidP="00000000" w:rsidRDefault="00000000" w:rsidRPr="00000000" w14:paraId="00002655">
      <w:pPr>
        <w:rPr/>
      </w:pPr>
      <w:r w:rsidDel="00000000" w:rsidR="00000000" w:rsidRPr="00000000">
        <w:rPr>
          <w:rtl w:val="0"/>
        </w:rPr>
        <w:t xml:space="preserve">=======================================</w:t>
      </w:r>
    </w:p>
    <w:p w:rsidR="00000000" w:rsidDel="00000000" w:rsidP="00000000" w:rsidRDefault="00000000" w:rsidRPr="00000000" w14:paraId="00002656">
      <w:pPr>
        <w:rPr/>
      </w:pPr>
      <w:r w:rsidDel="00000000" w:rsidR="00000000" w:rsidRPr="00000000">
        <w:rPr>
          <w:rFonts w:ascii="Arial Unicode MS" w:cs="Arial Unicode MS" w:eastAsia="Arial Unicode MS" w:hAnsi="Arial Unicode MS"/>
          <w:rtl w:val="0"/>
        </w:rPr>
        <w:t xml:space="preserve">물품:</w:t>
      </w:r>
    </w:p>
    <w:p w:rsidR="00000000" w:rsidDel="00000000" w:rsidP="00000000" w:rsidRDefault="00000000" w:rsidRPr="00000000" w14:paraId="00002657">
      <w:pPr>
        <w:rPr/>
      </w:pPr>
      <w:r w:rsidDel="00000000" w:rsidR="00000000" w:rsidRPr="00000000">
        <w:rPr>
          <w:rFonts w:ascii="Arial Unicode MS" w:cs="Arial Unicode MS" w:eastAsia="Arial Unicode MS" w:hAnsi="Arial Unicode MS"/>
          <w:rtl w:val="0"/>
        </w:rPr>
        <w:t xml:space="preserve">가격: 1 10 200 500 D+500 C+1000 B+2000 A+4000 S+8000</w:t>
      </w:r>
    </w:p>
    <w:p w:rsidR="00000000" w:rsidDel="00000000" w:rsidP="00000000" w:rsidRDefault="00000000" w:rsidRPr="00000000" w14:paraId="00002658">
      <w:pPr>
        <w:rPr/>
      </w:pPr>
      <w:r w:rsidDel="00000000" w:rsidR="00000000" w:rsidRPr="00000000">
        <w:rPr>
          <w:rFonts w:ascii="Arial Unicode MS" w:cs="Arial Unicode MS" w:eastAsia="Arial Unicode MS" w:hAnsi="Arial Unicode MS"/>
          <w:rtl w:val="0"/>
        </w:rPr>
        <w:t xml:space="preserve">1: 일반적으로 부가품(예: 탄약).</w:t>
      </w:r>
    </w:p>
    <w:p w:rsidR="00000000" w:rsidDel="00000000" w:rsidP="00000000" w:rsidRDefault="00000000" w:rsidRPr="00000000" w14:paraId="00002659">
      <w:pPr>
        <w:rPr/>
      </w:pPr>
      <w:r w:rsidDel="00000000" w:rsidR="00000000" w:rsidRPr="00000000">
        <w:rPr>
          <w:rFonts w:ascii="Arial Unicode MS" w:cs="Arial Unicode MS" w:eastAsia="Arial Unicode MS" w:hAnsi="Arial Unicode MS"/>
          <w:rtl w:val="0"/>
        </w:rPr>
        <w:t xml:space="preserve">50: 소모품 1개의 무지선 특성, 무기는 추가로 1개의 특성 획득.</w:t>
      </w:r>
    </w:p>
    <w:p w:rsidR="00000000" w:rsidDel="00000000" w:rsidP="00000000" w:rsidRDefault="00000000" w:rsidRPr="00000000" w14:paraId="0000265A">
      <w:pPr>
        <w:rPr/>
      </w:pPr>
      <w:r w:rsidDel="00000000" w:rsidR="00000000" w:rsidRPr="00000000">
        <w:rPr>
          <w:rFonts w:ascii="Arial Unicode MS" w:cs="Arial Unicode MS" w:eastAsia="Arial Unicode MS" w:hAnsi="Arial Unicode MS"/>
          <w:rtl w:val="0"/>
        </w:rPr>
        <w:t xml:space="preserve">100: 기본 1개의 무지선 특성, 무기는 추가로 2개의 특성 획득, 방어구는 추가로 1개의 특성 획득.</w:t>
      </w:r>
    </w:p>
    <w:p w:rsidR="00000000" w:rsidDel="00000000" w:rsidP="00000000" w:rsidRDefault="00000000" w:rsidRPr="00000000" w14:paraId="0000265B">
      <w:pPr>
        <w:rPr/>
      </w:pPr>
      <w:r w:rsidDel="00000000" w:rsidR="00000000" w:rsidRPr="00000000">
        <w:rPr>
          <w:rFonts w:ascii="Arial Unicode MS" w:cs="Arial Unicode MS" w:eastAsia="Arial Unicode MS" w:hAnsi="Arial Unicode MS"/>
          <w:rtl w:val="0"/>
        </w:rPr>
        <w:t xml:space="preserve">200: 기본 3개의 무지선 특성, 무기는 추가로 2개의 특성 획득, 방어구는 추가로 1개의 특성 획득.</w:t>
      </w:r>
    </w:p>
    <w:p w:rsidR="00000000" w:rsidDel="00000000" w:rsidP="00000000" w:rsidRDefault="00000000" w:rsidRPr="00000000" w14:paraId="0000265C">
      <w:pPr>
        <w:rPr/>
      </w:pPr>
      <w:r w:rsidDel="00000000" w:rsidR="00000000" w:rsidRPr="00000000">
        <w:rPr>
          <w:rFonts w:ascii="Arial Unicode MS" w:cs="Arial Unicode MS" w:eastAsia="Arial Unicode MS" w:hAnsi="Arial Unicode MS"/>
          <w:rtl w:val="0"/>
        </w:rPr>
        <w:t xml:space="preserve">500: 기본 6개의 무지선 특성, 무기는 추가로 2개의 특성 획득, 방어구는 추가로 1개의 특성 획득.</w:t>
      </w:r>
    </w:p>
    <w:p w:rsidR="00000000" w:rsidDel="00000000" w:rsidP="00000000" w:rsidRDefault="00000000" w:rsidRPr="00000000" w14:paraId="0000265D">
      <w:pPr>
        <w:rPr/>
      </w:pPr>
      <w:r w:rsidDel="00000000" w:rsidR="00000000" w:rsidRPr="00000000">
        <w:rPr>
          <w:rFonts w:ascii="Arial Unicode MS" w:cs="Arial Unicode MS" w:eastAsia="Arial Unicode MS" w:hAnsi="Arial Unicode MS"/>
          <w:rtl w:val="0"/>
        </w:rPr>
        <w:t xml:space="preserve">D레벨: 기본 6개의 D특성, 무기는 추가로 2개의 특성 획득, 방어구는 추가로 1개의 특성 획득.</w:t>
      </w:r>
    </w:p>
    <w:p w:rsidR="00000000" w:rsidDel="00000000" w:rsidP="00000000" w:rsidRDefault="00000000" w:rsidRPr="00000000" w14:paraId="0000265E">
      <w:pPr>
        <w:rPr/>
      </w:pPr>
      <w:r w:rsidDel="00000000" w:rsidR="00000000" w:rsidRPr="00000000">
        <w:rPr>
          <w:rFonts w:ascii="Arial Unicode MS" w:cs="Arial Unicode MS" w:eastAsia="Arial Unicode MS" w:hAnsi="Arial Unicode MS"/>
          <w:rtl w:val="0"/>
        </w:rPr>
        <w:t xml:space="preserve">C레벨: 기본 6개의 C특성, 무기는 추가로 2개의 특성 획득, 방어구는 추가로 1개의 특성 획득.</w:t>
      </w:r>
    </w:p>
    <w:p w:rsidR="00000000" w:rsidDel="00000000" w:rsidP="00000000" w:rsidRDefault="00000000" w:rsidRPr="00000000" w14:paraId="0000265F">
      <w:pPr>
        <w:rPr/>
      </w:pPr>
      <w:r w:rsidDel="00000000" w:rsidR="00000000" w:rsidRPr="00000000">
        <w:rPr>
          <w:rFonts w:ascii="Arial Unicode MS" w:cs="Arial Unicode MS" w:eastAsia="Arial Unicode MS" w:hAnsi="Arial Unicode MS"/>
          <w:rtl w:val="0"/>
        </w:rPr>
        <w:t xml:space="preserve">B레벨: 기본 6개의 B특성, 무기는 추가로 2개의 특성 획득, 방어구는 추가로 1개의 특성 획득.</w:t>
      </w:r>
    </w:p>
    <w:p w:rsidR="00000000" w:rsidDel="00000000" w:rsidP="00000000" w:rsidRDefault="00000000" w:rsidRPr="00000000" w14:paraId="00002660">
      <w:pPr>
        <w:rPr/>
      </w:pPr>
      <w:r w:rsidDel="00000000" w:rsidR="00000000" w:rsidRPr="00000000">
        <w:rPr>
          <w:rFonts w:ascii="Arial Unicode MS" w:cs="Arial Unicode MS" w:eastAsia="Arial Unicode MS" w:hAnsi="Arial Unicode MS"/>
          <w:rtl w:val="0"/>
        </w:rPr>
        <w:t xml:space="preserve">A레벨: 기본 6개의 A특성, 무기는 추가로 2개의 특성 획득, 방어구는 추가로 1개의 특성 획득.</w:t>
      </w:r>
    </w:p>
    <w:p w:rsidR="00000000" w:rsidDel="00000000" w:rsidP="00000000" w:rsidRDefault="00000000" w:rsidRPr="00000000" w14:paraId="00002661">
      <w:pPr>
        <w:rPr/>
      </w:pPr>
      <w:r w:rsidDel="00000000" w:rsidR="00000000" w:rsidRPr="00000000">
        <w:rPr>
          <w:rFonts w:ascii="Arial Unicode MS" w:cs="Arial Unicode MS" w:eastAsia="Arial Unicode MS" w:hAnsi="Arial Unicode MS"/>
          <w:rtl w:val="0"/>
        </w:rPr>
        <w:t xml:space="preserve">S레벨: 기본 6개의 S특성, 무기는 추가로 2개의 특성 획득, 방어구는 추가로 1개의 특성 획득.</w:t>
      </w:r>
    </w:p>
    <w:p w:rsidR="00000000" w:rsidDel="00000000" w:rsidP="00000000" w:rsidRDefault="00000000" w:rsidRPr="00000000" w14:paraId="00002662">
      <w:pPr>
        <w:rPr/>
      </w:pPr>
      <w:r w:rsidDel="00000000" w:rsidR="00000000" w:rsidRPr="00000000">
        <w:rPr>
          <w:rFonts w:ascii="Arial Unicode MS" w:cs="Arial Unicode MS" w:eastAsia="Arial Unicode MS" w:hAnsi="Arial Unicode MS"/>
          <w:rtl w:val="0"/>
        </w:rPr>
        <w:t xml:space="preserve">점수를 두 배로 하면 2개의 특성을 추가할 수 있습니다.</w:t>
      </w:r>
    </w:p>
    <w:p w:rsidR="00000000" w:rsidDel="00000000" w:rsidP="00000000" w:rsidRDefault="00000000" w:rsidRPr="00000000" w14:paraId="00002663">
      <w:pPr>
        <w:rPr/>
      </w:pPr>
      <w:r w:rsidDel="00000000" w:rsidR="00000000" w:rsidRPr="00000000">
        <w:rPr>
          <w:rFonts w:ascii="Arial Unicode MS" w:cs="Arial Unicode MS" w:eastAsia="Arial Unicode MS" w:hAnsi="Arial Unicode MS"/>
          <w:rtl w:val="0"/>
        </w:rPr>
        <w:t xml:space="preserve">지선을 두 배로 하면 4개의 특성을 추가할 수 있습니다(최대 한 번만 두 배로 할 수 있음).</w:t>
      </w:r>
    </w:p>
    <w:p w:rsidR="00000000" w:rsidDel="00000000" w:rsidP="00000000" w:rsidRDefault="00000000" w:rsidRPr="00000000" w14:paraId="00002664">
      <w:pPr>
        <w:rPr/>
      </w:pPr>
      <w:r w:rsidDel="00000000" w:rsidR="00000000" w:rsidRPr="00000000">
        <w:rPr>
          <w:rFonts w:ascii="Arial Unicode MS" w:cs="Arial Unicode MS" w:eastAsia="Arial Unicode MS" w:hAnsi="Arial Unicode MS"/>
          <w:rtl w:val="0"/>
        </w:rPr>
        <w:t xml:space="preserve">*소모품 특성 두 배(가감 계산 후 두 배로 하며, 50점 이하 물품은 본 조건의 영향을 받지 않음).</w:t>
      </w:r>
    </w:p>
    <w:p w:rsidR="00000000" w:rsidDel="00000000" w:rsidP="00000000" w:rsidRDefault="00000000" w:rsidRPr="00000000" w14:paraId="00002665">
      <w:pPr>
        <w:rPr/>
      </w:pPr>
      <w:r w:rsidDel="00000000" w:rsidR="00000000" w:rsidRPr="00000000">
        <w:rPr>
          <w:rFonts w:ascii="Arial Unicode MS" w:cs="Arial Unicode MS" w:eastAsia="Arial Unicode MS" w:hAnsi="Arial Unicode MS"/>
          <w:rtl w:val="0"/>
        </w:rPr>
        <w:t xml:space="preserve">물품:</w:t>
      </w:r>
    </w:p>
    <w:p w:rsidR="00000000" w:rsidDel="00000000" w:rsidP="00000000" w:rsidRDefault="00000000" w:rsidRPr="00000000" w14:paraId="00002666">
      <w:pPr>
        <w:rPr/>
      </w:pPr>
      <w:r w:rsidDel="00000000" w:rsidR="00000000" w:rsidRPr="00000000">
        <w:rPr>
          <w:rFonts w:ascii="Arial Unicode MS" w:cs="Arial Unicode MS" w:eastAsia="Arial Unicode MS" w:hAnsi="Arial Unicode MS"/>
          <w:rtl w:val="0"/>
        </w:rPr>
        <w:t xml:space="preserve">명칭(여기에 대체, 명칭 뒤에 따옴표 없음!)</w:t>
      </w:r>
    </w:p>
    <w:p w:rsidR="00000000" w:rsidDel="00000000" w:rsidP="00000000" w:rsidRDefault="00000000" w:rsidRPr="00000000" w14:paraId="00002667">
      <w:pPr>
        <w:rPr/>
      </w:pPr>
      <w:r w:rsidDel="00000000" w:rsidR="00000000" w:rsidRPr="00000000">
        <w:rPr>
          <w:rFonts w:ascii="Arial Unicode MS" w:cs="Arial Unicode MS" w:eastAsia="Arial Unicode MS" w:hAnsi="Arial Unicode MS"/>
          <w:rtl w:val="0"/>
        </w:rPr>
        <w:t xml:space="preserve">본질:</w:t>
      </w:r>
    </w:p>
    <w:p w:rsidR="00000000" w:rsidDel="00000000" w:rsidP="00000000" w:rsidRDefault="00000000" w:rsidRPr="00000000" w14:paraId="00002668">
      <w:pPr>
        <w:rPr/>
      </w:pPr>
      <w:r w:rsidDel="00000000" w:rsidR="00000000" w:rsidRPr="00000000">
        <w:rPr>
          <w:rFonts w:ascii="Arial Unicode MS" w:cs="Arial Unicode MS" w:eastAsia="Arial Unicode MS" w:hAnsi="Arial Unicode MS"/>
          <w:rtl w:val="0"/>
        </w:rPr>
        <w:t xml:space="preserve">가격:</w:t>
      </w:r>
    </w:p>
    <w:p w:rsidR="00000000" w:rsidDel="00000000" w:rsidP="00000000" w:rsidRDefault="00000000" w:rsidRPr="00000000" w14:paraId="00002669">
      <w:pPr>
        <w:rPr/>
      </w:pPr>
      <w:r w:rsidDel="00000000" w:rsidR="00000000" w:rsidRPr="00000000">
        <w:rPr>
          <w:rFonts w:ascii="Arial Unicode MS" w:cs="Arial Unicode MS" w:eastAsia="Arial Unicode MS" w:hAnsi="Arial Unicode MS"/>
          <w:rtl w:val="0"/>
        </w:rPr>
        <w:t xml:space="preserve">분류:</w:t>
      </w:r>
    </w:p>
    <w:p w:rsidR="00000000" w:rsidDel="00000000" w:rsidP="00000000" w:rsidRDefault="00000000" w:rsidRPr="00000000" w14:paraId="0000266A">
      <w:pPr>
        <w:rPr/>
      </w:pPr>
      <w:r w:rsidDel="00000000" w:rsidR="00000000" w:rsidRPr="00000000">
        <w:rPr>
          <w:rFonts w:ascii="Arial Unicode MS" w:cs="Arial Unicode MS" w:eastAsia="Arial Unicode MS" w:hAnsi="Arial Unicode MS"/>
          <w:rtl w:val="0"/>
        </w:rPr>
        <w:t xml:space="preserve">전제:</w:t>
      </w:r>
    </w:p>
    <w:p w:rsidR="00000000" w:rsidDel="00000000" w:rsidP="00000000" w:rsidRDefault="00000000" w:rsidRPr="00000000" w14:paraId="0000266B">
      <w:pPr>
        <w:rPr/>
      </w:pPr>
      <w:r w:rsidDel="00000000" w:rsidR="00000000" w:rsidRPr="00000000">
        <w:rPr>
          <w:rFonts w:ascii="Arial Unicode MS" w:cs="Arial Unicode MS" w:eastAsia="Arial Unicode MS" w:hAnsi="Arial Unicode MS"/>
          <w:rtl w:val="0"/>
        </w:rPr>
        <w:t xml:space="preserve">부피:</w:t>
      </w:r>
    </w:p>
    <w:p w:rsidR="00000000" w:rsidDel="00000000" w:rsidP="00000000" w:rsidRDefault="00000000" w:rsidRPr="00000000" w14:paraId="0000266C">
      <w:pPr>
        <w:rPr/>
      </w:pPr>
      <w:r w:rsidDel="00000000" w:rsidR="00000000" w:rsidRPr="00000000">
        <w:rPr>
          <w:rFonts w:ascii="Arial Unicode MS" w:cs="Arial Unicode MS" w:eastAsia="Arial Unicode MS" w:hAnsi="Arial Unicode MS"/>
          <w:rtl w:val="0"/>
        </w:rPr>
        <w:t xml:space="preserve">무게:</w:t>
      </w:r>
    </w:p>
    <w:p w:rsidR="00000000" w:rsidDel="00000000" w:rsidP="00000000" w:rsidRDefault="00000000" w:rsidRPr="00000000" w14:paraId="0000266D">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66E">
      <w:pPr>
        <w:rPr/>
      </w:pPr>
      <w:r w:rsidDel="00000000" w:rsidR="00000000" w:rsidRPr="00000000">
        <w:rPr>
          <w:rFonts w:ascii="Arial Unicode MS" w:cs="Arial Unicode MS" w:eastAsia="Arial Unicode MS" w:hAnsi="Arial Unicode MS"/>
          <w:rtl w:val="0"/>
        </w:rPr>
        <w:t xml:space="preserve">무기 기본 속성/갑옷 기본 속성/방패 기본 속성:</w:t>
      </w:r>
    </w:p>
    <w:p w:rsidR="00000000" w:rsidDel="00000000" w:rsidP="00000000" w:rsidRDefault="00000000" w:rsidRPr="00000000" w14:paraId="0000266F">
      <w:pPr>
        <w:rPr/>
      </w:pPr>
      <w:r w:rsidDel="00000000" w:rsidR="00000000" w:rsidRPr="00000000">
        <w:rPr>
          <w:rFonts w:ascii="Arial Unicode MS" w:cs="Arial Unicode MS" w:eastAsia="Arial Unicode MS" w:hAnsi="Arial Unicode MS"/>
          <w:rtl w:val="0"/>
        </w:rPr>
        <w:t xml:space="preserve">무기 특수 속성/갑옷 특수 속성/방패 특수 속성:</w:t>
      </w:r>
    </w:p>
    <w:p w:rsidR="00000000" w:rsidDel="00000000" w:rsidP="00000000" w:rsidRDefault="00000000" w:rsidRPr="00000000" w14:paraId="00002670">
      <w:pPr>
        <w:rPr/>
      </w:pPr>
      <w:r w:rsidDel="00000000" w:rsidR="00000000" w:rsidRPr="00000000">
        <w:rPr>
          <w:rFonts w:ascii="Arial Unicode MS" w:cs="Arial Unicode MS" w:eastAsia="Arial Unicode MS" w:hAnsi="Arial Unicode MS"/>
          <w:rtl w:val="0"/>
        </w:rPr>
        <w:t xml:space="preserve">특성A:</w:t>
      </w:r>
    </w:p>
    <w:p w:rsidR="00000000" w:rsidDel="00000000" w:rsidP="00000000" w:rsidRDefault="00000000" w:rsidRPr="00000000" w14:paraId="00002671">
      <w:pPr>
        <w:rPr/>
      </w:pPr>
      <w:r w:rsidDel="00000000" w:rsidR="00000000" w:rsidRPr="00000000">
        <w:rPr>
          <w:rFonts w:ascii="Arial Unicode MS" w:cs="Arial Unicode MS" w:eastAsia="Arial Unicode MS" w:hAnsi="Arial Unicode MS"/>
          <w:rtl w:val="0"/>
        </w:rPr>
        <w:t xml:space="preserve">특성B:</w:t>
      </w:r>
    </w:p>
    <w:p w:rsidR="00000000" w:rsidDel="00000000" w:rsidP="00000000" w:rsidRDefault="00000000" w:rsidRPr="00000000" w14:paraId="00002672">
      <w:pPr>
        <w:rPr/>
      </w:pPr>
      <w:r w:rsidDel="00000000" w:rsidR="00000000" w:rsidRPr="00000000">
        <w:rPr>
          <w:rFonts w:ascii="Arial Unicode MS" w:cs="Arial Unicode MS" w:eastAsia="Arial Unicode MS" w:hAnsi="Arial Unicode MS"/>
          <w:rtl w:val="0"/>
        </w:rPr>
        <w:t xml:space="preserve">차량:</w:t>
      </w:r>
    </w:p>
    <w:p w:rsidR="00000000" w:rsidDel="00000000" w:rsidP="00000000" w:rsidRDefault="00000000" w:rsidRPr="00000000" w14:paraId="00002673">
      <w:pPr>
        <w:rPr/>
      </w:pPr>
      <w:r w:rsidDel="00000000" w:rsidR="00000000" w:rsidRPr="00000000">
        <w:rPr>
          <w:rFonts w:ascii="Arial Unicode MS" w:cs="Arial Unicode MS" w:eastAsia="Arial Unicode MS" w:hAnsi="Arial Unicode MS"/>
          <w:rtl w:val="0"/>
        </w:rPr>
        <w:t xml:space="preserve">가격: 500 D+500 C+1000 B+2000 A+4000 S+8000</w:t>
      </w:r>
    </w:p>
    <w:p w:rsidR="00000000" w:rsidDel="00000000" w:rsidP="00000000" w:rsidRDefault="00000000" w:rsidRPr="00000000" w14:paraId="00002674">
      <w:pPr>
        <w:rPr/>
      </w:pPr>
      <w:r w:rsidDel="00000000" w:rsidR="00000000" w:rsidRPr="00000000">
        <w:rPr>
          <w:rFonts w:ascii="Arial Unicode MS" w:cs="Arial Unicode MS" w:eastAsia="Arial Unicode MS" w:hAnsi="Arial Unicode MS"/>
          <w:rtl w:val="0"/>
        </w:rPr>
        <w:t xml:space="preserve">500: 기본 3개의 무지선 특성, 생물형 차량은 무지선 생물 속성에 해당, 기계형 차량은 무지선 차량 속성 획득.</w:t>
      </w:r>
    </w:p>
    <w:p w:rsidR="00000000" w:rsidDel="00000000" w:rsidP="00000000" w:rsidRDefault="00000000" w:rsidRPr="00000000" w14:paraId="00002675">
      <w:pPr>
        <w:rPr/>
      </w:pPr>
      <w:r w:rsidDel="00000000" w:rsidR="00000000" w:rsidRPr="00000000">
        <w:rPr>
          <w:rFonts w:ascii="Arial Unicode MS" w:cs="Arial Unicode MS" w:eastAsia="Arial Unicode MS" w:hAnsi="Arial Unicode MS"/>
          <w:rtl w:val="0"/>
        </w:rPr>
        <w:t xml:space="preserve">D레벨: 기본 3개의 D특성, 생물형 차량은 무지선 생물 속성에 해당, 기계형 차량은 무지선 차량 속성 획득.</w:t>
      </w:r>
    </w:p>
    <w:p w:rsidR="00000000" w:rsidDel="00000000" w:rsidP="00000000" w:rsidRDefault="00000000" w:rsidRPr="00000000" w14:paraId="00002676">
      <w:pPr>
        <w:rPr/>
      </w:pPr>
      <w:r w:rsidDel="00000000" w:rsidR="00000000" w:rsidRPr="00000000">
        <w:rPr>
          <w:rFonts w:ascii="Arial Unicode MS" w:cs="Arial Unicode MS" w:eastAsia="Arial Unicode MS" w:hAnsi="Arial Unicode MS"/>
          <w:rtl w:val="0"/>
        </w:rPr>
        <w:t xml:space="preserve">C레벨: 기본 3개의 C특성, 생물형 차량은 D레벨 생물 속성에 해당, 기계형 차량은 D레벨 차량 속성 획득.</w:t>
      </w:r>
    </w:p>
    <w:p w:rsidR="00000000" w:rsidDel="00000000" w:rsidP="00000000" w:rsidRDefault="00000000" w:rsidRPr="00000000" w14:paraId="00002677">
      <w:pPr>
        <w:rPr/>
      </w:pPr>
      <w:r w:rsidDel="00000000" w:rsidR="00000000" w:rsidRPr="00000000">
        <w:rPr>
          <w:rFonts w:ascii="Arial Unicode MS" w:cs="Arial Unicode MS" w:eastAsia="Arial Unicode MS" w:hAnsi="Arial Unicode MS"/>
          <w:rtl w:val="0"/>
        </w:rPr>
        <w:t xml:space="preserve">B레벨: 기본 3개의 B특성, 생물형 차량은 C레벨 생물 속성에 해당, 기계형 차량은 C레벨 차량 속성 획득.</w:t>
      </w:r>
    </w:p>
    <w:p w:rsidR="00000000" w:rsidDel="00000000" w:rsidP="00000000" w:rsidRDefault="00000000" w:rsidRPr="00000000" w14:paraId="00002678">
      <w:pPr>
        <w:rPr/>
      </w:pPr>
      <w:r w:rsidDel="00000000" w:rsidR="00000000" w:rsidRPr="00000000">
        <w:rPr>
          <w:rFonts w:ascii="Arial Unicode MS" w:cs="Arial Unicode MS" w:eastAsia="Arial Unicode MS" w:hAnsi="Arial Unicode MS"/>
          <w:rtl w:val="0"/>
        </w:rPr>
        <w:t xml:space="preserve">A레벨: 기본 3개의 A특성, 생물형 차량은 B레벨 생물 속성에 해당, 기계형 차량은 B레벨 차량 속성 획득.</w:t>
      </w:r>
    </w:p>
    <w:p w:rsidR="00000000" w:rsidDel="00000000" w:rsidP="00000000" w:rsidRDefault="00000000" w:rsidRPr="00000000" w14:paraId="00002679">
      <w:pPr>
        <w:rPr/>
      </w:pPr>
      <w:r w:rsidDel="00000000" w:rsidR="00000000" w:rsidRPr="00000000">
        <w:rPr>
          <w:rFonts w:ascii="Arial Unicode MS" w:cs="Arial Unicode MS" w:eastAsia="Arial Unicode MS" w:hAnsi="Arial Unicode MS"/>
          <w:rtl w:val="0"/>
        </w:rPr>
        <w:t xml:space="preserve">S레벨: 기본 3개의 S특성, 생물형 차량은 A레벨 생물 속성에 해당, 기계형 차량은 A레벨 차량 속성 획득.</w:t>
      </w:r>
    </w:p>
    <w:p w:rsidR="00000000" w:rsidDel="00000000" w:rsidP="00000000" w:rsidRDefault="00000000" w:rsidRPr="00000000" w14:paraId="0000267A">
      <w:pPr>
        <w:rPr/>
      </w:pPr>
      <w:r w:rsidDel="00000000" w:rsidR="00000000" w:rsidRPr="00000000">
        <w:rPr>
          <w:rFonts w:ascii="Arial Unicode MS" w:cs="Arial Unicode MS" w:eastAsia="Arial Unicode MS" w:hAnsi="Arial Unicode MS"/>
          <w:rtl w:val="0"/>
        </w:rPr>
        <w:t xml:space="preserve">점수를 두 배로 하면 1개의 특성을 추가할 수 있습니다.</w:t>
      </w:r>
    </w:p>
    <w:p w:rsidR="00000000" w:rsidDel="00000000" w:rsidP="00000000" w:rsidRDefault="00000000" w:rsidRPr="00000000" w14:paraId="0000267B">
      <w:pPr>
        <w:rPr/>
      </w:pPr>
      <w:r w:rsidDel="00000000" w:rsidR="00000000" w:rsidRPr="00000000">
        <w:rPr>
          <w:rFonts w:ascii="Arial Unicode MS" w:cs="Arial Unicode MS" w:eastAsia="Arial Unicode MS" w:hAnsi="Arial Unicode MS"/>
          <w:rtl w:val="0"/>
        </w:rPr>
        <w:t xml:space="preserve">지선을 두 배로 하면 2개의 특성을 추가할 수 있습니다(최대 한 번만 두 배로 할 수 있음).</w:t>
      </w:r>
    </w:p>
    <w:p w:rsidR="00000000" w:rsidDel="00000000" w:rsidP="00000000" w:rsidRDefault="00000000" w:rsidRPr="00000000" w14:paraId="0000267C">
      <w:pPr>
        <w:rPr/>
      </w:pPr>
      <w:r w:rsidDel="00000000" w:rsidR="00000000" w:rsidRPr="00000000">
        <w:rPr>
          <w:rFonts w:ascii="Arial Unicode MS" w:cs="Arial Unicode MS" w:eastAsia="Arial Unicode MS" w:hAnsi="Arial Unicode MS"/>
          <w:rtl w:val="0"/>
        </w:rPr>
        <w:t xml:space="preserve">명칭(여기에 대체, 명칭 뒤에 따옴표 없음!)</w:t>
      </w:r>
    </w:p>
    <w:p w:rsidR="00000000" w:rsidDel="00000000" w:rsidP="00000000" w:rsidRDefault="00000000" w:rsidRPr="00000000" w14:paraId="0000267D">
      <w:pPr>
        <w:rPr/>
      </w:pPr>
      <w:r w:rsidDel="00000000" w:rsidR="00000000" w:rsidRPr="00000000">
        <w:rPr>
          <w:rFonts w:ascii="Arial Unicode MS" w:cs="Arial Unicode MS" w:eastAsia="Arial Unicode MS" w:hAnsi="Arial Unicode MS"/>
          <w:rtl w:val="0"/>
        </w:rPr>
        <w:t xml:space="preserve">차량 본질:</w:t>
      </w:r>
    </w:p>
    <w:p w:rsidR="00000000" w:rsidDel="00000000" w:rsidP="00000000" w:rsidRDefault="00000000" w:rsidRPr="00000000" w14:paraId="0000267E">
      <w:pPr>
        <w:rPr/>
      </w:pPr>
      <w:r w:rsidDel="00000000" w:rsidR="00000000" w:rsidRPr="00000000">
        <w:rPr>
          <w:rFonts w:ascii="Arial Unicode MS" w:cs="Arial Unicode MS" w:eastAsia="Arial Unicode MS" w:hAnsi="Arial Unicode MS"/>
          <w:rtl w:val="0"/>
        </w:rPr>
        <w:t xml:space="preserve">차량 유형:</w:t>
      </w:r>
    </w:p>
    <w:p w:rsidR="00000000" w:rsidDel="00000000" w:rsidP="00000000" w:rsidRDefault="00000000" w:rsidRPr="00000000" w14:paraId="0000267F">
      <w:pPr>
        <w:rPr/>
      </w:pPr>
      <w:r w:rsidDel="00000000" w:rsidR="00000000" w:rsidRPr="00000000">
        <w:rPr>
          <w:rFonts w:ascii="Arial Unicode MS" w:cs="Arial Unicode MS" w:eastAsia="Arial Unicode MS" w:hAnsi="Arial Unicode MS"/>
          <w:rtl w:val="0"/>
        </w:rPr>
        <w:t xml:space="preserve">가격:</w:t>
      </w:r>
    </w:p>
    <w:p w:rsidR="00000000" w:rsidDel="00000000" w:rsidP="00000000" w:rsidRDefault="00000000" w:rsidRPr="00000000" w14:paraId="00002680">
      <w:pPr>
        <w:rPr/>
      </w:pPr>
      <w:r w:rsidDel="00000000" w:rsidR="00000000" w:rsidRPr="00000000">
        <w:rPr>
          <w:rFonts w:ascii="Arial Unicode MS" w:cs="Arial Unicode MS" w:eastAsia="Arial Unicode MS" w:hAnsi="Arial Unicode MS"/>
          <w:rtl w:val="0"/>
        </w:rPr>
        <w:t xml:space="preserve">부피: 생명력:</w:t>
      </w:r>
    </w:p>
    <w:p w:rsidR="00000000" w:rsidDel="00000000" w:rsidP="00000000" w:rsidRDefault="00000000" w:rsidRPr="00000000" w14:paraId="00002681">
      <w:pPr>
        <w:rPr/>
      </w:pPr>
      <w:r w:rsidDel="00000000" w:rsidR="00000000" w:rsidRPr="00000000">
        <w:rPr>
          <w:rFonts w:ascii="Arial Unicode MS" w:cs="Arial Unicode MS" w:eastAsia="Arial Unicode MS" w:hAnsi="Arial Unicode MS"/>
          <w:rtl w:val="0"/>
        </w:rPr>
        <w:t xml:space="preserve">장갑: 경도:</w:t>
      </w:r>
    </w:p>
    <w:p w:rsidR="00000000" w:rsidDel="00000000" w:rsidP="00000000" w:rsidRDefault="00000000" w:rsidRPr="00000000" w14:paraId="00002682">
      <w:pPr>
        <w:rPr/>
      </w:pPr>
      <w:r w:rsidDel="00000000" w:rsidR="00000000" w:rsidRPr="00000000">
        <w:rPr>
          <w:rFonts w:ascii="Arial Unicode MS" w:cs="Arial Unicode MS" w:eastAsia="Arial Unicode MS" w:hAnsi="Arial Unicode MS"/>
          <w:rtl w:val="0"/>
        </w:rPr>
        <w:t xml:space="preserve">속도: 유연성:</w:t>
      </w:r>
    </w:p>
    <w:p w:rsidR="00000000" w:rsidDel="00000000" w:rsidP="00000000" w:rsidRDefault="00000000" w:rsidRPr="00000000" w14:paraId="00002683">
      <w:pPr>
        <w:rPr/>
      </w:pPr>
      <w:r w:rsidDel="00000000" w:rsidR="00000000" w:rsidRPr="00000000">
        <w:rPr>
          <w:rFonts w:ascii="Arial Unicode MS" w:cs="Arial Unicode MS" w:eastAsia="Arial Unicode MS" w:hAnsi="Arial Unicode MS"/>
          <w:rtl w:val="0"/>
        </w:rPr>
        <w:t xml:space="preserve">탑승원:</w:t>
      </w:r>
    </w:p>
    <w:p w:rsidR="00000000" w:rsidDel="00000000" w:rsidP="00000000" w:rsidRDefault="00000000" w:rsidRPr="00000000" w14:paraId="00002684">
      <w:pPr>
        <w:rPr/>
      </w:pPr>
      <w:r w:rsidDel="00000000" w:rsidR="00000000" w:rsidRPr="00000000">
        <w:rPr>
          <w:rFonts w:ascii="Arial Unicode MS" w:cs="Arial Unicode MS" w:eastAsia="Arial Unicode MS" w:hAnsi="Arial Unicode MS"/>
          <w:rtl w:val="0"/>
        </w:rPr>
        <w:t xml:space="preserve">출력: 기동:</w:t>
      </w:r>
    </w:p>
    <w:p w:rsidR="00000000" w:rsidDel="00000000" w:rsidP="00000000" w:rsidRDefault="00000000" w:rsidRPr="00000000" w14:paraId="00002685">
      <w:pPr>
        <w:rPr/>
      </w:pPr>
      <w:r w:rsidDel="00000000" w:rsidR="00000000" w:rsidRPr="00000000">
        <w:rPr>
          <w:rFonts w:ascii="Arial Unicode MS" w:cs="Arial Unicode MS" w:eastAsia="Arial Unicode MS" w:hAnsi="Arial Unicode MS"/>
          <w:rtl w:val="0"/>
        </w:rPr>
        <w:t xml:space="preserve">에너지:</w:t>
      </w:r>
    </w:p>
    <w:p w:rsidR="00000000" w:rsidDel="00000000" w:rsidP="00000000" w:rsidRDefault="00000000" w:rsidRPr="00000000" w14:paraId="00002686">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2687">
      <w:pPr>
        <w:rPr/>
      </w:pPr>
      <w:r w:rsidDel="00000000" w:rsidR="00000000" w:rsidRPr="00000000">
        <w:rPr>
          <w:rFonts w:ascii="Arial Unicode MS" w:cs="Arial Unicode MS" w:eastAsia="Arial Unicode MS" w:hAnsi="Arial Unicode MS"/>
          <w:rtl w:val="0"/>
        </w:rPr>
        <w:t xml:space="preserve">특성:</w:t>
      </w:r>
    </w:p>
    <w:p w:rsidR="00000000" w:rsidDel="00000000" w:rsidP="00000000" w:rsidRDefault="00000000" w:rsidRPr="00000000" w14:paraId="00002688">
      <w:pPr>
        <w:rPr/>
      </w:pPr>
      <w:r w:rsidDel="00000000" w:rsidR="00000000" w:rsidRPr="00000000">
        <w:rPr>
          <w:rFonts w:ascii="Arial Unicode MS" w:cs="Arial Unicode MS" w:eastAsia="Arial Unicode MS" w:hAnsi="Arial Unicode MS"/>
          <w:rtl w:val="0"/>
        </w:rPr>
        <w:t xml:space="preserve">특성A:</w:t>
      </w:r>
    </w:p>
    <w:p w:rsidR="00000000" w:rsidDel="00000000" w:rsidP="00000000" w:rsidRDefault="00000000" w:rsidRPr="00000000" w14:paraId="00002689">
      <w:pPr>
        <w:rPr/>
      </w:pPr>
      <w:r w:rsidDel="00000000" w:rsidR="00000000" w:rsidRPr="00000000">
        <w:rPr>
          <w:rFonts w:ascii="Arial Unicode MS" w:cs="Arial Unicode MS" w:eastAsia="Arial Unicode MS" w:hAnsi="Arial Unicode MS"/>
          <w:rtl w:val="0"/>
        </w:rPr>
        <w:t xml:space="preserve">특성B:</w:t>
      </w:r>
    </w:p>
    <w:p w:rsidR="00000000" w:rsidDel="00000000" w:rsidP="00000000" w:rsidRDefault="00000000" w:rsidRPr="00000000" w14:paraId="0000268A">
      <w:pPr>
        <w:rPr/>
      </w:pPr>
      <w:r w:rsidDel="00000000" w:rsidR="00000000" w:rsidRPr="00000000">
        <w:rPr>
          <w:rtl w:val="0"/>
        </w:rPr>
        <w:t xml:space="preserve">=====================================================================</w:t>
      </w:r>
    </w:p>
    <w:p w:rsidR="00000000" w:rsidDel="00000000" w:rsidP="00000000" w:rsidRDefault="00000000" w:rsidRPr="00000000" w14:paraId="0000268B">
      <w:pPr>
        <w:rPr/>
      </w:pPr>
      <w:r w:rsidDel="00000000" w:rsidR="00000000" w:rsidRPr="00000000">
        <w:rPr>
          <w:rtl w:val="0"/>
        </w:rPr>
        <w:t xml:space="preserve">=======================================</w:t>
      </w:r>
    </w:p>
    <w:p w:rsidR="00000000" w:rsidDel="00000000" w:rsidP="00000000" w:rsidRDefault="00000000" w:rsidRPr="00000000" w14:paraId="0000268C">
      <w:pPr>
        <w:rPr/>
      </w:pPr>
      <w:r w:rsidDel="00000000" w:rsidR="00000000" w:rsidRPr="00000000">
        <w:rPr>
          <w:rFonts w:ascii="Arial Unicode MS" w:cs="Arial Unicode MS" w:eastAsia="Arial Unicode MS" w:hAnsi="Arial Unicode MS"/>
          <w:rtl w:val="0"/>
        </w:rPr>
        <w:t xml:space="preserve">기계 차량 템플릿</w:t>
      </w:r>
    </w:p>
    <w:p w:rsidR="00000000" w:rsidDel="00000000" w:rsidP="00000000" w:rsidRDefault="00000000" w:rsidRPr="00000000" w14:paraId="0000268D">
      <w:pPr>
        <w:rPr/>
      </w:pPr>
      <w:r w:rsidDel="00000000" w:rsidR="00000000" w:rsidRPr="00000000">
        <w:rPr>
          <w:rFonts w:ascii="Arial Unicode MS" w:cs="Arial Unicode MS" w:eastAsia="Arial Unicode MS" w:hAnsi="Arial Unicode MS"/>
          <w:rtl w:val="0"/>
        </w:rPr>
        <w:t xml:space="preserve">무지선: 구조값(경도+역치)*3, 경도 1, 출력 5, 기동 5,</w:t>
      </w:r>
    </w:p>
    <w:p w:rsidR="00000000" w:rsidDel="00000000" w:rsidP="00000000" w:rsidRDefault="00000000" w:rsidRPr="00000000" w14:paraId="0000268E">
      <w:pPr>
        <w:rPr/>
      </w:pPr>
      <w:r w:rsidDel="00000000" w:rsidR="00000000" w:rsidRPr="00000000">
        <w:rPr>
          <w:rFonts w:ascii="Arial Unicode MS" w:cs="Arial Unicode MS" w:eastAsia="Arial Unicode MS" w:hAnsi="Arial Unicode MS"/>
          <w:rtl w:val="0"/>
        </w:rPr>
        <w:t xml:space="preserve">D레벨: 구조값(경도+역치)*3, 경도 2, 출력 6, 기동 6,</w:t>
      </w:r>
    </w:p>
    <w:p w:rsidR="00000000" w:rsidDel="00000000" w:rsidP="00000000" w:rsidRDefault="00000000" w:rsidRPr="00000000" w14:paraId="0000268F">
      <w:pPr>
        <w:rPr/>
      </w:pPr>
      <w:r w:rsidDel="00000000" w:rsidR="00000000" w:rsidRPr="00000000">
        <w:rPr>
          <w:rFonts w:ascii="Arial Unicode MS" w:cs="Arial Unicode MS" w:eastAsia="Arial Unicode MS" w:hAnsi="Arial Unicode MS"/>
          <w:rtl w:val="0"/>
        </w:rPr>
        <w:t xml:space="preserve">C레벨: 구조값(경도+역치)*3, 경도 4, 출력 8, 기동 8,</w:t>
      </w:r>
    </w:p>
    <w:p w:rsidR="00000000" w:rsidDel="00000000" w:rsidP="00000000" w:rsidRDefault="00000000" w:rsidRPr="00000000" w14:paraId="00002690">
      <w:pPr>
        <w:rPr/>
      </w:pPr>
      <w:r w:rsidDel="00000000" w:rsidR="00000000" w:rsidRPr="00000000">
        <w:rPr>
          <w:rFonts w:ascii="Arial Unicode MS" w:cs="Arial Unicode MS" w:eastAsia="Arial Unicode MS" w:hAnsi="Arial Unicode MS"/>
          <w:rtl w:val="0"/>
        </w:rPr>
        <w:t xml:space="preserve">B레벨: 구조값(경도+역치)*3, 경도 8, 출력 12, 기동 12,</w:t>
      </w:r>
    </w:p>
    <w:p w:rsidR="00000000" w:rsidDel="00000000" w:rsidP="00000000" w:rsidRDefault="00000000" w:rsidRPr="00000000" w14:paraId="00002691">
      <w:pPr>
        <w:rPr/>
      </w:pPr>
      <w:r w:rsidDel="00000000" w:rsidR="00000000" w:rsidRPr="00000000">
        <w:rPr>
          <w:rFonts w:ascii="Arial Unicode MS" w:cs="Arial Unicode MS" w:eastAsia="Arial Unicode MS" w:hAnsi="Arial Unicode MS"/>
          <w:rtl w:val="0"/>
        </w:rPr>
        <w:t xml:space="preserve">A레벨: 구조값(경도+역치)*3, 경도 16, 출력 20, 기동 20,</w:t>
      </w:r>
    </w:p>
    <w:p w:rsidR="00000000" w:rsidDel="00000000" w:rsidP="00000000" w:rsidRDefault="00000000" w:rsidRPr="00000000" w14:paraId="00002692">
      <w:pPr>
        <w:rPr/>
      </w:pPr>
      <w:r w:rsidDel="00000000" w:rsidR="00000000" w:rsidRPr="00000000">
        <w:rPr>
          <w:rFonts w:ascii="Arial Unicode MS" w:cs="Arial Unicode MS" w:eastAsia="Arial Unicode MS" w:hAnsi="Arial Unicode MS"/>
          <w:rtl w:val="0"/>
        </w:rPr>
        <w:t xml:space="preserve">S레벨: 구조값(경도+역치)*3, 경도 32, 출력 36, 기동 36,</w:t>
      </w:r>
    </w:p>
    <w:p w:rsidR="00000000" w:rsidDel="00000000" w:rsidP="00000000" w:rsidRDefault="00000000" w:rsidRPr="00000000" w14:paraId="00002693">
      <w:pPr>
        <w:rPr/>
      </w:pPr>
      <w:r w:rsidDel="00000000" w:rsidR="00000000" w:rsidRPr="00000000">
        <w:rPr>
          <w:rFonts w:ascii="Arial Unicode MS" w:cs="Arial Unicode MS" w:eastAsia="Arial Unicode MS" w:hAnsi="Arial Unicode MS"/>
          <w:rtl w:val="0"/>
        </w:rPr>
        <w:t xml:space="preserve">차량은 다음을 가집니다:</w:t>
      </w:r>
    </w:p>
    <w:p w:rsidR="00000000" w:rsidDel="00000000" w:rsidP="00000000" w:rsidRDefault="00000000" w:rsidRPr="00000000" w14:paraId="00002694">
      <w:pPr>
        <w:rPr/>
      </w:pPr>
      <w:r w:rsidDel="00000000" w:rsidR="00000000" w:rsidRPr="00000000">
        <w:rPr>
          <w:rFonts w:ascii="Arial Unicode MS" w:cs="Arial Unicode MS" w:eastAsia="Arial Unicode MS" w:hAnsi="Arial Unicode MS"/>
          <w:rtl w:val="0"/>
        </w:rPr>
        <w:t xml:space="preserve">0/3/6/12/24/48점 장갑값.</w:t>
      </w:r>
    </w:p>
    <w:p w:rsidR="00000000" w:rsidDel="00000000" w:rsidP="00000000" w:rsidRDefault="00000000" w:rsidRPr="00000000" w14:paraId="00002695">
      <w:pPr>
        <w:rPr/>
      </w:pPr>
      <w:r w:rsidDel="00000000" w:rsidR="00000000" w:rsidRPr="00000000">
        <w:rPr>
          <w:rFonts w:ascii="Arial Unicode MS" w:cs="Arial Unicode MS" w:eastAsia="Arial Unicode MS" w:hAnsi="Arial Unicode MS"/>
          <w:rtl w:val="0"/>
        </w:rPr>
        <w:t xml:space="preserve">*일부 특이한 차량은 이 규칙을 완전히 따르지 않습니다. 예를 들어 아이언맨의 전투복, 자전거 등.</w:t>
      </w:r>
    </w:p>
    <w:p w:rsidR="00000000" w:rsidDel="00000000" w:rsidP="00000000" w:rsidRDefault="00000000" w:rsidRPr="00000000" w14:paraId="00002696">
      <w:pPr>
        <w:rPr/>
      </w:pPr>
      <w:r w:rsidDel="00000000" w:rsidR="00000000" w:rsidRPr="00000000">
        <w:rPr>
          <w:rtl w:val="0"/>
        </w:rPr>
        <w:t xml:space="preserve">=====================================================================</w:t>
      </w:r>
    </w:p>
    <w:p w:rsidR="00000000" w:rsidDel="00000000" w:rsidP="00000000" w:rsidRDefault="00000000" w:rsidRPr="00000000" w14:paraId="00002697">
      <w:pPr>
        <w:rPr/>
      </w:pPr>
      <w:r w:rsidDel="00000000" w:rsidR="00000000" w:rsidRPr="00000000">
        <w:rPr>
          <w:rtl w:val="0"/>
        </w:rPr>
        <w:t xml:space="preserve">=======================================</w:t>
      </w:r>
    </w:p>
    <w:p w:rsidR="00000000" w:rsidDel="00000000" w:rsidP="00000000" w:rsidRDefault="00000000" w:rsidRPr="00000000" w14:paraId="00002698">
      <w:pPr>
        <w:rPr/>
      </w:pPr>
      <w:r w:rsidDel="00000000" w:rsidR="00000000" w:rsidRPr="00000000">
        <w:rPr>
          <w:rFonts w:ascii="Arial Unicode MS" w:cs="Arial Unicode MS" w:eastAsia="Arial Unicode MS" w:hAnsi="Arial Unicode MS"/>
          <w:rtl w:val="0"/>
        </w:rPr>
        <w:t xml:space="preserve">생물 템플릿(생물형 차량 및 소환 생물 포함)</w:t>
      </w:r>
    </w:p>
    <w:p w:rsidR="00000000" w:rsidDel="00000000" w:rsidP="00000000" w:rsidRDefault="00000000" w:rsidRPr="00000000" w14:paraId="00002699">
      <w:pPr>
        <w:rPr/>
      </w:pPr>
      <w:r w:rsidDel="00000000" w:rsidR="00000000" w:rsidRPr="00000000">
        <w:rPr>
          <w:rFonts w:ascii="Arial Unicode MS" w:cs="Arial Unicode MS" w:eastAsia="Arial Unicode MS" w:hAnsi="Arial Unicode MS"/>
          <w:rtl w:val="0"/>
        </w:rPr>
        <w:t xml:space="preserve">생물은 기본적으로 동시에 한 마리만 존재할 수 있으며, PC와 마찬가지로 신속, 이동, 표준 행동을 가지고, 소환 생물은 자신의 우선권에 따라 행동할 필요가 없습니다.</w:t>
      </w:r>
    </w:p>
    <w:p w:rsidR="00000000" w:rsidDel="00000000" w:rsidP="00000000" w:rsidRDefault="00000000" w:rsidRPr="00000000" w14:paraId="0000269A">
      <w:pPr>
        <w:rPr/>
      </w:pPr>
      <w:r w:rsidDel="00000000" w:rsidR="00000000" w:rsidRPr="00000000">
        <w:rPr>
          <w:rFonts w:ascii="Arial Unicode MS" w:cs="Arial Unicode MS" w:eastAsia="Arial Unicode MS" w:hAnsi="Arial Unicode MS"/>
          <w:rtl w:val="0"/>
        </w:rPr>
        <w:t xml:space="preserve">소환된 생물이 직접 행동하려면 1개의 동급 특성을 지불해야 합니다.</w:t>
      </w:r>
    </w:p>
    <w:p w:rsidR="00000000" w:rsidDel="00000000" w:rsidP="00000000" w:rsidRDefault="00000000" w:rsidRPr="00000000" w14:paraId="0000269B">
      <w:pPr>
        <w:rPr/>
      </w:pPr>
      <w:r w:rsidDel="00000000" w:rsidR="00000000" w:rsidRPr="00000000">
        <w:rPr>
          <w:rFonts w:ascii="Arial Unicode MS" w:cs="Arial Unicode MS" w:eastAsia="Arial Unicode MS" w:hAnsi="Arial Unicode MS"/>
          <w:rtl w:val="0"/>
        </w:rPr>
        <w:t xml:space="preserve">매 라운드 추가 행동을 위해 조종이 필요한 소환 생물은 필요한 행동에 따라 특성 보정을 받으며, 보정된 특성은 소환 생물을 향상시키는 데에만 사용할 수 있습니다:</w:t>
      </w:r>
    </w:p>
    <w:p w:rsidR="00000000" w:rsidDel="00000000" w:rsidP="00000000" w:rsidRDefault="00000000" w:rsidRPr="00000000" w14:paraId="0000269C">
      <w:pPr>
        <w:rPr/>
      </w:pPr>
      <w:r w:rsidDel="00000000" w:rsidR="00000000" w:rsidRPr="00000000">
        <w:rPr>
          <w:rFonts w:ascii="Arial Unicode MS" w:cs="Arial Unicode MS" w:eastAsia="Arial Unicode MS" w:hAnsi="Arial Unicode MS"/>
          <w:rtl w:val="0"/>
        </w:rPr>
        <w:t xml:space="preserve">전체 라운드 행동: 2개의 동급 특성</w:t>
      </w:r>
    </w:p>
    <w:p w:rsidR="00000000" w:rsidDel="00000000" w:rsidP="00000000" w:rsidRDefault="00000000" w:rsidRPr="00000000" w14:paraId="0000269D">
      <w:pPr>
        <w:rPr/>
      </w:pPr>
      <w:r w:rsidDel="00000000" w:rsidR="00000000" w:rsidRPr="00000000">
        <w:rPr>
          <w:rFonts w:ascii="Arial Unicode MS" w:cs="Arial Unicode MS" w:eastAsia="Arial Unicode MS" w:hAnsi="Arial Unicode MS"/>
          <w:rtl w:val="0"/>
        </w:rPr>
        <w:t xml:space="preserve">전체 행동: 1개의 동급 특성과 1개의 하위 특성</w:t>
      </w:r>
    </w:p>
    <w:p w:rsidR="00000000" w:rsidDel="00000000" w:rsidP="00000000" w:rsidRDefault="00000000" w:rsidRPr="00000000" w14:paraId="0000269E">
      <w:pPr>
        <w:rPr/>
      </w:pPr>
      <w:r w:rsidDel="00000000" w:rsidR="00000000" w:rsidRPr="00000000">
        <w:rPr>
          <w:rFonts w:ascii="Arial Unicode MS" w:cs="Arial Unicode MS" w:eastAsia="Arial Unicode MS" w:hAnsi="Arial Unicode MS"/>
          <w:rtl w:val="0"/>
        </w:rPr>
        <w:t xml:space="preserve">표준 행동: 1개의 동급 특성</w:t>
      </w:r>
    </w:p>
    <w:p w:rsidR="00000000" w:rsidDel="00000000" w:rsidP="00000000" w:rsidRDefault="00000000" w:rsidRPr="00000000" w14:paraId="0000269F">
      <w:pPr>
        <w:rPr/>
      </w:pPr>
      <w:r w:rsidDel="00000000" w:rsidR="00000000" w:rsidRPr="00000000">
        <w:rPr>
          <w:rFonts w:ascii="Arial Unicode MS" w:cs="Arial Unicode MS" w:eastAsia="Arial Unicode MS" w:hAnsi="Arial Unicode MS"/>
          <w:rtl w:val="0"/>
        </w:rPr>
        <w:t xml:space="preserve">이동 행동: 1개의 하위 특성</w:t>
      </w:r>
    </w:p>
    <w:p w:rsidR="00000000" w:rsidDel="00000000" w:rsidP="00000000" w:rsidRDefault="00000000" w:rsidRPr="00000000" w14:paraId="000026A0">
      <w:pPr>
        <w:rPr/>
      </w:pPr>
      <w:r w:rsidDel="00000000" w:rsidR="00000000" w:rsidRPr="00000000">
        <w:rPr>
          <w:rFonts w:ascii="Arial Unicode MS" w:cs="Arial Unicode MS" w:eastAsia="Arial Unicode MS" w:hAnsi="Arial Unicode MS"/>
          <w:rtl w:val="0"/>
        </w:rPr>
        <w:t xml:space="preserve">신속 행동: 1개의 하위 하위 특성</w:t>
      </w:r>
    </w:p>
    <w:p w:rsidR="00000000" w:rsidDel="00000000" w:rsidP="00000000" w:rsidRDefault="00000000" w:rsidRPr="00000000" w14:paraId="000026A1">
      <w:pPr>
        <w:rPr/>
      </w:pPr>
      <w:r w:rsidDel="00000000" w:rsidR="00000000" w:rsidRPr="00000000">
        <w:rPr>
          <w:rFonts w:ascii="Arial Unicode MS" w:cs="Arial Unicode MS" w:eastAsia="Arial Unicode MS" w:hAnsi="Arial Unicode MS"/>
          <w:rtl w:val="0"/>
        </w:rPr>
        <w:t xml:space="preserve">자유 행동: 보정 없음</w:t>
      </w:r>
    </w:p>
    <w:p w:rsidR="00000000" w:rsidDel="00000000" w:rsidP="00000000" w:rsidRDefault="00000000" w:rsidRPr="00000000" w14:paraId="000026A2">
      <w:pPr>
        <w:rPr/>
      </w:pPr>
      <w:r w:rsidDel="00000000" w:rsidR="00000000" w:rsidRPr="00000000">
        <w:rPr>
          <w:rFonts w:ascii="Arial Unicode MS" w:cs="Arial Unicode MS" w:eastAsia="Arial Unicode MS" w:hAnsi="Arial Unicode MS"/>
          <w:rtl w:val="0"/>
        </w:rPr>
        <w:t xml:space="preserve">생물 차량 또는 소환 생물의 생물 속성:(동등한 레벨의 소환 생물 속성을 사용하려면 2개의 동급 특성을 소모해야 함)</w:t>
      </w:r>
    </w:p>
    <w:p w:rsidR="00000000" w:rsidDel="00000000" w:rsidP="00000000" w:rsidRDefault="00000000" w:rsidRPr="00000000" w14:paraId="000026A3">
      <w:pPr>
        <w:rPr/>
      </w:pPr>
      <w:r w:rsidDel="00000000" w:rsidR="00000000" w:rsidRPr="00000000">
        <w:rPr>
          <w:rFonts w:ascii="Arial Unicode MS" w:cs="Arial Unicode MS" w:eastAsia="Arial Unicode MS" w:hAnsi="Arial Unicode MS"/>
          <w:rtl w:val="0"/>
        </w:rPr>
        <w:t xml:space="preserve">소환 생물은 항상 2개의 주 속성, 3개의 부 속성, 기타 4개는 모두 일반 속성을 가집니다; 소환 생물은 3개의 주 기능, 4개의 부 기능, 5개의 하위 기능을 가지며, 기타 기능은 모두 0입니다.</w:t>
      </w:r>
    </w:p>
    <w:p w:rsidR="00000000" w:rsidDel="00000000" w:rsidP="00000000" w:rsidRDefault="00000000" w:rsidRPr="00000000" w14:paraId="000026A4">
      <w:pPr>
        <w:rPr/>
      </w:pPr>
      <w:r w:rsidDel="00000000" w:rsidR="00000000" w:rsidRPr="00000000">
        <w:rPr>
          <w:rFonts w:ascii="Arial Unicode MS" w:cs="Arial Unicode MS" w:eastAsia="Arial Unicode MS" w:hAnsi="Arial Unicode MS"/>
          <w:rtl w:val="0"/>
        </w:rPr>
        <w:t xml:space="preserve">무지선: 주 속성 5, 부 속성 3, 일반 속성 2; 주 기능 5, 부 기능 2, 하위 기능 1, 15개의 전공 점수.</w:t>
      </w:r>
    </w:p>
    <w:p w:rsidR="00000000" w:rsidDel="00000000" w:rsidP="00000000" w:rsidRDefault="00000000" w:rsidRPr="00000000" w14:paraId="000026A5">
      <w:pPr>
        <w:rPr/>
      </w:pPr>
      <w:r w:rsidDel="00000000" w:rsidR="00000000" w:rsidRPr="00000000">
        <w:rPr>
          <w:rFonts w:ascii="Arial Unicode MS" w:cs="Arial Unicode MS" w:eastAsia="Arial Unicode MS" w:hAnsi="Arial Unicode MS"/>
          <w:rtl w:val="0"/>
        </w:rPr>
        <w:t xml:space="preserve">D레벨: 주 속성 6, 부 속성 3, 일반 속성 2; 주 기능 7, 부 기능 3, 하위 기능 1, 30개의 전공 점수.</w:t>
      </w:r>
    </w:p>
    <w:p w:rsidR="00000000" w:rsidDel="00000000" w:rsidP="00000000" w:rsidRDefault="00000000" w:rsidRPr="00000000" w14:paraId="000026A6">
      <w:pPr>
        <w:rPr/>
      </w:pPr>
      <w:r w:rsidDel="00000000" w:rsidR="00000000" w:rsidRPr="00000000">
        <w:rPr>
          <w:rFonts w:ascii="Arial Unicode MS" w:cs="Arial Unicode MS" w:eastAsia="Arial Unicode MS" w:hAnsi="Arial Unicode MS"/>
          <w:rtl w:val="0"/>
        </w:rPr>
        <w:t xml:space="preserve">C레벨: 주 속성 8, 부 속성 4, 일반 속성 2; 주 기능 9, 부 기능 4, 하위 기능 2, 45개의 전공 점수.</w:t>
      </w:r>
    </w:p>
    <w:p w:rsidR="00000000" w:rsidDel="00000000" w:rsidP="00000000" w:rsidRDefault="00000000" w:rsidRPr="00000000" w14:paraId="000026A7">
      <w:pPr>
        <w:rPr/>
      </w:pPr>
      <w:r w:rsidDel="00000000" w:rsidR="00000000" w:rsidRPr="00000000">
        <w:rPr>
          <w:rFonts w:ascii="Arial Unicode MS" w:cs="Arial Unicode MS" w:eastAsia="Arial Unicode MS" w:hAnsi="Arial Unicode MS"/>
          <w:rtl w:val="0"/>
        </w:rPr>
        <w:t xml:space="preserve">B레벨: 주 속성 12, 부 속성 6, 일반 속성 3; 주 기능 11, 부 기능 5, 하위 기능 2, 60개의 전공 점수.</w:t>
      </w:r>
    </w:p>
    <w:p w:rsidR="00000000" w:rsidDel="00000000" w:rsidP="00000000" w:rsidRDefault="00000000" w:rsidRPr="00000000" w14:paraId="000026A8">
      <w:pPr>
        <w:rPr/>
      </w:pPr>
      <w:r w:rsidDel="00000000" w:rsidR="00000000" w:rsidRPr="00000000">
        <w:rPr>
          <w:rFonts w:ascii="Arial Unicode MS" w:cs="Arial Unicode MS" w:eastAsia="Arial Unicode MS" w:hAnsi="Arial Unicode MS"/>
          <w:rtl w:val="0"/>
        </w:rPr>
        <w:t xml:space="preserve">A레벨: 주 속성 20, 부 속성 10, 일반 속성 5; 주 기능 13, 부 기능 6, 하위 기능 3, 75개의 전공 점수.</w:t>
      </w:r>
    </w:p>
    <w:p w:rsidR="00000000" w:rsidDel="00000000" w:rsidP="00000000" w:rsidRDefault="00000000" w:rsidRPr="00000000" w14:paraId="000026A9">
      <w:pPr>
        <w:rPr/>
      </w:pPr>
      <w:r w:rsidDel="00000000" w:rsidR="00000000" w:rsidRPr="00000000">
        <w:rPr>
          <w:rFonts w:ascii="Arial Unicode MS" w:cs="Arial Unicode MS" w:eastAsia="Arial Unicode MS" w:hAnsi="Arial Unicode MS"/>
          <w:rtl w:val="0"/>
        </w:rPr>
        <w:t xml:space="preserve">S레벨: 주 속성 36, 부 속성 18, 일반 속성 9; 주 기능 15, 부 기능 7, 하위 기능 3, 90개의 전공 점수.</w:t>
      </w:r>
    </w:p>
    <w:p w:rsidR="00000000" w:rsidDel="00000000" w:rsidP="00000000" w:rsidRDefault="00000000" w:rsidRPr="00000000" w14:paraId="000026AA">
      <w:pPr>
        <w:rPr/>
      </w:pPr>
      <w:r w:rsidDel="00000000" w:rsidR="00000000" w:rsidRPr="00000000">
        <w:rPr>
          <w:rFonts w:ascii="Arial Unicode MS" w:cs="Arial Unicode MS" w:eastAsia="Arial Unicode MS" w:hAnsi="Arial Unicode MS"/>
          <w:rtl w:val="0"/>
        </w:rPr>
        <w:t xml:space="preserve">*세 가지 속성을 모두 현재 업그레이드 시 추가되는 부분의 1/2만큼 낮추면 동급 특성 1개를 얻을 수 있습니다.</w:t>
      </w:r>
    </w:p>
    <w:p w:rsidR="00000000" w:rsidDel="00000000" w:rsidP="00000000" w:rsidRDefault="00000000" w:rsidRPr="00000000" w14:paraId="000026AB">
      <w:pPr>
        <w:rPr/>
      </w:pPr>
      <w:r w:rsidDel="00000000" w:rsidR="00000000" w:rsidRPr="00000000">
        <w:rPr>
          <w:rFonts w:ascii="Arial Unicode MS" w:cs="Arial Unicode MS" w:eastAsia="Arial Unicode MS" w:hAnsi="Arial Unicode MS"/>
          <w:rtl w:val="0"/>
        </w:rPr>
        <w:t xml:space="preserve">생물은 다음을 가집니다:</w:t>
      </w:r>
    </w:p>
    <w:p w:rsidR="00000000" w:rsidDel="00000000" w:rsidP="00000000" w:rsidRDefault="00000000" w:rsidRPr="00000000" w14:paraId="000026AC">
      <w:pPr>
        <w:rPr/>
      </w:pPr>
      <w:r w:rsidDel="00000000" w:rsidR="00000000" w:rsidRPr="00000000">
        <w:rPr>
          <w:rFonts w:ascii="Arial Unicode MS" w:cs="Arial Unicode MS" w:eastAsia="Arial Unicode MS" w:hAnsi="Arial Unicode MS"/>
          <w:rtl w:val="0"/>
        </w:rPr>
        <w:t xml:space="preserve">1/2/4/8/16/32점 타고난 무기 피해.</w:t>
      </w:r>
    </w:p>
    <w:p w:rsidR="00000000" w:rsidDel="00000000" w:rsidP="00000000" w:rsidRDefault="00000000" w:rsidRPr="00000000" w14:paraId="000026AD">
      <w:pPr>
        <w:rPr/>
      </w:pPr>
      <w:r w:rsidDel="00000000" w:rsidR="00000000" w:rsidRPr="00000000">
        <w:rPr>
          <w:rFonts w:ascii="Arial Unicode MS" w:cs="Arial Unicode MS" w:eastAsia="Arial Unicode MS" w:hAnsi="Arial Unicode MS"/>
          <w:rtl w:val="0"/>
        </w:rPr>
        <w:t xml:space="preserve">0/3/6/12/24/48점 타고난 방어.</w:t>
      </w:r>
    </w:p>
    <w:p w:rsidR="00000000" w:rsidDel="00000000" w:rsidP="00000000" w:rsidRDefault="00000000" w:rsidRPr="00000000" w14:paraId="000026AE">
      <w:pPr>
        <w:rPr/>
      </w:pPr>
      <w:r w:rsidDel="00000000" w:rsidR="00000000" w:rsidRPr="00000000">
        <w:rPr>
          <w:rFonts w:ascii="Arial Unicode MS" w:cs="Arial Unicode MS" w:eastAsia="Arial Unicode MS" w:hAnsi="Arial Unicode MS"/>
          <w:rtl w:val="0"/>
        </w:rPr>
        <w:t xml:space="preserve">*생물 특성표는 PC와 동일하며, 생물의 속성을 소환자의 해당 속성 수치로 변경하는 것은 A특성, 소환자의 해당 기능 수치로 변경하는 것은 C특성입니다.</w:t>
      </w:r>
    </w:p>
    <w:p w:rsidR="00000000" w:rsidDel="00000000" w:rsidP="00000000" w:rsidRDefault="00000000" w:rsidRPr="00000000" w14:paraId="000026AF">
      <w:pPr>
        <w:rPr/>
      </w:pPr>
      <w:r w:rsidDel="00000000" w:rsidR="00000000" w:rsidRPr="00000000">
        <w:rPr>
          <w:rFonts w:ascii="Arial Unicode MS" w:cs="Arial Unicode MS" w:eastAsia="Arial Unicode MS" w:hAnsi="Arial Unicode MS"/>
          <w:rtl w:val="0"/>
        </w:rPr>
        <w:t xml:space="preserve">*생물 특성표와 PC는 동일하며, 생물의 속성을 소환자의 해당 속성 수치로 변경하는 것은 A특성, 소환자의 해당 기능 수치로 변경하는 것은 C특성입니다.</w:t>
      </w:r>
    </w:p>
    <w:p w:rsidR="00000000" w:rsidDel="00000000" w:rsidP="00000000" w:rsidRDefault="00000000" w:rsidRPr="00000000" w14:paraId="000026B0">
      <w:pPr>
        <w:rPr/>
      </w:pPr>
      <w:r w:rsidDel="00000000" w:rsidR="00000000" w:rsidRPr="00000000">
        <w:rPr>
          <w:rFonts w:ascii="Arial Unicode MS" w:cs="Arial Unicode MS" w:eastAsia="Arial Unicode MS" w:hAnsi="Arial Unicode MS"/>
          <w:rtl w:val="0"/>
        </w:rPr>
        <w:t xml:space="preserve">*생물 속성값을 향상시키는 데 사용되는 기능을 구매/계산할 때, D2C3B4A6S8의 가격으로 특성 가격을 계산하며, 혈통/개조와 마찬가지로 해당 속성에서 소환물이 얻을 수 있는 속성 상한을 계산합니다.</w:t>
      </w:r>
    </w:p>
    <w:p w:rsidR="00000000" w:rsidDel="00000000" w:rsidP="00000000" w:rsidRDefault="00000000" w:rsidRPr="00000000" w14:paraId="000026B1">
      <w:pPr>
        <w:rPr/>
      </w:pPr>
      <w:r w:rsidDel="00000000" w:rsidR="00000000" w:rsidRPr="00000000">
        <w:rPr>
          <w:rFonts w:ascii="Arial Unicode MS" w:cs="Arial Unicode MS" w:eastAsia="Arial Unicode MS" w:hAnsi="Arial Unicode MS"/>
          <w:rtl w:val="0"/>
        </w:rPr>
        <w:t xml:space="preserve">*소환 생물인 경우, 지속 시간은 기능과 마찬가지로 특성 보정을 제공합니다.</w:t>
      </w:r>
    </w:p>
    <w:p w:rsidR="00000000" w:rsidDel="00000000" w:rsidP="00000000" w:rsidRDefault="00000000" w:rsidRPr="00000000" w14:paraId="000026B2">
      <w:pPr>
        <w:rPr/>
      </w:pPr>
      <w:r w:rsidDel="00000000" w:rsidR="00000000" w:rsidRPr="00000000">
        <w:rPr>
          <w:rtl w:val="0"/>
        </w:rPr>
        <w:t xml:space="preserve">=====================================================================</w:t>
      </w:r>
    </w:p>
    <w:p w:rsidR="00000000" w:rsidDel="00000000" w:rsidP="00000000" w:rsidRDefault="00000000" w:rsidRPr="00000000" w14:paraId="000026B3">
      <w:pPr>
        <w:rPr/>
      </w:pPr>
      <w:r w:rsidDel="00000000" w:rsidR="00000000" w:rsidRPr="00000000">
        <w:rPr>
          <w:rtl w:val="0"/>
        </w:rPr>
        <w:t xml:space="preserve">=======================================</w:t>
      </w:r>
    </w:p>
    <w:p w:rsidR="00000000" w:rsidDel="00000000" w:rsidP="00000000" w:rsidRDefault="00000000" w:rsidRPr="00000000" w14:paraId="000026B4">
      <w:pPr>
        <w:pStyle w:val="Heading1"/>
        <w:rPr/>
      </w:pPr>
      <w:bookmarkStart w:colFirst="0" w:colLast="0" w:name="_p1xxx59nd6w4" w:id="62"/>
      <w:bookmarkEnd w:id="62"/>
      <w:r w:rsidDel="00000000" w:rsidR="00000000" w:rsidRPr="00000000">
        <w:rPr>
          <w:rFonts w:ascii="Arial Unicode MS" w:cs="Arial Unicode MS" w:eastAsia="Arial Unicode MS" w:hAnsi="Arial Unicode MS"/>
          <w:rtl w:val="0"/>
        </w:rPr>
        <w:t xml:space="preserve">1.6 용어 검색과 해설</w:t>
      </w:r>
    </w:p>
    <w:p w:rsidR="00000000" w:rsidDel="00000000" w:rsidP="00000000" w:rsidRDefault="00000000" w:rsidRPr="00000000" w14:paraId="000026B5">
      <w:pPr>
        <w:pStyle w:val="Heading1"/>
        <w:rPr/>
      </w:pPr>
      <w:bookmarkStart w:colFirst="0" w:colLast="0" w:name="_blwxbcdu8n78" w:id="63"/>
      <w:bookmarkEnd w:id="63"/>
      <w:r w:rsidDel="00000000" w:rsidR="00000000" w:rsidRPr="00000000">
        <w:rPr>
          <w:rFonts w:ascii="Arial Unicode MS" w:cs="Arial Unicode MS" w:eastAsia="Arial Unicode MS" w:hAnsi="Arial Unicode MS"/>
          <w:rtl w:val="0"/>
        </w:rPr>
        <w:t xml:space="preserve">1.6.1 키워드 일람</w:t>
      </w:r>
    </w:p>
    <w:p w:rsidR="00000000" w:rsidDel="00000000" w:rsidP="00000000" w:rsidRDefault="00000000" w:rsidRPr="00000000" w14:paraId="000026B6">
      <w:pPr>
        <w:rPr/>
      </w:pPr>
      <w:r w:rsidDel="00000000" w:rsidR="00000000" w:rsidRPr="00000000">
        <w:rPr>
          <w:rtl w:val="0"/>
        </w:rPr>
        <w:t xml:space="preserve">======================================</w:t>
      </w:r>
    </w:p>
    <w:p w:rsidR="00000000" w:rsidDel="00000000" w:rsidP="00000000" w:rsidRDefault="00000000" w:rsidRPr="00000000" w14:paraId="000026B7">
      <w:pPr>
        <w:rPr/>
      </w:pPr>
      <w:r w:rsidDel="00000000" w:rsidR="00000000" w:rsidRPr="00000000">
        <w:rPr>
          <w:rFonts w:ascii="Arial Unicode MS" w:cs="Arial Unicode MS" w:eastAsia="Arial Unicode MS" w:hAnsi="Arial Unicode MS"/>
          <w:rtl w:val="0"/>
        </w:rPr>
        <w:t xml:space="preserve">본 장에서는 본서에 등장하는 각종 키워드를 소개하는데, 물품 키워드, 능력 키워드 등 다양합니다. 해당 키워드를 만났을 때 그 키워드가 나타내는 효과를 본 장에서 찾아볼 수 있습니다. </w:t>
      </w:r>
    </w:p>
    <w:p w:rsidR="00000000" w:rsidDel="00000000" w:rsidP="00000000" w:rsidRDefault="00000000" w:rsidRPr="00000000" w14:paraId="000026B8">
      <w:pPr>
        <w:rPr/>
      </w:pPr>
      <w:r w:rsidDel="00000000" w:rsidR="00000000" w:rsidRPr="00000000">
        <w:rPr>
          <w:rFonts w:ascii="Arial Unicode MS" w:cs="Arial Unicode MS" w:eastAsia="Arial Unicode MS" w:hAnsi="Arial Unicode MS"/>
          <w:rtl w:val="0"/>
        </w:rPr>
        <w:t xml:space="preserve">물론 일부 "키워드"는 원래 해당하는 소개 장에 있는데, 예를 들어 "맹시" 등이 있습니다. 이런 "키워드"에 대해서는 본 장에서 중복해서 열거하지 않습니다.</w:t>
      </w:r>
    </w:p>
    <w:p w:rsidR="00000000" w:rsidDel="00000000" w:rsidP="00000000" w:rsidRDefault="00000000" w:rsidRPr="00000000" w14:paraId="000026B9">
      <w:pPr>
        <w:rPr/>
      </w:pPr>
      <w:r w:rsidDel="00000000" w:rsidR="00000000" w:rsidRPr="00000000">
        <w:rPr>
          <w:rtl w:val="0"/>
        </w:rPr>
        <w:t xml:space="preserve">======================================</w:t>
      </w:r>
    </w:p>
    <w:p w:rsidR="00000000" w:rsidDel="00000000" w:rsidP="00000000" w:rsidRDefault="00000000" w:rsidRPr="00000000" w14:paraId="000026BA">
      <w:pPr>
        <w:rPr/>
      </w:pPr>
      <w:r w:rsidDel="00000000" w:rsidR="00000000" w:rsidRPr="00000000">
        <w:rPr>
          <w:rFonts w:ascii="Arial Unicode MS" w:cs="Arial Unicode MS" w:eastAsia="Arial Unicode MS" w:hAnsi="Arial Unicode MS"/>
          <w:rtl w:val="0"/>
        </w:rPr>
        <w:t xml:space="preserve">【고속X】: 고속 우위라고도 합니다. 이런 특성으로 공격받은 목표는 기본 방어+회피 방어+막기 방어에서 이 특성 수치만큼 감소하며, 최대 0까지 감소합니다. 순서는 막기 방어-회피 방어-기본 방어입니다. 고속은 목표의 방어 계산이 끝난 후 계산되기 시작하는데, 예를 들어 목표의 기본 방어가 3이고 전력 방어를 하면 기본 방어가 6이 되는데, 이때 2점의 고속 우위가 있다면 목표의 기본 방어는 4점이 됩니다.</w:t>
      </w:r>
    </w:p>
    <w:p w:rsidR="00000000" w:rsidDel="00000000" w:rsidP="00000000" w:rsidRDefault="00000000" w:rsidRPr="00000000" w14:paraId="000026BB">
      <w:pPr>
        <w:rPr/>
      </w:pPr>
      <w:r w:rsidDel="00000000" w:rsidR="00000000" w:rsidRPr="00000000">
        <w:rPr>
          <w:rFonts w:ascii="Arial Unicode MS" w:cs="Arial Unicode MS" w:eastAsia="Arial Unicode MS" w:hAnsi="Arial Unicode MS"/>
          <w:rtl w:val="0"/>
        </w:rPr>
        <w:t xml:space="preserve">만약 같은 공격에 여러 개의 【고속】이 있다면, X점 고속 증가로 표기되면 해당 고속은 중첩될 수 있습니다. X점 고속 획득으로 표기되면 해당 고속은 중첩되지 않습니다. </w:t>
      </w:r>
    </w:p>
    <w:p w:rsidR="00000000" w:rsidDel="00000000" w:rsidP="00000000" w:rsidRDefault="00000000" w:rsidRPr="00000000" w14:paraId="000026BC">
      <w:pPr>
        <w:rPr/>
      </w:pPr>
      <w:r w:rsidDel="00000000" w:rsidR="00000000" w:rsidRPr="00000000">
        <w:rPr>
          <w:rFonts w:ascii="Arial Unicode MS" w:cs="Arial Unicode MS" w:eastAsia="Arial Unicode MS" w:hAnsi="Arial Unicode MS"/>
          <w:rtl w:val="0"/>
        </w:rPr>
        <w:t xml:space="preserve">주: 고속 우위 무시 능력이 있으면 공격 중 고속을 1대1로 무시할 수 있으며, 특별한 설명이 없다면 여러 개의 고속 무시 능력은 서로 중첩될 수 있습니다.</w:t>
      </w:r>
    </w:p>
    <w:p w:rsidR="00000000" w:rsidDel="00000000" w:rsidP="00000000" w:rsidRDefault="00000000" w:rsidRPr="00000000" w14:paraId="000026BD">
      <w:pPr>
        <w:rPr/>
      </w:pPr>
      <w:r w:rsidDel="00000000" w:rsidR="00000000" w:rsidRPr="00000000">
        <w:rPr>
          <w:rtl w:val="0"/>
        </w:rPr>
      </w:r>
    </w:p>
    <w:p w:rsidR="00000000" w:rsidDel="00000000" w:rsidP="00000000" w:rsidRDefault="00000000" w:rsidRPr="00000000" w14:paraId="000026BE">
      <w:pPr>
        <w:rPr/>
      </w:pPr>
      <w:r w:rsidDel="00000000" w:rsidR="00000000" w:rsidRPr="00000000">
        <w:rPr>
          <w:rFonts w:ascii="Arial Unicode MS" w:cs="Arial Unicode MS" w:eastAsia="Arial Unicode MS" w:hAnsi="Arial Unicode MS"/>
          <w:rtl w:val="0"/>
        </w:rPr>
        <w:t xml:space="preserve">【파갑X】: 이런 특성으로 공격받은 목표는 방패 방어+갑옷 방어+천생 방어에서 이 특성 수치만큼 감소하며, 최대 0까지 감소합니다. 순서는 방패 방어-갑옷 방어-천생 방어입니다.</w:t>
      </w:r>
    </w:p>
    <w:p w:rsidR="00000000" w:rsidDel="00000000" w:rsidP="00000000" w:rsidRDefault="00000000" w:rsidRPr="00000000" w14:paraId="000026BF">
      <w:pPr>
        <w:rPr/>
      </w:pPr>
      <w:r w:rsidDel="00000000" w:rsidR="00000000" w:rsidRPr="00000000">
        <w:rPr>
          <w:rFonts w:ascii="Arial Unicode MS" w:cs="Arial Unicode MS" w:eastAsia="Arial Unicode MS" w:hAnsi="Arial Unicode MS"/>
          <w:rtl w:val="0"/>
        </w:rPr>
        <w:t xml:space="preserve">만약 파갑이 목표의 갑옷, 방패 또는 육체 방어를 0으로 만들면, 해당 갑옷, 방패 또는 육체가 가져온 【방탄】, 【에너지 무기 방어】 및 "초강력 보호" 특성은 이번 공격에 무효가 됩니다.  </w:t>
      </w:r>
    </w:p>
    <w:p w:rsidR="00000000" w:rsidDel="00000000" w:rsidP="00000000" w:rsidRDefault="00000000" w:rsidRPr="00000000" w14:paraId="000026C0">
      <w:pPr>
        <w:rPr/>
      </w:pPr>
      <w:r w:rsidDel="00000000" w:rsidR="00000000" w:rsidRPr="00000000">
        <w:rPr>
          <w:rFonts w:ascii="Arial Unicode MS" w:cs="Arial Unicode MS" w:eastAsia="Arial Unicode MS" w:hAnsi="Arial Unicode MS"/>
          <w:rtl w:val="0"/>
        </w:rPr>
        <w:t xml:space="preserve">만약 같은 공격에 여러 개의 【파갑】이 있다면, X점 파갑 증가로 표기되면 해당 파갑은 중첩될 수 있습니다. X점 파갑 획득으로 표기되면 해당 파갑은 중첩되지 않습니다.</w:t>
      </w:r>
    </w:p>
    <w:p w:rsidR="00000000" w:rsidDel="00000000" w:rsidP="00000000" w:rsidRDefault="00000000" w:rsidRPr="00000000" w14:paraId="000026C1">
      <w:pPr>
        <w:rPr/>
      </w:pPr>
      <w:r w:rsidDel="00000000" w:rsidR="00000000" w:rsidRPr="00000000">
        <w:rPr>
          <w:rFonts w:ascii="Arial Unicode MS" w:cs="Arial Unicode MS" w:eastAsia="Arial Unicode MS" w:hAnsi="Arial Unicode MS"/>
          <w:rtl w:val="0"/>
        </w:rPr>
        <w:t xml:space="preserve">이런 특성으로 공격받은 목표가 경도(예: 물품)가 있다면, 파갑이 방패 방어-갑옷 방어-천생 방어(장갑 수치)를 뚫은 후 남은 게 있으면 1대1로 경도를 감소시킬 수 있습니다.  </w:t>
      </w:r>
    </w:p>
    <w:p w:rsidR="00000000" w:rsidDel="00000000" w:rsidP="00000000" w:rsidRDefault="00000000" w:rsidRPr="00000000" w14:paraId="000026C2">
      <w:pPr>
        <w:rPr/>
      </w:pPr>
      <w:r w:rsidDel="00000000" w:rsidR="00000000" w:rsidRPr="00000000">
        <w:rPr>
          <w:rFonts w:ascii="Arial Unicode MS" w:cs="Arial Unicode MS" w:eastAsia="Arial Unicode MS" w:hAnsi="Arial Unicode MS"/>
          <w:rtl w:val="0"/>
        </w:rPr>
        <w:t xml:space="preserve">주: 파갑 저항 능력이 있으면 공격 중 파갑을 1대1로 무시할 수 있으며, 특별한 설명이 없다면 여러 개의 파갑 저항 능력은 서로 중첩될 수 있습니다.</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Fonts w:ascii="Arial Unicode MS" w:cs="Arial Unicode MS" w:eastAsia="Arial Unicode MS" w:hAnsi="Arial Unicode MS"/>
          <w:rtl w:val="0"/>
        </w:rPr>
        <w:t xml:space="preserve">【파마X】: 이런 특성으로 공격받은 목표는 파갑이 목표의 물리 장갑을 뚫는 것처럼, 파마는 목표가 주동적으로 시전한 초자연적 효과로 인한 방어 효과를 뚫을 수 있습니다. 예를 들어 마법, 기술, 심령 초능력, 초식, 신법 등, 혈통, 개조, 갑옷 등이 있습니다. 주동적으로 개시하지 않고 수동적으로 얻은 초자연적 방어 효과는 파마로 뚫을 수 없습니다. </w:t>
      </w:r>
    </w:p>
    <w:p w:rsidR="00000000" w:rsidDel="00000000" w:rsidP="00000000" w:rsidRDefault="00000000" w:rsidRPr="00000000" w14:paraId="000026C5">
      <w:pPr>
        <w:rPr/>
      </w:pPr>
      <w:r w:rsidDel="00000000" w:rsidR="00000000" w:rsidRPr="00000000">
        <w:rPr>
          <w:rFonts w:ascii="Arial Unicode MS" w:cs="Arial Unicode MS" w:eastAsia="Arial Unicode MS" w:hAnsi="Arial Unicode MS"/>
          <w:rtl w:val="0"/>
        </w:rPr>
        <w:t xml:space="preserve">파마가 뚫는 방어는 가치 유형이 아니라 출처이므로, 출처가 초자연적 본질(환상 본질 또는 특이 본질)이기만 하면 파마로 뚫을 수 있으며, 가치 유형은 무시합니다.</w:t>
      </w:r>
    </w:p>
    <w:p w:rsidR="00000000" w:rsidDel="00000000" w:rsidP="00000000" w:rsidRDefault="00000000" w:rsidRPr="00000000" w14:paraId="000026C6">
      <w:pPr>
        <w:rPr/>
      </w:pPr>
      <w:r w:rsidDel="00000000" w:rsidR="00000000" w:rsidRPr="00000000">
        <w:rPr>
          <w:rFonts w:ascii="Arial Unicode MS" w:cs="Arial Unicode MS" w:eastAsia="Arial Unicode MS" w:hAnsi="Arial Unicode MS"/>
          <w:rtl w:val="0"/>
        </w:rPr>
        <w:t xml:space="preserve">만약 같은 공격에 여러 개의 【파마】가 있다면, X점 파마 증가로 표기되면 해당 파마는 중첩될 수 있습니다. X점 파마 획득으로 표기되면 해당 파마는 중첩되지 않습니다.</w:t>
      </w:r>
    </w:p>
    <w:p w:rsidR="00000000" w:rsidDel="00000000" w:rsidP="00000000" w:rsidRDefault="00000000" w:rsidRPr="00000000" w14:paraId="000026C7">
      <w:pPr>
        <w:rPr/>
      </w:pPr>
      <w:r w:rsidDel="00000000" w:rsidR="00000000" w:rsidRPr="00000000">
        <w:rPr>
          <w:rFonts w:ascii="Arial Unicode MS" w:cs="Arial Unicode MS" w:eastAsia="Arial Unicode MS" w:hAnsi="Arial Unicode MS"/>
          <w:rtl w:val="0"/>
        </w:rPr>
        <w:t xml:space="preserve">주: 파마는 목표가 본능 각성으로 얻은 방어와 의지력의 기본 용법으로 얻은 방어는 뚫을 수 없습니다. </w:t>
      </w:r>
    </w:p>
    <w:p w:rsidR="00000000" w:rsidDel="00000000" w:rsidP="00000000" w:rsidRDefault="00000000" w:rsidRPr="00000000" w14:paraId="000026C8">
      <w:pPr>
        <w:rPr/>
      </w:pPr>
      <w:r w:rsidDel="00000000" w:rsidR="00000000" w:rsidRPr="00000000">
        <w:rPr>
          <w:rFonts w:ascii="Arial Unicode MS" w:cs="Arial Unicode MS" w:eastAsia="Arial Unicode MS" w:hAnsi="Arial Unicode MS"/>
          <w:rtl w:val="0"/>
        </w:rPr>
        <w:t xml:space="preserve">주: 목표에게 【파마】의 영향을 받을 수 있는 효과가 여러 개 있다면, 공격하는 쪽에서 순서를 정합니다.</w:t>
      </w:r>
    </w:p>
    <w:p w:rsidR="00000000" w:rsidDel="00000000" w:rsidP="00000000" w:rsidRDefault="00000000" w:rsidRPr="00000000" w14:paraId="000026C9">
      <w:pPr>
        <w:rPr/>
      </w:pPr>
      <w:r w:rsidDel="00000000" w:rsidR="00000000" w:rsidRPr="00000000">
        <w:rPr>
          <w:rFonts w:ascii="Arial Unicode MS" w:cs="Arial Unicode MS" w:eastAsia="Arial Unicode MS" w:hAnsi="Arial Unicode MS"/>
          <w:rtl w:val="0"/>
        </w:rPr>
        <w:t xml:space="preserve">주: 파갑과 파마가 동시에 하나의 보호 효과에 작용할 수 있다면 중첩될 수 있습니다. 하지만 파갑이나 파마가 동시에 여러 곳에 작용할 수 있는데 그중에 같은 보호 효과가 포함되어 있다면, 공격하는 쪽에서 파마와 파갑의 분배를 결정합니다.</w:t>
      </w:r>
    </w:p>
    <w:p w:rsidR="00000000" w:rsidDel="00000000" w:rsidP="00000000" w:rsidRDefault="00000000" w:rsidRPr="00000000" w14:paraId="000026CA">
      <w:pPr>
        <w:rPr/>
      </w:pPr>
      <w:r w:rsidDel="00000000" w:rsidR="00000000" w:rsidRPr="00000000">
        <w:rPr>
          <w:rFonts w:ascii="Arial Unicode MS" w:cs="Arial Unicode MS" w:eastAsia="Arial Unicode MS" w:hAnsi="Arial Unicode MS"/>
          <w:rtl w:val="0"/>
        </w:rPr>
        <w:t xml:space="preserve">주: 파마 저항 능력이 있으면 공격 중 파마를 1대1로 무시할 수 있으며, 특별한 설명이 없다면 여러 개의 파마 저항 능력은 서로 중첩될 수 있습니다.</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Fonts w:ascii="Arial Unicode MS" w:cs="Arial Unicode MS" w:eastAsia="Arial Unicode MS" w:hAnsi="Arial Unicode MS"/>
          <w:rtl w:val="0"/>
        </w:rPr>
        <w:t xml:space="preserve">【파갑 저항X】/【파마 저항X】/【X점 고속 무시】: 이런 특성이 있는 목표는 해당 효과의 영향을 받을 때 X만큼 무시된 것으로 간주됩니다.</w:t>
      </w:r>
    </w:p>
    <w:p w:rsidR="00000000" w:rsidDel="00000000" w:rsidP="00000000" w:rsidRDefault="00000000" w:rsidRPr="00000000" w14:paraId="000026CD">
      <w:pPr>
        <w:rPr/>
      </w:pPr>
      <w:r w:rsidDel="00000000" w:rsidR="00000000" w:rsidRPr="00000000">
        <w:rPr>
          <w:rFonts w:ascii="Arial Unicode MS" w:cs="Arial Unicode MS" w:eastAsia="Arial Unicode MS" w:hAnsi="Arial Unicode MS"/>
          <w:rtl w:val="0"/>
        </w:rPr>
        <w:t xml:space="preserve">예를 들어 파갑 4의 공격을 받았는데 파갑 저항 3이 있다면, 공격하는 쪽은 파갑 1점만 정상적으로 발휘할 수 있습니다. </w:t>
      </w:r>
    </w:p>
    <w:p w:rsidR="00000000" w:rsidDel="00000000" w:rsidP="00000000" w:rsidRDefault="00000000" w:rsidRPr="00000000" w14:paraId="000026CE">
      <w:pPr>
        <w:rPr/>
      </w:pPr>
      <w:r w:rsidDel="00000000" w:rsidR="00000000" w:rsidRPr="00000000">
        <w:rPr>
          <w:rFonts w:ascii="Arial Unicode MS" w:cs="Arial Unicode MS" w:eastAsia="Arial Unicode MS" w:hAnsi="Arial Unicode MS"/>
          <w:rtl w:val="0"/>
        </w:rPr>
        <w:t xml:space="preserve">주의해야 할 점은 목표에게 여러 개의 유사한 효과가 있다면 중첩되지 않으며, 계산할 때는 먼저 상쇄 효과를 계산한 다음 정상적으로 뚫는 유형 효과를 계산한다는 것입니다.</w:t>
      </w:r>
    </w:p>
    <w:p w:rsidR="00000000" w:rsidDel="00000000" w:rsidP="00000000" w:rsidRDefault="00000000" w:rsidRPr="00000000" w14:paraId="000026CF">
      <w:pPr>
        <w:rPr/>
      </w:pPr>
      <w:r w:rsidDel="00000000" w:rsidR="00000000" w:rsidRPr="00000000">
        <w:rPr>
          <w:rFonts w:ascii="Arial Unicode MS" w:cs="Arial Unicode MS" w:eastAsia="Arial Unicode MS" w:hAnsi="Arial Unicode MS"/>
          <w:rtl w:val="0"/>
        </w:rPr>
        <w:t xml:space="preserve">예: 갑옷에 파갑 저항 4가 있고, 방패에 파갑 저항 3이 있는데, 공격하는 쪽의 파갑이 12라면, 12-4는 8이 되어 공격하는 쪽의 파갑을 파갑 8로 계산합니다.</w:t>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Fonts w:ascii="Arial Unicode MS" w:cs="Arial Unicode MS" w:eastAsia="Arial Unicode MS" w:hAnsi="Arial Unicode MS"/>
          <w:rtl w:val="0"/>
        </w:rPr>
        <w:t xml:space="preserve">【격투 무기】: 이런 무기는 일반적으로 장갑이나 신발 등으로, 천생 무기에 씌우는 것입니다. 이 특성이 있는 무기로 공격 판정을 할 때는 해당 공격을 격투 공격으로 판정하며, 백병전 공격이 아닙니다.</w:t>
      </w:r>
    </w:p>
    <w:p w:rsidR="00000000" w:rsidDel="00000000" w:rsidP="00000000" w:rsidRDefault="00000000" w:rsidRPr="00000000" w14:paraId="000026D2">
      <w:pPr>
        <w:rPr/>
      </w:pPr>
      <w:r w:rsidDel="00000000" w:rsidR="00000000" w:rsidRPr="00000000">
        <w:rPr>
          <w:rFonts w:ascii="Arial Unicode MS" w:cs="Arial Unicode MS" w:eastAsia="Arial Unicode MS" w:hAnsi="Arial Unicode MS"/>
          <w:rtl w:val="0"/>
        </w:rPr>
        <w:t xml:space="preserve">특별한 설명이 없다면 격투 무기는 백병전 무기로 간주되지 않으므로, 일부 기술, 전공, 초식 등을 사용할 때 백병전으로만 발동할 수 있다면 격투 무기로는 발동할 수 없습니다.</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Fonts w:ascii="Arial Unicode MS" w:cs="Arial Unicode MS" w:eastAsia="Arial Unicode MS" w:hAnsi="Arial Unicode MS"/>
          <w:rtl w:val="0"/>
        </w:rPr>
        <w:t xml:space="preserve">【신병】: 이 특성이 있는 물품은 영체에 정상적으로 영향을 미칠 수 있으며 정상적으로 효과가 발휘됩니다.</w:t>
      </w:r>
    </w:p>
    <w:p w:rsidR="00000000" w:rsidDel="00000000" w:rsidP="00000000" w:rsidRDefault="00000000" w:rsidRPr="00000000" w14:paraId="000026D5">
      <w:pPr>
        <w:rPr/>
      </w:pPr>
      <w:r w:rsidDel="00000000" w:rsidR="00000000" w:rsidRPr="00000000">
        <w:rPr>
          <w:rFonts w:ascii="Arial Unicode MS" w:cs="Arial Unicode MS" w:eastAsia="Arial Unicode MS" w:hAnsi="Arial Unicode MS"/>
          <w:rtl w:val="0"/>
        </w:rPr>
        <w:t xml:space="preserve">이 특성이 있는 물품으로 물품을 공격할 때는 해당 물품의 경도가 절반으로 간주되지만, 해당 물품도 신병이라면 예외입니다.  </w:t>
      </w:r>
    </w:p>
    <w:p w:rsidR="00000000" w:rsidDel="00000000" w:rsidP="00000000" w:rsidRDefault="00000000" w:rsidRPr="00000000" w14:paraId="000026D6">
      <w:pPr>
        <w:rPr/>
      </w:pPr>
      <w:r w:rsidDel="00000000" w:rsidR="00000000" w:rsidRPr="00000000">
        <w:rPr>
          <w:rFonts w:ascii="Arial Unicode MS" w:cs="Arial Unicode MS" w:eastAsia="Arial Unicode MS" w:hAnsi="Arial Unicode MS"/>
          <w:rtl w:val="0"/>
        </w:rPr>
        <w:t xml:space="preserve">이 특성이 있는 물품은 광 피해와 음파 피해 및 기타 특별히 설명되지 않은 경도 무시 능력에 직면했을 때 경도가 정상적으로 적용됩니다.</w:t>
      </w:r>
    </w:p>
    <w:p w:rsidR="00000000" w:rsidDel="00000000" w:rsidP="00000000" w:rsidRDefault="00000000" w:rsidRPr="00000000" w14:paraId="000026D7">
      <w:pPr>
        <w:rPr/>
      </w:pPr>
      <w:r w:rsidDel="00000000" w:rsidR="00000000" w:rsidRPr="00000000">
        <w:rPr>
          <w:rFonts w:ascii="Arial Unicode MS" w:cs="Arial Unicode MS" w:eastAsia="Arial Unicode MS" w:hAnsi="Arial Unicode MS"/>
          <w:rtl w:val="0"/>
        </w:rPr>
        <w:t xml:space="preserve">이 특성이 있는 물품은 파괴되지 않으며, 차량이라면 고장 날 뿐 폭발하지 않습니다. 이런 상황에서 차량은 윤회지경으로 돌아가서만 수리할 수 있으며, 모험 세계에서는 어떤 방법으로도 수리할 수 없습니다.</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Fonts w:ascii="Arial Unicode MS" w:cs="Arial Unicode MS" w:eastAsia="Arial Unicode MS" w:hAnsi="Arial Unicode MS"/>
          <w:rtl w:val="0"/>
        </w:rPr>
        <w:t xml:space="preserve">【법기】: 이 특성이 있는 물품을 들고 시전할 때는 한 손을 비울 필요 없이 "자세" 요건을 만족시킬 수 있습니다.</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Fonts w:ascii="Arial Unicode MS" w:cs="Arial Unicode MS" w:eastAsia="Arial Unicode MS" w:hAnsi="Arial Unicode MS"/>
          <w:rtl w:val="0"/>
        </w:rPr>
        <w:t xml:space="preserve">【경투척 무기】: 이 무기로 투척 공격을 할 때는 공격 판정에 민첩을 핵심 특성으로 사용한다는 뜻입니다.</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Fonts w:ascii="Arial Unicode MS" w:cs="Arial Unicode MS" w:eastAsia="Arial Unicode MS" w:hAnsi="Arial Unicode MS"/>
          <w:rtl w:val="0"/>
        </w:rPr>
        <w:t xml:space="preserve">【중투척 무기】: 이 무기로 투척 공격을 할 때는 공격 판정에 근력을 핵심 특성으로 사용한다는 뜻입니다.</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Fonts w:ascii="Arial Unicode MS" w:cs="Arial Unicode MS" w:eastAsia="Arial Unicode MS" w:hAnsi="Arial Unicode MS"/>
          <w:rtl w:val="0"/>
        </w:rPr>
        <w:t xml:space="preserve">【암기】: 암기는 반드시 【경투척 무기】이며, 암기로 공격할 때 목표는 통찰+수사(정찰) 판정을 해야 하는데, DC는 2입니다. 성공하지 못하면 이번 공격에 대해 목표는 지선 없이 틈 잡힌 상태가 됩니다.</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Fonts w:ascii="Arial Unicode MS" w:cs="Arial Unicode MS" w:eastAsia="Arial Unicode MS" w:hAnsi="Arial Unicode MS"/>
          <w:rtl w:val="0"/>
        </w:rPr>
        <w:t xml:space="preserve">【연병기】: 이 특성이 있는 무기를 장착하면 억류를 시작할 수 있는데, 억류 판정 중 근력+격투(억류) 판정을 모두 근력+백병전(해당 무기) 판정으로 바꿉니다.</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Fonts w:ascii="Arial Unicode MS" w:cs="Arial Unicode MS" w:eastAsia="Arial Unicode MS" w:hAnsi="Arial Unicode MS"/>
          <w:rtl w:val="0"/>
        </w:rPr>
        <w:t xml:space="preserve">【장병 무기】: 이 무기로 공격할 때 무기 사정거리가 2m 늘어납니다.</w:t>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rFonts w:ascii="Arial Unicode MS" w:cs="Arial Unicode MS" w:eastAsia="Arial Unicode MS" w:hAnsi="Arial Unicode MS"/>
          <w:rtl w:val="0"/>
        </w:rPr>
        <w:t xml:space="preserve">【방패 방어】: 막을 때 방패가 제공하는 방어력으로, 일반적으로 N/N으로 표기되는데, 앞의 수치는 근접 공격에 대해 얻는 방어력이고, 뒤의 수치는 원거리 공격에 대해 얻는 방어력입니다.</w:t>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Fonts w:ascii="Arial Unicode MS" w:cs="Arial Unicode MS" w:eastAsia="Arial Unicode MS" w:hAnsi="Arial Unicode MS"/>
          <w:rtl w:val="0"/>
        </w:rPr>
        <w:t xml:space="preserve">【갑옷 방어】: 갑옷을 입었을 때 갑옷이 제공하는 방어력으로, 일반적으로 N/N으로 표기되는데, 앞의 수치는 근접 공격에 대해 얻는 방어력이고, 뒤의 수치는 원거리 공격에 대해 얻는 방어력입니다.</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rFonts w:ascii="Arial Unicode MS" w:cs="Arial Unicode MS" w:eastAsia="Arial Unicode MS" w:hAnsi="Arial Unicode MS"/>
          <w:rtl w:val="0"/>
        </w:rPr>
        <w:t xml:space="preserve">【천생 방어】: 타고난 장갑이 제공하는 방어력입니다.</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Fonts w:ascii="Arial Unicode MS" w:cs="Arial Unicode MS" w:eastAsia="Arial Unicode MS" w:hAnsi="Arial Unicode MS"/>
          <w:rtl w:val="0"/>
        </w:rPr>
        <w:t xml:space="preserve">【EMP 역장】: EMP 역장이 단일 대상이라면 목표에게만 효과가 있고, 범위가 있다면 범위 내 모든 목표에게 효과가 있습니다. </w:t>
      </w:r>
    </w:p>
    <w:p w:rsidR="00000000" w:rsidDel="00000000" w:rsidP="00000000" w:rsidRDefault="00000000" w:rsidRPr="00000000" w14:paraId="000026EC">
      <w:pPr>
        <w:rPr/>
      </w:pPr>
      <w:r w:rsidDel="00000000" w:rsidR="00000000" w:rsidRPr="00000000">
        <w:rPr>
          <w:rFonts w:ascii="Arial Unicode MS" w:cs="Arial Unicode MS" w:eastAsia="Arial Unicode MS" w:hAnsi="Arial Unicode MS"/>
          <w:rtl w:val="0"/>
        </w:rPr>
        <w:t xml:space="preserve">EMP 역장의 효과 대상은 과학 본질을 가진 모든 전력 에너지를 사용하는 물품입니다. 많은 물품이 무한 에너지로 묘사될 수 있지만 EMP의 효과 대상이기도 합니다. ST는 자신의 상식으로 판단할 수 있습니다.</w:t>
      </w:r>
    </w:p>
    <w:p w:rsidR="00000000" w:rsidDel="00000000" w:rsidP="00000000" w:rsidRDefault="00000000" w:rsidRPr="00000000" w14:paraId="000026ED">
      <w:pPr>
        <w:rPr/>
      </w:pPr>
      <w:r w:rsidDel="00000000" w:rsidR="00000000" w:rsidRPr="00000000">
        <w:rPr>
          <w:rFonts w:ascii="Arial Unicode MS" w:cs="Arial Unicode MS" w:eastAsia="Arial Unicode MS" w:hAnsi="Arial Unicode MS"/>
          <w:rtl w:val="0"/>
        </w:rPr>
        <w:t xml:space="preserve">무기, 갑옷, 방패라면 모든 특성을 잃고 기본 속성과 특수 속성만 유지합니다.  </w:t>
      </w:r>
    </w:p>
    <w:p w:rsidR="00000000" w:rsidDel="00000000" w:rsidP="00000000" w:rsidRDefault="00000000" w:rsidRPr="00000000" w14:paraId="000026EE">
      <w:pPr>
        <w:rPr/>
      </w:pPr>
      <w:r w:rsidDel="00000000" w:rsidR="00000000" w:rsidRPr="00000000">
        <w:rPr>
          <w:rFonts w:ascii="Arial Unicode MS" w:cs="Arial Unicode MS" w:eastAsia="Arial Unicode MS" w:hAnsi="Arial Unicode MS"/>
          <w:rtl w:val="0"/>
        </w:rPr>
        <w:t xml:space="preserve">기계류 차량이라면 즉시 고장 나서 사용할 수 없습니다.</w:t>
      </w:r>
    </w:p>
    <w:p w:rsidR="00000000" w:rsidDel="00000000" w:rsidP="00000000" w:rsidRDefault="00000000" w:rsidRPr="00000000" w14:paraId="000026EF">
      <w:pPr>
        <w:rPr/>
      </w:pPr>
      <w:r w:rsidDel="00000000" w:rsidR="00000000" w:rsidRPr="00000000">
        <w:rPr>
          <w:rFonts w:ascii="Arial Unicode MS" w:cs="Arial Unicode MS" w:eastAsia="Arial Unicode MS" w:hAnsi="Arial Unicode MS"/>
          <w:rtl w:val="0"/>
        </w:rPr>
        <w:t xml:space="preserve">"장치" "시스템" "플러그인"으로 분류되는 물품은 모든 특성을 잃습니다.</w:t>
      </w:r>
    </w:p>
    <w:p w:rsidR="00000000" w:rsidDel="00000000" w:rsidP="00000000" w:rsidRDefault="00000000" w:rsidRPr="00000000" w14:paraId="000026F0">
      <w:pPr>
        <w:rPr/>
      </w:pPr>
      <w:r w:rsidDel="00000000" w:rsidR="00000000" w:rsidRPr="00000000">
        <w:rPr>
          <w:rFonts w:ascii="Arial Unicode MS" w:cs="Arial Unicode MS" w:eastAsia="Arial Unicode MS" w:hAnsi="Arial Unicode MS"/>
          <w:rtl w:val="0"/>
        </w:rPr>
        <w:t xml:space="preserve">EMP 역장은 해당 지선 등급을 2단계 올린 물품에만 효과가 있습니다. (예: 지선이 없는 EMP 역장은 최대 C급 물품에 효과가 있음)</w:t>
      </w:r>
    </w:p>
    <w:p w:rsidR="00000000" w:rsidDel="00000000" w:rsidP="00000000" w:rsidRDefault="00000000" w:rsidRPr="00000000" w14:paraId="000026F1">
      <w:pPr>
        <w:rPr/>
      </w:pPr>
      <w:r w:rsidDel="00000000" w:rsidR="00000000" w:rsidRPr="00000000">
        <w:rPr>
          <w:rFonts w:ascii="Arial Unicode MS" w:cs="Arial Unicode MS" w:eastAsia="Arial Unicode MS" w:hAnsi="Arial Unicode MS"/>
          <w:rtl w:val="0"/>
        </w:rPr>
        <w:t xml:space="preserve">특별한 설명이 없다면, 같은 등급 이하의 물품에 대해서는 영구적으로 지속되어 완전히 손상된 것처럼 되고, 1단계 높은 물품에 대해서는 1분간, 2단계 높은 물품에 대해서는 1라운드 동안 지속됩니다.</w:t>
      </w:r>
    </w:p>
    <w:p w:rsidR="00000000" w:rsidDel="00000000" w:rsidP="00000000" w:rsidRDefault="00000000" w:rsidRPr="00000000" w14:paraId="000026F2">
      <w:pPr>
        <w:rPr/>
      </w:pPr>
      <w:r w:rsidDel="00000000" w:rsidR="00000000" w:rsidRPr="00000000">
        <w:rPr>
          <w:rFonts w:ascii="Arial Unicode MS" w:cs="Arial Unicode MS" w:eastAsia="Arial Unicode MS" w:hAnsi="Arial Unicode MS"/>
          <w:rtl w:val="0"/>
        </w:rPr>
        <w:t xml:space="preserve">EMP 역장은 전력 에너지 풀을 사용하는 생물에게도 작용하여 해당 에너지 풀을 일시적으로 사용할 수 없게 만드는데, 지속 시간과 등급은 위와 같습니다. 같은 등급 이하일 때는 윤회지경을 통해 몸을 재주조(1000점)해야만 해당 에너지 풀을 다시 사용할 수 있습니다.  </w:t>
      </w:r>
    </w:p>
    <w:p w:rsidR="00000000" w:rsidDel="00000000" w:rsidP="00000000" w:rsidRDefault="00000000" w:rsidRPr="00000000" w14:paraId="000026F3">
      <w:pPr>
        <w:rPr/>
      </w:pPr>
      <w:r w:rsidDel="00000000" w:rsidR="00000000" w:rsidRPr="00000000">
        <w:rPr>
          <w:rFonts w:ascii="Arial Unicode MS" w:cs="Arial Unicode MS" w:eastAsia="Arial Unicode MS" w:hAnsi="Arial Unicode MS"/>
          <w:rtl w:val="0"/>
        </w:rPr>
        <w:t xml:space="preserve">EMP가 범위 효과라면 목표 체적의 최소 50%를 덮어야만 무력화시킬 수 있습니다.</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Fonts w:ascii="Arial Unicode MS" w:cs="Arial Unicode MS" w:eastAsia="Arial Unicode MS" w:hAnsi="Arial Unicode MS"/>
          <w:rtl w:val="0"/>
        </w:rPr>
        <w:t xml:space="preserve">【갑옷 감소치X】: 갑옷 감소치는 갑옷이 인물의 동작에 미치는 영향과 제한을 나타냅니다. 갑옷 감소치는 1대1로 기본 방어력을 감소시킵니다. 이 외에도 갑옷 감소치는 일부 신체계 판정에도 적용됩니다. </w:t>
      </w:r>
    </w:p>
    <w:p w:rsidR="00000000" w:rsidDel="00000000" w:rsidP="00000000" w:rsidRDefault="00000000" w:rsidRPr="00000000" w14:paraId="000026F6">
      <w:pPr>
        <w:rPr/>
      </w:pPr>
      <w:r w:rsidDel="00000000" w:rsidR="00000000" w:rsidRPr="00000000">
        <w:rPr>
          <w:rFonts w:ascii="Arial Unicode MS" w:cs="Arial Unicode MS" w:eastAsia="Arial Unicode MS" w:hAnsi="Arial Unicode MS"/>
          <w:rtl w:val="0"/>
        </w:rPr>
        <w:t xml:space="preserve">어떤 경우에도 갑옷 감소치는 기본 방어력을 0 미만으로 감소시키지 않습니다.</w:t>
      </w:r>
    </w:p>
    <w:p w:rsidR="00000000" w:rsidDel="00000000" w:rsidP="00000000" w:rsidRDefault="00000000" w:rsidRPr="00000000" w14:paraId="000026F7">
      <w:pPr>
        <w:rPr/>
      </w:pPr>
      <w:r w:rsidDel="00000000" w:rsidR="00000000" w:rsidRPr="00000000">
        <w:rPr>
          <w:rFonts w:ascii="Arial Unicode MS" w:cs="Arial Unicode MS" w:eastAsia="Arial Unicode MS" w:hAnsi="Arial Unicode MS"/>
          <w:rtl w:val="0"/>
        </w:rPr>
        <w:t xml:space="preserve">(예를 들어 기본 방어력이 3이고, 전력 방어 후에 6이 되었는데, 갑옷 감소치가 2점이라면 방어력은 4가 됩니다.)</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Fonts w:ascii="Arial Unicode MS" w:cs="Arial Unicode MS" w:eastAsia="Arial Unicode MS" w:hAnsi="Arial Unicode MS"/>
          <w:rtl w:val="0"/>
        </w:rPr>
        <w:t xml:space="preserve">【방탄】: 실탄 총기 무기의 공격 피해가 한 단계 감소합니다(최소 충격까지). </w:t>
      </w:r>
    </w:p>
    <w:p w:rsidR="00000000" w:rsidDel="00000000" w:rsidP="00000000" w:rsidRDefault="00000000" w:rsidRPr="00000000" w14:paraId="000026FA">
      <w:pPr>
        <w:rPr/>
      </w:pPr>
      <w:r w:rsidDel="00000000" w:rsidR="00000000" w:rsidRPr="00000000">
        <w:rPr>
          <w:rFonts w:ascii="Arial Unicode MS" w:cs="Arial Unicode MS" w:eastAsia="Arial Unicode MS" w:hAnsi="Arial Unicode MS"/>
          <w:rtl w:val="0"/>
        </w:rPr>
        <w:t xml:space="preserve">이 특성을 가져온 방패 방어, 갑옷 방어 또는 천생 방어가 【파갑】에 뚫리면 해당 【방탄】 특성을 잃습니다.</w:t>
      </w:r>
    </w:p>
    <w:p w:rsidR="00000000" w:rsidDel="00000000" w:rsidP="00000000" w:rsidRDefault="00000000" w:rsidRPr="00000000" w14:paraId="000026FB">
      <w:pPr>
        <w:rPr/>
      </w:pPr>
      <w:r w:rsidDel="00000000" w:rsidR="00000000" w:rsidRPr="00000000">
        <w:rPr>
          <w:rFonts w:ascii="Arial Unicode MS" w:cs="Arial Unicode MS" w:eastAsia="Arial Unicode MS" w:hAnsi="Arial Unicode MS"/>
          <w:rtl w:val="0"/>
        </w:rPr>
        <w:t xml:space="preserve">이 특성이 있는 목표에게 해당하는 갑옷 방어/방패 방어/천생 방어가 없다면(예: 육체 방탄이 있지만 천생 방어가 없음), 공격측이 파갑 1점만 있어도 【방탄】 특성을 뚫을 수 있습니다.</w:t>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Fonts w:ascii="Arial Unicode MS" w:cs="Arial Unicode MS" w:eastAsia="Arial Unicode MS" w:hAnsi="Arial Unicode MS"/>
          <w:rtl w:val="0"/>
        </w:rPr>
        <w:t xml:space="preserve">【에너지 무기 방어】: 에너지 무기의 공격으로는 악성 피해로 전환할 수 없습니다.</w:t>
      </w:r>
    </w:p>
    <w:p w:rsidR="00000000" w:rsidDel="00000000" w:rsidP="00000000" w:rsidRDefault="00000000" w:rsidRPr="00000000" w14:paraId="000026FE">
      <w:pPr>
        <w:rPr/>
      </w:pPr>
      <w:r w:rsidDel="00000000" w:rsidR="00000000" w:rsidRPr="00000000">
        <w:rPr>
          <w:rFonts w:ascii="Arial Unicode MS" w:cs="Arial Unicode MS" w:eastAsia="Arial Unicode MS" w:hAnsi="Arial Unicode MS"/>
          <w:rtl w:val="0"/>
        </w:rPr>
        <w:t xml:space="preserve">이 특성을 가져온 방패 방어, 갑옷 방어 또는 천생 방어가 【파갑】에 뚫리면 해당 【에너지 무기 방어】 특성을 잃습니다.</w:t>
      </w:r>
    </w:p>
    <w:p w:rsidR="00000000" w:rsidDel="00000000" w:rsidP="00000000" w:rsidRDefault="00000000" w:rsidRPr="00000000" w14:paraId="000026FF">
      <w:pPr>
        <w:rPr/>
      </w:pPr>
      <w:r w:rsidDel="00000000" w:rsidR="00000000" w:rsidRPr="00000000">
        <w:rPr>
          <w:rFonts w:ascii="Arial Unicode MS" w:cs="Arial Unicode MS" w:eastAsia="Arial Unicode MS" w:hAnsi="Arial Unicode MS"/>
          <w:rtl w:val="0"/>
        </w:rPr>
        <w:t xml:space="preserve">이 특성이 있는 목표에게 해당하는 갑옷 방어/방패 방어/천생 방어가 없다면(예: 육체 에너지 무기 방어가 있지만 천생 방어가 없음), 공격측이 파갑 1점만 있어도 【에너지 무기 방어】 특성을 뚫을 수 있습니다.</w:t>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rFonts w:ascii="Arial Unicode MS" w:cs="Arial Unicode MS" w:eastAsia="Arial Unicode MS" w:hAnsi="Arial Unicode MS"/>
          <w:rtl w:val="0"/>
        </w:rPr>
        <w:t xml:space="preserve">【마법 저항X】: 이런 특성이 있는 갑옷이나 각질층/피부는 인물 전체를 보호하며, 착용자가 마법 효과를 받을 때 해당 마법의 시전 성공 수치가 마법 저항/점만큼 감소합니다. 해당 마법이 고정 피해를 직접 주는 것이라면 이 효과는 고정 피해를 마법 저항/점만큼 감소시키는 것으로 바뀝니다.</w:t>
      </w:r>
    </w:p>
    <w:p w:rsidR="00000000" w:rsidDel="00000000" w:rsidP="00000000" w:rsidRDefault="00000000" w:rsidRPr="00000000" w14:paraId="00002702">
      <w:pPr>
        <w:rPr/>
      </w:pPr>
      <w:r w:rsidDel="00000000" w:rsidR="00000000" w:rsidRPr="00000000">
        <w:rPr>
          <w:rFonts w:ascii="Arial Unicode MS" w:cs="Arial Unicode MS" w:eastAsia="Arial Unicode MS" w:hAnsi="Arial Unicode MS"/>
          <w:rtl w:val="0"/>
        </w:rPr>
        <w:t xml:space="preserve">특별한 설명이 없다면 마법 저항은 중첩될 수 있습니다.</w:t>
      </w:r>
    </w:p>
    <w:p w:rsidR="00000000" w:rsidDel="00000000" w:rsidP="00000000" w:rsidRDefault="00000000" w:rsidRPr="00000000" w14:paraId="00002703">
      <w:pPr>
        <w:rPr/>
      </w:pPr>
      <w:r w:rsidDel="00000000" w:rsidR="00000000" w:rsidRPr="00000000">
        <w:rPr>
          <w:rFonts w:ascii="Arial Unicode MS" w:cs="Arial Unicode MS" w:eastAsia="Arial Unicode MS" w:hAnsi="Arial Unicode MS"/>
          <w:rtl w:val="0"/>
        </w:rPr>
        <w:t xml:space="preserve">이 특성을 가져온 방패 방어, 갑옷 방어 또는 천생 방어가 【파갑】에 뚫리면 해당 【마법 저항】 특성을 잃습니다.</w:t>
      </w:r>
    </w:p>
    <w:p w:rsidR="00000000" w:rsidDel="00000000" w:rsidP="00000000" w:rsidRDefault="00000000" w:rsidRPr="00000000" w14:paraId="00002704">
      <w:pPr>
        <w:rPr/>
      </w:pPr>
      <w:r w:rsidDel="00000000" w:rsidR="00000000" w:rsidRPr="00000000">
        <w:rPr>
          <w:rFonts w:ascii="Arial Unicode MS" w:cs="Arial Unicode MS" w:eastAsia="Arial Unicode MS" w:hAnsi="Arial Unicode MS"/>
          <w:rtl w:val="0"/>
        </w:rPr>
        <w:t xml:space="preserve">이 특성이 있는 목표에게 해당하는 갑옷 방어/방패 방어/천생 방어가 없다면(예: 육체 마법 저항이 있지만 천생 방어가 없음), 공격측의 시전이 파갑 1점만 있어도 【마법 저항】 특성을 뚫을 수 있습니다.</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Fonts w:ascii="Arial Unicode MS" w:cs="Arial Unicode MS" w:eastAsia="Arial Unicode MS" w:hAnsi="Arial Unicode MS"/>
          <w:rtl w:val="0"/>
        </w:rPr>
        <w:t xml:space="preserve">【밀폐X】: 이런 특성이 있는 갑옷은 인물 전체를 감싸서 범위 공격 피해를 면할 수 있게 합니다.</w:t>
      </w:r>
    </w:p>
    <w:p w:rsidR="00000000" w:rsidDel="00000000" w:rsidP="00000000" w:rsidRDefault="00000000" w:rsidRPr="00000000" w14:paraId="00002707">
      <w:pPr>
        <w:rPr/>
      </w:pPr>
      <w:r w:rsidDel="00000000" w:rsidR="00000000" w:rsidRPr="00000000">
        <w:rPr>
          <w:rFonts w:ascii="Arial Unicode MS" w:cs="Arial Unicode MS" w:eastAsia="Arial Unicode MS" w:hAnsi="Arial Unicode MS"/>
          <w:rtl w:val="0"/>
        </w:rPr>
        <w:t xml:space="preserve">착용자가 어떤 범위 피해를 받을 때 이 특성 수치만큼의 점수를 피해 감면할 수 있으며, 이 피해 감면은 다른 피해 감면류 능력과 중첩될 수 있습니다. </w:t>
      </w:r>
    </w:p>
    <w:p w:rsidR="00000000" w:rsidDel="00000000" w:rsidP="00000000" w:rsidRDefault="00000000" w:rsidRPr="00000000" w14:paraId="00002708">
      <w:pPr>
        <w:rPr/>
      </w:pPr>
      <w:r w:rsidDel="00000000" w:rsidR="00000000" w:rsidRPr="00000000">
        <w:rPr>
          <w:rFonts w:ascii="Arial Unicode MS" w:cs="Arial Unicode MS" w:eastAsia="Arial Unicode MS" w:hAnsi="Arial Unicode MS"/>
          <w:rtl w:val="0"/>
        </w:rPr>
        <w:t xml:space="preserve">또한 이 특성이 있는 갑옷을 착용하거나 이 특성이 있는 천생 방어를 가진 목표는 범위 피해를 받을 때 최종 피해가 갑옷 방어나 천생 방어보다 낮다면 피해가 한 단계 감소합니다.</w:t>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Fonts w:ascii="Arial Unicode MS" w:cs="Arial Unicode MS" w:eastAsia="Arial Unicode MS" w:hAnsi="Arial Unicode MS"/>
          <w:rtl w:val="0"/>
        </w:rPr>
        <w:t xml:space="preserve">【삼방】: 이런 특성이 있는 갑옷이나 각질층은 인물 전체를 감쌉니다.</w:t>
      </w:r>
    </w:p>
    <w:p w:rsidR="00000000" w:rsidDel="00000000" w:rsidP="00000000" w:rsidRDefault="00000000" w:rsidRPr="00000000" w14:paraId="0000270B">
      <w:pPr>
        <w:rPr/>
      </w:pPr>
      <w:r w:rsidDel="00000000" w:rsidR="00000000" w:rsidRPr="00000000">
        <w:rPr>
          <w:rFonts w:ascii="Arial Unicode MS" w:cs="Arial Unicode MS" w:eastAsia="Arial Unicode MS" w:hAnsi="Arial Unicode MS"/>
          <w:rtl w:val="0"/>
        </w:rPr>
        <w:t xml:space="preserve">착용자는 수압으로 인한 환경 영향을 면역합니다. 극한 온도로 인한 환경 영향을 면역합니다. 진공과 방사능으로 인한 환경 영향을 면역합니다.</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Fonts w:ascii="Arial Unicode MS" w:cs="Arial Unicode MS" w:eastAsia="Arial Unicode MS" w:hAnsi="Arial Unicode MS"/>
          <w:rtl w:val="0"/>
        </w:rPr>
        <w:t xml:space="preserve">【공기 자체순환】: 이런 특성이 있는 갑옷은 인물 전체를 감싸고 자체 공기 순환 시스템을 갖추고 있습니다. </w:t>
      </w:r>
    </w:p>
    <w:p w:rsidR="00000000" w:rsidDel="00000000" w:rsidP="00000000" w:rsidRDefault="00000000" w:rsidRPr="00000000" w14:paraId="0000270E">
      <w:pPr>
        <w:rPr/>
      </w:pPr>
      <w:r w:rsidDel="00000000" w:rsidR="00000000" w:rsidRPr="00000000">
        <w:rPr>
          <w:rFonts w:ascii="Arial Unicode MS" w:cs="Arial Unicode MS" w:eastAsia="Arial Unicode MS" w:hAnsi="Arial Unicode MS"/>
          <w:rtl w:val="0"/>
        </w:rPr>
        <w:t xml:space="preserve">착용자는 환경으로 인한 질식 효과를 면역하는데, 예를 들어 고해발, 밀폐 환경, 진공 환경의 질식 효과 등을 면역합니다.</w:t>
      </w:r>
    </w:p>
    <w:p w:rsidR="00000000" w:rsidDel="00000000" w:rsidP="00000000" w:rsidRDefault="00000000" w:rsidRPr="00000000" w14:paraId="0000270F">
      <w:pPr>
        <w:rPr/>
      </w:pPr>
      <w:r w:rsidDel="00000000" w:rsidR="00000000" w:rsidRPr="00000000">
        <w:rPr>
          <w:rFonts w:ascii="Arial Unicode MS" w:cs="Arial Unicode MS" w:eastAsia="Arial Unicode MS" w:hAnsi="Arial Unicode MS"/>
          <w:rtl w:val="0"/>
        </w:rPr>
        <w:t xml:space="preserve">동시에 착용자는 산소가 없는 환경에서도 호흡할 수 있으며, 예를 들어 물속에서도 호흡할 수 있습니다. </w:t>
      </w:r>
    </w:p>
    <w:p w:rsidR="00000000" w:rsidDel="00000000" w:rsidP="00000000" w:rsidRDefault="00000000" w:rsidRPr="00000000" w14:paraId="00002710">
      <w:pPr>
        <w:rPr/>
      </w:pPr>
      <w:r w:rsidDel="00000000" w:rsidR="00000000" w:rsidRPr="00000000">
        <w:rPr>
          <w:rFonts w:ascii="Arial Unicode MS" w:cs="Arial Unicode MS" w:eastAsia="Arial Unicode MS" w:hAnsi="Arial Unicode MS"/>
          <w:rtl w:val="0"/>
        </w:rPr>
        <w:t xml:space="preserve">그리고 착용자는 흡입식 독소 효과를 면역합니다.</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Fonts w:ascii="Arial Unicode MS" w:cs="Arial Unicode MS" w:eastAsia="Arial Unicode MS" w:hAnsi="Arial Unicode MS"/>
          <w:rtl w:val="0"/>
        </w:rPr>
        <w:t xml:space="preserve">【관통】: 기본 사정거리 범위 내(접촉 포함)의 목표에 대해 단일 공격을 성공적으로 수행하여 피해를 입힌 후, 즉시 같은 직선상에 있는 기본 사정거리 범위 내의 다른 모호하게 정위하거나 정확하게 정위할 수 있는 목표에 대해 추가로 한 번의 공격 판정을 할 수 있는데, 이번 공격 판정의 공격 DP는 이전 공격으로 입힌 피해 수의 DP만큼 감소하며, 적합한 목표가 없거나 한 번의 판정에서 남은 피해를 입히지 못할 때까지 계속됩니다.</w:t>
      </w:r>
    </w:p>
    <w:p w:rsidR="00000000" w:rsidDel="00000000" w:rsidP="00000000" w:rsidRDefault="00000000" w:rsidRPr="00000000" w14:paraId="00002713">
      <w:pPr>
        <w:rPr/>
      </w:pPr>
      <w:r w:rsidDel="00000000" w:rsidR="00000000" w:rsidRPr="00000000">
        <w:rPr>
          <w:rFonts w:ascii="Arial Unicode MS" w:cs="Arial Unicode MS" w:eastAsia="Arial Unicode MS" w:hAnsi="Arial Unicode MS"/>
          <w:rtl w:val="0"/>
        </w:rPr>
        <w:t xml:space="preserve">관통을 계산할 때는 자신이 있는 위치의 중심선과 목표의 중심선을 연결해서 판단해야 하며, 중심선 위치에 있는 목표만 관통할 수 있습니다.</w:t>
      </w:r>
    </w:p>
    <w:p w:rsidR="00000000" w:rsidDel="00000000" w:rsidP="00000000" w:rsidRDefault="00000000" w:rsidRPr="00000000" w14:paraId="00002714">
      <w:pPr>
        <w:rPr/>
      </w:pPr>
      <w:r w:rsidDel="00000000" w:rsidR="00000000" w:rsidRPr="00000000">
        <w:rPr>
          <w:rFonts w:ascii="Arial Unicode MS" w:cs="Arial Unicode MS" w:eastAsia="Arial Unicode MS" w:hAnsi="Arial Unicode MS"/>
          <w:rtl w:val="0"/>
        </w:rPr>
        <w:t xml:space="preserve">해당 무기가 동시에 【추적】 특성이 있다면 해당 특성은 첫 번째 목표에만 적용됩니다.</w:t>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Fonts w:ascii="Arial Unicode MS" w:cs="Arial Unicode MS" w:eastAsia="Arial Unicode MS" w:hAnsi="Arial Unicode MS"/>
          <w:rtl w:val="0"/>
        </w:rPr>
        <w:t xml:space="preserve">【초강력 관통】: 기본 사정거리 범위 내(접촉 포함)의 목표에 대해 단일 공격을 성공적으로 수행하여 피해를 입힌 후, 즉시 같은 직선상에 있는 기본 사정거리 범위 내의 다른 모호하게 정위하거나 정확하게 정위할 수 있는 목표에 대해 추가로 한 번의 공격 판정을 하는데, 적합한 목표가 없거나 한 번의 판정에서 어떤 피해도 입히지 못할 때까지 계속됩니다.</w:t>
      </w:r>
    </w:p>
    <w:p w:rsidR="00000000" w:rsidDel="00000000" w:rsidP="00000000" w:rsidRDefault="00000000" w:rsidRPr="00000000" w14:paraId="00002717">
      <w:pPr>
        <w:rPr/>
      </w:pPr>
      <w:r w:rsidDel="00000000" w:rsidR="00000000" w:rsidRPr="00000000">
        <w:rPr>
          <w:rFonts w:ascii="Arial Unicode MS" w:cs="Arial Unicode MS" w:eastAsia="Arial Unicode MS" w:hAnsi="Arial Unicode MS"/>
          <w:rtl w:val="0"/>
        </w:rPr>
        <w:t xml:space="preserve">관통을 계산할 때는 자신이 있는 위치의 중심선과 목표의 중심선을 연결해서 판단해야 하며, 중심선 위치에 있는 목표만 초강력 관통할 수 있습니다.</w:t>
      </w:r>
    </w:p>
    <w:p w:rsidR="00000000" w:rsidDel="00000000" w:rsidP="00000000" w:rsidRDefault="00000000" w:rsidRPr="00000000" w14:paraId="00002718">
      <w:pPr>
        <w:rPr/>
      </w:pPr>
      <w:r w:rsidDel="00000000" w:rsidR="00000000" w:rsidRPr="00000000">
        <w:rPr>
          <w:rFonts w:ascii="Arial Unicode MS" w:cs="Arial Unicode MS" w:eastAsia="Arial Unicode MS" w:hAnsi="Arial Unicode MS"/>
          <w:rtl w:val="0"/>
        </w:rPr>
        <w:t xml:space="preserve">해당 무기가 동시에 【추적】 특성이 있다면 해당 특성은 첫 번째 목표에만 적용됩니다.</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Fonts w:ascii="Arial Unicode MS" w:cs="Arial Unicode MS" w:eastAsia="Arial Unicode MS" w:hAnsi="Arial Unicode MS"/>
          <w:rtl w:val="0"/>
        </w:rPr>
        <w:t xml:space="preserve">【에너지 무기】: 이런 무기로 공격할 때 피해를 성공적으로 입히면 무기 피해의 절반에 해당하는 피해를 1단계 상승시킬 수 있습니다(충격→심각→악성).</w:t>
      </w:r>
    </w:p>
    <w:p w:rsidR="00000000" w:rsidDel="00000000" w:rsidP="00000000" w:rsidRDefault="00000000" w:rsidRPr="00000000" w14:paraId="0000271B">
      <w:pPr>
        <w:rPr/>
      </w:pPr>
      <w:r w:rsidDel="00000000" w:rsidR="00000000" w:rsidRPr="00000000">
        <w:rPr>
          <w:rFonts w:ascii="Arial Unicode MS" w:cs="Arial Unicode MS" w:eastAsia="Arial Unicode MS" w:hAnsi="Arial Unicode MS"/>
          <w:rtl w:val="0"/>
        </w:rPr>
        <w:t xml:space="preserve">특별한 설명이 없다면 에너지 무기는 순수 에너지 피해를 줍니다.</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Fonts w:ascii="Arial Unicode MS" w:cs="Arial Unicode MS" w:eastAsia="Arial Unicode MS" w:hAnsi="Arial Unicode MS"/>
          <w:rtl w:val="0"/>
        </w:rPr>
        <w:t xml:space="preserve">【마법】: 이것은 기본 특성으로, 대부분의 마법으로 제작된 무기나 일부 기술이 이 특성을 가지고 있습니다.</w:t>
      </w:r>
    </w:p>
    <w:p w:rsidR="00000000" w:rsidDel="00000000" w:rsidP="00000000" w:rsidRDefault="00000000" w:rsidRPr="00000000" w14:paraId="0000271E">
      <w:pPr>
        <w:rPr/>
      </w:pPr>
      <w:r w:rsidDel="00000000" w:rsidR="00000000" w:rsidRPr="00000000">
        <w:rPr>
          <w:rFonts w:ascii="Arial Unicode MS" w:cs="Arial Unicode MS" w:eastAsia="Arial Unicode MS" w:hAnsi="Arial Unicode MS"/>
          <w:rtl w:val="0"/>
        </w:rPr>
        <w:t xml:space="preserve">이 특성이 있는 물품이나 마법이나 기술은 영체에 정상적으로 영향을 미칠 수 있으며, DR/마법의 피해 감면을 뚫을 수 있습니다.</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Fonts w:ascii="Arial Unicode MS" w:cs="Arial Unicode MS" w:eastAsia="Arial Unicode MS" w:hAnsi="Arial Unicode MS"/>
          <w:rtl w:val="0"/>
        </w:rPr>
        <w:t xml:space="preserve">【유명】: 이 특성이 있는 물품은 영체에 정상적으로 영향을 미칠 수 있으며, 영체에게 약점과 같이 2배의 피해를 줍니다.</w:t>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Fonts w:ascii="Arial Unicode MS" w:cs="Arial Unicode MS" w:eastAsia="Arial Unicode MS" w:hAnsi="Arial Unicode MS"/>
          <w:rtl w:val="0"/>
        </w:rPr>
        <w:t xml:space="preserve">【광명】: 이 특성이 있는 무기가 암흑 생물에게 입히는 최종 피해 중 절반이 1단계 상승합니다(충격→심각→악성).</w:t>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Fonts w:ascii="Arial Unicode MS" w:cs="Arial Unicode MS" w:eastAsia="Arial Unicode MS" w:hAnsi="Arial Unicode MS"/>
          <w:rtl w:val="0"/>
        </w:rPr>
        <w:t xml:space="preserve">【암흑】: 이 특성이 있는 무기가 광명 생물에게 입히는 최종 피해 중 절반이 1단계 상승합니다(충격→심각→악성).</w:t>
      </w:r>
    </w:p>
    <w:p w:rsidR="00000000" w:rsidDel="00000000" w:rsidP="00000000" w:rsidRDefault="00000000" w:rsidRPr="00000000" w14:paraId="00002725">
      <w:pPr>
        <w:rPr/>
      </w:pPr>
      <w:r w:rsidDel="00000000" w:rsidR="00000000" w:rsidRPr="00000000">
        <w:rPr>
          <w:rtl w:val="0"/>
        </w:rPr>
      </w:r>
    </w:p>
    <w:p w:rsidR="00000000" w:rsidDel="00000000" w:rsidP="00000000" w:rsidRDefault="00000000" w:rsidRPr="00000000" w14:paraId="00002726">
      <w:pPr>
        <w:rPr/>
      </w:pPr>
      <w:r w:rsidDel="00000000" w:rsidR="00000000" w:rsidRPr="00000000">
        <w:rPr>
          <w:rFonts w:ascii="Arial Unicode MS" w:cs="Arial Unicode MS" w:eastAsia="Arial Unicode MS" w:hAnsi="Arial Unicode MS"/>
          <w:rtl w:val="0"/>
        </w:rPr>
        <w:t xml:space="preserve">【멸신】: 이 특성이 있는 무기가 "신앙 지향"을 가진 목표에게 입히는 최종 피해 중 절반이 1단계 상승하는데(충격→심각→악성), 목표가 2개 이상의 "신앙 지향" 능력을 가지고 있다면 목표에게 입히는 최종 피해 전체가 1단계 상승합니다(충격→심각→악성).</w:t>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Fonts w:ascii="Arial Unicode MS" w:cs="Arial Unicode MS" w:eastAsia="Arial Unicode MS" w:hAnsi="Arial Unicode MS"/>
          <w:rtl w:val="0"/>
        </w:rPr>
        <w:t xml:space="preserve">【현기】: 이 특성이 있는 무기는 절반의 확률로 엄청난 충격을 줄 수 있습니다.</w:t>
      </w:r>
    </w:p>
    <w:p w:rsidR="00000000" w:rsidDel="00000000" w:rsidP="00000000" w:rsidRDefault="00000000" w:rsidRPr="00000000" w14:paraId="00002729">
      <w:pPr>
        <w:rPr/>
      </w:pPr>
      <w:r w:rsidDel="00000000" w:rsidR="00000000" w:rsidRPr="00000000">
        <w:rPr>
          <w:rFonts w:ascii="Arial Unicode MS" w:cs="Arial Unicode MS" w:eastAsia="Arial Unicode MS" w:hAnsi="Arial Unicode MS"/>
          <w:rtl w:val="0"/>
        </w:rPr>
        <w:t xml:space="preserve">이 특성이 있는 무기로 입힌 최종 피해가 목표의 건강 수치를 초과했다면, 무기 피해 수치/점만큼의 현기 점수를 목표에게 주는데, 목표는 강인 내성을 하며, 중첩되지 않습니다.</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Fonts w:ascii="Arial Unicode MS" w:cs="Arial Unicode MS" w:eastAsia="Arial Unicode MS" w:hAnsi="Arial Unicode MS"/>
          <w:rtl w:val="0"/>
        </w:rPr>
        <w:t xml:space="preserve">【격퇴】: 이 특성이 있는 무기는 엄청난 충격으로 상대를 격퇴시킬 수 있습니다.</w:t>
      </w:r>
    </w:p>
    <w:p w:rsidR="00000000" w:rsidDel="00000000" w:rsidP="00000000" w:rsidRDefault="00000000" w:rsidRPr="00000000" w14:paraId="0000272C">
      <w:pPr>
        <w:rPr/>
      </w:pPr>
      <w:r w:rsidDel="00000000" w:rsidR="00000000" w:rsidRPr="00000000">
        <w:rPr>
          <w:rFonts w:ascii="Arial Unicode MS" w:cs="Arial Unicode MS" w:eastAsia="Arial Unicode MS" w:hAnsi="Arial Unicode MS"/>
          <w:rtl w:val="0"/>
        </w:rPr>
        <w:t xml:space="preserve">이 특성이 있는 무기로 피해를 성공적으로 입혔다면, 목표는 민첩+운동(평형감각) 또는 근력+운동(평형감각)으로 대항을 하는데, DC는 받은 피해입니다.</w:t>
      </w:r>
    </w:p>
    <w:p w:rsidR="00000000" w:rsidDel="00000000" w:rsidP="00000000" w:rsidRDefault="00000000" w:rsidRPr="00000000" w14:paraId="0000272D">
      <w:pPr>
        <w:rPr/>
      </w:pPr>
      <w:r w:rsidDel="00000000" w:rsidR="00000000" w:rsidRPr="00000000">
        <w:rPr>
          <w:rFonts w:ascii="Arial Unicode MS" w:cs="Arial Unicode MS" w:eastAsia="Arial Unicode MS" w:hAnsi="Arial Unicode MS"/>
          <w:rtl w:val="0"/>
        </w:rPr>
        <w:t xml:space="preserve">목표가 실패하면 격퇴당하는데, 실패 수치 1점마다 1m씩 격퇴당합니다.</w:t>
      </w:r>
    </w:p>
    <w:p w:rsidR="00000000" w:rsidDel="00000000" w:rsidP="00000000" w:rsidRDefault="00000000" w:rsidRPr="00000000" w14:paraId="0000272E">
      <w:pPr>
        <w:rPr/>
      </w:pPr>
      <w:r w:rsidDel="00000000" w:rsidR="00000000" w:rsidRPr="00000000">
        <w:rPr>
          <w:rFonts w:ascii="Arial Unicode MS" w:cs="Arial Unicode MS" w:eastAsia="Arial Unicode MS" w:hAnsi="Arial Unicode MS"/>
          <w:rtl w:val="0"/>
        </w:rPr>
        <w:t xml:space="preserve">목표의 체형이 자신보다 1단계 클 때마다 목표의 대항 판정은 6DP의 완벽 가치를 얻습니다.</w:t>
      </w:r>
    </w:p>
    <w:p w:rsidR="00000000" w:rsidDel="00000000" w:rsidP="00000000" w:rsidRDefault="00000000" w:rsidRPr="00000000" w14:paraId="0000272F">
      <w:pPr>
        <w:rPr/>
      </w:pPr>
      <w:r w:rsidDel="00000000" w:rsidR="00000000" w:rsidRPr="00000000">
        <w:rPr>
          <w:rtl w:val="0"/>
        </w:rPr>
      </w:r>
    </w:p>
    <w:p w:rsidR="00000000" w:rsidDel="00000000" w:rsidP="00000000" w:rsidRDefault="00000000" w:rsidRPr="00000000" w14:paraId="00002730">
      <w:pPr>
        <w:rPr/>
      </w:pPr>
      <w:r w:rsidDel="00000000" w:rsidR="00000000" w:rsidRPr="00000000">
        <w:rPr>
          <w:rFonts w:ascii="Arial Unicode MS" w:cs="Arial Unicode MS" w:eastAsia="Arial Unicode MS" w:hAnsi="Arial Unicode MS"/>
          <w:rtl w:val="0"/>
        </w:rPr>
        <w:t xml:space="preserve">【위엄】: 이 특성은 근접 공격에서만 발휘되며, 이런 무기로 막기 중인 적을 공격할 때 목표의 막기 방어 절반에 해당하는 DP를 추가로 증가시키는데, 이것은 기계 가치이며, 상한은 이번에 공격을 수행한 주기능 등급의 절반을 넘지 않습니다.</w:t>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Fonts w:ascii="Arial Unicode MS" w:cs="Arial Unicode MS" w:eastAsia="Arial Unicode MS" w:hAnsi="Arial Unicode MS"/>
          <w:rtl w:val="0"/>
        </w:rPr>
        <w:t xml:space="preserve">【회력】: 이 특성이 있는 무기는 투척, 사격 등의 원거리 공격을 한 후 이번 공격 결산이 끝나면 즉시 자동으로 사용자의 손에 나타납니다.</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Fonts w:ascii="Arial Unicode MS" w:cs="Arial Unicode MS" w:eastAsia="Arial Unicode MS" w:hAnsi="Arial Unicode MS"/>
          <w:rtl w:val="0"/>
        </w:rPr>
        <w:t xml:space="preserve">【막기】: 일반적으로 방패만 이 특성을 가지고 있는데, 이것은 방패나 해당 특성이 있는 물품으로 막기를 할 때 캐릭터의 방어력이 방패의 기본 방패 속성인 방패 방어력을 얻으며, 동시에 방패의 "초강력 보호" 특성만 발휘될 수 있다는 뜻입니다.</w:t>
      </w:r>
    </w:p>
    <w:p w:rsidR="00000000" w:rsidDel="00000000" w:rsidP="00000000" w:rsidRDefault="00000000" w:rsidRPr="00000000" w14:paraId="00002735">
      <w:pPr>
        <w:rPr/>
      </w:pPr>
      <w:r w:rsidDel="00000000" w:rsidR="00000000" w:rsidRPr="00000000">
        <w:rPr>
          <w:rFonts w:ascii="Arial Unicode MS" w:cs="Arial Unicode MS" w:eastAsia="Arial Unicode MS" w:hAnsi="Arial Unicode MS"/>
          <w:rtl w:val="0"/>
        </w:rPr>
        <w:t xml:space="preserve">캐릭터는 【막기】나 【막기X】 특성이 있는 무기 하나에서만 혜택을 받을 수 있습니다.</w:t>
      </w:r>
    </w:p>
    <w:p w:rsidR="00000000" w:rsidDel="00000000" w:rsidP="00000000" w:rsidRDefault="00000000" w:rsidRPr="00000000" w14:paraId="00002736">
      <w:pPr>
        <w:rPr/>
      </w:pPr>
      <w:r w:rsidDel="00000000" w:rsidR="00000000" w:rsidRPr="00000000">
        <w:rPr>
          <w:rFonts w:ascii="Arial Unicode MS" w:cs="Arial Unicode MS" w:eastAsia="Arial Unicode MS" w:hAnsi="Arial Unicode MS"/>
          <w:rtl w:val="0"/>
        </w:rPr>
        <w:t xml:space="preserve">【막기X】, 방패가 아닌 물품이 이 특성을 가질 수 있는데, 이 특성이 있는 물품으로 막기를 할 때(예: 총기로 막기, 격투로 막기)는 X점의 방패 방어력을 얻습니다.</w:t>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rPr/>
      </w:pPr>
      <w:r w:rsidDel="00000000" w:rsidR="00000000" w:rsidRPr="00000000">
        <w:rPr>
          <w:rFonts w:ascii="Arial Unicode MS" w:cs="Arial Unicode MS" w:eastAsia="Arial Unicode MS" w:hAnsi="Arial Unicode MS"/>
          <w:rtl w:val="0"/>
        </w:rPr>
        <w:t xml:space="preserve">【폭사】: 이 특성이 있는 무기는 방어를 뚫고 엄청난 파괴를 일으킬 수 있습니다.</w:t>
      </w:r>
    </w:p>
    <w:p w:rsidR="00000000" w:rsidDel="00000000" w:rsidP="00000000" w:rsidRDefault="00000000" w:rsidRPr="00000000" w14:paraId="00002739">
      <w:pPr>
        <w:rPr/>
      </w:pPr>
      <w:r w:rsidDel="00000000" w:rsidR="00000000" w:rsidRPr="00000000">
        <w:rPr>
          <w:rFonts w:ascii="Arial Unicode MS" w:cs="Arial Unicode MS" w:eastAsia="Arial Unicode MS" w:hAnsi="Arial Unicode MS"/>
          <w:rtl w:val="0"/>
        </w:rPr>
        <w:t xml:space="preserve">이 특성이 있는 무기로 피해를 성공적으로 입혔고, 파갑을 계산한 후 목표의 갑옷 방어+천생 방어+방패 방어의 총합이 이 무기의 무기 피해보다 작다면, 목표가 받는 최종 피해 중 무기 피해에 해당하는 절반이 1단계 상승합니다(충격→심각→악성).</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rPr/>
      </w:pPr>
      <w:r w:rsidDel="00000000" w:rsidR="00000000" w:rsidRPr="00000000">
        <w:rPr>
          <w:rFonts w:ascii="Arial Unicode MS" w:cs="Arial Unicode MS" w:eastAsia="Arial Unicode MS" w:hAnsi="Arial Unicode MS"/>
          <w:rtl w:val="0"/>
        </w:rPr>
        <w:t xml:space="preserve">【포격】: 이 특성이 있는 무기는 단일 공격이 아니라 목표 구역에 대해 범위 피해를 줄 수 있습니다. 그래서 공격 판정은 칸만 겨냥하면 되며, 포격을 발동한 무기는 이번 라운드에 다시 사용할 수 없습니다. 다른 능력으로 여러 번 공격할 수 있어도 마찬가지입니다. 특별한 설명이 없다면 말이죠.  </w:t>
      </w:r>
    </w:p>
    <w:p w:rsidR="00000000" w:rsidDel="00000000" w:rsidP="00000000" w:rsidRDefault="00000000" w:rsidRPr="00000000" w14:paraId="0000273C">
      <w:pPr>
        <w:rPr/>
      </w:pPr>
      <w:r w:rsidDel="00000000" w:rsidR="00000000" w:rsidRPr="00000000">
        <w:rPr>
          <w:rFonts w:ascii="Arial Unicode MS" w:cs="Arial Unicode MS" w:eastAsia="Arial Unicode MS" w:hAnsi="Arial Unicode MS"/>
          <w:rtl w:val="0"/>
        </w:rPr>
        <w:t xml:space="preserve">캐릭터는 표준 행동으로 구역 내 모든 목표(아군 적군 구분 없이)에게 무기 피해의 절반에 해당하는 범위 피해를 주는데, 해당 피해는 무기의 모든 특성을 가지고 있으며, 범위 내 모든 목표는 반사 내성으로 피해를 감소시킵니다.</w:t>
      </w:r>
    </w:p>
    <w:p w:rsidR="00000000" w:rsidDel="00000000" w:rsidP="00000000" w:rsidRDefault="00000000" w:rsidRPr="00000000" w14:paraId="0000273D">
      <w:pPr>
        <w:rPr/>
      </w:pPr>
      <w:r w:rsidDel="00000000" w:rsidR="00000000" w:rsidRPr="00000000">
        <w:rPr>
          <w:rFonts w:ascii="Arial Unicode MS" w:cs="Arial Unicode MS" w:eastAsia="Arial Unicode MS" w:hAnsi="Arial Unicode MS"/>
          <w:rtl w:val="0"/>
        </w:rPr>
        <w:t xml:space="preserve">캐릭터는 한 번의 원거리 포격 공격을 하는데, 이번 공격은 무기 피해와 목표의 방어력을 계산하지 않으며, 이번 공격 판정에서 성공 수치 1점마다 목표의 반사 내성 판정은 1DP를 잃습니다.</w:t>
      </w:r>
    </w:p>
    <w:p w:rsidR="00000000" w:rsidDel="00000000" w:rsidP="00000000" w:rsidRDefault="00000000" w:rsidRPr="00000000" w14:paraId="0000273E">
      <w:pPr>
        <w:rPr/>
      </w:pPr>
      <w:r w:rsidDel="00000000" w:rsidR="00000000" w:rsidRPr="00000000">
        <w:rPr>
          <w:rFonts w:ascii="Arial Unicode MS" w:cs="Arial Unicode MS" w:eastAsia="Arial Unicode MS" w:hAnsi="Arial Unicode MS"/>
          <w:rtl w:val="0"/>
        </w:rPr>
        <w:t xml:space="preserve">특별한 설명이 없다면 포격 반경은 무기 기본 사정거리/10m입니다.</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Fonts w:ascii="Arial Unicode MS" w:cs="Arial Unicode MS" w:eastAsia="Arial Unicode MS" w:hAnsi="Arial Unicode MS"/>
          <w:rtl w:val="0"/>
        </w:rPr>
        <w:t xml:space="preserve">【지지대】: 이 특성이 있는 무기를 이동 행동으로 지지대를 세우고 안정된 평면에 지탱하면 전제 조건 중 필요한 근력이 원래의 절반으로 감소합니다.</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Fonts w:ascii="Arial Unicode MS" w:cs="Arial Unicode MS" w:eastAsia="Arial Unicode MS" w:hAnsi="Arial Unicode MS"/>
          <w:rtl w:val="0"/>
        </w:rPr>
        <w:t xml:space="preserve">【유도】: 이 특성이 있는 무기는 이동 행동으로 "목표 고정" 행동을 할 수 있는데, 목표에 대해 지선 등급 없는 원거리 접촉 공격(무기 피해 미포함) 판정을 하면 목표는 반사 내성 판정이나 회피(차량인 경우) 판정으로 대항하며, 1점 이길 때마다 다음번에 "고정된 목표"를 이 무기로 공격할 때 1DP를 1점의 추가 성공으로 전환할 수 있는데, 최대치는 무기 피해를 초과하지 않습니다.</w:t>
      </w:r>
    </w:p>
    <w:p w:rsidR="00000000" w:rsidDel="00000000" w:rsidP="00000000" w:rsidRDefault="00000000" w:rsidRPr="00000000" w14:paraId="00002743">
      <w:pPr>
        <w:rPr/>
      </w:pPr>
      <w:r w:rsidDel="00000000" w:rsidR="00000000" w:rsidRPr="00000000">
        <w:rPr>
          <w:rFonts w:ascii="Arial Unicode MS" w:cs="Arial Unicode MS" w:eastAsia="Arial Unicode MS" w:hAnsi="Arial Unicode MS"/>
          <w:rtl w:val="0"/>
        </w:rPr>
        <w:t xml:space="preserve">유도류 무기는 보통 고정 후에만 발사할 수 있으며, 조준으로 인한 혜택을 받을 수 없습니다.</w:t>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Fonts w:ascii="Arial Unicode MS" w:cs="Arial Unicode MS" w:eastAsia="Arial Unicode MS" w:hAnsi="Arial Unicode MS"/>
          <w:rtl w:val="0"/>
        </w:rPr>
        <w:t xml:space="preserve">【자동유도】: 이 특성은 【유도】와 같지만, 고정하는 데 행동을 소모할 필요가 없고 발사 후 자동으로 목표를 고정하며, 정상적으로 대항해야 합니다.</w:t>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Fonts w:ascii="Arial Unicode MS" w:cs="Arial Unicode MS" w:eastAsia="Arial Unicode MS" w:hAnsi="Arial Unicode MS"/>
          <w:rtl w:val="0"/>
        </w:rPr>
        <w:t xml:space="preserve">【추적】: 추적은 반드시 유도를 기반으로 해야 하며, 이런 무기로 공격한 후 이번 라운드에 명중하지 않았다면 다음 라운드에 6DP씩 감소하는 감소치를 받으면서 계속 목표를 공격하는데, DP 수치가 없을 때까지 계속됩니다.</w:t>
      </w:r>
    </w:p>
    <w:p w:rsidR="00000000" w:rsidDel="00000000" w:rsidP="00000000" w:rsidRDefault="00000000" w:rsidRPr="00000000" w14:paraId="00002748">
      <w:pPr>
        <w:rPr/>
      </w:pPr>
      <w:r w:rsidDel="00000000" w:rsidR="00000000" w:rsidRPr="00000000">
        <w:rPr>
          <w:rtl w:val="0"/>
        </w:rPr>
      </w:r>
    </w:p>
    <w:p w:rsidR="00000000" w:rsidDel="00000000" w:rsidP="00000000" w:rsidRDefault="00000000" w:rsidRPr="00000000" w14:paraId="00002749">
      <w:pPr>
        <w:rPr/>
      </w:pPr>
      <w:r w:rsidDel="00000000" w:rsidR="00000000" w:rsidRPr="00000000">
        <w:rPr>
          <w:rFonts w:ascii="Arial Unicode MS" w:cs="Arial Unicode MS" w:eastAsia="Arial Unicode MS" w:hAnsi="Arial Unicode MS"/>
          <w:rtl w:val="0"/>
        </w:rPr>
        <w:t xml:space="preserve">【자동추적】: 자동추적은 유도가 필요 없으며, 이런 무기로 공격한 후 이번 라운드에 명중하지 않았다면 다음 라운드에 6DP씩 감소하는 감소치를 받으면서 계속 목표를 공격하는데, DP 수치가 없을 때까지 계속됩니다.</w:t>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Fonts w:ascii="Arial Unicode MS" w:cs="Arial Unicode MS" w:eastAsia="Arial Unicode MS" w:hAnsi="Arial Unicode MS"/>
          <w:rtl w:val="0"/>
        </w:rPr>
        <w:t xml:space="preserve">【연사】: 공격에 이 특성이 있고 해당 공격이 단일 공격이라면(복수 목표와 범위 피해는 안 됨), 공격할 때 이 특성 사용을 선언할 수 있습니다.</w:t>
      </w:r>
    </w:p>
    <w:p w:rsidR="00000000" w:rsidDel="00000000" w:rsidP="00000000" w:rsidRDefault="00000000" w:rsidRPr="00000000" w14:paraId="0000274C">
      <w:pPr>
        <w:rPr/>
      </w:pPr>
      <w:r w:rsidDel="00000000" w:rsidR="00000000" w:rsidRPr="00000000">
        <w:rPr>
          <w:rFonts w:ascii="Arial Unicode MS" w:cs="Arial Unicode MS" w:eastAsia="Arial Unicode MS" w:hAnsi="Arial Unicode MS"/>
          <w:rtl w:val="0"/>
        </w:rPr>
        <w:t xml:space="preserve">선언 후 공격 목표와 동시에 인접한 모든 모호하게 정위하거나 정확하게 정위할 수 있는 목표(아군 적군 구분 없이)도 자동으로 공격하는데, 각 목표마다 탄약 1발을 소모해야 하며 10발을 초과할 수 없습니다. 이렇게 인접 목표를 공격할 때는 연사 특성을 다시 얻지 않습니다(여러 개의 연사 출처가 있어도 마찬가지).</w:t>
      </w:r>
    </w:p>
    <w:p w:rsidR="00000000" w:rsidDel="00000000" w:rsidP="00000000" w:rsidRDefault="00000000" w:rsidRPr="00000000" w14:paraId="0000274D">
      <w:pPr>
        <w:rPr/>
      </w:pPr>
      <w:r w:rsidDel="00000000" w:rsidR="00000000" w:rsidRPr="00000000">
        <w:rPr>
          <w:rFonts w:ascii="Arial Unicode MS" w:cs="Arial Unicode MS" w:eastAsia="Arial Unicode MS" w:hAnsi="Arial Unicode MS"/>
          <w:rtl w:val="0"/>
        </w:rPr>
        <w:t xml:space="preserve">공격할 목표가 1개 늘 때마다 1DP의 무명 감소치를 받아야 합니다.</w:t>
      </w:r>
    </w:p>
    <w:p w:rsidR="00000000" w:rsidDel="00000000" w:rsidP="00000000" w:rsidRDefault="00000000" w:rsidRPr="00000000" w14:paraId="0000274E">
      <w:pPr>
        <w:rPr/>
      </w:pPr>
      <w:r w:rsidDel="00000000" w:rsidR="00000000" w:rsidRPr="00000000">
        <w:rPr>
          <w:rFonts w:ascii="Arial Unicode MS" w:cs="Arial Unicode MS" w:eastAsia="Arial Unicode MS" w:hAnsi="Arial Unicode MS"/>
          <w:rtl w:val="0"/>
        </w:rPr>
        <w:t xml:space="preserve">주의할 점은 자신도 인접한 위치에 있다면 영향을 받지 않는다는 것입니다.  </w:t>
      </w:r>
    </w:p>
    <w:p w:rsidR="00000000" w:rsidDel="00000000" w:rsidP="00000000" w:rsidRDefault="00000000" w:rsidRPr="00000000" w14:paraId="0000274F">
      <w:pPr>
        <w:rPr/>
      </w:pPr>
      <w:r w:rsidDel="00000000" w:rsidR="00000000" w:rsidRPr="00000000">
        <w:rPr>
          <w:rFonts w:ascii="Arial Unicode MS" w:cs="Arial Unicode MS" w:eastAsia="Arial Unicode MS" w:hAnsi="Arial Unicode MS"/>
          <w:rtl w:val="0"/>
        </w:rPr>
        <w:t xml:space="preserve">한 번의 공격에 주동 능력을 부가했다면 【연사】 특성을 사용할 수 없는데, 해당 【연사】 특성이 해당 주동 능력의 일부분이 아니라면 말이죠.</w:t>
      </w:r>
    </w:p>
    <w:p w:rsidR="00000000" w:rsidDel="00000000" w:rsidP="00000000" w:rsidRDefault="00000000" w:rsidRPr="00000000" w14:paraId="00002750">
      <w:pPr>
        <w:rPr/>
      </w:pPr>
      <w:r w:rsidDel="00000000" w:rsidR="00000000" w:rsidRPr="00000000">
        <w:rPr>
          <w:rFonts w:ascii="Arial Unicode MS" w:cs="Arial Unicode MS" w:eastAsia="Arial Unicode MS" w:hAnsi="Arial Unicode MS"/>
          <w:rtl w:val="0"/>
        </w:rPr>
        <w:t xml:space="preserve">탄약 수량이나 목표 수량이 너무 많아서 모든 조건에 부합하는 목표를 공격할 수 없다면 무작위로 목표를 선택하는데, 지정된 목표는 반드시 공격당하는 목표 중 하나여야 합니다.</w:t>
      </w:r>
    </w:p>
    <w:p w:rsidR="00000000" w:rsidDel="00000000" w:rsidP="00000000" w:rsidRDefault="00000000" w:rsidRPr="00000000" w14:paraId="00002751">
      <w:pPr>
        <w:rPr/>
      </w:pPr>
      <w:r w:rsidDel="00000000" w:rsidR="00000000" w:rsidRPr="00000000">
        <w:rPr>
          <w:rFonts w:ascii="Arial Unicode MS" w:cs="Arial Unicode MS" w:eastAsia="Arial Unicode MS" w:hAnsi="Arial Unicode MS"/>
          <w:rtl w:val="0"/>
        </w:rPr>
        <w:t xml:space="preserve">주의할 점은 한 번의 연사에서 특수 탄약을 사용한다면 전부 같은 종류를 사용하지 않는 한 효과가 발휘되지 않으며, 가장 기본적인 탄약으로만 계산한다는 것입니다.</w:t>
      </w:r>
    </w:p>
    <w:p w:rsidR="00000000" w:rsidDel="00000000" w:rsidP="00000000" w:rsidRDefault="00000000" w:rsidRPr="00000000" w14:paraId="00002752">
      <w:pPr>
        <w:rPr/>
      </w:pPr>
      <w:r w:rsidDel="00000000" w:rsidR="00000000" w:rsidRPr="00000000">
        <w:rPr>
          <w:rFonts w:ascii="Arial Unicode MS" w:cs="Arial Unicode MS" w:eastAsia="Arial Unicode MS" w:hAnsi="Arial Unicode MS"/>
          <w:rtl w:val="0"/>
        </w:rPr>
        <w:t xml:space="preserve">총기나 탄약을 소모하는 방식이 아닌 방법으로 "연사"를 시작한다면 탄약 관련 문제는 없습니다.</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Fonts w:ascii="Arial Unicode MS" w:cs="Arial Unicode MS" w:eastAsia="Arial Unicode MS" w:hAnsi="Arial Unicode MS"/>
          <w:rtl w:val="0"/>
        </w:rPr>
        <w:t xml:space="preserve">【양손】: 이 특성이 있는 무기를 양손 무기라고 하며, 없는 것은 한손 무기입니다.</w:t>
      </w:r>
    </w:p>
    <w:p w:rsidR="00000000" w:rsidDel="00000000" w:rsidP="00000000" w:rsidRDefault="00000000" w:rsidRPr="00000000" w14:paraId="00002755">
      <w:pPr>
        <w:rPr/>
      </w:pPr>
      <w:r w:rsidDel="00000000" w:rsidR="00000000" w:rsidRPr="00000000">
        <w:rPr>
          <w:rFonts w:ascii="Arial Unicode MS" w:cs="Arial Unicode MS" w:eastAsia="Arial Unicode MS" w:hAnsi="Arial Unicode MS"/>
          <w:rtl w:val="0"/>
        </w:rPr>
        <w:t xml:space="preserve">한손으로 양손 무기를 사용할 때는 공격 판정에서 자연 성공 수치의 절반을 잃습니다.</w:t>
      </w:r>
    </w:p>
    <w:p w:rsidR="00000000" w:rsidDel="00000000" w:rsidP="00000000" w:rsidRDefault="00000000" w:rsidRPr="00000000" w14:paraId="00002756">
      <w:pPr>
        <w:rPr/>
      </w:pPr>
      <w:r w:rsidDel="00000000" w:rsidR="00000000" w:rsidRPr="00000000">
        <w:rPr>
          <w:rFonts w:ascii="Arial Unicode MS" w:cs="Arial Unicode MS" w:eastAsia="Arial Unicode MS" w:hAnsi="Arial Unicode MS"/>
          <w:rtl w:val="0"/>
        </w:rPr>
        <w:t xml:space="preserve">양손으로 한손 무기를 사용할 때는 해당 무기의 최소 근력 요구치가 절반으로 감소합니다.</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Fonts w:ascii="Arial Unicode MS" w:cs="Arial Unicode MS" w:eastAsia="Arial Unicode MS" w:hAnsi="Arial Unicode MS"/>
          <w:rtl w:val="0"/>
        </w:rPr>
        <w:t xml:space="preserve">【중량】: 이 물체는 보이는 것보다 무겁습니다.</w:t>
      </w:r>
    </w:p>
    <w:p w:rsidR="00000000" w:rsidDel="00000000" w:rsidP="00000000" w:rsidRDefault="00000000" w:rsidRPr="00000000" w14:paraId="00002759">
      <w:pPr>
        <w:rPr/>
      </w:pPr>
      <w:r w:rsidDel="00000000" w:rsidR="00000000" w:rsidRPr="00000000">
        <w:rPr>
          <w:rFonts w:ascii="Arial Unicode MS" w:cs="Arial Unicode MS" w:eastAsia="Arial Unicode MS" w:hAnsi="Arial Unicode MS"/>
          <w:rtl w:val="0"/>
        </w:rPr>
        <w:t xml:space="preserve">해당 물체의 무게가 2배가 됩니다. 일반적으로 자원을 작성할 때 이 특성으로 인한 무게는 이미 물품의 무게에 포함되어 있습니다.</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Fonts w:ascii="Arial Unicode MS" w:cs="Arial Unicode MS" w:eastAsia="Arial Unicode MS" w:hAnsi="Arial Unicode MS"/>
          <w:rtl w:val="0"/>
        </w:rPr>
        <w:t xml:space="preserve">【인주】: 인주하는 물품은 그것을 완벽하게 운용할 수 있는 첫 번째 사람과 운명적으로 긴밀한 연계를 맺어서 이후에는 다른 사람이 이 물품을 사용할 수 없습니다.</w:t>
      </w:r>
    </w:p>
    <w:p w:rsidR="00000000" w:rsidDel="00000000" w:rsidP="00000000" w:rsidRDefault="00000000" w:rsidRPr="00000000" w14:paraId="0000275C">
      <w:pPr>
        <w:rPr/>
      </w:pPr>
      <w:r w:rsidDel="00000000" w:rsidR="00000000" w:rsidRPr="00000000">
        <w:rPr>
          <w:rFonts w:ascii="Arial Unicode MS" w:cs="Arial Unicode MS" w:eastAsia="Arial Unicode MS" w:hAnsi="Arial Unicode MS"/>
          <w:rtl w:val="0"/>
        </w:rPr>
        <w:t xml:space="preserve">이 물품은 주인의 영혼과 결속되어 있어서 주인이 윤회지경으로 돌아갈 때 해당 물품이 곁에 없어도 함께 돌아갑니다. 주인이 사망 후 해당 물품을 잃어버렸다가 이후에 부활하면 해당 물품은 자동으로 주인의 손에 나타납니다.</w:t>
      </w:r>
    </w:p>
    <w:p w:rsidR="00000000" w:rsidDel="00000000" w:rsidP="00000000" w:rsidRDefault="00000000" w:rsidRPr="00000000" w14:paraId="0000275D">
      <w:pPr>
        <w:rPr/>
      </w:pPr>
      <w:r w:rsidDel="00000000" w:rsidR="00000000" w:rsidRPr="00000000">
        <w:rPr>
          <w:rFonts w:ascii="Arial Unicode MS" w:cs="Arial Unicode MS" w:eastAsia="Arial Unicode MS" w:hAnsi="Arial Unicode MS"/>
          <w:rtl w:val="0"/>
        </w:rPr>
        <w:t xml:space="preserve">특이한 점은 일부 특수 능력으로 인해 물품이 아닌 단위가 이 특성을 얻었을 때 NPC나 PC라면 이 효과를 무시하는데, 해당 NPC가 일부 물품 특징(예: 탈것)을 가지고 있지 않다면 말이죠. 구체적인 것은 ST가 판단합니다.</w:t>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Fonts w:ascii="Arial Unicode MS" w:cs="Arial Unicode MS" w:eastAsia="Arial Unicode MS" w:hAnsi="Arial Unicode MS"/>
          <w:rtl w:val="0"/>
        </w:rPr>
        <w:t xml:space="preserve">【무갑 목표】: 무갑 목표란 경갑이나 중갑으로 분류되는 갑옷을 전혀 착용하지 않은 상태이며, 동시에 해당 목표에게 갑옷 방어력도 없는 것을 말합니다.</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Fonts w:ascii="Arial Unicode MS" w:cs="Arial Unicode MS" w:eastAsia="Arial Unicode MS" w:hAnsi="Arial Unicode MS"/>
          <w:rtl w:val="0"/>
        </w:rPr>
        <w:t xml:space="preserve">【거미걸음술】: 거미걸음술이란 목표가 마치 평지를 걷듯이 어떤 고정된 평면 위에서도 이동할 수 있다는 뜻으로, 등반 판정을 할 필요 없이 기본 이동속도로 직접 이동합니다.</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Fonts w:ascii="Arial Unicode MS" w:cs="Arial Unicode MS" w:eastAsia="Arial Unicode MS" w:hAnsi="Arial Unicode MS"/>
          <w:rtl w:val="0"/>
        </w:rPr>
        <w:t xml:space="preserve">【접촉 공격】: 접촉 공격은 일반적으로 공격 행동에 포함됩니다.</w:t>
      </w:r>
    </w:p>
    <w:p w:rsidR="00000000" w:rsidDel="00000000" w:rsidP="00000000" w:rsidRDefault="00000000" w:rsidRPr="00000000" w14:paraId="00002764">
      <w:pPr>
        <w:rPr/>
      </w:pPr>
      <w:r w:rsidDel="00000000" w:rsidR="00000000" w:rsidRPr="00000000">
        <w:rPr>
          <w:rFonts w:ascii="Arial Unicode MS" w:cs="Arial Unicode MS" w:eastAsia="Arial Unicode MS" w:hAnsi="Arial Unicode MS"/>
          <w:rtl w:val="0"/>
        </w:rPr>
        <w:t xml:space="preserve">접촉 공격 판정을 할 때는 목표의 천생 방어, 갑옷 방어 및 방패 방어를 무시합니다.</w:t>
      </w:r>
    </w:p>
    <w:p w:rsidR="00000000" w:rsidDel="00000000" w:rsidP="00000000" w:rsidRDefault="00000000" w:rsidRPr="00000000" w14:paraId="00002765">
      <w:pPr>
        <w:rPr/>
      </w:pPr>
      <w:r w:rsidDel="00000000" w:rsidR="00000000" w:rsidRPr="00000000">
        <w:rPr>
          <w:rFonts w:ascii="Arial Unicode MS" w:cs="Arial Unicode MS" w:eastAsia="Arial Unicode MS" w:hAnsi="Arial Unicode MS"/>
          <w:rtl w:val="0"/>
        </w:rPr>
        <w:t xml:space="preserve">하지만 이것이 이런 방어력들이 무효화된다는 뜻은 아니며, 뚫은 후에 발동해야 하는 능력 일부를 계산해야 한다면, 예를 들어 【방탄】 등은 정상적으로 파갑을 계산해야 합니다.</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Fonts w:ascii="Arial Unicode MS" w:cs="Arial Unicode MS" w:eastAsia="Arial Unicode MS" w:hAnsi="Arial Unicode MS"/>
          <w:rtl w:val="0"/>
        </w:rPr>
        <w:t xml:space="preserve">【살신】: 이 특성이 있는 캐릭터나 물품이 【초범신성】이 있는 목표를 공격할 때는 목표의 신능 방어를 무시하며, 이 무기를 사용해서 【초범신성】이 있는 목표에게 입히는 최종 피해 중 절반이 1단계 상승합니다(충격→심각→악성).</w:t>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Fonts w:ascii="Arial Unicode MS" w:cs="Arial Unicode MS" w:eastAsia="Arial Unicode MS" w:hAnsi="Arial Unicode MS"/>
          <w:rtl w:val="0"/>
        </w:rPr>
        <w:t xml:space="preserve">불가피함: 일부 자원에는 "XX점의 불가피한 피해를 줌" 또는 "XX점의 불가피한 XX 불량상태 점수를 줌"이 있는데, 이런 능력을 불가피한 효과라고 합니다.</w:t>
      </w:r>
    </w:p>
    <w:p w:rsidR="00000000" w:rsidDel="00000000" w:rsidP="00000000" w:rsidRDefault="00000000" w:rsidRPr="00000000" w14:paraId="0000276A">
      <w:pPr>
        <w:rPr/>
      </w:pPr>
      <w:r w:rsidDel="00000000" w:rsidR="00000000" w:rsidRPr="00000000">
        <w:rPr>
          <w:rFonts w:ascii="Arial Unicode MS" w:cs="Arial Unicode MS" w:eastAsia="Arial Unicode MS" w:hAnsi="Arial Unicode MS"/>
          <w:rtl w:val="0"/>
        </w:rPr>
        <w:t xml:space="preserve">특별한 설명이 없다면 이런 불가감면/회피할 수 없는 피해와 유사한 감소치(예: 중력 팔찌) 및 각종 상태(불량상태, 항진)는 해당 효과를 줄 때 어떤 방식으로도 제거할 수 없습니다.</w:t>
      </w:r>
    </w:p>
    <w:p w:rsidR="00000000" w:rsidDel="00000000" w:rsidP="00000000" w:rsidRDefault="00000000" w:rsidRPr="00000000" w14:paraId="0000276B">
      <w:pPr>
        <w:rPr/>
      </w:pPr>
      <w:r w:rsidDel="00000000" w:rsidR="00000000" w:rsidRPr="00000000">
        <w:rPr>
          <w:rFonts w:ascii="Arial Unicode MS" w:cs="Arial Unicode MS" w:eastAsia="Arial Unicode MS" w:hAnsi="Arial Unicode MS"/>
          <w:rtl w:val="0"/>
        </w:rPr>
        <w:t xml:space="preserve">내성, 피해 감소, 피해 하락, 점수 하락, 면역 등의 측면을 포함해서 말이죠. 오직 "무시" 효과만이 "불가피함"으로 인한 영향을 무시할 수 있습니다.</w:t>
      </w:r>
    </w:p>
    <w:p w:rsidR="00000000" w:rsidDel="00000000" w:rsidP="00000000" w:rsidRDefault="00000000" w:rsidRPr="00000000" w14:paraId="0000276C">
      <w:pPr>
        <w:rPr/>
      </w:pPr>
      <w:r w:rsidDel="00000000" w:rsidR="00000000" w:rsidRPr="00000000">
        <w:rPr>
          <w:rFonts w:ascii="Arial Unicode MS" w:cs="Arial Unicode MS" w:eastAsia="Arial Unicode MS" w:hAnsi="Arial Unicode MS"/>
          <w:rtl w:val="0"/>
        </w:rPr>
        <w:t xml:space="preserve">특이한 점은 기술 발동 전제 조건이 자신에게 피해를 주거나 불량상태를 주거나 불량상태 점수를 주는 것이라면, 예를 들어 "자신에게 XX점의 불가피한 피해를 줌"인데, 이런 피해나 점수로 인해 사망하거나 의식을 잃는 등의 일이 생긴다면 "무시" 효과가 있어도 전제 조건이 충족되지 않아 발동할 수 없다고 봅니다.</w:t>
      </w:r>
    </w:p>
    <w:p w:rsidR="00000000" w:rsidDel="00000000" w:rsidP="00000000" w:rsidRDefault="00000000" w:rsidRPr="00000000" w14:paraId="0000276D">
      <w:pPr>
        <w:rPr/>
      </w:pPr>
      <w:r w:rsidDel="00000000" w:rsidR="00000000" w:rsidRPr="00000000">
        <w:rPr>
          <w:rFonts w:ascii="Arial Unicode MS" w:cs="Arial Unicode MS" w:eastAsia="Arial Unicode MS" w:hAnsi="Arial Unicode MS"/>
          <w:rtl w:val="0"/>
        </w:rPr>
        <w:t xml:space="preserve">불가피함으로 인한 영향은 이후에 다른 정상적인 수단으로 제거할 수 있는데, 예를 들어 단기 휴식, 장기 휴식, 회복, 신속 치료, 치료 점수 등으로 말이죠.</w:t>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rFonts w:ascii="Arial Unicode MS" w:cs="Arial Unicode MS" w:eastAsia="Arial Unicode MS" w:hAnsi="Arial Unicode MS"/>
          <w:rtl w:val="0"/>
        </w:rPr>
        <w:t xml:space="preserve">불가내성: 일부 자원은 불가내성의 피해나 불량상태 점수를 줄 수 있는데, 이런 상황에서 목표는 해당 효과의 영향을 받을 때 내성 판정(예: 강인, 반사, 의지 내성)만 할 수 없지만, 목표에게 있는 피해 감소 능력이나 기타 비내성류 능력은 정상적으로 발휘될 수 있습니다.</w:t>
      </w:r>
    </w:p>
    <w:p w:rsidR="00000000" w:rsidDel="00000000" w:rsidP="00000000" w:rsidRDefault="00000000" w:rsidRPr="00000000" w14:paraId="00002770">
      <w:pPr>
        <w:rPr/>
      </w:pPr>
      <w:r w:rsidDel="00000000" w:rsidR="00000000" w:rsidRPr="00000000">
        <w:rPr>
          <w:rFonts w:ascii="Arial Unicode MS" w:cs="Arial Unicode MS" w:eastAsia="Arial Unicode MS" w:hAnsi="Arial Unicode MS"/>
          <w:rtl w:val="0"/>
        </w:rPr>
        <w:t xml:space="preserve">불가내성으로 인한 영향은 이후에 다른 정상적인 수단으로 제거할 수 있는데, 예를 들어 단기 휴식, 장기 휴식, 회복, 신속 치료, 치료 점수 등으로 말이죠.</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Fonts w:ascii="Arial Unicode MS" w:cs="Arial Unicode MS" w:eastAsia="Arial Unicode MS" w:hAnsi="Arial Unicode MS"/>
          <w:rtl w:val="0"/>
        </w:rPr>
        <w:t xml:space="preserve">천생 방어: 생물의 타고난 재능인 단단한 표피 덕분에 방어 측면에서 얻는 가치입니다. 천생 방어 가치는 방어 측면의 다른 가치와 누적될 수 있는데, 갑옷 방어, 방패 방어 등을 포함해서 말이죠. 천생 방어는 한 번의 공격에 동반된 파갑에 의해 뚫릴 수 있습니다.</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Fonts w:ascii="Arial Unicode MS" w:cs="Arial Unicode MS" w:eastAsia="Arial Unicode MS" w:hAnsi="Arial Unicode MS"/>
          <w:rtl w:val="0"/>
        </w:rPr>
        <w:t xml:space="preserve">천생 무기: 천생 무기는 생물이 타고난 무장으로, 주먹, 발, 발톱, 이빨, 뿔, 꼬리 등을 포함하지만 이에 국한되지 않습니다.</w:t>
      </w:r>
    </w:p>
    <w:p w:rsidR="00000000" w:rsidDel="00000000" w:rsidP="00000000" w:rsidRDefault="00000000" w:rsidRPr="00000000" w14:paraId="00002775">
      <w:pPr>
        <w:rPr/>
      </w:pPr>
      <w:r w:rsidDel="00000000" w:rsidR="00000000" w:rsidRPr="00000000">
        <w:rPr>
          <w:rFonts w:ascii="Arial Unicode MS" w:cs="Arial Unicode MS" w:eastAsia="Arial Unicode MS" w:hAnsi="Arial Unicode MS"/>
          <w:rtl w:val="0"/>
        </w:rPr>
        <w:t xml:space="preserve">환상 생물과 전설 생물은 날개칼날, 팔칼날, 촉수 등 더 많은 천생 무기를 가지고 있을 수도 있습니다.</w:t>
      </w:r>
    </w:p>
    <w:p w:rsidR="00000000" w:rsidDel="00000000" w:rsidP="00000000" w:rsidRDefault="00000000" w:rsidRPr="00000000" w14:paraId="00002776">
      <w:pPr>
        <w:rPr/>
      </w:pPr>
      <w:r w:rsidDel="00000000" w:rsidR="00000000" w:rsidRPr="00000000">
        <w:rPr>
          <w:rFonts w:ascii="Arial Unicode MS" w:cs="Arial Unicode MS" w:eastAsia="Arial Unicode MS" w:hAnsi="Arial Unicode MS"/>
          <w:rtl w:val="0"/>
        </w:rPr>
        <w:t xml:space="preserve">천생 무기를 모방한 일부 가짜 백병전 무기(예: 흑광의 발톱, 칼, 채찍, 철의 멸룡마도서의 철룡의 검, 칼날 열매의 사지 개조, 생존자 혈통의 수중 검화, 0레벨 주문의 작은 칼 등)의 경우 이런 모방 후 무기는 일반적으로 자신만의 "분류"를 가지고 있는데, 이때는 그 "분류"에 따라 백병전 판정과 백병전 막기를 하며, 해당하는 전문 가치를 얻습니다. 만약 자신만의 분류가 없다면, 예를 들어 "식발사" 등은 여전히 천생 무기로 간주합니다.</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Fonts w:ascii="Arial Unicode MS" w:cs="Arial Unicode MS" w:eastAsia="Arial Unicode MS" w:hAnsi="Arial Unicode MS"/>
          <w:rtl w:val="0"/>
        </w:rPr>
        <w:t xml:space="preserve">다중 공격 감소치: 다중 공격 감소치는 한 목표가 같은 라운드에 여러 번 공격을 받아 감수하는 감소치를 의미합니다.</w:t>
      </w:r>
    </w:p>
    <w:p w:rsidR="00000000" w:rsidDel="00000000" w:rsidP="00000000" w:rsidRDefault="00000000" w:rsidRPr="00000000" w14:paraId="00002779">
      <w:pPr>
        <w:rPr/>
      </w:pPr>
      <w:r w:rsidDel="00000000" w:rsidR="00000000" w:rsidRPr="00000000">
        <w:rPr>
          <w:rFonts w:ascii="Arial Unicode MS" w:cs="Arial Unicode MS" w:eastAsia="Arial Unicode MS" w:hAnsi="Arial Unicode MS"/>
          <w:rtl w:val="0"/>
        </w:rPr>
        <w:t xml:space="preserve">목표는 같은 라운드에 공격을 1번 받을 때마다 기본 방어+회피 방어+막기 방어에서 이 특성 수치만큼의 감소치를 받는데, 최대 0까지 감소하며, 순서는 막기 방어-회피 방어-기본 방어입니다.</w:t>
      </w:r>
    </w:p>
    <w:p w:rsidR="00000000" w:rsidDel="00000000" w:rsidP="00000000" w:rsidRDefault="00000000" w:rsidRPr="00000000" w14:paraId="0000277A">
      <w:pPr>
        <w:rPr/>
      </w:pPr>
      <w:r w:rsidDel="00000000" w:rsidR="00000000" w:rsidRPr="00000000">
        <w:rPr>
          <w:rFonts w:ascii="Arial Unicode MS" w:cs="Arial Unicode MS" w:eastAsia="Arial Unicode MS" w:hAnsi="Arial Unicode MS"/>
          <w:rtl w:val="0"/>
        </w:rPr>
        <w:t xml:space="preserve">다중 공격 감소치와 고속 등 유사한 능력이 중첩될 때는 우선 극한의 다중 공격 감소치를 적용합니다.  </w:t>
      </w:r>
    </w:p>
    <w:p w:rsidR="00000000" w:rsidDel="00000000" w:rsidP="00000000" w:rsidRDefault="00000000" w:rsidRPr="00000000" w14:paraId="0000277B">
      <w:pPr>
        <w:rPr/>
      </w:pPr>
      <w:r w:rsidDel="00000000" w:rsidR="00000000" w:rsidRPr="00000000">
        <w:rPr>
          <w:rFonts w:ascii="Arial Unicode MS" w:cs="Arial Unicode MS" w:eastAsia="Arial Unicode MS" w:hAnsi="Arial Unicode MS"/>
          <w:rtl w:val="0"/>
        </w:rPr>
        <w:t xml:space="preserve">한 번의 공격은 명중 여부나 피해 여부에 상관없이 다중 공격 감소치를 발생시킵니다.</w:t>
      </w:r>
    </w:p>
    <w:p w:rsidR="00000000" w:rsidDel="00000000" w:rsidP="00000000" w:rsidRDefault="00000000" w:rsidRPr="00000000" w14:paraId="0000277C">
      <w:pPr>
        <w:rPr/>
      </w:pPr>
      <w:r w:rsidDel="00000000" w:rsidR="00000000" w:rsidRPr="00000000">
        <w:rPr>
          <w:rFonts w:ascii="Arial Unicode MS" w:cs="Arial Unicode MS" w:eastAsia="Arial Unicode MS" w:hAnsi="Arial Unicode MS"/>
          <w:rtl w:val="0"/>
        </w:rPr>
        <w:t xml:space="preserve">공격측이 다중 공격 능력을 가지고 있다면 목표는 공격 횟수에 따라 정상적으로 다중 공격 감소치를 받습니다.</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Fonts w:ascii="Arial Unicode MS" w:cs="Arial Unicode MS" w:eastAsia="Arial Unicode MS" w:hAnsi="Arial Unicode MS"/>
          <w:rtl w:val="0"/>
        </w:rPr>
        <w:t xml:space="preserve">광선: 기술이 만들어내는 광선입니다. 포격과 범위 피해가 아닌 【에너지 무기】 특성이 있는 총기류 무기는 모두 광선이며, 일부 마법, 법술, 기술도 광선입니다.</w:t>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Fonts w:ascii="Arial Unicode MS" w:cs="Arial Unicode MS" w:eastAsia="Arial Unicode MS" w:hAnsi="Arial Unicode MS"/>
          <w:rtl w:val="0"/>
        </w:rPr>
        <w:t xml:space="preserve">폭체이망: 피할 수 없는 죽음이며, 다시는 부활할 수 없습니다.</w:t>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Fonts w:ascii="Arial Unicode MS" w:cs="Arial Unicode MS" w:eastAsia="Arial Unicode MS" w:hAnsi="Arial Unicode MS"/>
          <w:rtl w:val="0"/>
        </w:rPr>
        <w:t xml:space="preserve">틈 공격: 목표가 캐릭터의 접촉 범위 내에서 사정거리가 있는 공격 행동(예: 화살 쏘기, 원거리 시전 등)을 하거나 이동(순간이동이 아님)으로 캐릭터의 접촉 범위를 벗어나려 하고, 캐릭터가 정상적으로 해당 목표를 정확하게 정위할 수 있다면.</w:t>
      </w:r>
    </w:p>
    <w:p w:rsidR="00000000" w:rsidDel="00000000" w:rsidP="00000000" w:rsidRDefault="00000000" w:rsidRPr="00000000" w14:paraId="00002783">
      <w:pPr>
        <w:rPr/>
      </w:pPr>
      <w:r w:rsidDel="00000000" w:rsidR="00000000" w:rsidRPr="00000000">
        <w:rPr>
          <w:rFonts w:ascii="Arial Unicode MS" w:cs="Arial Unicode MS" w:eastAsia="Arial Unicode MS" w:hAnsi="Arial Unicode MS"/>
          <w:rtl w:val="0"/>
        </w:rPr>
        <w:t xml:space="preserve">특별한 설명이 없다면 캐릭터는 즉시 의지력 1점을 소모해서 반사 행동으로 근접 백병전 공격이나 근접 격투 공격을 할 수 있는데, 어떤 주동 능력도 부가할 수 없지만 수동 효과는 정상적으로 발휘됩니다.</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pStyle w:val="Heading1"/>
        <w:rPr/>
      </w:pPr>
      <w:bookmarkStart w:colFirst="0" w:colLast="0" w:name="_dv7l8fwc1ysc" w:id="64"/>
      <w:bookmarkEnd w:id="64"/>
      <w:r w:rsidDel="00000000" w:rsidR="00000000" w:rsidRPr="00000000">
        <w:rPr>
          <w:rFonts w:ascii="Arial Unicode MS" w:cs="Arial Unicode MS" w:eastAsia="Arial Unicode MS" w:hAnsi="Arial Unicode MS"/>
          <w:rtl w:val="0"/>
        </w:rPr>
        <w:t xml:space="preserve">1.6.2 TRPG 속어</w:t>
      </w:r>
    </w:p>
    <w:p w:rsidR="00000000" w:rsidDel="00000000" w:rsidP="00000000" w:rsidRDefault="00000000" w:rsidRPr="00000000" w14:paraId="00002786">
      <w:pPr>
        <w:rPr/>
      </w:pPr>
      <w:r w:rsidDel="00000000" w:rsidR="00000000" w:rsidRPr="00000000">
        <w:rPr>
          <w:rtl w:val="0"/>
        </w:rPr>
        <w:t xml:space="preserve">=====================================================================</w:t>
      </w:r>
    </w:p>
    <w:p w:rsidR="00000000" w:rsidDel="00000000" w:rsidP="00000000" w:rsidRDefault="00000000" w:rsidRPr="00000000" w14:paraId="00002787">
      <w:pPr>
        <w:rPr/>
      </w:pPr>
      <w:r w:rsidDel="00000000" w:rsidR="00000000" w:rsidRPr="00000000">
        <w:rPr>
          <w:rtl w:val="0"/>
        </w:rPr>
        <w:t xml:space="preserve">======================================</w:t>
      </w:r>
    </w:p>
    <w:p w:rsidR="00000000" w:rsidDel="00000000" w:rsidP="00000000" w:rsidRDefault="00000000" w:rsidRPr="00000000" w14:paraId="00002788">
      <w:pPr>
        <w:rPr/>
      </w:pPr>
      <w:r w:rsidDel="00000000" w:rsidR="00000000" w:rsidRPr="00000000">
        <w:rPr>
          <w:rFonts w:ascii="Arial Unicode MS" w:cs="Arial Unicode MS" w:eastAsia="Arial Unicode MS" w:hAnsi="Arial Unicode MS"/>
          <w:rtl w:val="0"/>
        </w:rPr>
        <w:t xml:space="preserve">백카: 표준 캐릭터 제작 규칙에 따라 만든 캐릭터 시트를 말합니다. 특수 신분 전공을 통해 획득하지 않는 한 어떤 자원이나 강화도 없습니다.</w:t>
      </w:r>
    </w:p>
    <w:p w:rsidR="00000000" w:rsidDel="00000000" w:rsidP="00000000" w:rsidRDefault="00000000" w:rsidRPr="00000000" w14:paraId="00002789">
      <w:pPr>
        <w:rPr/>
      </w:pPr>
      <w:r w:rsidDel="00000000" w:rsidR="00000000" w:rsidRPr="00000000">
        <w:rPr>
          <w:rtl w:val="0"/>
        </w:rPr>
        <w:t xml:space="preserve">=====================================================================</w:t>
      </w:r>
    </w:p>
    <w:p w:rsidR="00000000" w:rsidDel="00000000" w:rsidP="00000000" w:rsidRDefault="00000000" w:rsidRPr="00000000" w14:paraId="0000278A">
      <w:pPr>
        <w:rPr/>
      </w:pPr>
      <w:r w:rsidDel="00000000" w:rsidR="00000000" w:rsidRPr="00000000">
        <w:rPr>
          <w:rtl w:val="0"/>
        </w:rPr>
        <w:t xml:space="preserve">======================================</w:t>
      </w:r>
    </w:p>
    <w:p w:rsidR="00000000" w:rsidDel="00000000" w:rsidP="00000000" w:rsidRDefault="00000000" w:rsidRPr="00000000" w14:paraId="0000278B">
      <w:pPr>
        <w:rPr/>
      </w:pPr>
      <w:r w:rsidDel="00000000" w:rsidR="00000000" w:rsidRPr="00000000">
        <w:rPr>
          <w:rFonts w:ascii="Arial Unicode MS" w:cs="Arial Unicode MS" w:eastAsia="Arial Unicode MS" w:hAnsi="Arial Unicode MS"/>
          <w:rtl w:val="0"/>
        </w:rPr>
        <w:t xml:space="preserve">연기: RP, 즉 role play라고도 하며, PC가 자신의 캐릭터를 생생하게 존재하도록 조작하는 것을 의미합니다. 언어, 행동 등이 캐릭터 시트의 설정과 부합하는 것을 포함하되 이에 국한되지 않습니다. 특별한 설정이나 사정이 없다면 노지성처럼 욕설을 내뱉고 사방에서 싸우는 5살 여자아이는 일반적으로 좋은 연기로 여겨지지 않습니다.</w:t>
      </w:r>
    </w:p>
    <w:p w:rsidR="00000000" w:rsidDel="00000000" w:rsidP="00000000" w:rsidRDefault="00000000" w:rsidRPr="00000000" w14:paraId="0000278C">
      <w:pPr>
        <w:rPr/>
      </w:pPr>
      <w:r w:rsidDel="00000000" w:rsidR="00000000" w:rsidRPr="00000000">
        <w:rPr>
          <w:rtl w:val="0"/>
        </w:rPr>
        <w:t xml:space="preserve">=====================================================================</w:t>
      </w:r>
    </w:p>
    <w:p w:rsidR="00000000" w:rsidDel="00000000" w:rsidP="00000000" w:rsidRDefault="00000000" w:rsidRPr="00000000" w14:paraId="0000278D">
      <w:pPr>
        <w:rPr/>
      </w:pPr>
      <w:r w:rsidDel="00000000" w:rsidR="00000000" w:rsidRPr="00000000">
        <w:rPr>
          <w:rtl w:val="0"/>
        </w:rPr>
        <w:t xml:space="preserve">======================================</w:t>
      </w:r>
    </w:p>
    <w:p w:rsidR="00000000" w:rsidDel="00000000" w:rsidP="00000000" w:rsidRDefault="00000000" w:rsidRPr="00000000" w14:paraId="0000278E">
      <w:pPr>
        <w:rPr/>
      </w:pPr>
      <w:r w:rsidDel="00000000" w:rsidR="00000000" w:rsidRPr="00000000">
        <w:rPr>
          <w:rFonts w:ascii="Arial Unicode MS" w:cs="Arial Unicode MS" w:eastAsia="Arial Unicode MS" w:hAnsi="Arial Unicode MS"/>
          <w:rtl w:val="0"/>
        </w:rPr>
        <w:t xml:space="preserve">의지력 폭발: 보통 1점 이상의 의지력을 지불하여 의지력의 기본 용법이나 다른 용법을 사용하는 것을 나타냅니다.</w:t>
      </w:r>
    </w:p>
    <w:p w:rsidR="00000000" w:rsidDel="00000000" w:rsidP="00000000" w:rsidRDefault="00000000" w:rsidRPr="00000000" w14:paraId="0000278F">
      <w:pPr>
        <w:rPr/>
      </w:pPr>
      <w:r w:rsidDel="00000000" w:rsidR="00000000" w:rsidRPr="00000000">
        <w:rPr>
          <w:rtl w:val="0"/>
        </w:rPr>
        <w:t xml:space="preserve">=====================================================================</w:t>
      </w:r>
    </w:p>
    <w:p w:rsidR="00000000" w:rsidDel="00000000" w:rsidP="00000000" w:rsidRDefault="00000000" w:rsidRPr="00000000" w14:paraId="00002790">
      <w:pPr>
        <w:rPr/>
      </w:pPr>
      <w:r w:rsidDel="00000000" w:rsidR="00000000" w:rsidRPr="00000000">
        <w:rPr>
          <w:rtl w:val="0"/>
        </w:rPr>
        <w:t xml:space="preserve">======================================</w:t>
      </w:r>
    </w:p>
    <w:p w:rsidR="00000000" w:rsidDel="00000000" w:rsidP="00000000" w:rsidRDefault="00000000" w:rsidRPr="00000000" w14:paraId="00002791">
      <w:pPr>
        <w:rPr/>
      </w:pPr>
      <w:r w:rsidDel="00000000" w:rsidR="00000000" w:rsidRPr="00000000">
        <w:rPr>
          <w:rFonts w:ascii="Arial Unicode MS" w:cs="Arial Unicode MS" w:eastAsia="Arial Unicode MS" w:hAnsi="Arial Unicode MS"/>
          <w:rtl w:val="0"/>
        </w:rPr>
        <w:t xml:space="preserve">차: 이것은 동사로, 두 가지 용법이 있습니다.</w:t>
      </w:r>
    </w:p>
    <w:p w:rsidR="00000000" w:rsidDel="00000000" w:rsidP="00000000" w:rsidRDefault="00000000" w:rsidRPr="00000000" w14:paraId="00002792">
      <w:pPr>
        <w:rPr/>
      </w:pPr>
      <w:r w:rsidDel="00000000" w:rsidR="00000000" w:rsidRPr="00000000">
        <w:rPr>
          <w:rFonts w:ascii="Arial Unicode MS" w:cs="Arial Unicode MS" w:eastAsia="Arial Unicode MS" w:hAnsi="Arial Unicode MS"/>
          <w:rtl w:val="0"/>
        </w:rPr>
        <w:t xml:space="preserve">"캐릭터 제작"으로 쓰이면 캐릭터 시트를 만드는 것을 의미합니다.</w:t>
      </w:r>
    </w:p>
    <w:p w:rsidR="00000000" w:rsidDel="00000000" w:rsidP="00000000" w:rsidRDefault="00000000" w:rsidRPr="00000000" w14:paraId="00002793">
      <w:pPr>
        <w:rPr/>
      </w:pPr>
      <w:r w:rsidDel="00000000" w:rsidR="00000000" w:rsidRPr="00000000">
        <w:rPr>
          <w:rFonts w:ascii="Arial Unicode MS" w:cs="Arial Unicode MS" w:eastAsia="Arial Unicode MS" w:hAnsi="Arial Unicode MS"/>
          <w:rtl w:val="0"/>
        </w:rPr>
        <w:t xml:space="preserve">"이 괴물을 때려눕히다"(또는 유사한 문법)로 쓰이면 물리치거나 죽이는 것 등을 의미합니다.</w:t>
      </w:r>
    </w:p>
    <w:p w:rsidR="00000000" w:rsidDel="00000000" w:rsidP="00000000" w:rsidRDefault="00000000" w:rsidRPr="00000000" w14:paraId="00002794">
      <w:pPr>
        <w:rPr/>
      </w:pPr>
      <w:r w:rsidDel="00000000" w:rsidR="00000000" w:rsidRPr="00000000">
        <w:rPr>
          <w:rtl w:val="0"/>
        </w:rPr>
        <w:t xml:space="preserve">=====================================================================</w:t>
      </w:r>
    </w:p>
    <w:p w:rsidR="00000000" w:rsidDel="00000000" w:rsidP="00000000" w:rsidRDefault="00000000" w:rsidRPr="00000000" w14:paraId="00002795">
      <w:pPr>
        <w:rPr/>
      </w:pPr>
      <w:r w:rsidDel="00000000" w:rsidR="00000000" w:rsidRPr="00000000">
        <w:rPr>
          <w:rtl w:val="0"/>
        </w:rPr>
        <w:t xml:space="preserve">======================================</w:t>
      </w:r>
    </w:p>
    <w:p w:rsidR="00000000" w:rsidDel="00000000" w:rsidP="00000000" w:rsidRDefault="00000000" w:rsidRPr="00000000" w14:paraId="00002796">
      <w:pPr>
        <w:rPr/>
      </w:pPr>
      <w:r w:rsidDel="00000000" w:rsidR="00000000" w:rsidRPr="00000000">
        <w:rPr>
          <w:rFonts w:ascii="Arial Unicode MS" w:cs="Arial Unicode MS" w:eastAsia="Arial Unicode MS" w:hAnsi="Arial Unicode MS"/>
          <w:rtl w:val="0"/>
        </w:rPr>
        <w:t xml:space="preserve">하우스룰: 일부 ST가 규칙서의 규칙에 만족하지 못하거나 불만족스러워하여 자신이 운영하는 게임에 새로운 규칙을 추가하거나 기존 규칙을 수정한 것을 하우스룰이라고 합니다.</w:t>
      </w:r>
    </w:p>
    <w:p w:rsidR="00000000" w:rsidDel="00000000" w:rsidP="00000000" w:rsidRDefault="00000000" w:rsidRPr="00000000" w14:paraId="00002797">
      <w:pPr>
        <w:rPr/>
      </w:pPr>
      <w:r w:rsidDel="00000000" w:rsidR="00000000" w:rsidRPr="00000000">
        <w:rPr>
          <w:rFonts w:ascii="Arial Unicode MS" w:cs="Arial Unicode MS" w:eastAsia="Arial Unicode MS" w:hAnsi="Arial Unicode MS"/>
          <w:rtl w:val="0"/>
        </w:rPr>
        <w:t xml:space="preserve">하우스룰의 적용 범위는 매우 넓어서 "백카 제작을 기반으로 1인당 D+1000을 추가로 받아 자원을 구매하고 입장할 수 있다"일 수도 있고, "이번 게임에서는 모든 조물 능력을 금지한다"일 수도 있으며, "이번 게임에서는 동양 선협 스타일의 능력과 아이템만 허용된다"일 수도 있습니다.</w:t>
      </w:r>
    </w:p>
    <w:p w:rsidR="00000000" w:rsidDel="00000000" w:rsidP="00000000" w:rsidRDefault="00000000" w:rsidRPr="00000000" w14:paraId="00002798">
      <w:pPr>
        <w:rPr/>
      </w:pPr>
      <w:r w:rsidDel="00000000" w:rsidR="00000000" w:rsidRPr="00000000">
        <w:rPr>
          <w:rFonts w:ascii="Arial Unicode MS" w:cs="Arial Unicode MS" w:eastAsia="Arial Unicode MS" w:hAnsi="Arial Unicode MS"/>
          <w:rtl w:val="0"/>
        </w:rPr>
        <w:t xml:space="preserve">우선순위를 판단할 때는 하우스룰  규칙서 규칙입니다.</w:t>
      </w:r>
    </w:p>
    <w:p w:rsidR="00000000" w:rsidDel="00000000" w:rsidP="00000000" w:rsidRDefault="00000000" w:rsidRPr="00000000" w14:paraId="00002799">
      <w:pPr>
        <w:rPr/>
      </w:pPr>
      <w:r w:rsidDel="00000000" w:rsidR="00000000" w:rsidRPr="00000000">
        <w:rPr>
          <w:rFonts w:ascii="Arial Unicode MS" w:cs="Arial Unicode MS" w:eastAsia="Arial Unicode MS" w:hAnsi="Arial Unicode MS"/>
          <w:rtl w:val="0"/>
        </w:rPr>
        <w:t xml:space="preserve">또한 하나의 하우스룰 세트는 같은 ST의 같은 게임에만 적용됩니다. 해당 ST가 다른 게임에서 같은 하우스룰을 사용하고 싶어도 다시 한 번 명시해야 합니다.</w:t>
      </w:r>
    </w:p>
    <w:p w:rsidR="00000000" w:rsidDel="00000000" w:rsidP="00000000" w:rsidRDefault="00000000" w:rsidRPr="00000000" w14:paraId="0000279A">
      <w:pPr>
        <w:rPr/>
      </w:pPr>
      <w:r w:rsidDel="00000000" w:rsidR="00000000" w:rsidRPr="00000000">
        <w:rPr>
          <w:rtl w:val="0"/>
        </w:rPr>
        <w:t xml:space="preserve">=====================================================================</w:t>
      </w:r>
    </w:p>
    <w:p w:rsidR="00000000" w:rsidDel="00000000" w:rsidP="00000000" w:rsidRDefault="00000000" w:rsidRPr="00000000" w14:paraId="0000279B">
      <w:pPr>
        <w:rPr/>
      </w:pPr>
      <w:r w:rsidDel="00000000" w:rsidR="00000000" w:rsidRPr="00000000">
        <w:rPr>
          <w:rtl w:val="0"/>
        </w:rPr>
        <w:t xml:space="preserve">======================================</w:t>
      </w:r>
    </w:p>
    <w:p w:rsidR="00000000" w:rsidDel="00000000" w:rsidP="00000000" w:rsidRDefault="00000000" w:rsidRPr="00000000" w14:paraId="0000279C">
      <w:pPr>
        <w:rPr/>
      </w:pPr>
      <w:r w:rsidDel="00000000" w:rsidR="00000000" w:rsidRPr="00000000">
        <w:rPr>
          <w:rFonts w:ascii="Arial Unicode MS" w:cs="Arial Unicode MS" w:eastAsia="Arial Unicode MS" w:hAnsi="Arial Unicode MS"/>
          <w:rtl w:val="0"/>
        </w:rPr>
        <w:t xml:space="preserve">핑크: 이 키워드는 일반적으로 "에로"와 연결됩니다. 핑크 자원, 핑크 게임, 핑크 PC 등으로 유추할 수 있습니다.</w:t>
      </w:r>
    </w:p>
    <w:p w:rsidR="00000000" w:rsidDel="00000000" w:rsidP="00000000" w:rsidRDefault="00000000" w:rsidRPr="00000000" w14:paraId="0000279D">
      <w:pPr>
        <w:rPr/>
      </w:pPr>
      <w:r w:rsidDel="00000000" w:rsidR="00000000" w:rsidRPr="00000000">
        <w:rPr>
          <w:rtl w:val="0"/>
        </w:rPr>
        <w:t xml:space="preserve">=====================================================================</w:t>
      </w:r>
    </w:p>
    <w:p w:rsidR="00000000" w:rsidDel="00000000" w:rsidP="00000000" w:rsidRDefault="00000000" w:rsidRPr="00000000" w14:paraId="0000279E">
      <w:pPr>
        <w:rPr/>
      </w:pPr>
      <w:r w:rsidDel="00000000" w:rsidR="00000000" w:rsidRPr="00000000">
        <w:rPr>
          <w:rtl w:val="0"/>
        </w:rPr>
        <w:t xml:space="preserve">======================================</w:t>
      </w:r>
    </w:p>
    <w:p w:rsidR="00000000" w:rsidDel="00000000" w:rsidP="00000000" w:rsidRDefault="00000000" w:rsidRPr="00000000" w14:paraId="0000279F">
      <w:pPr>
        <w:rPr/>
      </w:pPr>
      <w:r w:rsidDel="00000000" w:rsidR="00000000" w:rsidRPr="00000000">
        <w:rPr>
          <w:rFonts w:ascii="Arial Unicode MS" w:cs="Arial Unicode MS" w:eastAsia="Arial Unicode MS" w:hAnsi="Arial Unicode MS"/>
          <w:rtl w:val="0"/>
        </w:rPr>
        <w:t xml:space="preserve">비둘기(구): "비둘기 날리다"에서 파생되었습니다. 자주 사람들을 비둘기 취급하는 PC나 ST를 비둘기라고 부릅니다.</w:t>
      </w:r>
    </w:p>
    <w:p w:rsidR="00000000" w:rsidDel="00000000" w:rsidP="00000000" w:rsidRDefault="00000000" w:rsidRPr="00000000" w14:paraId="000027A0">
      <w:pPr>
        <w:rPr/>
      </w:pPr>
      <w:r w:rsidDel="00000000" w:rsidR="00000000" w:rsidRPr="00000000">
        <w:rPr>
          <w:rtl w:val="0"/>
        </w:rPr>
        <w:t xml:space="preserve">=====================================================================</w:t>
      </w:r>
    </w:p>
    <w:p w:rsidR="00000000" w:rsidDel="00000000" w:rsidP="00000000" w:rsidRDefault="00000000" w:rsidRPr="00000000" w14:paraId="000027A1">
      <w:pPr>
        <w:rPr/>
      </w:pPr>
      <w:r w:rsidDel="00000000" w:rsidR="00000000" w:rsidRPr="00000000">
        <w:rPr>
          <w:rtl w:val="0"/>
        </w:rPr>
        <w:t xml:space="preserve">======================================</w:t>
      </w:r>
    </w:p>
    <w:p w:rsidR="00000000" w:rsidDel="00000000" w:rsidP="00000000" w:rsidRDefault="00000000" w:rsidRPr="00000000" w14:paraId="000027A2">
      <w:pPr>
        <w:rPr/>
      </w:pPr>
      <w:r w:rsidDel="00000000" w:rsidR="00000000" w:rsidRPr="00000000">
        <w:rPr>
          <w:rFonts w:ascii="Arial Unicode MS" w:cs="Arial Unicode MS" w:eastAsia="Arial Unicode MS" w:hAnsi="Arial Unicode MS"/>
          <w:rtl w:val="0"/>
        </w:rPr>
        <w:t xml:space="preserve">게임 종료: 이 윤회지경 이야기가 완결되었음을 나타냅니다. 참여한 모든 캐릭터 시트가 각자의 이야기를 마무리했습니다.</w:t>
      </w:r>
    </w:p>
    <w:p w:rsidR="00000000" w:rsidDel="00000000" w:rsidP="00000000" w:rsidRDefault="00000000" w:rsidRPr="00000000" w14:paraId="000027A3">
      <w:pPr>
        <w:rPr/>
      </w:pPr>
      <w:r w:rsidDel="00000000" w:rsidR="00000000" w:rsidRPr="00000000">
        <w:rPr>
          <w:rtl w:val="0"/>
        </w:rPr>
        <w:t xml:space="preserve">=====================================================================</w:t>
      </w:r>
    </w:p>
    <w:p w:rsidR="00000000" w:rsidDel="00000000" w:rsidP="00000000" w:rsidRDefault="00000000" w:rsidRPr="00000000" w14:paraId="000027A4">
      <w:pPr>
        <w:rPr/>
      </w:pPr>
      <w:r w:rsidDel="00000000" w:rsidR="00000000" w:rsidRPr="00000000">
        <w:rPr>
          <w:rtl w:val="0"/>
        </w:rPr>
        <w:t xml:space="preserve">======================================</w:t>
      </w:r>
    </w:p>
    <w:p w:rsidR="00000000" w:rsidDel="00000000" w:rsidP="00000000" w:rsidRDefault="00000000" w:rsidRPr="00000000" w14:paraId="000027A5">
      <w:pPr>
        <w:rPr/>
      </w:pPr>
      <w:r w:rsidDel="00000000" w:rsidR="00000000" w:rsidRPr="00000000">
        <w:rPr>
          <w:rFonts w:ascii="Arial Unicode MS" w:cs="Arial Unicode MS" w:eastAsia="Arial Unicode MS" w:hAnsi="Arial Unicode MS"/>
          <w:rtl w:val="0"/>
        </w:rPr>
        <w:t xml:space="preserve">자물쇠 따기: 대부분의 경우 본능 각성 판정을 하는 것을 나타냅니다. 드물게는 문자 그대로 도둑질(자물쇠 따기) 판정을 의미하기도 합니다.</w:t>
      </w:r>
    </w:p>
    <w:p w:rsidR="00000000" w:rsidDel="00000000" w:rsidP="00000000" w:rsidRDefault="00000000" w:rsidRPr="00000000" w14:paraId="000027A6">
      <w:pPr>
        <w:rPr/>
      </w:pPr>
      <w:r w:rsidDel="00000000" w:rsidR="00000000" w:rsidRPr="00000000">
        <w:rPr>
          <w:rtl w:val="0"/>
        </w:rPr>
        <w:t xml:space="preserve">=====================================================================</w:t>
      </w:r>
    </w:p>
    <w:p w:rsidR="00000000" w:rsidDel="00000000" w:rsidP="00000000" w:rsidRDefault="00000000" w:rsidRPr="00000000" w14:paraId="000027A7">
      <w:pPr>
        <w:rPr/>
      </w:pPr>
      <w:r w:rsidDel="00000000" w:rsidR="00000000" w:rsidRPr="00000000">
        <w:rPr>
          <w:rtl w:val="0"/>
        </w:rPr>
        <w:t xml:space="preserve">======================================</w:t>
      </w:r>
    </w:p>
    <w:p w:rsidR="00000000" w:rsidDel="00000000" w:rsidP="00000000" w:rsidRDefault="00000000" w:rsidRPr="00000000" w14:paraId="000027A8">
      <w:pPr>
        <w:rPr/>
      </w:pPr>
      <w:r w:rsidDel="00000000" w:rsidR="00000000" w:rsidRPr="00000000">
        <w:rPr>
          <w:rFonts w:ascii="Arial Unicode MS" w:cs="Arial Unicode MS" w:eastAsia="Arial Unicode MS" w:hAnsi="Arial Unicode MS"/>
          <w:rtl w:val="0"/>
        </w:rPr>
        <w:t xml:space="preserve">구라치기: 규칙서에서 다루지 않았거나 모호하게 기술된 상황에서 규칙서의 표현을 자신에게 유리한 방향으로 왜곡하는 것을 "구라치기"라고 합니다.</w:t>
      </w:r>
    </w:p>
    <w:p w:rsidR="00000000" w:rsidDel="00000000" w:rsidP="00000000" w:rsidRDefault="00000000" w:rsidRPr="00000000" w14:paraId="000027A9">
      <w:pPr>
        <w:rPr/>
      </w:pPr>
      <w:r w:rsidDel="00000000" w:rsidR="00000000" w:rsidRPr="00000000">
        <w:rPr>
          <w:rtl w:val="0"/>
        </w:rPr>
        <w:t xml:space="preserve">=====================================================================</w:t>
      </w:r>
    </w:p>
    <w:p w:rsidR="00000000" w:rsidDel="00000000" w:rsidP="00000000" w:rsidRDefault="00000000" w:rsidRPr="00000000" w14:paraId="000027AA">
      <w:pPr>
        <w:rPr/>
      </w:pPr>
      <w:r w:rsidDel="00000000" w:rsidR="00000000" w:rsidRPr="00000000">
        <w:rPr>
          <w:rtl w:val="0"/>
        </w:rPr>
        <w:t xml:space="preserve">======================================</w:t>
      </w:r>
    </w:p>
    <w:p w:rsidR="00000000" w:rsidDel="00000000" w:rsidP="00000000" w:rsidRDefault="00000000" w:rsidRPr="00000000" w14:paraId="000027AB">
      <w:pPr>
        <w:rPr/>
      </w:pPr>
      <w:r w:rsidDel="00000000" w:rsidR="00000000" w:rsidRPr="00000000">
        <w:rPr>
          <w:rFonts w:ascii="Arial Unicode MS" w:cs="Arial Unicode MS" w:eastAsia="Arial Unicode MS" w:hAnsi="Arial Unicode MS"/>
          <w:rtl w:val="0"/>
        </w:rPr>
        <w:t xml:space="preserve">물고기잡이: 다른 게임에서는 "변두리 OB"라고 불릴 수도 있습니다. 게임에는 참여하고 있지만 조작, 행동, 연기를 하지 않는 것으로 정의됩니다. 물고기잡이와 나태한 악덕은 같은 개념이 아니고, 그렇지 않았으며, 앞으로도 그렇지 않을 것입니다.</w:t>
      </w:r>
    </w:p>
    <w:p w:rsidR="00000000" w:rsidDel="00000000" w:rsidP="00000000" w:rsidRDefault="00000000" w:rsidRPr="00000000" w14:paraId="000027AC">
      <w:pPr>
        <w:rPr/>
      </w:pPr>
      <w:r w:rsidDel="00000000" w:rsidR="00000000" w:rsidRPr="00000000">
        <w:rPr>
          <w:rtl w:val="0"/>
        </w:rPr>
        <w:t xml:space="preserve">=====================================================================</w:t>
      </w:r>
    </w:p>
    <w:p w:rsidR="00000000" w:rsidDel="00000000" w:rsidP="00000000" w:rsidRDefault="00000000" w:rsidRPr="00000000" w14:paraId="000027AD">
      <w:pPr>
        <w:rPr/>
      </w:pPr>
      <w:r w:rsidDel="00000000" w:rsidR="00000000" w:rsidRPr="00000000">
        <w:rPr>
          <w:rtl w:val="0"/>
        </w:rPr>
        <w:t xml:space="preserve">======================================</w:t>
      </w:r>
    </w:p>
    <w:p w:rsidR="00000000" w:rsidDel="00000000" w:rsidP="00000000" w:rsidRDefault="00000000" w:rsidRPr="00000000" w14:paraId="000027AE">
      <w:pPr>
        <w:rPr/>
      </w:pPr>
      <w:r w:rsidDel="00000000" w:rsidR="00000000" w:rsidRPr="00000000">
        <w:rPr>
          <w:rFonts w:ascii="Arial Unicode MS" w:cs="Arial Unicode MS" w:eastAsia="Arial Unicode MS" w:hAnsi="Arial Unicode MS"/>
          <w:rtl w:val="0"/>
        </w:rPr>
        <w:t xml:space="preserve">save: 문자 그대로 "저장"을 의미합니다. 온라인 게임의 진행 속도는 매우 느려서 한 편의 영화가 10~40시간 정도 걸릴 수 있으며, 여러 날에 걸쳐 분할하면 매일 부분이 끝날 때마다 "save"를 해야 합니다. ST가 "save"를 선언한 후에는 그 이후의 조작과 행동이 게임 내용에 기록되지 않고 줄거리에도 영향을 미치지 않으며, 마찬가지로 ST도 그러한 행동에 응답할 의무가 없습니다.</w:t>
      </w:r>
    </w:p>
    <w:p w:rsidR="00000000" w:rsidDel="00000000" w:rsidP="00000000" w:rsidRDefault="00000000" w:rsidRPr="00000000" w14:paraId="000027AF">
      <w:pPr>
        <w:rPr/>
      </w:pPr>
      <w:r w:rsidDel="00000000" w:rsidR="00000000" w:rsidRPr="00000000">
        <w:rPr>
          <w:rtl w:val="0"/>
        </w:rPr>
        <w:t xml:space="preserve">=====================================================================</w:t>
      </w:r>
    </w:p>
    <w:p w:rsidR="00000000" w:rsidDel="00000000" w:rsidP="00000000" w:rsidRDefault="00000000" w:rsidRPr="00000000" w14:paraId="000027B0">
      <w:pPr>
        <w:rPr/>
      </w:pPr>
      <w:r w:rsidDel="00000000" w:rsidR="00000000" w:rsidRPr="00000000">
        <w:rPr>
          <w:rtl w:val="0"/>
        </w:rPr>
        <w:t xml:space="preserve">======================================</w:t>
      </w:r>
    </w:p>
    <w:p w:rsidR="00000000" w:rsidDel="00000000" w:rsidP="00000000" w:rsidRDefault="00000000" w:rsidRPr="00000000" w14:paraId="000027B1">
      <w:pPr>
        <w:rPr/>
      </w:pPr>
      <w:r w:rsidDel="00000000" w:rsidR="00000000" w:rsidRPr="00000000">
        <w:rPr>
          <w:rFonts w:ascii="Arial Unicode MS" w:cs="Arial Unicode MS" w:eastAsia="Arial Unicode MS" w:hAnsi="Arial Unicode MS"/>
          <w:rtl w:val="0"/>
        </w:rPr>
        <w:t xml:space="preserve">심판: 규칙서에서 다루지 않았거나 자세히 기술하지 않은 상황에서 ST가 장면에 따라 일부 사건과 행동의 결과를 판단해야 하는 경우를 "심판"이라고 합니다. 심판에는 "이 이동이 전투 회피로 간주되는가?", "이 행위가 정의로 간주되는가?" 등이 포함되지만 이에 국한되지 않습니다.</w:t>
      </w:r>
    </w:p>
    <w:p w:rsidR="00000000" w:rsidDel="00000000" w:rsidP="00000000" w:rsidRDefault="00000000" w:rsidRPr="00000000" w14:paraId="000027B2">
      <w:pPr>
        <w:rPr/>
      </w:pPr>
      <w:r w:rsidDel="00000000" w:rsidR="00000000" w:rsidRPr="00000000">
        <w:rPr>
          <w:rtl w:val="0"/>
        </w:rPr>
        <w:t xml:space="preserve">=====================================================================</w:t>
      </w:r>
    </w:p>
    <w:p w:rsidR="00000000" w:rsidDel="00000000" w:rsidP="00000000" w:rsidRDefault="00000000" w:rsidRPr="00000000" w14:paraId="000027B3">
      <w:pPr>
        <w:rPr/>
      </w:pPr>
      <w:r w:rsidDel="00000000" w:rsidR="00000000" w:rsidRPr="00000000">
        <w:rPr>
          <w:rtl w:val="0"/>
        </w:rPr>
        <w:t xml:space="preserve">======================================</w:t>
      </w:r>
    </w:p>
    <w:p w:rsidR="00000000" w:rsidDel="00000000" w:rsidP="00000000" w:rsidRDefault="00000000" w:rsidRPr="00000000" w14:paraId="000027B4">
      <w:pPr>
        <w:pStyle w:val="Heading1"/>
        <w:rPr/>
      </w:pPr>
      <w:bookmarkStart w:colFirst="0" w:colLast="0" w:name="_3tcl97q4pgzx" w:id="65"/>
      <w:bookmarkEnd w:id="65"/>
      <w:r w:rsidDel="00000000" w:rsidR="00000000" w:rsidRPr="00000000">
        <w:rPr>
          <w:rFonts w:ascii="Arial Unicode MS" w:cs="Arial Unicode MS" w:eastAsia="Arial Unicode MS" w:hAnsi="Arial Unicode MS"/>
          <w:rtl w:val="0"/>
        </w:rPr>
        <w:t xml:space="preserve">1.7 TRPG 경험 지침 </w:t>
      </w:r>
    </w:p>
    <w:p w:rsidR="00000000" w:rsidDel="00000000" w:rsidP="00000000" w:rsidRDefault="00000000" w:rsidRPr="00000000" w14:paraId="000027B5">
      <w:pPr>
        <w:pStyle w:val="Heading1"/>
        <w:rPr/>
      </w:pPr>
      <w:bookmarkStart w:colFirst="0" w:colLast="0" w:name="_iaxnouojryq3" w:id="66"/>
      <w:bookmarkEnd w:id="66"/>
      <w:r w:rsidDel="00000000" w:rsidR="00000000" w:rsidRPr="00000000">
        <w:rPr>
          <w:rFonts w:ascii="Arial Unicode MS" w:cs="Arial Unicode MS" w:eastAsia="Arial Unicode MS" w:hAnsi="Arial Unicode MS"/>
          <w:rtl w:val="0"/>
        </w:rPr>
        <w:t xml:space="preserve">1.7.1 자주 있는 비규칙성 질의응답</w:t>
      </w:r>
    </w:p>
    <w:p w:rsidR="00000000" w:rsidDel="00000000" w:rsidP="00000000" w:rsidRDefault="00000000" w:rsidRPr="00000000" w14:paraId="000027B6">
      <w:pPr>
        <w:rPr/>
      </w:pPr>
      <w:r w:rsidDel="00000000" w:rsidR="00000000" w:rsidRPr="00000000">
        <w:rPr>
          <w:rFonts w:ascii="Arial Unicode MS" w:cs="Arial Unicode MS" w:eastAsia="Arial Unicode MS" w:hAnsi="Arial Unicode MS"/>
          <w:rtl w:val="0"/>
        </w:rPr>
        <w:t xml:space="preserve">자주 발생하는 비정규적 질의응답:</w:t>
      </w:r>
    </w:p>
    <w:p w:rsidR="00000000" w:rsidDel="00000000" w:rsidP="00000000" w:rsidRDefault="00000000" w:rsidRPr="00000000" w14:paraId="000027B7">
      <w:pPr>
        <w:rPr/>
      </w:pPr>
      <w:r w:rsidDel="00000000" w:rsidR="00000000" w:rsidRPr="00000000">
        <w:rPr>
          <w:rtl w:val="0"/>
        </w:rPr>
        <w:t xml:space="preserve">=====================================================================</w:t>
      </w:r>
    </w:p>
    <w:p w:rsidR="00000000" w:rsidDel="00000000" w:rsidP="00000000" w:rsidRDefault="00000000" w:rsidRPr="00000000" w14:paraId="000027B8">
      <w:pPr>
        <w:rPr/>
      </w:pPr>
      <w:r w:rsidDel="00000000" w:rsidR="00000000" w:rsidRPr="00000000">
        <w:rPr>
          <w:rtl w:val="0"/>
        </w:rPr>
        <w:t xml:space="preserve">======================================</w:t>
      </w:r>
    </w:p>
    <w:p w:rsidR="00000000" w:rsidDel="00000000" w:rsidP="00000000" w:rsidRDefault="00000000" w:rsidRPr="00000000" w14:paraId="000027B9">
      <w:pPr>
        <w:rPr/>
      </w:pPr>
      <w:r w:rsidDel="00000000" w:rsidR="00000000" w:rsidRPr="00000000">
        <w:rPr>
          <w:rFonts w:ascii="Arial Unicode MS" w:cs="Arial Unicode MS" w:eastAsia="Arial Unicode MS" w:hAnsi="Arial Unicode MS"/>
          <w:rtl w:val="0"/>
        </w:rPr>
        <w:t xml:space="preserve">여기에는 플레이어들이 제기한 질문들 중에서 정식 규칙에서 설명하기 어렵고 표준 답변도 없는 자주 묻는 질문들을 모아두었습니다. 이를 통해 표준을 만들어내는 계기가 되기를 바라며, 표준이 생기면 규칙에 대한 토론 환경에도 더 도움이 될 것입니다.  </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Fonts w:ascii="Arial Unicode MS" w:cs="Arial Unicode MS" w:eastAsia="Arial Unicode MS" w:hAnsi="Arial Unicode MS"/>
          <w:rtl w:val="0"/>
        </w:rPr>
        <w:t xml:space="preserve">근본 원칙: 이 FAQ는 오직 작성자의 견해만을 대표할 뿐이며, 채택을 강요하거나 대중의 의견을 대변하지 않습니다. 비난성 의견은 작성자에게 연락하지 말아 주시고, 보완할 점이나 누락된 부분은 제안해 주시기 바랍니다.</w:t>
      </w:r>
    </w:p>
    <w:p w:rsidR="00000000" w:rsidDel="00000000" w:rsidP="00000000" w:rsidRDefault="00000000" w:rsidRPr="00000000" w14:paraId="000027BC">
      <w:pPr>
        <w:rPr/>
      </w:pPr>
      <w:r w:rsidDel="00000000" w:rsidR="00000000" w:rsidRPr="00000000">
        <w:rPr>
          <w:rtl w:val="0"/>
        </w:rPr>
        <w:t xml:space="preserve">=====================================================================</w:t>
      </w:r>
    </w:p>
    <w:p w:rsidR="00000000" w:rsidDel="00000000" w:rsidP="00000000" w:rsidRDefault="00000000" w:rsidRPr="00000000" w14:paraId="000027BD">
      <w:pPr>
        <w:rPr/>
      </w:pPr>
      <w:r w:rsidDel="00000000" w:rsidR="00000000" w:rsidRPr="00000000">
        <w:rPr>
          <w:rtl w:val="0"/>
        </w:rPr>
        <w:t xml:space="preserve">======================================</w:t>
      </w:r>
    </w:p>
    <w:p w:rsidR="00000000" w:rsidDel="00000000" w:rsidP="00000000" w:rsidRDefault="00000000" w:rsidRPr="00000000" w14:paraId="000027BE">
      <w:pPr>
        <w:rPr/>
      </w:pPr>
      <w:r w:rsidDel="00000000" w:rsidR="00000000" w:rsidRPr="00000000">
        <w:rPr>
          <w:rFonts w:ascii="Arial Unicode MS" w:cs="Arial Unicode MS" w:eastAsia="Arial Unicode MS" w:hAnsi="Arial Unicode MS"/>
          <w:rtl w:val="0"/>
        </w:rPr>
        <w:t xml:space="preserve">0. 질문하는 방법에 대하여</w:t>
      </w:r>
    </w:p>
    <w:p w:rsidR="00000000" w:rsidDel="00000000" w:rsidP="00000000" w:rsidRDefault="00000000" w:rsidRPr="00000000" w14:paraId="000027BF">
      <w:pPr>
        <w:rPr/>
      </w:pPr>
      <w:r w:rsidDel="00000000" w:rsidR="00000000" w:rsidRPr="00000000">
        <w:rPr>
          <w:rFonts w:ascii="Arial Unicode MS" w:cs="Arial Unicode MS" w:eastAsia="Arial Unicode MS" w:hAnsi="Arial Unicode MS"/>
          <w:rtl w:val="0"/>
        </w:rPr>
        <w:t xml:space="preserve">질문할 때는 누구에게 묻든 자신의 의도를 정확히 표현하고 의문이 드는 원문을 첨부해야 합니다.  </w:t>
      </w:r>
    </w:p>
    <w:p w:rsidR="00000000" w:rsidDel="00000000" w:rsidP="00000000" w:rsidRDefault="00000000" w:rsidRPr="00000000" w14:paraId="000027C0">
      <w:pPr>
        <w:rPr/>
      </w:pPr>
      <w:r w:rsidDel="00000000" w:rsidR="00000000" w:rsidRPr="00000000">
        <w:rPr>
          <w:rtl w:val="0"/>
        </w:rPr>
        <w:t xml:space="preserve">=====================================================================</w:t>
      </w:r>
    </w:p>
    <w:p w:rsidR="00000000" w:rsidDel="00000000" w:rsidP="00000000" w:rsidRDefault="00000000" w:rsidRPr="00000000" w14:paraId="000027C1">
      <w:pPr>
        <w:rPr/>
      </w:pPr>
      <w:r w:rsidDel="00000000" w:rsidR="00000000" w:rsidRPr="00000000">
        <w:rPr>
          <w:rtl w:val="0"/>
        </w:rPr>
        <w:t xml:space="preserve">======================================</w:t>
      </w:r>
    </w:p>
    <w:p w:rsidR="00000000" w:rsidDel="00000000" w:rsidP="00000000" w:rsidRDefault="00000000" w:rsidRPr="00000000" w14:paraId="000027C2">
      <w:pPr>
        <w:rPr/>
      </w:pPr>
      <w:r w:rsidDel="00000000" w:rsidR="00000000" w:rsidRPr="00000000">
        <w:rPr>
          <w:rFonts w:ascii="Arial Unicode MS" w:cs="Arial Unicode MS" w:eastAsia="Arial Unicode MS" w:hAnsi="Arial Unicode MS"/>
          <w:rtl w:val="0"/>
        </w:rPr>
        <w:t xml:space="preserve">1. 컨셉 캐릭터란 무엇인가요?</w:t>
      </w:r>
    </w:p>
    <w:p w:rsidR="00000000" w:rsidDel="00000000" w:rsidP="00000000" w:rsidRDefault="00000000" w:rsidRPr="00000000" w14:paraId="000027C3">
      <w:pPr>
        <w:rPr/>
      </w:pPr>
      <w:r w:rsidDel="00000000" w:rsidR="00000000" w:rsidRPr="00000000">
        <w:rPr>
          <w:rFonts w:ascii="Arial Unicode MS" w:cs="Arial Unicode MS" w:eastAsia="Arial Unicode MS" w:hAnsi="Arial Unicode MS"/>
          <w:rtl w:val="0"/>
        </w:rPr>
        <w:t xml:space="preserve">우선, 무한류 TRPG가 개방형 세계라는 점을 이해해야 합니다. 컨셉은 자원이나 이름에서 오는 게 아니라 표현력에서 비롯됩니다. 컨셉은 어떻게 표현하느냐에 달려 있지, 원작과 일치하느냐와는 무관합니다. 자원의 묘사는 당신이 어떻게 표현할지 모를 때 참고할 제안일 뿐, 반드시 그렇게 표현하라는 강제사항이 아닙니다.</w:t>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Fonts w:ascii="Arial Unicode MS" w:cs="Arial Unicode MS" w:eastAsia="Arial Unicode MS" w:hAnsi="Arial Unicode MS"/>
          <w:rtl w:val="0"/>
        </w:rPr>
        <w:t xml:space="preserve">따라서 당신이 표현하고 싶은 것을 표현해 내면 그것이 바로 컨셉 캐릭터라 할 수 있습니다. 물론 작성자 생각에 컨셉 캐릭터란 단 한 마디, 한 동작만으로도 타인에게 "확실히 그 캐릭터구나"라는 느낌을 줄 수 있어야 하지만, 사실 컨셉을 지나치게 높이 평가하는 말일 수도 있습니다.  </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Fonts w:ascii="Arial Unicode MS" w:cs="Arial Unicode MS" w:eastAsia="Arial Unicode MS" w:hAnsi="Arial Unicode MS"/>
          <w:rtl w:val="0"/>
        </w:rPr>
        <w:t xml:space="preserve">예: 당신이 뱀파이어 혈통을 교환했다고 해서, 그동안 인간으로서 수십 년간 지녔던 가치관과 도덕관이 갑자기 대체되는 건 아닙니다. 혈통은 그저 혈통일 뿐, 당신은 여전히 당신이기 때문입니다.</w:t>
      </w:r>
    </w:p>
    <w:p w:rsidR="00000000" w:rsidDel="00000000" w:rsidP="00000000" w:rsidRDefault="00000000" w:rsidRPr="00000000" w14:paraId="000027C8">
      <w:pPr>
        <w:rPr/>
      </w:pPr>
      <w:r w:rsidDel="00000000" w:rsidR="00000000" w:rsidRPr="00000000">
        <w:rPr>
          <w:rtl w:val="0"/>
        </w:rPr>
        <w:t xml:space="preserve">=====================================================================</w:t>
      </w:r>
    </w:p>
    <w:p w:rsidR="00000000" w:rsidDel="00000000" w:rsidP="00000000" w:rsidRDefault="00000000" w:rsidRPr="00000000" w14:paraId="000027C9">
      <w:pPr>
        <w:rPr/>
      </w:pPr>
      <w:r w:rsidDel="00000000" w:rsidR="00000000" w:rsidRPr="00000000">
        <w:rPr>
          <w:rtl w:val="0"/>
        </w:rPr>
        <w:t xml:space="preserve">======================================</w:t>
      </w:r>
    </w:p>
    <w:p w:rsidR="00000000" w:rsidDel="00000000" w:rsidP="00000000" w:rsidRDefault="00000000" w:rsidRPr="00000000" w14:paraId="000027CA">
      <w:pPr>
        <w:rPr/>
      </w:pPr>
      <w:r w:rsidDel="00000000" w:rsidR="00000000" w:rsidRPr="00000000">
        <w:rPr>
          <w:rFonts w:ascii="Arial Unicode MS" w:cs="Arial Unicode MS" w:eastAsia="Arial Unicode MS" w:hAnsi="Arial Unicode MS"/>
          <w:rtl w:val="0"/>
        </w:rPr>
        <w:t xml:space="preserve">2. 파티원이 너무 강한데, 저는 컨셉 캐릭터라 그렇게 강하지 않아요. 어떡하죠?</w:t>
      </w:r>
    </w:p>
    <w:p w:rsidR="00000000" w:rsidDel="00000000" w:rsidP="00000000" w:rsidRDefault="00000000" w:rsidRPr="00000000" w14:paraId="000027CB">
      <w:pPr>
        <w:rPr/>
      </w:pPr>
      <w:r w:rsidDel="00000000" w:rsidR="00000000" w:rsidRPr="00000000">
        <w:rPr>
          <w:rFonts w:ascii="Arial Unicode MS" w:cs="Arial Unicode MS" w:eastAsia="Arial Unicode MS" w:hAnsi="Arial Unicode MS"/>
          <w:rtl w:val="0"/>
        </w:rPr>
        <w:t xml:space="preserve">1번 질문에 따르면 컨셉 캐릭터가 약한 게 아니라 당신이 약한 겁니다. 전투력 역시 컨셉의 일부이며, 컨셉을 유지하려면 전투력이 뒷받침되어야 합니다. 만약 당신이 구현하려는 이미지에 스타일상 포함되어야 할 일이 있는데 전투력이 부족해서 못한다면, 당신의 컨셉도 더는 존재할 수 없게 됩니다.  </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Fonts w:ascii="Arial Unicode MS" w:cs="Arial Unicode MS" w:eastAsia="Arial Unicode MS" w:hAnsi="Arial Unicode MS"/>
          <w:rtl w:val="0"/>
        </w:rPr>
        <w:t xml:space="preserve">다음으로 강함이 전부는 아닙니다. 무한류 TRPG가 전투 위주라 해도 말이죠. 스토리 역시 빼놓을 수 없는 부분인 만큼, 전투에서 두각을 나타내지 못한다면 스토리에 기여함으로써 파티에 공헌할 수 있습니다. 핵심을 파악하고, 분석하며, 아이디어를 제공하는 것 모두 당신이 할 수 있는 일들입니다. 동시에 파티에는 한 명 혹은 여러 명의 주인공(중심)이 있을 수 있다는 점도 이해해야 하며, 그 주인공이 당신이 아닐 수도 있습니다.</w:t>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Fonts w:ascii="Arial Unicode MS" w:cs="Arial Unicode MS" w:eastAsia="Arial Unicode MS" w:hAnsi="Arial Unicode MS"/>
          <w:rtl w:val="0"/>
        </w:rPr>
        <w:t xml:space="preserve">사고방식이 엉망이고 능력도 떨어진다 해도, 당신에겐 배우고 조언을 구할 수 있는 능력이 있습니다. 파티 내에서 자신보다 강한 동료에게 조언을 구하고 배우세요. 폐쇄적인 태도로는 좋은 결과를 얻을 수 없습니다.  </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Fonts w:ascii="Arial Unicode MS" w:cs="Arial Unicode MS" w:eastAsia="Arial Unicode MS" w:hAnsi="Arial Unicode MS"/>
          <w:rtl w:val="0"/>
        </w:rPr>
        <w:t xml:space="preserve">끝으로 당신이 약하고, 스토리에도 도움이 안 되며, 배우려 하지도 않는다면 스스로를 컨셉 캐릭터라 부르지 마세요.</w:t>
      </w:r>
    </w:p>
    <w:p w:rsidR="00000000" w:rsidDel="00000000" w:rsidP="00000000" w:rsidRDefault="00000000" w:rsidRPr="00000000" w14:paraId="000027D2">
      <w:pPr>
        <w:rPr/>
      </w:pPr>
      <w:r w:rsidDel="00000000" w:rsidR="00000000" w:rsidRPr="00000000">
        <w:rPr>
          <w:rtl w:val="0"/>
        </w:rPr>
        <w:t xml:space="preserve">=====================================================================</w:t>
      </w:r>
    </w:p>
    <w:p w:rsidR="00000000" w:rsidDel="00000000" w:rsidP="00000000" w:rsidRDefault="00000000" w:rsidRPr="00000000" w14:paraId="000027D3">
      <w:pPr>
        <w:rPr/>
      </w:pPr>
      <w:r w:rsidDel="00000000" w:rsidR="00000000" w:rsidRPr="00000000">
        <w:rPr>
          <w:rtl w:val="0"/>
        </w:rPr>
        <w:t xml:space="preserve">======================================</w:t>
      </w:r>
    </w:p>
    <w:p w:rsidR="00000000" w:rsidDel="00000000" w:rsidP="00000000" w:rsidRDefault="00000000" w:rsidRPr="00000000" w14:paraId="000027D4">
      <w:pPr>
        <w:rPr/>
      </w:pPr>
      <w:r w:rsidDel="00000000" w:rsidR="00000000" w:rsidRPr="00000000">
        <w:rPr>
          <w:rFonts w:ascii="Arial Unicode MS" w:cs="Arial Unicode MS" w:eastAsia="Arial Unicode MS" w:hAnsi="Arial Unicode MS"/>
          <w:rtl w:val="0"/>
        </w:rPr>
        <w:t xml:space="preserve">3. BD가 뭔가요? 캐릭터는 어떻게 만드나요?</w:t>
      </w:r>
    </w:p>
    <w:p w:rsidR="00000000" w:rsidDel="00000000" w:rsidP="00000000" w:rsidRDefault="00000000" w:rsidRPr="00000000" w14:paraId="000027D5">
      <w:pPr>
        <w:rPr/>
      </w:pPr>
      <w:r w:rsidDel="00000000" w:rsidR="00000000" w:rsidRPr="00000000">
        <w:rPr>
          <w:rFonts w:ascii="Arial Unicode MS" w:cs="Arial Unicode MS" w:eastAsia="Arial Unicode MS" w:hAnsi="Arial Unicode MS"/>
          <w:rtl w:val="0"/>
        </w:rPr>
        <w:t xml:space="preserve">BD는 BUILD의 약자로, 번역하면 '구축'이라는 뜻입니다. 하나의 완성된(혹은 미완성된) 통합 시스템을 가리키는데, 스킬 포인트 분배 방식, 장비 선택, 강화 방향은 물론 때로는 사냥 노하우 같은 공략까지 포함합니다.  </w:t>
      </w:r>
    </w:p>
    <w:p w:rsidR="00000000" w:rsidDel="00000000" w:rsidP="00000000" w:rsidRDefault="00000000" w:rsidRPr="00000000" w14:paraId="000027D6">
      <w:pPr>
        <w:rPr/>
      </w:pPr>
      <w:r w:rsidDel="00000000" w:rsidR="00000000" w:rsidRPr="00000000">
        <w:rPr>
          <w:rtl w:val="0"/>
        </w:rPr>
      </w:r>
    </w:p>
    <w:p w:rsidR="00000000" w:rsidDel="00000000" w:rsidP="00000000" w:rsidRDefault="00000000" w:rsidRPr="00000000" w14:paraId="000027D7">
      <w:pPr>
        <w:rPr/>
      </w:pPr>
      <w:r w:rsidDel="00000000" w:rsidR="00000000" w:rsidRPr="00000000">
        <w:rPr>
          <w:rFonts w:ascii="Arial Unicode MS" w:cs="Arial Unicode MS" w:eastAsia="Arial Unicode MS" w:hAnsi="Arial Unicode MS"/>
          <w:rtl w:val="0"/>
        </w:rPr>
        <w:t xml:space="preserve">무한류 TRPG는 테이블탑 롤플레잉 게임인 만큼 불확실성이 크기에 정상적인 공략을 세우기 어렵습니다. 소위 BD라는 건 제공자가 생각하는 특정 상황에 대한 것일 뿐, 실제 상황을 대변하지는 않습니다.</w:t>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rFonts w:ascii="Arial Unicode MS" w:cs="Arial Unicode MS" w:eastAsia="Arial Unicode MS" w:hAnsi="Arial Unicode MS"/>
          <w:rtl w:val="0"/>
        </w:rPr>
        <w:t xml:space="preserve">따라서 작성자가 제안하는 바는 다음과 같습니다:</w:t>
      </w:r>
    </w:p>
    <w:p w:rsidR="00000000" w:rsidDel="00000000" w:rsidP="00000000" w:rsidRDefault="00000000" w:rsidRPr="00000000" w14:paraId="000027DA">
      <w:pPr>
        <w:rPr/>
      </w:pPr>
      <w:r w:rsidDel="00000000" w:rsidR="00000000" w:rsidRPr="00000000">
        <w:rPr>
          <w:rFonts w:ascii="Arial Unicode MS" w:cs="Arial Unicode MS" w:eastAsia="Arial Unicode MS" w:hAnsi="Arial Unicode MS"/>
          <w:rtl w:val="0"/>
        </w:rPr>
        <w:t xml:space="preserve">우선 자신만의 방향을 정하세요. 방향은 구체적일 필요는 없지만, 최소한 하나의 특성치와 하나의 스킬, 혹은 사용하고 싶은 자원을 특정할 수 있어야 합니다. 이를 토대로 아래 사고의 흐름을 이어갈 수 있습니다. 예를 들어 근력과 백병전을 정했다면, 공격 방식과 발전 방향이 정해진 셈이고 공격에 투자할 자원량을 정해 자원을 찾고 조합할 수 있습니다.  </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Fonts w:ascii="Arial Unicode MS" w:cs="Arial Unicode MS" w:eastAsia="Arial Unicode MS" w:hAnsi="Arial Unicode MS"/>
          <w:rtl w:val="0"/>
        </w:rPr>
        <w:t xml:space="preserve">여기서 앞의 예시로 설명하겠습니다. 근력과 백병전, 공격 방식과 방향이 정해졌고 3D, 최대 1D 정도 변동 폭을 두고 공격에 투자하기로 했다고 칩시다. 그 다음은 근력 혹은 백병전과 관련되고 공격에 도움 되는 것들, 가급적 둘 다 연관된 것들을 찾는 과정입니다. 매우 느리고 따분할 수도 있습니다. 자원이 많고 특성도 다양하며 조합까지 고려해야 하니까요. 자신에게 유용할 만한 것 몇 개를 확정 지은 후에는 배정한 자원량(2D~4D)에 맞춰 눈여겨본 것들을 세부 분배해야 합니다. 모든 특성을 수치로 환산해 계산하는 걸 추천하며, 이상 상태도 DP(이상 상태는 상대방 수치를 깎아 내리는데, 기대값을 취하면 당신에게 증가하는 DP로 볼 수 있음)로 환산할 수 있습니다. 면역되기 쉽거나, 자주 발동되지 않고, 조건이 까다로운 이상 상태는 다른 것들보다 가치가 낮아야 합니다. 경험이 부족한 플레이어라면 이상 상태는 고려하지 않는 편이 나을 수도 있습니다. 가치를 가늠하기 어려울 테니까요. 이 과정은 여러 번 반복해서 만들어야 할 수도 있고, 다양한 조합을 시험해 봐야 할 수도 있습니다. 기능이 필요한지, 하드웨어가 필요한지 살펴보고, 앞서 선택한 자원들 중에서 취사선택하거나, 독특한 조합으로 자원 활용도를 높이는 식으로요(배율). 이때는 [필요 여부]가 아니라 가성비와 [얼마나 필요한지]를 비교해야 합니다. 특성치 제공이 형편없지만 대체 불가능한 특성을 지닌 개조가 특성이 범용적인 칭호보다 당신에게 훨씬 더 중요할 수 있고, 평범하지만 딱 당신의 단점을 메꿔 주는 자원이 당신의 장점을 더 강화하는 것보다 가성비 면에서 훨씬 나을 수 있습니다.</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Fonts w:ascii="Arial Unicode MS" w:cs="Arial Unicode MS" w:eastAsia="Arial Unicode MS" w:hAnsi="Arial Unicode MS"/>
          <w:rtl w:val="0"/>
        </w:rPr>
        <w:t xml:space="preserve">이때 당장만 고려할 수도 있고, 기초부터 장기적 계획을 세울 수도 있습니다. 이 두 방식은 또 다른 방식으로 이어지는데, 전자는 전면적 발전과 착실한 성장, 평범하고 완만한 양적 변화의 축적입니다. 후자는 참고 견디는 법, 성장이 더디고 눈에 띄지 않지만 질적 변화가 있는 날을 기약하는 겁니다. 어느 쪽이든 자신의 입지를 명확히 인지하길 바라며, 함부로 타인을 부러워하거나 자원을 폄하하지 마세요.</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Fonts w:ascii="Arial Unicode MS" w:cs="Arial Unicode MS" w:eastAsia="Arial Unicode MS" w:hAnsi="Arial Unicode MS"/>
          <w:rtl w:val="0"/>
        </w:rPr>
        <w:t xml:space="preserve">마지막으로 작성자는 책에 완전히 쓸모없고 강도도 떨어지며 조합하기도 어려운 자원들이 있다는 걸 인정합니다. 하지만 극약한 자원을 개발해 중상위 플레이로 만드는 건 도전으로서 의미가 있습니다. 다만 능력이 안 된다면 무리해서 시도하진 마세요.</w:t>
      </w:r>
    </w:p>
    <w:p w:rsidR="00000000" w:rsidDel="00000000" w:rsidP="00000000" w:rsidRDefault="00000000" w:rsidRPr="00000000" w14:paraId="000027E1">
      <w:pPr>
        <w:rPr/>
      </w:pPr>
      <w:r w:rsidDel="00000000" w:rsidR="00000000" w:rsidRPr="00000000">
        <w:rPr>
          <w:rtl w:val="0"/>
        </w:rPr>
        <w:t xml:space="preserve">=====================================================================</w:t>
      </w:r>
    </w:p>
    <w:p w:rsidR="00000000" w:rsidDel="00000000" w:rsidP="00000000" w:rsidRDefault="00000000" w:rsidRPr="00000000" w14:paraId="000027E2">
      <w:pPr>
        <w:rPr/>
      </w:pPr>
      <w:r w:rsidDel="00000000" w:rsidR="00000000" w:rsidRPr="00000000">
        <w:rPr>
          <w:rtl w:val="0"/>
        </w:rPr>
        <w:t xml:space="preserve">======================================</w:t>
      </w:r>
    </w:p>
    <w:p w:rsidR="00000000" w:rsidDel="00000000" w:rsidP="00000000" w:rsidRDefault="00000000" w:rsidRPr="00000000" w14:paraId="000027E3">
      <w:pPr>
        <w:rPr/>
      </w:pPr>
      <w:r w:rsidDel="00000000" w:rsidR="00000000" w:rsidRPr="00000000">
        <w:rPr>
          <w:rFonts w:ascii="Arial Unicode MS" w:cs="Arial Unicode MS" w:eastAsia="Arial Unicode MS" w:hAnsi="Arial Unicode MS"/>
          <w:rtl w:val="0"/>
        </w:rPr>
        <w:t xml:space="preserve">4. 신규 플레이어와 신규 플레이어 파티에 대하여 </w:t>
      </w:r>
    </w:p>
    <w:p w:rsidR="00000000" w:rsidDel="00000000" w:rsidP="00000000" w:rsidRDefault="00000000" w:rsidRPr="00000000" w14:paraId="000027E4">
      <w:pPr>
        <w:rPr/>
      </w:pPr>
      <w:r w:rsidDel="00000000" w:rsidR="00000000" w:rsidRPr="00000000">
        <w:rPr>
          <w:rFonts w:ascii="Arial Unicode MS" w:cs="Arial Unicode MS" w:eastAsia="Arial Unicode MS" w:hAnsi="Arial Unicode MS"/>
          <w:rtl w:val="0"/>
        </w:rPr>
        <w:t xml:space="preserve">작성자가 접한 신규 플레이어 대부분은 캐릭터 사망을 두려워했습니다. 일단 이게 옳고 그른지 말하긴 어렵습니다. 캐릭터 시트를 소중히 여기는 건 마땅한 일이지만, 죽었다면 거기서 뭔가를 배워야지 그냥 죽게 내버려 두어선 안 됩니다. 캐릭터는 당신이 만든 거고 죽게 한 것도 당신 탓인 만큼, 원인을 모르고 개선하지 않는다면 책임은 대부분 당신에게 있고 일부는 GM에게 있습니다.</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Fonts w:ascii="Arial Unicode MS" w:cs="Arial Unicode MS" w:eastAsia="Arial Unicode MS" w:hAnsi="Arial Unicode MS"/>
          <w:rtl w:val="0"/>
        </w:rPr>
        <w:t xml:space="preserve">2번 질문에서 봤듯 무한류 TRPG는 전투 규칙이고 전투는 필수불가결한 부분입니다. 전투와 전투 관련 규칙이 규칙의 거의 전부나 다름없죠. 따라서 신규 플레이어가 규칙에 익숙해지려면 전투부터 시작해야 한다는 걸 알 수 있습니다. 그래서 작성자는 신규 플레이어 파티에 어느 정도 난이도가 있는 전투 파티를 추천합니다. 몬스터 종류는 모든 일반적인 공격 방식과 일부 이상 상태, 몇 가지 아이템 키워드를 포함하되 이에 국한되지 않아야 합니다. 목적은 신규 플레이어가 규칙에 빨리 익숙해지고 무한류의 방향성을 알며 다른 전투 파티, 고압 파티, 봄소풍 파티, 스토리 파티, 유희 파티 등에 적응할 수 있게 하는 거죠.</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Fonts w:ascii="Arial Unicode MS" w:cs="Arial Unicode MS" w:eastAsia="Arial Unicode MS" w:hAnsi="Arial Unicode MS"/>
          <w:rtl w:val="0"/>
        </w:rPr>
        <w:t xml:space="preserve">이런 신규 플레이어 파티의 이념에 반대하는 사람이 많은데, 대개 문턱이 너무 높다, 신규 유저를 떠나가게 한다, 멘탈을 망가뜨린다는 식입니다. 하지만 알아야 할 건, 세션 플레이가 제로부터 시작할 수 있게 해 주는 게 아니라는 거예요. 누구나 자신의 현재 단계에 꼭 맞는 파티를 찾을 순 없습니다. 우리가 신규 플레이어에게 난이도를 설정하는 게 아니라 "이것이 일반적"이라는 걸 알려주는 겁니다. 신규 플레이어 파티는 플레이어가 규칙을 보는 관점을 결정하는데, 올바른 시각과 난이도를 제공하지 않으면 입문한 신규 플레이어가 위험한 벼랑 끝에 서서 다른 파티에 참가하게 되고, 운에 따라 탈퇴가 결정되니 무책임한 일이 아닐 수 없습니다. 작성자의 생각이 일부러 신규 플레이어를 괴롭히려는 거라 해도, 사실 괴롭히는 건 입으로 지껄이기만 하면 되는 일이에요. 그러면 앞으로 참가할 파티 10개 중 8개는 진전이 어려울 겁니다.</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Fonts w:ascii="Arial Unicode MS" w:cs="Arial Unicode MS" w:eastAsia="Arial Unicode MS" w:hAnsi="Arial Unicode MS"/>
          <w:rtl w:val="0"/>
        </w:rPr>
        <w:t xml:space="preserve">신규 플레이어 파티는 규칙에 익숙해지는 게 목적인 만큼 매우 번거로울 수밖에 없고, GM도 세세한 부분까지 규칙에 정통해야 합니다. 많은 파티에서 이런 판정을 생략할 수도 있지만, 그런 판정이 있다는 걸 알아야 하며 단순화가 당연한 건 아닙니다.</w:t>
      </w:r>
    </w:p>
    <w:p w:rsidR="00000000" w:rsidDel="00000000" w:rsidP="00000000" w:rsidRDefault="00000000" w:rsidRPr="00000000" w14:paraId="000027EB">
      <w:pPr>
        <w:rPr/>
      </w:pPr>
      <w:r w:rsidDel="00000000" w:rsidR="00000000" w:rsidRPr="00000000">
        <w:rPr>
          <w:rtl w:val="0"/>
        </w:rPr>
        <w:t xml:space="preserve">=====================================================================</w:t>
      </w:r>
    </w:p>
    <w:p w:rsidR="00000000" w:rsidDel="00000000" w:rsidP="00000000" w:rsidRDefault="00000000" w:rsidRPr="00000000" w14:paraId="000027EC">
      <w:pPr>
        <w:rPr/>
      </w:pPr>
      <w:r w:rsidDel="00000000" w:rsidR="00000000" w:rsidRPr="00000000">
        <w:rPr>
          <w:rtl w:val="0"/>
        </w:rPr>
        <w:t xml:space="preserve">======================================</w:t>
      </w:r>
    </w:p>
    <w:p w:rsidR="00000000" w:rsidDel="00000000" w:rsidP="00000000" w:rsidRDefault="00000000" w:rsidRPr="00000000" w14:paraId="000027ED">
      <w:pPr>
        <w:rPr/>
      </w:pPr>
      <w:r w:rsidDel="00000000" w:rsidR="00000000" w:rsidRPr="00000000">
        <w:rPr>
          <w:rFonts w:ascii="Arial Unicode MS" w:cs="Arial Unicode MS" w:eastAsia="Arial Unicode MS" w:hAnsi="Arial Unicode MS"/>
          <w:rtl w:val="0"/>
        </w:rPr>
        <w:t xml:space="preserve">5. 신규 플레이어와 고자원 파티에 대하여</w:t>
      </w:r>
    </w:p>
    <w:p w:rsidR="00000000" w:rsidDel="00000000" w:rsidP="00000000" w:rsidRDefault="00000000" w:rsidRPr="00000000" w14:paraId="000027EE">
      <w:pPr>
        <w:rPr/>
      </w:pPr>
      <w:r w:rsidDel="00000000" w:rsidR="00000000" w:rsidRPr="00000000">
        <w:rPr>
          <w:rFonts w:ascii="Arial Unicode MS" w:cs="Arial Unicode MS" w:eastAsia="Arial Unicode MS" w:hAnsi="Arial Unicode MS"/>
          <w:rtl w:val="0"/>
        </w:rPr>
        <w:t xml:space="preserve">작성자의 제안은 신규 플레이어가 기초 없이 B-A 지선 이상 파티에 참가하지 말라는 겁니다. 이유는 번거롭기 때문입니다. 초기부터 고자원으로 시작하는 것과 고자원에 도달하는 건 캐릭터 제작 방식이 다른데, 구체적인 이유는 3번 질문을 참고하세요. 신규 플레이어로서는 자원도 익숙하지 않고 캐릭터 제작도 익숙하지 않은 상황에서 이런 파티에 참가하면 격차로 인한 심리적 문제가 생기기 쉽습니다. 하지만 작성자는 신규 플레이어가 노련한 플레이어가 많은 파티에 참가하길 권합니다. 어쨌든 숙련자를 따라가면 익숙해지고 배우기도 좋으니까요. 그러나 어떤 경우라도 PVP는 하지 마세요. 신규 플레이어에겐 거의 도움이 안 됩니다. 구체적인 이유는 3번 질문과 같이, 적용되지 않기 때문입니다.</w:t>
      </w:r>
    </w:p>
    <w:p w:rsidR="00000000" w:rsidDel="00000000" w:rsidP="00000000" w:rsidRDefault="00000000" w:rsidRPr="00000000" w14:paraId="000027EF">
      <w:pPr>
        <w:rPr/>
      </w:pPr>
      <w:r w:rsidDel="00000000" w:rsidR="00000000" w:rsidRPr="00000000">
        <w:rPr>
          <w:rtl w:val="0"/>
        </w:rPr>
        <w:t xml:space="preserve">=====================================================================</w:t>
      </w:r>
    </w:p>
    <w:p w:rsidR="00000000" w:rsidDel="00000000" w:rsidP="00000000" w:rsidRDefault="00000000" w:rsidRPr="00000000" w14:paraId="000027F0">
      <w:pPr>
        <w:rPr/>
      </w:pPr>
      <w:r w:rsidDel="00000000" w:rsidR="00000000" w:rsidRPr="00000000">
        <w:rPr>
          <w:rtl w:val="0"/>
        </w:rPr>
        <w:t xml:space="preserve">======================================</w:t>
      </w:r>
    </w:p>
    <w:p w:rsidR="00000000" w:rsidDel="00000000" w:rsidP="00000000" w:rsidRDefault="00000000" w:rsidRPr="00000000" w14:paraId="000027F1">
      <w:pPr>
        <w:rPr/>
      </w:pPr>
      <w:r w:rsidDel="00000000" w:rsidR="00000000" w:rsidRPr="00000000">
        <w:rPr>
          <w:rFonts w:ascii="Arial Unicode MS" w:cs="Arial Unicode MS" w:eastAsia="Arial Unicode MS" w:hAnsi="Arial Unicode MS"/>
          <w:rtl w:val="0"/>
        </w:rPr>
        <w:t xml:space="preserve">6. 파티와 개인의 요구사항</w:t>
      </w:r>
    </w:p>
    <w:p w:rsidR="00000000" w:rsidDel="00000000" w:rsidP="00000000" w:rsidRDefault="00000000" w:rsidRPr="00000000" w14:paraId="000027F2">
      <w:pPr>
        <w:rPr/>
      </w:pPr>
      <w:r w:rsidDel="00000000" w:rsidR="00000000" w:rsidRPr="00000000">
        <w:rPr>
          <w:rFonts w:ascii="Arial Unicode MS" w:cs="Arial Unicode MS" w:eastAsia="Arial Unicode MS" w:hAnsi="Arial Unicode MS"/>
          <w:rtl w:val="0"/>
        </w:rPr>
        <w:t xml:space="preserve">이 부분에 대해 작성자는 사람을 대략 두 부류로 나눴습니다.</w:t>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Fonts w:ascii="Arial Unicode MS" w:cs="Arial Unicode MS" w:eastAsia="Arial Unicode MS" w:hAnsi="Arial Unicode MS"/>
          <w:rtl w:val="0"/>
        </w:rPr>
        <w:t xml:space="preserve">A는 파티를 우선시하는 부류로, 전생자를 한 줄에 매달린 메뚜기로 여기며 파티가 가장 중요하다고 생각해서 모두가 파티를 위해 개인의 일부를 포기합니다.  </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Fonts w:ascii="Arial Unicode MS" w:cs="Arial Unicode MS" w:eastAsia="Arial Unicode MS" w:hAnsi="Arial Unicode MS"/>
          <w:rtl w:val="0"/>
        </w:rPr>
        <w:t xml:space="preserve">B는 개인을 우선시하는 부류로, 전생자가 전면적으로 발전해야 하며 샴쌍둥이가 아니라고 여깁니다. 파티는 두 번째이고 배려할 순 있어도 너무 신경 쓰진 않습니다.</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Fonts w:ascii="Arial Unicode MS" w:cs="Arial Unicode MS" w:eastAsia="Arial Unicode MS" w:hAnsi="Arial Unicode MS"/>
          <w:rtl w:val="0"/>
        </w:rPr>
        <w:t xml:space="preserve">A 유형에게는 돈 벌면 함께 쓰고 잘못하면 함께 책임진다는 게 분명합니다. 파티원을 파티로 여긴다면 파티원이 실수했을 때 떠넘기지 말고 메우려 노력해야 합니다. 파티원도 그렇고 당신도 마찬가지이지만, 입으로 투덜거리는 건 당연히 해야죠. 요컨대 파티 지향 전생자는 파티를 최우선으로 여기고 자신을 진정으로 파티의 일원으로 보면서 파티의 일을 해야 합니다.</w:t>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Fonts w:ascii="Arial Unicode MS" w:cs="Arial Unicode MS" w:eastAsia="Arial Unicode MS" w:hAnsi="Arial Unicode MS"/>
          <w:rtl w:val="0"/>
        </w:rPr>
        <w:t xml:space="preserve">B 유형에게는 당연히 누구의 속박도 받지 않고 자신을 위해 사는 게 좋습니다. 하지만 당신이 파티원에게 곤란을 끼칠 때, 파티원도 당신에게 곤란을 끼칠 권리가 있다는 걸 알아야 해요. 모든 게 상호적입니다. 당신은 개인을 최우선 여길지 모르지만, 타인의 개인도 인정해야 합니다. 파티를 신경 쓰지 않을 수 있지만, 그렇다면 파티도 당신을 신경 쓰지 않을 수 있어요. 개인 지향 전생자는 전능하게 발전해야 하며, 일이 생겼을 때 파티원을 탓해선 안 됩니다. 그들은 당신에 대해 책임지지 않으니까요.</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Fonts w:ascii="Arial Unicode MS" w:cs="Arial Unicode MS" w:eastAsia="Arial Unicode MS" w:hAnsi="Arial Unicode MS"/>
          <w:rtl w:val="0"/>
        </w:rPr>
        <w:t xml:space="preserve">두 유형 모두 마땅한 부분과 그렇지 않은 부분이 있습니다. 세션 플레이는 사교 게임이자 서로 양보하는 게임이기도 해요. 당신이 사람들에게 한 치의 도움을 주면 한 뼘의 도움을 받을 수 있습니다. 도와주지 않더라도 적어도 족쇄를 채우진 않을 거예요. 사교가 아니더라도 적을 만들어선 안 되고, 위선자가 되어서는 더더욱 안 됩니다.</w:t>
      </w:r>
    </w:p>
    <w:p w:rsidR="00000000" w:rsidDel="00000000" w:rsidP="00000000" w:rsidRDefault="00000000" w:rsidRPr="00000000" w14:paraId="000027FD">
      <w:pPr>
        <w:rPr/>
      </w:pPr>
      <w:r w:rsidDel="00000000" w:rsidR="00000000" w:rsidRPr="00000000">
        <w:rPr>
          <w:rtl w:val="0"/>
        </w:rPr>
        <w:t xml:space="preserve">=====================================================================</w:t>
      </w:r>
    </w:p>
    <w:p w:rsidR="00000000" w:rsidDel="00000000" w:rsidP="00000000" w:rsidRDefault="00000000" w:rsidRPr="00000000" w14:paraId="000027FE">
      <w:pPr>
        <w:rPr/>
      </w:pPr>
      <w:r w:rsidDel="00000000" w:rsidR="00000000" w:rsidRPr="00000000">
        <w:rPr>
          <w:rtl w:val="0"/>
        </w:rPr>
        <w:t xml:space="preserve">======================================</w:t>
      </w:r>
    </w:p>
    <w:p w:rsidR="00000000" w:rsidDel="00000000" w:rsidP="00000000" w:rsidRDefault="00000000" w:rsidRPr="00000000" w14:paraId="000027FF">
      <w:pPr>
        <w:rPr/>
      </w:pPr>
      <w:r w:rsidDel="00000000" w:rsidR="00000000" w:rsidRPr="00000000">
        <w:rPr>
          <w:rFonts w:ascii="Arial Unicode MS" w:cs="Arial Unicode MS" w:eastAsia="Arial Unicode MS" w:hAnsi="Arial Unicode MS"/>
          <w:rtl w:val="0"/>
        </w:rPr>
        <w:t xml:space="preserve">7. GM에 대하여</w:t>
      </w:r>
    </w:p>
    <w:p w:rsidR="00000000" w:rsidDel="00000000" w:rsidP="00000000" w:rsidRDefault="00000000" w:rsidRPr="00000000" w14:paraId="00002800">
      <w:pPr>
        <w:rPr/>
      </w:pPr>
      <w:r w:rsidDel="00000000" w:rsidR="00000000" w:rsidRPr="00000000">
        <w:rPr>
          <w:rFonts w:ascii="Arial Unicode MS" w:cs="Arial Unicode MS" w:eastAsia="Arial Unicode MS" w:hAnsi="Arial Unicode MS"/>
          <w:rtl w:val="0"/>
        </w:rPr>
        <w:t xml:space="preserve">GM 만능론은 작성자 눈엔 농담으로 보입니다. 하지만 안타깝게도 일부 GM과 플레이어는 그걸 진짜로 받아들이더군요. GM이 파티 내에서 가장 높은 권력을 쥐고 있는 건 사실이에요. 심지어 생살여탈권까지 있죠. 하지만 GM 여러분, 권력을 줄 때 함께 주어지는 남용하지 않을 의무도 있다는 걸 이해했으면 좋겠습니다.</w:t>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Fonts w:ascii="Arial Unicode MS" w:cs="Arial Unicode MS" w:eastAsia="Arial Unicode MS" w:hAnsi="Arial Unicode MS"/>
          <w:rtl w:val="0"/>
        </w:rPr>
        <w:t xml:space="preserve">보통 신규 GM에 대한 논의는 몇 가지로 귀결되는데, 작성자는 자신의 이해를 바탕으로 각각의 견해를 말씀드리겠습니다.</w:t>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Fonts w:ascii="Arial Unicode MS" w:cs="Arial Unicode MS" w:eastAsia="Arial Unicode MS" w:hAnsi="Arial Unicode MS"/>
          <w:rtl w:val="0"/>
        </w:rPr>
        <w:t xml:space="preserve">① GM의 플레이어 행동 간섭. 작성자는 GM이 플레이어의 파티 내 행동을 간섭할 권리가 없다고 봅니다. 행동에 대해 거듭 확인하고 번복할 기회를 줄 순 있어도, GM이 플레이어의 어떤 행동도 직접 간섭하거나 막거나 중단시킬 권리는 없다고 봅니다. 그 행동을 더는 진행할 수 없게 된 경우가 아니라면 말이죠. 그런 경우엔 왜 계속 진행할 수 없는지 설명해야 합니다. 악질 민원인은 어쩌냐고요? 직접 간섭할 권리는 없어도 플레이어가 그렇게 행동하길 바라지 않는 이유는 제시할 수 있습니다. 설정이 없어서 그렇다면 솔직히 인정하세요. 그 부분을 생각하지 못했다고요. GM은 높은 곳에 있는 전능한 신이 아니에요. 실수하고 빠뜨리는 게 정상이죠. 제때 인정하세요. 하지만 플레이어가 그걸로 보상을 요구해선 안 돼요. 별거 아니니까요.</w:t>
      </w:r>
    </w:p>
    <w:p w:rsidR="00000000" w:rsidDel="00000000" w:rsidP="00000000" w:rsidRDefault="00000000" w:rsidRPr="00000000" w14:paraId="00002805">
      <w:pPr>
        <w:rPr/>
      </w:pPr>
      <w:r w:rsidDel="00000000" w:rsidR="00000000" w:rsidRPr="00000000">
        <w:rPr>
          <w:rtl w:val="0"/>
        </w:rPr>
      </w:r>
    </w:p>
    <w:p w:rsidR="00000000" w:rsidDel="00000000" w:rsidP="00000000" w:rsidRDefault="00000000" w:rsidRPr="00000000" w14:paraId="00002806">
      <w:pPr>
        <w:rPr/>
      </w:pPr>
      <w:r w:rsidDel="00000000" w:rsidR="00000000" w:rsidRPr="00000000">
        <w:rPr>
          <w:rFonts w:ascii="Arial Unicode MS" w:cs="Arial Unicode MS" w:eastAsia="Arial Unicode MS" w:hAnsi="Arial Unicode MS"/>
          <w:rtl w:val="0"/>
        </w:rPr>
        <w:t xml:space="preserve">그럼 GM이 플레이어 행동을 간섭하고 싶으면 어쩌냐고요? 작성자 생각엔 이땐 GM도 플레이어가 되어야 해요. 즉, 자기 캐릭터를 넣고 플레이어처럼 캐릭터를 만드는 겁니다. 그러면 자신의 캐릭터를 통해 플레이어를 간섭할 수 있어요. 하지만 이때 당신의 캐릭터 역시 게임 인물이 되어야 하고 게임 인물처럼 대우받아야 해요. (그저 당신의 도구로 써먹는다 해도 말이에요) 하지만 그 캐릭터를 진짜 게임 인물로 여기진 마세요. 그냥 도구로 보면 돼요.</w:t>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rPr/>
      </w:pPr>
      <w:r w:rsidDel="00000000" w:rsidR="00000000" w:rsidRPr="00000000">
        <w:rPr>
          <w:rFonts w:ascii="Arial Unicode MS" w:cs="Arial Unicode MS" w:eastAsia="Arial Unicode MS" w:hAnsi="Arial Unicode MS"/>
          <w:rtl w:val="0"/>
        </w:rPr>
        <w:t xml:space="preserve">② GM의 보상 지급. 작성자도 제대로 된 GM은 아니라 간단히 제안만 드리겠습니다. 신규 GM이라면 하나의 시나리오에 대한 보상을 GM이 미리 가늠하고 있어야 해요. 상한(긁어모을 수 있는 최대치)과 하한(메인 퀘스트 완수와 메인 퀘스트 도중 잡은 몬스터에 대한 보상)을 정해 두어야 합니다. 구체적으로 사이드 퀘스트를 어떻게 분배할지, 다른 수익은 있는지 등은 상하한 사이에서 결정하고 퀘스트 난이도에 따라 분배하세요. 시나리오 밖으로 가져갈 수 있는 스토리 보상에 대해선 쓸모 있지만 쓸모없는 원칙을 지켜야 해요. 즉, 가져가면 써먹을 순 있지만 안 가져가도 큰 영향은 없어야 한다는 거죠. 하나의 스토리 아이템 때문에 판이 뒤집어지는 일이 없도록요. 그리고 설명이 필요한 건, 보상이 게임 인물의 다른 측면에 영향을 미친다면 (예를 들어 계약이나 페널티) 반드시 당사자의 동의를 얻고 지급해야 한다는 겁니다. 강제로 끼워 넣고 스스로 잘했다고 여긴다면, 작성자 생각엔 테이블을 뒤집는 것도 좋은 선택이에요.</w:t>
      </w:r>
    </w:p>
    <w:p w:rsidR="00000000" w:rsidDel="00000000" w:rsidP="00000000" w:rsidRDefault="00000000" w:rsidRPr="00000000" w14:paraId="00002809">
      <w:pPr>
        <w:rPr/>
      </w:pPr>
      <w:r w:rsidDel="00000000" w:rsidR="00000000" w:rsidRPr="00000000">
        <w:rPr>
          <w:rtl w:val="0"/>
        </w:rPr>
      </w:r>
    </w:p>
    <w:p w:rsidR="00000000" w:rsidDel="00000000" w:rsidP="00000000" w:rsidRDefault="00000000" w:rsidRPr="00000000" w14:paraId="0000280A">
      <w:pPr>
        <w:rPr/>
      </w:pPr>
      <w:r w:rsidDel="00000000" w:rsidR="00000000" w:rsidRPr="00000000">
        <w:rPr>
          <w:rFonts w:ascii="Arial Unicode MS" w:cs="Arial Unicode MS" w:eastAsia="Arial Unicode MS" w:hAnsi="Arial Unicode MS"/>
          <w:rtl w:val="0"/>
        </w:rPr>
        <w:t xml:space="preserve">③ GM의 개방성과 선형 세계관. 이 부분은 작성자도 할 말이 많지 않네요. 세션 플레이가 개방형 게임이긴 하지만, 때론 플레이어에게 목표를 주지 않으면 뭘 해야 할지 모르는 경우도 있어요. 그러니 어느 정도는 선형 혹은 반선형이 되고, 세계관도 구체적인 변화 몇 가지 정도는 예측하되 나머지는 대강의 윤곽만 잡아 두면 돼요. 게임 인물이 GM이 설정하지 않았고 즉석에서 보충하기 어려운 영역에 침입했다면 ①번을 참고하세요.</w:t>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Fonts w:ascii="Arial Unicode MS" w:cs="Arial Unicode MS" w:eastAsia="Arial Unicode MS" w:hAnsi="Arial Unicode MS"/>
          <w:rtl w:val="0"/>
        </w:rPr>
        <w:t xml:space="preserve">④ GM의 파티 붕괴 대처. 파티 붕괴 여부는 두 가지로 결정되는데, 작성자도 인정하긴 싫지만 어쩔 수 없네요. 하나는 대부분의 플레이어가 불만을 느끼거나 계속 진행하기 어려워하는 경우이고, 다른 하나는 스토리나 GM이 더는 전개하기 힘들어하는 경우예요. 이 둘 중 하나라도 해당되면 파티가 붕괴된 거라고 봅니다. 그럼 어떻게 대처하냐고요? 시간을 되돌리는 수밖에요. 달리 뭘 어쩌겠어요. 사람은 어떡하냐고요? 그건 저랑은 상관없는 일이에요. 파티마다 원인이 다르니 일괄적으로 말할 순 없고, GM이 스스로 곰곰이 생각해 보세요. 물론 플레이어가 악의적으로 파티를 터뜨린 거라면, GM은 해당 플레이어의 동기를 파악해야 해요. 순수한 악의인지, GM에 대한 불만인지 말이죠. 후자라면 GM이 자신의 실수를 고칠 수 있길 바랍니다. 이는 GM이 앞으로 파티를 더 수월하게 이끄는 데 도움이 될 거예요. 물론 어찌 되었든 이 파티를 계속 이어가고 싶다면, 파티를 터뜨린 플레이어를 해결해야 해요. (예를 들어 그 파티에서 T되거나 화해하는 식으로요)</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Fonts w:ascii="Arial Unicode MS" w:cs="Arial Unicode MS" w:eastAsia="Arial Unicode MS" w:hAnsi="Arial Unicode MS"/>
          <w:rtl w:val="0"/>
        </w:rPr>
        <w:t xml:space="preserve">⑤ GM의 플레이어 장악력. 우선 GM이 ①번을 인정한다면, GM은 자신이 플레이어를 이끌고 이야기를 전개하는 역할일 뿐 실제로 장악하는 역할은 아니라는 걸 알 수 있습니다. 장악력이라면 플레이어의 캐릭터 시트를 얼마나 잘 만드느냐 정도겠죠. GM이 ①번을 인정하지 않는다면 자신에게 플레이어의 행동을 장악할 자격이 있다고 여기는 겁니다. 이때 게임 인물은 플레이어가 연기하고 싶은 캐릭터라기보다 GM 이야기에 끼워 맞춰진 역할에 가깝죠. 옳고 그름을 작성자가 말하고 싶진 않아요. 어쨌든 세상에는 주고받기를 원하는 사람들도 있으니까요. 하지만 GM이 자유도를 인정한다면 그렇게 하지 마세요.</w:t>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Fonts w:ascii="Arial Unicode MS" w:cs="Arial Unicode MS" w:eastAsia="Arial Unicode MS" w:hAnsi="Arial Unicode MS"/>
          <w:rtl w:val="0"/>
        </w:rPr>
        <w:t xml:space="preserve">⑥ 심사는 무엇인가요. 심사는 PC의 구매, 구성, DP의 옳고 그름을 보는 겁니다. 동시에 캐릭터 시트에 있는 여러 능력을 모두 파악해야 해요. 심사는 정상적인 행위이며 세션을 진행하는 과정에서도 매우 정상적이에요. </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Fonts w:ascii="Arial Unicode MS" w:cs="Arial Unicode MS" w:eastAsia="Arial Unicode MS" w:hAnsi="Arial Unicode MS"/>
          <w:rtl w:val="0"/>
        </w:rPr>
        <w:t xml:space="preserve">⑦ GM의 일부 능력 주의사항. 무한류 TRPG가 본질적으로 전투 규칙이라서 민간인이나 스토리 전투와 무관한 사람들은 그냥 무시되나요? 이는 플레이어에게만 있는 듯한 일부 능력이 GM이 시나리오에 끼워 넣은 무고한 사람들에게 영향을 미칠 수 있다는 뜻일 수 있어요. GM이 심사할 때 발견했는데 이런 일이 일어나길 바라지 않는다면, 작성자는 GM에게 해당 능력의 변경에 대해 플레이어와 상의할 의무가 있다고 봅니다. (가장 간단한 건 보통 적이나 제어 가능한 대상에게만 효과가 있도록 바꾸는 거예요) 구체적인 이유는 ⑥번을 참고하세요.</w:t>
      </w:r>
    </w:p>
    <w:p w:rsidR="00000000" w:rsidDel="00000000" w:rsidP="00000000" w:rsidRDefault="00000000" w:rsidRPr="00000000" w14:paraId="00002813">
      <w:pPr>
        <w:rPr/>
      </w:pPr>
      <w:r w:rsidDel="00000000" w:rsidR="00000000" w:rsidRPr="00000000">
        <w:rPr>
          <w:rtl w:val="0"/>
        </w:rPr>
        <w:t xml:space="preserve">=====================================================================</w:t>
      </w:r>
    </w:p>
    <w:p w:rsidR="00000000" w:rsidDel="00000000" w:rsidP="00000000" w:rsidRDefault="00000000" w:rsidRPr="00000000" w14:paraId="00002814">
      <w:pPr>
        <w:rPr/>
      </w:pPr>
      <w:r w:rsidDel="00000000" w:rsidR="00000000" w:rsidRPr="00000000">
        <w:rPr>
          <w:rtl w:val="0"/>
        </w:rPr>
        <w:t xml:space="preserve">======================================</w:t>
      </w:r>
    </w:p>
    <w:p w:rsidR="00000000" w:rsidDel="00000000" w:rsidP="00000000" w:rsidRDefault="00000000" w:rsidRPr="00000000" w14:paraId="00002815">
      <w:pPr>
        <w:rPr/>
      </w:pPr>
      <w:r w:rsidDel="00000000" w:rsidR="00000000" w:rsidRPr="00000000">
        <w:rPr>
          <w:rFonts w:ascii="Arial Unicode MS" w:cs="Arial Unicode MS" w:eastAsia="Arial Unicode MS" w:hAnsi="Arial Unicode MS"/>
          <w:rtl w:val="0"/>
        </w:rPr>
        <w:t xml:space="preserve">8. 조물과 조물 요금에 대하여</w:t>
      </w:r>
    </w:p>
    <w:p w:rsidR="00000000" w:rsidDel="00000000" w:rsidP="00000000" w:rsidRDefault="00000000" w:rsidRPr="00000000" w14:paraId="00002816">
      <w:pPr>
        <w:rPr/>
      </w:pPr>
      <w:r w:rsidDel="00000000" w:rsidR="00000000" w:rsidRPr="00000000">
        <w:rPr>
          <w:rFonts w:ascii="Arial Unicode MS" w:cs="Arial Unicode MS" w:eastAsia="Arial Unicode MS" w:hAnsi="Arial Unicode MS"/>
          <w:rtl w:val="0"/>
        </w:rPr>
        <w:t xml:space="preserve">작성자는 이 문제에 대해 그다지 말하고 싶지 않지만, 가끔 조물 요금을 어떻게 해야 할지에 대한 논의가 있더군요. </w:t>
      </w:r>
    </w:p>
    <w:p w:rsidR="00000000" w:rsidDel="00000000" w:rsidP="00000000" w:rsidRDefault="00000000" w:rsidRPr="00000000" w14:paraId="00002817">
      <w:pPr>
        <w:rPr/>
      </w:pPr>
      <w:r w:rsidDel="00000000" w:rsidR="00000000" w:rsidRPr="00000000">
        <w:rPr>
          <w:rFonts w:ascii="Arial Unicode MS" w:cs="Arial Unicode MS" w:eastAsia="Arial Unicode MS" w:hAnsi="Arial Unicode MS"/>
          <w:rtl w:val="0"/>
        </w:rPr>
        <w:t xml:space="preserve">6번 문제를 참고하면, 작성자는 조물 요금이 합리적이라고 봅니다. 조물자가 파티원을 위해 만들어 낸 이익이 요금보다 많기만 하다면 말이죠. 그렇다면 남을 이롭게 하고 자신도 이롭게 하는 건데 요금을 받는 게 뭐가 나쁘겠어요. 게다가 조물자는 파티를 위해 XP를 확실히 투자했으니 원금을 회수하거나 더 많은 이익을 취하는 게 문제될 건 없다고 봅니다.</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Fonts w:ascii="Arial Unicode MS" w:cs="Arial Unicode MS" w:eastAsia="Arial Unicode MS" w:hAnsi="Arial Unicode MS"/>
          <w:rtl w:val="0"/>
        </w:rPr>
        <w:t xml:space="preserve">이에 대해 어떤 사람들은 의견을 제기하더군요. 힐러가 회복시키는 게 치료 물약보다 싸기만 하면 포인트당 요금을 받아도 되고, 딜러는 피해량에 따라, 서포터는 DP에 따라 요금을 받아도 된다는 식으로요. 전 이렇게 말하고 싶어요. 당신들이 역할 분담을 그렇게 명확히 해 놓고선 혼자 노는 거라고 하다니요? 분명 파티원을 기대하고 있잖아요.</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Fonts w:ascii="Arial Unicode MS" w:cs="Arial Unicode MS" w:eastAsia="Arial Unicode MS" w:hAnsi="Arial Unicode MS"/>
          <w:rtl w:val="0"/>
        </w:rPr>
        <w:t xml:space="preserve">이런 식으로 A형 조물자가 등장합니다. A형 조물자도 요금을 받아야 해요. 최소한 원가는 회수해야 하고, 그 다음부터 무료로 조물을 해 주는 겁니다. 그렇지 않으면 조물자의 발전이 보장되지 않아 파티의 공동 발전 이념에 어긋나니까요. </w:t>
      </w:r>
    </w:p>
    <w:p w:rsidR="00000000" w:rsidDel="00000000" w:rsidP="00000000" w:rsidRDefault="00000000" w:rsidRPr="00000000" w14:paraId="0000281C">
      <w:pPr>
        <w:rPr/>
      </w:pPr>
      <w:r w:rsidDel="00000000" w:rsidR="00000000" w:rsidRPr="00000000">
        <w:rPr>
          <w:rtl w:val="0"/>
        </w:rPr>
      </w:r>
    </w:p>
    <w:p w:rsidR="00000000" w:rsidDel="00000000" w:rsidP="00000000" w:rsidRDefault="00000000" w:rsidRPr="00000000" w14:paraId="0000281D">
      <w:pPr>
        <w:rPr/>
      </w:pPr>
      <w:r w:rsidDel="00000000" w:rsidR="00000000" w:rsidRPr="00000000">
        <w:rPr>
          <w:rFonts w:ascii="Arial Unicode MS" w:cs="Arial Unicode MS" w:eastAsia="Arial Unicode MS" w:hAnsi="Arial Unicode MS"/>
          <w:rtl w:val="0"/>
        </w:rPr>
        <w:t xml:space="preserve">종합하면 조물자는 요금을 받아야 하고, 다만 많고 적음의 차이가 있을 뿐입니다.</w:t>
      </w:r>
    </w:p>
    <w:p w:rsidR="00000000" w:rsidDel="00000000" w:rsidP="00000000" w:rsidRDefault="00000000" w:rsidRPr="00000000" w14:paraId="0000281E">
      <w:pPr>
        <w:rPr/>
      </w:pPr>
      <w:r w:rsidDel="00000000" w:rsidR="00000000" w:rsidRPr="00000000">
        <w:rPr>
          <w:rFonts w:ascii="Arial Unicode MS" w:cs="Arial Unicode MS" w:eastAsia="Arial Unicode MS" w:hAnsi="Arial Unicode MS"/>
          <w:rtl w:val="0"/>
        </w:rPr>
        <w:t xml:space="preserve">하지만 결국 모두가 자신만의 게임 체험을 누려야 해요. 조물자도 마찬가지고요. A형이든 B형이든 남을 도구로 여겨선 안 됩니다. 도구는 마치 비상금 같아서, 당신은 비상금 취급받는 걸 좋아하나요? 당신은 좋아할지 모르지만 다른 사람들은 싫어한다고요. 설령 요금을 받는다 해도 광구에서 사는 것보단 싸잖아요? 파티는 조물자의 시간의 방 비용, 기계 작업대 비용, 귀환 시간 비용을 일부 부담해야 해요. 전 이게 다 합리적이라고 봅니다.</w:t>
      </w:r>
    </w:p>
    <w:p w:rsidR="00000000" w:rsidDel="00000000" w:rsidP="00000000" w:rsidRDefault="00000000" w:rsidRPr="00000000" w14:paraId="0000281F">
      <w:pPr>
        <w:rPr/>
      </w:pPr>
      <w:r w:rsidDel="00000000" w:rsidR="00000000" w:rsidRPr="00000000">
        <w:rPr>
          <w:rtl w:val="0"/>
        </w:rPr>
        <w:t xml:space="preserve">=====================================================================</w:t>
      </w:r>
    </w:p>
    <w:p w:rsidR="00000000" w:rsidDel="00000000" w:rsidP="00000000" w:rsidRDefault="00000000" w:rsidRPr="00000000" w14:paraId="00002820">
      <w:pPr>
        <w:rPr/>
      </w:pPr>
      <w:r w:rsidDel="00000000" w:rsidR="00000000" w:rsidRPr="00000000">
        <w:rPr>
          <w:rtl w:val="0"/>
        </w:rPr>
        <w:t xml:space="preserve">======================================</w:t>
      </w:r>
    </w:p>
    <w:p w:rsidR="00000000" w:rsidDel="00000000" w:rsidP="00000000" w:rsidRDefault="00000000" w:rsidRPr="00000000" w14:paraId="00002821">
      <w:pPr>
        <w:rPr/>
      </w:pPr>
      <w:r w:rsidDel="00000000" w:rsidR="00000000" w:rsidRPr="00000000">
        <w:rPr>
          <w:rFonts w:ascii="Arial Unicode MS" w:cs="Arial Unicode MS" w:eastAsia="Arial Unicode MS" w:hAnsi="Arial Unicode MS"/>
          <w:rtl w:val="0"/>
        </w:rPr>
        <w:t xml:space="preserve">9. 자원의 강약에 대하여 </w:t>
      </w:r>
    </w:p>
    <w:p w:rsidR="00000000" w:rsidDel="00000000" w:rsidP="00000000" w:rsidRDefault="00000000" w:rsidRPr="00000000" w14:paraId="00002822">
      <w:pPr>
        <w:rPr/>
      </w:pPr>
      <w:r w:rsidDel="00000000" w:rsidR="00000000" w:rsidRPr="00000000">
        <w:rPr>
          <w:rFonts w:ascii="Arial Unicode MS" w:cs="Arial Unicode MS" w:eastAsia="Arial Unicode MS" w:hAnsi="Arial Unicode MS"/>
          <w:rtl w:val="0"/>
        </w:rPr>
        <w:t xml:space="preserve">자원의 강약을 떠벌리는 일은 앞으로도 그치지 않을 거라고 작성자는 봅니다. 하지만 작성자는 이에 대한 기준이 나올 만한 뾰족한 수가 없다고 보기에 몇 마디 적어 보려 합니다.</w:t>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Fonts w:ascii="Arial Unicode MS" w:cs="Arial Unicode MS" w:eastAsia="Arial Unicode MS" w:hAnsi="Arial Unicode MS"/>
          <w:rtl w:val="0"/>
        </w:rPr>
        <w:t xml:space="preserve">우선 작성자가 보기에 절대적으로 약한 자원은 분명 존재합니다. 그럼 강함은요? 강함도 물론 존재하지만 절대적 강함은 없어요. 상성과 기행이 있기에 천하무적을 논하기 어렵거든요. 그러니 명백해집니다. 자원엔 분명 약함이 존재하지만, 강함은 그것보다 더 강한 것이나 기행을 내세우면 아무 의미가 없어진다는 거죠. 그러니 강약은 각자 마음속에 있는 거고, 신규 플레이어 여러분도 소위 강약론에 현혹되지 마세요.</w:t>
      </w:r>
    </w:p>
    <w:p w:rsidR="00000000" w:rsidDel="00000000" w:rsidP="00000000" w:rsidRDefault="00000000" w:rsidRPr="00000000" w14:paraId="00002825">
      <w:pPr>
        <w:rPr/>
      </w:pPr>
      <w:r w:rsidDel="00000000" w:rsidR="00000000" w:rsidRPr="00000000">
        <w:rPr>
          <w:rtl w:val="0"/>
        </w:rPr>
        <w:t xml:space="preserve">=====================================================================</w:t>
      </w:r>
    </w:p>
    <w:p w:rsidR="00000000" w:rsidDel="00000000" w:rsidP="00000000" w:rsidRDefault="00000000" w:rsidRPr="00000000" w14:paraId="00002826">
      <w:pPr>
        <w:rPr/>
      </w:pPr>
      <w:r w:rsidDel="00000000" w:rsidR="00000000" w:rsidRPr="00000000">
        <w:rPr>
          <w:rtl w:val="0"/>
        </w:rPr>
        <w:t xml:space="preserve">======================================</w:t>
      </w:r>
    </w:p>
    <w:p w:rsidR="00000000" w:rsidDel="00000000" w:rsidP="00000000" w:rsidRDefault="00000000" w:rsidRPr="00000000" w14:paraId="00002827">
      <w:pPr>
        <w:rPr/>
      </w:pPr>
      <w:r w:rsidDel="00000000" w:rsidR="00000000" w:rsidRPr="00000000">
        <w:rPr>
          <w:rFonts w:ascii="Arial Unicode MS" w:cs="Arial Unicode MS" w:eastAsia="Arial Unicode MS" w:hAnsi="Arial Unicode MS"/>
          <w:rtl w:val="0"/>
        </w:rPr>
        <w:t xml:space="preserve">10. 캐릭터 사망에 대하여</w:t>
      </w:r>
    </w:p>
    <w:p w:rsidR="00000000" w:rsidDel="00000000" w:rsidP="00000000" w:rsidRDefault="00000000" w:rsidRPr="00000000" w14:paraId="00002828">
      <w:pPr>
        <w:rPr/>
      </w:pPr>
      <w:r w:rsidDel="00000000" w:rsidR="00000000" w:rsidRPr="00000000">
        <w:rPr>
          <w:rFonts w:ascii="Arial Unicode MS" w:cs="Arial Unicode MS" w:eastAsia="Arial Unicode MS" w:hAnsi="Arial Unicode MS"/>
          <w:rtl w:val="0"/>
        </w:rPr>
        <w:t xml:space="preserve">작성자는 사람을 죽이는 게 문제없다고 봅니다. 몬스터를 합리적으로 풀어 주면 됩니다. 그리고 보상도 난이도에 따라 정해야 해요. 항상 명심하세요. 전생자는 몇 명인데 몬스터는 하나뿐입니다. 보상도 그래야 해요.</w:t>
      </w:r>
    </w:p>
    <w:p w:rsidR="00000000" w:rsidDel="00000000" w:rsidP="00000000" w:rsidRDefault="00000000" w:rsidRPr="00000000" w14:paraId="00002829">
      <w:pPr>
        <w:rPr/>
      </w:pPr>
      <w:r w:rsidDel="00000000" w:rsidR="00000000" w:rsidRPr="00000000">
        <w:rPr>
          <w:rtl w:val="0"/>
        </w:rPr>
        <w:t xml:space="preserve">=====================================================================</w:t>
      </w:r>
    </w:p>
    <w:p w:rsidR="00000000" w:rsidDel="00000000" w:rsidP="00000000" w:rsidRDefault="00000000" w:rsidRPr="00000000" w14:paraId="0000282A">
      <w:pPr>
        <w:rPr/>
      </w:pPr>
      <w:r w:rsidDel="00000000" w:rsidR="00000000" w:rsidRPr="00000000">
        <w:rPr>
          <w:rtl w:val="0"/>
        </w:rPr>
        <w:t xml:space="preserve">======================================</w:t>
      </w:r>
    </w:p>
    <w:p w:rsidR="00000000" w:rsidDel="00000000" w:rsidP="00000000" w:rsidRDefault="00000000" w:rsidRPr="00000000" w14:paraId="0000282B">
      <w:pPr>
        <w:rPr/>
      </w:pPr>
      <w:r w:rsidDel="00000000" w:rsidR="00000000" w:rsidRPr="00000000">
        <w:rPr>
          <w:rFonts w:ascii="Arial Unicode MS" w:cs="Arial Unicode MS" w:eastAsia="Arial Unicode MS" w:hAnsi="Arial Unicode MS"/>
          <w:rtl w:val="0"/>
        </w:rPr>
        <w:t xml:space="preserve">11. 신규 플레이어의 사고방식과 경청에 대하여</w:t>
      </w:r>
    </w:p>
    <w:p w:rsidR="00000000" w:rsidDel="00000000" w:rsidP="00000000" w:rsidRDefault="00000000" w:rsidRPr="00000000" w14:paraId="0000282C">
      <w:pPr>
        <w:rPr/>
      </w:pPr>
      <w:r w:rsidDel="00000000" w:rsidR="00000000" w:rsidRPr="00000000">
        <w:rPr>
          <w:rFonts w:ascii="Arial Unicode MS" w:cs="Arial Unicode MS" w:eastAsia="Arial Unicode MS" w:hAnsi="Arial Unicode MS"/>
          <w:rtl w:val="0"/>
        </w:rPr>
        <w:t xml:space="preserve">신규 플레이어가 질문할 때 여러 가지 답변이 나올 수 있어요. 작성자도 신규 플레이어가 수고를 덜고 헤매지 않기 위해 질문한다는 걸 믿습니다. 하지만 답변을 들은 후에도 신규 플레이어 스스로 생각해 보고 누구의 말을 들을지 결정했으면 좋겠어요. 갈대처럼 흔들리지 마세요.</w:t>
      </w:r>
    </w:p>
    <w:p w:rsidR="00000000" w:rsidDel="00000000" w:rsidP="00000000" w:rsidRDefault="00000000" w:rsidRPr="00000000" w14:paraId="0000282D">
      <w:pPr>
        <w:rPr/>
      </w:pPr>
      <w:r w:rsidDel="00000000" w:rsidR="00000000" w:rsidRPr="00000000">
        <w:rPr>
          <w:rtl w:val="0"/>
        </w:rPr>
        <w:t xml:space="preserve">=====================================================================</w:t>
      </w:r>
    </w:p>
    <w:p w:rsidR="00000000" w:rsidDel="00000000" w:rsidP="00000000" w:rsidRDefault="00000000" w:rsidRPr="00000000" w14:paraId="0000282E">
      <w:pPr>
        <w:rPr/>
      </w:pPr>
      <w:r w:rsidDel="00000000" w:rsidR="00000000" w:rsidRPr="00000000">
        <w:rPr>
          <w:rtl w:val="0"/>
        </w:rPr>
        <w:t xml:space="preserve">======================================</w:t>
      </w:r>
    </w:p>
    <w:p w:rsidR="00000000" w:rsidDel="00000000" w:rsidP="00000000" w:rsidRDefault="00000000" w:rsidRPr="00000000" w14:paraId="0000282F">
      <w:pPr>
        <w:rPr/>
      </w:pPr>
      <w:r w:rsidDel="00000000" w:rsidR="00000000" w:rsidRPr="00000000">
        <w:rPr>
          <w:rFonts w:ascii="Arial Unicode MS" w:cs="Arial Unicode MS" w:eastAsia="Arial Unicode MS" w:hAnsi="Arial Unicode MS"/>
          <w:rtl w:val="0"/>
        </w:rPr>
        <w:t xml:space="preserve">12. 규칙상 허용되거나 모호하지만 이론상 합법인 특수 행동에 대하여</w:t>
      </w:r>
    </w:p>
    <w:p w:rsidR="00000000" w:rsidDel="00000000" w:rsidP="00000000" w:rsidRDefault="00000000" w:rsidRPr="00000000" w14:paraId="00002830">
      <w:pPr>
        <w:rPr/>
      </w:pPr>
      <w:r w:rsidDel="00000000" w:rsidR="00000000" w:rsidRPr="00000000">
        <w:rPr>
          <w:rFonts w:ascii="Arial Unicode MS" w:cs="Arial Unicode MS" w:eastAsia="Arial Unicode MS" w:hAnsi="Arial Unicode MS"/>
          <w:rtl w:val="0"/>
        </w:rPr>
        <w:t xml:space="preserve">작성자는 특수 행동을 선호하지만 상식 밖이라면, 규칙상 허용되거나 허용되는 것처럼 보여도 GM에게 먼저 자신이 하려는 행동을 제시하고 타당성을 물어봐야 한다고 봅니다. 그리고 GM도 이런 행동에 맞춰 몬스터, NPC, 스토리의 변화를 합리적으로 조정해야 해요.</w:t>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Fonts w:ascii="Arial Unicode MS" w:cs="Arial Unicode MS" w:eastAsia="Arial Unicode MS" w:hAnsi="Arial Unicode MS"/>
          <w:rtl w:val="0"/>
        </w:rPr>
        <w:t xml:space="preserve">예를 들어 "소환물이 의지력 폭발을 할 수 있나요?"와 같은 질문들 말이에요. 이는 비플레이어 유닛이 플레이어에게만 있는 듯한 능력을 가질 수 있느냐와 관련됩니다. 작성자는 GM이 안 된다고 판단한다면 몬스터와 NPC도 안 되어야 한다고 봅니다. (둘 다 비플레이어 유닛이니까요) 이는 플레이어에 대한 일종의 공정성이에요. 물론 제안일 뿐입니다.</w:t>
      </w:r>
    </w:p>
    <w:p w:rsidR="00000000" w:rsidDel="00000000" w:rsidP="00000000" w:rsidRDefault="00000000" w:rsidRPr="00000000" w14:paraId="00002833">
      <w:pPr>
        <w:rPr/>
      </w:pPr>
      <w:r w:rsidDel="00000000" w:rsidR="00000000" w:rsidRPr="00000000">
        <w:rPr>
          <w:rtl w:val="0"/>
        </w:rPr>
        <w:t xml:space="preserve">=====================================================================</w:t>
      </w:r>
    </w:p>
    <w:p w:rsidR="00000000" w:rsidDel="00000000" w:rsidP="00000000" w:rsidRDefault="00000000" w:rsidRPr="00000000" w14:paraId="00002834">
      <w:pPr>
        <w:rPr/>
      </w:pPr>
      <w:r w:rsidDel="00000000" w:rsidR="00000000" w:rsidRPr="00000000">
        <w:rPr>
          <w:rtl w:val="0"/>
        </w:rPr>
        <w:t xml:space="preserve">======================================</w:t>
      </w:r>
    </w:p>
    <w:p w:rsidR="00000000" w:rsidDel="00000000" w:rsidP="00000000" w:rsidRDefault="00000000" w:rsidRPr="00000000" w14:paraId="00002835">
      <w:pPr>
        <w:rPr/>
      </w:pPr>
      <w:r w:rsidDel="00000000" w:rsidR="00000000" w:rsidRPr="00000000">
        <w:rPr>
          <w:rFonts w:ascii="Arial Unicode MS" w:cs="Arial Unicode MS" w:eastAsia="Arial Unicode MS" w:hAnsi="Arial Unicode MS"/>
          <w:rtl w:val="0"/>
        </w:rPr>
        <w:t xml:space="preserve">마지막으로: 전생자의 감정과 도덕관에 대하여</w:t>
      </w:r>
    </w:p>
    <w:p w:rsidR="00000000" w:rsidDel="00000000" w:rsidP="00000000" w:rsidRDefault="00000000" w:rsidRPr="00000000" w14:paraId="00002836">
      <w:pPr>
        <w:rPr/>
      </w:pPr>
      <w:r w:rsidDel="00000000" w:rsidR="00000000" w:rsidRPr="00000000">
        <w:rPr>
          <w:rFonts w:ascii="Arial Unicode MS" w:cs="Arial Unicode MS" w:eastAsia="Arial Unicode MS" w:hAnsi="Arial Unicode MS"/>
          <w:rtl w:val="0"/>
        </w:rPr>
        <w:t xml:space="preserve">작성자는 줄곧 전생자가 임무 점수 기계여야 한다는 생각을 해 왔지만, 사실 자세히 생각해 보면 이는 연기에 대한 일종의 도피이기도 해요. 창조된 캐릭터인 전생자는 마땅히 감정과 자신만의 가치관, 호오를 지녀야 하고, 이성의 통제를 벗어나 목숨을 내던지는 그런 찰나도 있어야 작품 속 인물처럼 보일 거예요. </w:t>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rPr/>
      </w:pPr>
      <w:r w:rsidDel="00000000" w:rsidR="00000000" w:rsidRPr="00000000">
        <w:rPr>
          <w:rFonts w:ascii="Arial Unicode MS" w:cs="Arial Unicode MS" w:eastAsia="Arial Unicode MS" w:hAnsi="Arial Unicode MS"/>
          <w:rtl w:val="0"/>
        </w:rPr>
        <w:t xml:space="preserve">그러므로 작성자가 지지하진 않지만, 전생자도 자신만의 감정과 도덕관을 가져야 하고, 아마도 게임 인물과 어떤 인과를 만들 수도 있을 겁니다. GM만 허락한다면 이는 마땅하고도 가능한 일이에요. 하지만 작성자도 여러분에게 전생자의 한계를 지적해 줘야겠죠. 전생자는 죽음을 맞이하고 회귀에 의존해야만 게임 인물과 반복해서 만날 수 있어요. 게임 인물을 윤회지경으로 데려가 미지의 위험한 환경에 빠뜨리는 건 무책임해 보이기도 하고요. 그러니 역시 강해지는 게 가장 중요해요. 둘 사이에서 권衡해 보면, 충분한 실력이 없다면 게임 인물과 너무 엮이지 않는 게 좋겠어요.</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Fonts w:ascii="Arial Unicode MS" w:cs="Arial Unicode MS" w:eastAsia="Arial Unicode MS" w:hAnsi="Arial Unicode MS"/>
          <w:rtl w:val="0"/>
        </w:rPr>
        <w:t xml:space="preserve">도덕 가치관도 마찬가지입니다. 2번 문제를 참고하세요. 캐릭터의 삼관(三觀)을 지키려면 실력이 뒷받침되어야 해요. 그러니 무슨 이유에서든 자신의 캐릭터를 강하게, 충분히 강하게 만들도록 노력하세요. 그렇지 않으면 다 입바른 소리일 뿐이에요.</w:t>
      </w:r>
    </w:p>
    <w:p w:rsidR="00000000" w:rsidDel="00000000" w:rsidP="00000000" w:rsidRDefault="00000000" w:rsidRPr="00000000" w14:paraId="0000283B">
      <w:pPr>
        <w:rPr/>
      </w:pPr>
      <w:r w:rsidDel="00000000" w:rsidR="00000000" w:rsidRPr="00000000">
        <w:rPr>
          <w:rtl w:val="0"/>
        </w:rPr>
        <w:t xml:space="preserve">=====================================================================</w:t>
      </w:r>
    </w:p>
    <w:p w:rsidR="00000000" w:rsidDel="00000000" w:rsidP="00000000" w:rsidRDefault="00000000" w:rsidRPr="00000000" w14:paraId="0000283C">
      <w:pPr>
        <w:rPr/>
      </w:pPr>
      <w:r w:rsidDel="00000000" w:rsidR="00000000" w:rsidRPr="00000000">
        <w:rPr>
          <w:rtl w:val="0"/>
        </w:rPr>
        <w:t xml:space="preserve">======================================</w:t>
      </w:r>
    </w:p>
    <w:p w:rsidR="00000000" w:rsidDel="00000000" w:rsidP="00000000" w:rsidRDefault="00000000" w:rsidRPr="00000000" w14:paraId="0000283D">
      <w:pPr>
        <w:pStyle w:val="Heading1"/>
        <w:rPr/>
      </w:pPr>
      <w:bookmarkStart w:colFirst="0" w:colLast="0" w:name="_te7unepf7s29" w:id="67"/>
      <w:bookmarkEnd w:id="67"/>
      <w:r w:rsidDel="00000000" w:rsidR="00000000" w:rsidRPr="00000000">
        <w:rPr>
          <w:rFonts w:ascii="Arial Unicode MS" w:cs="Arial Unicode MS" w:eastAsia="Arial Unicode MS" w:hAnsi="Arial Unicode MS"/>
          <w:rtl w:val="0"/>
        </w:rPr>
        <w:t xml:space="preserve">1.7.2 폭스글로브의 오리지널 시나리오 작성 경험</w:t>
      </w:r>
    </w:p>
    <w:p w:rsidR="00000000" w:rsidDel="00000000" w:rsidP="00000000" w:rsidRDefault="00000000" w:rsidRPr="00000000" w14:paraId="0000283E">
      <w:pPr>
        <w:rPr/>
      </w:pPr>
      <w:r w:rsidDel="00000000" w:rsidR="00000000" w:rsidRPr="00000000">
        <w:rPr>
          <w:rFonts w:ascii="Arial Unicode MS" w:cs="Arial Unicode MS" w:eastAsia="Arial Unicode MS" w:hAnsi="Arial Unicode MS"/>
          <w:rtl w:val="0"/>
        </w:rPr>
        <w:t xml:space="preserve">여우 소스의 오리지널 시나리오 작성 경험:</w:t>
      </w:r>
    </w:p>
    <w:p w:rsidR="00000000" w:rsidDel="00000000" w:rsidP="00000000" w:rsidRDefault="00000000" w:rsidRPr="00000000" w14:paraId="0000283F">
      <w:pPr>
        <w:rPr/>
      </w:pPr>
      <w:r w:rsidDel="00000000" w:rsidR="00000000" w:rsidRPr="00000000">
        <w:rPr>
          <w:rtl w:val="0"/>
        </w:rPr>
        <w:t xml:space="preserve">=====================================================================</w:t>
      </w:r>
    </w:p>
    <w:p w:rsidR="00000000" w:rsidDel="00000000" w:rsidP="00000000" w:rsidRDefault="00000000" w:rsidRPr="00000000" w14:paraId="00002840">
      <w:pPr>
        <w:rPr/>
      </w:pPr>
      <w:r w:rsidDel="00000000" w:rsidR="00000000" w:rsidRPr="00000000">
        <w:rPr>
          <w:rtl w:val="0"/>
        </w:rPr>
        <w:t xml:space="preserve">======================================</w:t>
      </w:r>
    </w:p>
    <w:p w:rsidR="00000000" w:rsidDel="00000000" w:rsidP="00000000" w:rsidRDefault="00000000" w:rsidRPr="00000000" w14:paraId="00002841">
      <w:pPr>
        <w:rPr/>
      </w:pPr>
      <w:r w:rsidDel="00000000" w:rsidR="00000000" w:rsidRPr="00000000">
        <w:rPr>
          <w:rFonts w:ascii="Arial Unicode MS" w:cs="Arial Unicode MS" w:eastAsia="Arial Unicode MS" w:hAnsi="Arial Unicode MS"/>
          <w:rtl w:val="0"/>
        </w:rPr>
        <w:t xml:space="preserve">이것은 조피여우가 오랜 시간 동안 직접 시나리오를 작성하고 팀을 꾸린 후, 오리지널 팀 시나리오 작성에 대한 일부 노하우와 경험을 정리한 것입니다.  </w:t>
      </w:r>
    </w:p>
    <w:p w:rsidR="00000000" w:rsidDel="00000000" w:rsidP="00000000" w:rsidRDefault="00000000" w:rsidRPr="00000000" w14:paraId="00002842">
      <w:pPr>
        <w:rPr/>
      </w:pPr>
      <w:r w:rsidDel="00000000" w:rsidR="00000000" w:rsidRPr="00000000">
        <w:rPr>
          <w:rtl w:val="0"/>
        </w:rPr>
        <w:t xml:space="preserve">=====================================================================</w:t>
      </w:r>
    </w:p>
    <w:p w:rsidR="00000000" w:rsidDel="00000000" w:rsidP="00000000" w:rsidRDefault="00000000" w:rsidRPr="00000000" w14:paraId="00002843">
      <w:pPr>
        <w:rPr/>
      </w:pPr>
      <w:r w:rsidDel="00000000" w:rsidR="00000000" w:rsidRPr="00000000">
        <w:rPr>
          <w:rtl w:val="0"/>
        </w:rPr>
        <w:t xml:space="preserve">======================================</w:t>
      </w:r>
    </w:p>
    <w:p w:rsidR="00000000" w:rsidDel="00000000" w:rsidP="00000000" w:rsidRDefault="00000000" w:rsidRPr="00000000" w14:paraId="00002844">
      <w:pPr>
        <w:rPr/>
      </w:pPr>
      <w:r w:rsidDel="00000000" w:rsidR="00000000" w:rsidRPr="00000000">
        <w:rPr>
          <w:rFonts w:ascii="Arial Unicode MS" w:cs="Arial Unicode MS" w:eastAsia="Arial Unicode MS" w:hAnsi="Arial Unicode MS"/>
          <w:rtl w:val="0"/>
        </w:rPr>
        <w:t xml:space="preserve">먼저, 오리지널 팀은 세 가지로 나눌 수 있습니다:</w:t>
      </w:r>
    </w:p>
    <w:p w:rsidR="00000000" w:rsidDel="00000000" w:rsidP="00000000" w:rsidRDefault="00000000" w:rsidRPr="00000000" w14:paraId="00002845">
      <w:pPr>
        <w:rPr/>
      </w:pPr>
      <w:r w:rsidDel="00000000" w:rsidR="00000000" w:rsidRPr="00000000">
        <w:rPr>
          <w:rFonts w:ascii="Arial Unicode MS" w:cs="Arial Unicode MS" w:eastAsia="Arial Unicode MS" w:hAnsi="Arial Unicode MS"/>
          <w:rtl w:val="0"/>
        </w:rPr>
        <w:t xml:space="preserve">첫 번째 유형은 완전 오리지널 유형으로, 시나리오의 세계관과 NPC 설정 측면에서 ST가 독자적으로 제작한 유형에 속합니다. 물론 ST와 PC들의 개인적 취향에 따라 일부 캐릭터가 난입할 수 있는데, 예를 들어 조피여우는 일부 직접 작성한 시나리오에 엘의 빛의 에일라 캐릭터를 난입시키는 것을 좋아합니다. </w:t>
      </w:r>
    </w:p>
    <w:p w:rsidR="00000000" w:rsidDel="00000000" w:rsidP="00000000" w:rsidRDefault="00000000" w:rsidRPr="00000000" w14:paraId="00002846">
      <w:pPr>
        <w:rPr/>
      </w:pPr>
      <w:r w:rsidDel="00000000" w:rsidR="00000000" w:rsidRPr="00000000">
        <w:rPr>
          <w:rFonts w:ascii="Arial Unicode MS" w:cs="Arial Unicode MS" w:eastAsia="Arial Unicode MS" w:hAnsi="Arial Unicode MS"/>
          <w:rtl w:val="0"/>
        </w:rPr>
        <w:t xml:space="preserve">이런 시나리오의 장점은 ST나 극소수의 사람 외에는 아무도 시나리오를 모른다는 점이어서, PC들이 플레이할 때 신선함과 높은 탐험 요소가 있다는 것입니다. 스토리에 허점이 생기면 ST가 즉시 보완할 수 있습니다. 단점은 시나리오의 세계관 설정을 아무도 모르기 때문에 PC들이 플레이할 때 앞이 안 보인다는 것입니다. PC들의 탐험이 결실을 맺지 못하면 PC들의 플레이 욕구가 쉽게 감소할 수 있습니다.</w:t>
      </w:r>
    </w:p>
    <w:p w:rsidR="00000000" w:rsidDel="00000000" w:rsidP="00000000" w:rsidRDefault="00000000" w:rsidRPr="00000000" w14:paraId="00002847">
      <w:pPr>
        <w:rPr/>
      </w:pPr>
      <w:r w:rsidDel="00000000" w:rsidR="00000000" w:rsidRPr="00000000">
        <w:rPr>
          <w:rFonts w:ascii="Arial Unicode MS" w:cs="Arial Unicode MS" w:eastAsia="Arial Unicode MS" w:hAnsi="Arial Unicode MS"/>
          <w:rtl w:val="0"/>
        </w:rPr>
        <w:t xml:space="preserve">두 번째 유형은 부분 오리지널 유형으로, 이 유형은 시나리오의 세계관이나 NPC가 다른 하나 또는 여러 개의 시나리오나 스토리에 의존해 제작된 것입니다. 예를 들어 ST가 소드 아트 온라인의 세계관에 의존해 일부 스토리를 창작 및 작성했지만, 이 부분의 스토리는 원래 스토리의 메인 플롯에 의존할 필요가 없으며, 일정 부분 교차하거나 전혀 교차하지 않을 수 있습니다.</w:t>
      </w:r>
    </w:p>
    <w:p w:rsidR="00000000" w:rsidDel="00000000" w:rsidP="00000000" w:rsidRDefault="00000000" w:rsidRPr="00000000" w14:paraId="00002848">
      <w:pPr>
        <w:rPr/>
      </w:pPr>
      <w:r w:rsidDel="00000000" w:rsidR="00000000" w:rsidRPr="00000000">
        <w:rPr>
          <w:rFonts w:ascii="Arial Unicode MS" w:cs="Arial Unicode MS" w:eastAsia="Arial Unicode MS" w:hAnsi="Arial Unicode MS"/>
          <w:rtl w:val="0"/>
        </w:rPr>
        <w:t xml:space="preserve">이런 시나리오의 장점은 PC들에게 세계관이나 NPC가 익숙하다는 점이어서, 팀을 꾸릴 때 PC들이 앞이 안 보이지 않는다는 것입니다. </w:t>
      </w:r>
    </w:p>
    <w:p w:rsidR="00000000" w:rsidDel="00000000" w:rsidP="00000000" w:rsidRDefault="00000000" w:rsidRPr="00000000" w14:paraId="00002849">
      <w:pPr>
        <w:rPr/>
      </w:pPr>
      <w:r w:rsidDel="00000000" w:rsidR="00000000" w:rsidRPr="00000000">
        <w:rPr>
          <w:rFonts w:ascii="Arial Unicode MS" w:cs="Arial Unicode MS" w:eastAsia="Arial Unicode MS" w:hAnsi="Arial Unicode MS"/>
          <w:rtl w:val="0"/>
        </w:rPr>
        <w:t xml:space="preserve">단점은 이런 시나리오의 세계 배경이 PC에게 익숙하기 때문에, PC가 합리적인 이유로 원래 스토리의 주인공이나 중요 조연을 접촉해 그들의 자원을 빼앗거나 직접 죽여서 많은 지선 보상과 보상 점수를 얻으려고 시도할 가능성이 매우 높다는 것입니다(많은 사람들이 좋아하지 않지만, 지선이나 점수를 얻는 조건이 원래 스토리 플롯을 바꾸거나 강력한 상대를 물리치는 것이기 때문에 주인공이나 주요 조연을 죽이는 행위가 의외로 합리적이라는 점에 주의해야 합니다). 이런 상황은 전투력 붕괴와 PC 간 또는 ST와의 싸움으로 인해 팀이 직접 파산하기 쉽습니다.</w:t>
      </w:r>
    </w:p>
    <w:p w:rsidR="00000000" w:rsidDel="00000000" w:rsidP="00000000" w:rsidRDefault="00000000" w:rsidRPr="00000000" w14:paraId="0000284A">
      <w:pPr>
        <w:rPr/>
      </w:pPr>
      <w:r w:rsidDel="00000000" w:rsidR="00000000" w:rsidRPr="00000000">
        <w:rPr>
          <w:rFonts w:ascii="Arial Unicode MS" w:cs="Arial Unicode MS" w:eastAsia="Arial Unicode MS" w:hAnsi="Arial Unicode MS"/>
          <w:rtl w:val="0"/>
        </w:rPr>
        <w:t xml:space="preserve">세 번째 유형은 사실 오리지널이라고 할 수 없는데, 이런 상황은 ST가 기존 스토리에 의존해 소규모로 수정해 만든 시나리오에 속합니다. 이런 시나리오의 우선순위는 제작이 편리하다는 점이고, 나머지 장단점은 두 번째 유형과 사실상 거의 같습니다. 게다가 PC가 이미 익숙한 NPC와 더 많이 접촉할 수 있지만, 단점은 더 뚜렷합니다. 먼저 ST가 스토리 원작자가 아니기 때문에 원작 캐릭터의 행동 방식을 잘 모르고, 원작을 읽었더라도 원작 각색 애니메이션이나 만화를 봤더라도 원작자와 비교할 수 없습니다. 게다가 요즘 팀 유형이 기본적으로 문자이기 때문에 애니메이션 CV의 참여가 부족해 원작의 기존 캐릭터가 생동감이 부족하고, 솔직히 말하면 변질되어 원래 캐릭터와 다릅니다.</w:t>
      </w:r>
    </w:p>
    <w:p w:rsidR="00000000" w:rsidDel="00000000" w:rsidP="00000000" w:rsidRDefault="00000000" w:rsidRPr="00000000" w14:paraId="0000284B">
      <w:pPr>
        <w:rPr/>
      </w:pPr>
      <w:r w:rsidDel="00000000" w:rsidR="00000000" w:rsidRPr="00000000">
        <w:rPr>
          <w:rFonts w:ascii="Arial Unicode MS" w:cs="Arial Unicode MS" w:eastAsia="Arial Unicode MS" w:hAnsi="Arial Unicode MS"/>
          <w:rtl w:val="0"/>
        </w:rPr>
        <w:t xml:space="preserve">이상은 3가지 오리지널 팀의 장단점이고, 아래에서는 제 시나리오 제작 노하우를 공유하겠지만, 제 실제 상황 때문에 첫 번째와 두 번째 유형의 오리지널 시나리오 노하우밖에 없으니 양해 부탁드립니다.</w:t>
      </w:r>
    </w:p>
    <w:p w:rsidR="00000000" w:rsidDel="00000000" w:rsidP="00000000" w:rsidRDefault="00000000" w:rsidRPr="00000000" w14:paraId="0000284C">
      <w:pPr>
        <w:rPr/>
      </w:pPr>
      <w:r w:rsidDel="00000000" w:rsidR="00000000" w:rsidRPr="00000000">
        <w:rPr>
          <w:rtl w:val="0"/>
        </w:rPr>
        <w:t xml:space="preserve">=====================================================================</w:t>
      </w:r>
    </w:p>
    <w:p w:rsidR="00000000" w:rsidDel="00000000" w:rsidP="00000000" w:rsidRDefault="00000000" w:rsidRPr="00000000" w14:paraId="0000284D">
      <w:pPr>
        <w:rPr/>
      </w:pPr>
      <w:r w:rsidDel="00000000" w:rsidR="00000000" w:rsidRPr="00000000">
        <w:rPr>
          <w:rtl w:val="0"/>
        </w:rPr>
        <w:t xml:space="preserve">======================================</w:t>
      </w:r>
    </w:p>
    <w:p w:rsidR="00000000" w:rsidDel="00000000" w:rsidP="00000000" w:rsidRDefault="00000000" w:rsidRPr="00000000" w14:paraId="0000284E">
      <w:pPr>
        <w:rPr/>
      </w:pPr>
      <w:r w:rsidDel="00000000" w:rsidR="00000000" w:rsidRPr="00000000">
        <w:rPr>
          <w:rFonts w:ascii="Arial Unicode MS" w:cs="Arial Unicode MS" w:eastAsia="Arial Unicode MS" w:hAnsi="Arial Unicode MS"/>
          <w:rtl w:val="0"/>
        </w:rPr>
        <w:t xml:space="preserve">시나리오 창작:</w:t>
      </w:r>
    </w:p>
    <w:p w:rsidR="00000000" w:rsidDel="00000000" w:rsidP="00000000" w:rsidRDefault="00000000" w:rsidRPr="00000000" w14:paraId="0000284F">
      <w:pPr>
        <w:rPr/>
      </w:pPr>
      <w:r w:rsidDel="00000000" w:rsidR="00000000" w:rsidRPr="00000000">
        <w:rPr>
          <w:rFonts w:ascii="Arial Unicode MS" w:cs="Arial Unicode MS" w:eastAsia="Arial Unicode MS" w:hAnsi="Arial Unicode MS"/>
          <w:rtl w:val="0"/>
        </w:rPr>
        <w:t xml:space="preserve">시나리오 분류: 시나리오의 출처는 모두 ST들의 번뜩이는 아이디어입니다. 이때 ST들은 기본적으로 이 영감을 원점으로 확장해 "아, 이 스토리는 xxx로 끝나야 하고, 대략 이렇게 할 수 있겠다"라고 생각하는데, 이것이 바로 메인 플롯과 시나리오의 원시 형태입니다. 이때는 세계관과 주요 NPC를 설정해야 하는데, 이 NPC에는 임무 발급자, 보스, 특수 임무 발동자, 안내자(PC들이 막히거나 막 들어왔을 때 단서를 주는 NPC로, 임무 발급자와 동일 인물일 수도 있음) 등이 포함되지만 이에 국한되지는 않습니다.</w:t>
      </w:r>
    </w:p>
    <w:p w:rsidR="00000000" w:rsidDel="00000000" w:rsidP="00000000" w:rsidRDefault="00000000" w:rsidRPr="00000000" w14:paraId="00002850">
      <w:pPr>
        <w:rPr/>
      </w:pPr>
      <w:r w:rsidDel="00000000" w:rsidR="00000000" w:rsidRPr="00000000">
        <w:rPr>
          <w:rFonts w:ascii="Arial Unicode MS" w:cs="Arial Unicode MS" w:eastAsia="Arial Unicode MS" w:hAnsi="Arial Unicode MS"/>
          <w:rtl w:val="0"/>
        </w:rPr>
        <w:t xml:space="preserve">팀을 꾸리기로 결정했다면 시나리오, NPC, PC들과 팀에 대해 책임져야 한다는 점에 주의해야 합니다. 이를 위해서는 팀을 꾸릴 수 있고 논리적으로 문제가 많지 않은 시나리오가 필요한데, 이는 ST가 기존의 영감을 바탕으로 확장할 수 있는 충분한 아이디어가 있어야 함을 의미합니다. 이렇게 하면 개요가 형성되는데, 이때 ST들은 한 가지 문제에 직면하게 됩니다. 개요를 바탕으로 계속 확장해 시나리오를 더 제작하고 풍부하게 만들 것인지, 아니면 개요에 따라 즉흥적으로 발휘할 것인지 말입니다. 이 두 가지 상황에는 각각 장단점이 있는데, 아래에서 여러분께 분석 설명드리겠습니다.</w:t>
      </w:r>
    </w:p>
    <w:p w:rsidR="00000000" w:rsidDel="00000000" w:rsidP="00000000" w:rsidRDefault="00000000" w:rsidRPr="00000000" w14:paraId="00002851">
      <w:pPr>
        <w:rPr/>
      </w:pPr>
      <w:r w:rsidDel="00000000" w:rsidR="00000000" w:rsidRPr="00000000">
        <w:rPr>
          <w:rFonts w:ascii="Arial Unicode MS" w:cs="Arial Unicode MS" w:eastAsia="Arial Unicode MS" w:hAnsi="Arial Unicode MS"/>
          <w:rtl w:val="0"/>
        </w:rPr>
        <w:t xml:space="preserve">계속 확장: 개요를 바탕으로 확장해 시나리오를 더 제작하고 풍부하게 만드는 데에는 ST의 충분한 영감과 아이디어가 필요한데, 사실 화려한 어휘로 얼마나 화려한 문장을 쓸 필요는 없습니다. 이때 가장 중요한 작업은 각종 분기 플롯과 메인 플롯을 완성해 그것들을 풍부하고 약간 통제 가능하게 만드는 것입니다. 이를 위해서는 더 많은 영감이 필요하고, ST는 이 플롯들을 위해 먼저 NPC를 제작해야 하는데, 이 NPC들의 수는 ST가 이 시나리오를 위해 준비한 플롯의 수에 따라 달라지지만 보통 수가 적지 않습니다. 작은 지선 플롯의 주요 NPC는 3명 이상이 필요할 수 있습니다. 이 NPC들은 ST가 대략적으로 설정해야 하는데, 그들의 인간관계와 지금까지 대략 어떤 일을 겪었는지, 그리고 임무 난이도와 세계관 설정에 따라 그들의 능력을 설정하는 것 등이 포함되지만 이에 국한되지는 않습니다. 이것은 매우 복잡한 작업이고, 다음으로 ST는 스스로 PC가 되어 "내가 PC라면 뭘 할까"를 시뮬레이션해야 하는데, 2회 이상, 권장 횟수는 3-4회입니다. 이렇게 하면 시뮬레이션한 "PC"의 선택에 따라 임무가 트리 형태의 분기로 변하게 됩니다. 이렇게 하는 장점은 PC들의 행동으로 인해 임무 방향이 삐걱거리는(메인에서 벗어나는) 것을 더 효과적으로 통제하고 수습할 수 있다는 것이지만, 이것은 복잡한 작업이고, 천인천면이기 때문에 여전히 PC가 통제 불능이 되는 상황이 발생할 수 있으므로 이런 시나리오에는 ST의 매우 좋은 심리 소양과 활발한 사고가 필요합니다.</w:t>
      </w:r>
    </w:p>
    <w:p w:rsidR="00000000" w:rsidDel="00000000" w:rsidP="00000000" w:rsidRDefault="00000000" w:rsidRPr="00000000" w14:paraId="00002852">
      <w:pPr>
        <w:rPr/>
      </w:pPr>
      <w:r w:rsidDel="00000000" w:rsidR="00000000" w:rsidRPr="00000000">
        <w:rPr>
          <w:rtl w:val="0"/>
        </w:rPr>
        <w:t xml:space="preserve">=====================================================================</w:t>
      </w:r>
    </w:p>
    <w:p w:rsidR="00000000" w:rsidDel="00000000" w:rsidP="00000000" w:rsidRDefault="00000000" w:rsidRPr="00000000" w14:paraId="00002853">
      <w:pPr>
        <w:rPr/>
      </w:pPr>
      <w:r w:rsidDel="00000000" w:rsidR="00000000" w:rsidRPr="00000000">
        <w:rPr>
          <w:rtl w:val="0"/>
        </w:rPr>
        <w:t xml:space="preserve">======================================</w:t>
      </w:r>
    </w:p>
    <w:p w:rsidR="00000000" w:rsidDel="00000000" w:rsidP="00000000" w:rsidRDefault="00000000" w:rsidRPr="00000000" w14:paraId="00002854">
      <w:pPr>
        <w:rPr/>
      </w:pPr>
      <w:r w:rsidDel="00000000" w:rsidR="00000000" w:rsidRPr="00000000">
        <w:rPr>
          <w:rFonts w:ascii="Arial Unicode MS" w:cs="Arial Unicode MS" w:eastAsia="Arial Unicode MS" w:hAnsi="Arial Unicode MS"/>
          <w:rtl w:val="0"/>
        </w:rPr>
        <w:t xml:space="preserve">즉흥 발휘</w:t>
      </w:r>
    </w:p>
    <w:p w:rsidR="00000000" w:rsidDel="00000000" w:rsidP="00000000" w:rsidRDefault="00000000" w:rsidRPr="00000000" w14:paraId="00002855">
      <w:pPr>
        <w:rPr/>
      </w:pPr>
      <w:r w:rsidDel="00000000" w:rsidR="00000000" w:rsidRPr="00000000">
        <w:rPr>
          <w:rFonts w:ascii="Arial Unicode MS" w:cs="Arial Unicode MS" w:eastAsia="Arial Unicode MS" w:hAnsi="Arial Unicode MS"/>
          <w:rtl w:val="0"/>
        </w:rPr>
        <w:t xml:space="preserve">즉흥 발휘형 시나리오는 복잡한 준비 과정이 많지 않고, 개요나 심지어 영감만 있으면 팀을 꾸릴 수 있지만, 저는 여전히 그 오래된 말을 하겠습니다. "팀을 꾸리기로 결정했다면 시나리오, NPC, PC들과 팀에 대해 책임져야 한다." ST가 즉흥 발휘로 팀을 꾸릴 준비를 할 때, 제 개인적인 생각으로는 시나리오를 창작할 때 다음 몇 가지 사항에 주의해야 합니다.</w:t>
      </w:r>
    </w:p>
    <w:p w:rsidR="00000000" w:rsidDel="00000000" w:rsidP="00000000" w:rsidRDefault="00000000" w:rsidRPr="00000000" w14:paraId="00002856">
      <w:pPr>
        <w:rPr/>
      </w:pPr>
      <w:r w:rsidDel="00000000" w:rsidR="00000000" w:rsidRPr="00000000">
        <w:rPr>
          <w:rFonts w:ascii="Arial Unicode MS" w:cs="Arial Unicode MS" w:eastAsia="Arial Unicode MS" w:hAnsi="Arial Unicode MS"/>
          <w:rtl w:val="0"/>
        </w:rPr>
        <w:t xml:space="preserve">1. 이 팀이 즉흥 발휘 유형이기 때문에 당신의 영감이 이 팀을 오래 운영할 수 있다고 보장할 수 없습니다. 이때 당신은 그것을 기록해두고, 단기 팀을 꾸리는 기준으로 삼을 수 있습니다. 왜냐하면 당신은 PC들이 탐험할 수 있는 상세한 시나리오를 준비하지 않았기 때문에, 사고의 발산성이 당신이 모든 PC를 처리할 수 있다고 보장할 수 없기 때문입니다.</w:t>
      </w:r>
    </w:p>
    <w:p w:rsidR="00000000" w:rsidDel="00000000" w:rsidP="00000000" w:rsidRDefault="00000000" w:rsidRPr="00000000" w14:paraId="00002857">
      <w:pPr>
        <w:rPr/>
      </w:pPr>
      <w:r w:rsidDel="00000000" w:rsidR="00000000" w:rsidRPr="00000000">
        <w:rPr>
          <w:rFonts w:ascii="Arial Unicode MS" w:cs="Arial Unicode MS" w:eastAsia="Arial Unicode MS" w:hAnsi="Arial Unicode MS"/>
          <w:rtl w:val="0"/>
        </w:rPr>
        <w:t xml:space="preserve">2. 즉흥 발휘형 시나리오에서 지선과 메인 임무는 큰 차이가 없습니다. 당신은 어떤 이유로 팀을 해체할 가능성이 매우 높기 때문에 PC들이 당신이 생각한 사고 방식대로 달리기를 너무 기대하지 마십시오. 그래서 임무의 경중을 너무 분명하게 정하지 말아야 하고, 이는 ST가 각종 돌발 상황에 대비해 모든 임무에 합리적인 마무리를 준비해야 함을 의미합니다.</w:t>
      </w:r>
    </w:p>
    <w:p w:rsidR="00000000" w:rsidDel="00000000" w:rsidP="00000000" w:rsidRDefault="00000000" w:rsidRPr="00000000" w14:paraId="00002858">
      <w:pPr>
        <w:rPr/>
      </w:pPr>
      <w:r w:rsidDel="00000000" w:rsidR="00000000" w:rsidRPr="00000000">
        <w:rPr>
          <w:rFonts w:ascii="Arial Unicode MS" w:cs="Arial Unicode MS" w:eastAsia="Arial Unicode MS" w:hAnsi="Arial Unicode MS"/>
          <w:rtl w:val="0"/>
        </w:rPr>
        <w:t xml:space="preserve">3. 즉흥 발휘형 시나리오는 대부분 NPC 카드를 준비하거나 NPC를 설정하지 않았다는 점에 ST가 주의해야 합니다. 당신이 배치한 NPC가 너무 이례적이어서는 안 됩니다. 예를 들어 과학 기술 세계에 마법사가 등장하거나, 도시의 일반 순찰 병사의 힘이 100점이거나, 표준 기사 자매가 사실은 창녀인 경우 등입니다. 물론 일부 특수한 경우는 예외일 수 있습니다.</w:t>
      </w:r>
    </w:p>
    <w:p w:rsidR="00000000" w:rsidDel="00000000" w:rsidP="00000000" w:rsidRDefault="00000000" w:rsidRPr="00000000" w14:paraId="00002859">
      <w:pPr>
        <w:rPr/>
      </w:pPr>
      <w:r w:rsidDel="00000000" w:rsidR="00000000" w:rsidRPr="00000000">
        <w:rPr>
          <w:rFonts w:ascii="Arial Unicode MS" w:cs="Arial Unicode MS" w:eastAsia="Arial Unicode MS" w:hAnsi="Arial Unicode MS"/>
          <w:rtl w:val="0"/>
        </w:rPr>
        <w:t xml:space="preserve">4. 즉흥 발휘형 시나리오의 가장 중요한 또 다른 점은 당신이 시나리오를 준비하지 않았기 때문에 한 사람의 사고의 섬광이 모든 PC들과 계약을 맺을 수 없거나, 아니면 ST 혼자만 현재 플롯을 이해하고 좋아할 수 있다는 것입니다. 그래서 즉흥 발휘는 현장에서 입으로 횡설수설하는 것은 현장에서 입으로 횡설수설하는 것과 같지 않으며, 개요와 어느 정도 설정된 임무도 필요합니다.</w:t>
      </w:r>
    </w:p>
    <w:p w:rsidR="00000000" w:rsidDel="00000000" w:rsidP="00000000" w:rsidRDefault="00000000" w:rsidRPr="00000000" w14:paraId="0000285A">
      <w:pPr>
        <w:rPr/>
      </w:pPr>
      <w:r w:rsidDel="00000000" w:rsidR="00000000" w:rsidRPr="00000000">
        <w:rPr>
          <w:rtl w:val="0"/>
        </w:rPr>
        <w:t xml:space="preserve">=====================================================================</w:t>
      </w:r>
    </w:p>
    <w:p w:rsidR="00000000" w:rsidDel="00000000" w:rsidP="00000000" w:rsidRDefault="00000000" w:rsidRPr="00000000" w14:paraId="0000285B">
      <w:pPr>
        <w:rPr/>
      </w:pPr>
      <w:r w:rsidDel="00000000" w:rsidR="00000000" w:rsidRPr="00000000">
        <w:rPr>
          <w:rtl w:val="0"/>
        </w:rPr>
        <w:t xml:space="preserve">======================================</w:t>
      </w:r>
    </w:p>
    <w:p w:rsidR="00000000" w:rsidDel="00000000" w:rsidP="00000000" w:rsidRDefault="00000000" w:rsidRPr="00000000" w14:paraId="0000285C">
      <w:pPr>
        <w:rPr/>
      </w:pPr>
      <w:r w:rsidDel="00000000" w:rsidR="00000000" w:rsidRPr="00000000">
        <w:rPr>
          <w:rFonts w:ascii="Arial Unicode MS" w:cs="Arial Unicode MS" w:eastAsia="Arial Unicode MS" w:hAnsi="Arial Unicode MS"/>
          <w:rtl w:val="0"/>
        </w:rPr>
        <w:t xml:space="preserve">이상은 시나리오 창작 시의 몇 가지 노하우이고, 다음은 임무 제작 시의 노하우입니다.</w:t>
      </w:r>
    </w:p>
    <w:p w:rsidR="00000000" w:rsidDel="00000000" w:rsidP="00000000" w:rsidRDefault="00000000" w:rsidRPr="00000000" w14:paraId="0000285D">
      <w:pPr>
        <w:rPr/>
      </w:pPr>
      <w:r w:rsidDel="00000000" w:rsidR="00000000" w:rsidRPr="00000000">
        <w:rPr>
          <w:rFonts w:ascii="Arial Unicode MS" w:cs="Arial Unicode MS" w:eastAsia="Arial Unicode MS" w:hAnsi="Arial Unicode MS"/>
          <w:rtl w:val="0"/>
        </w:rPr>
        <w:t xml:space="preserve">어떤 유형의 시나리오든 임무는 반드시 필요한 중요한 구성 요소입니다. 임무의 다과는 시나리오의 길이와 PC가 탐색할 수 있는 영역의 크기를 결정하는데, 보통 임무 량이 적은 시나리오는 기본적으로 한 길로 끝까지 가는 것이고 다른 분기를 찾을 수 없어서, 이런 상황에서 ST는 시나리오의 맥락과 방향을 매우 잘 통제할 수 있지만, 단점은 이런 팀이 극히 문 차기 팀이 될 가능성이 있어서 팀이 단조로워 보인다는 것입니다. 임무가 많은 시나리오는 양이 많지만, 임무 량이 너무 많아 시나리오가 비대해져서 PC들이 어떤 임무를 먼저 처리해야 할지 모르고 제자리걸음을 하게 될 가능성이 있습니다.</w:t>
      </w:r>
    </w:p>
    <w:p w:rsidR="00000000" w:rsidDel="00000000" w:rsidP="00000000" w:rsidRDefault="00000000" w:rsidRPr="00000000" w14:paraId="0000285E">
      <w:pPr>
        <w:rPr/>
      </w:pPr>
      <w:r w:rsidDel="00000000" w:rsidR="00000000" w:rsidRPr="00000000">
        <w:rPr>
          <w:rFonts w:ascii="Arial Unicode MS" w:cs="Arial Unicode MS" w:eastAsia="Arial Unicode MS" w:hAnsi="Arial Unicode MS"/>
          <w:rtl w:val="0"/>
        </w:rPr>
        <w:t xml:space="preserve">저는 개인적으로 이런 상황이 발생하지 않도록 몇 가지 경험을 총결했습니다.</w:t>
      </w:r>
    </w:p>
    <w:p w:rsidR="00000000" w:rsidDel="00000000" w:rsidP="00000000" w:rsidRDefault="00000000" w:rsidRPr="00000000" w14:paraId="0000285F">
      <w:pPr>
        <w:rPr/>
      </w:pPr>
      <w:r w:rsidDel="00000000" w:rsidR="00000000" w:rsidRPr="00000000">
        <w:rPr>
          <w:rFonts w:ascii="Arial Unicode MS" w:cs="Arial Unicode MS" w:eastAsia="Arial Unicode MS" w:hAnsi="Arial Unicode MS"/>
          <w:rtl w:val="0"/>
        </w:rPr>
        <w:t xml:space="preserve">1. 먼저 ST는 메인의 길이에 따라 하나의 메인 임무를 배치하는데, 메인 임무는 1-X개의 작은 임무로 구성될 수 있고, X는 3을 넘지 않는 것이 좋습니다. 그 다음 매 2개의 작은 임무마다 하나의 지선 임무를 배치하는데, 이 지선 임무들의 난이도는 높지 않을 수도 있지만 매우 높을 수도 있습니다. 하지만 너무 간단한 것은 권장하지 않습니다. 이 지선 임무들은 PC들에게 올바른 전진 방향을 지시해 PC들이 막다른 골목에서 막혀 정체되는 것을 방지하는 데 사용할 수도 있고, PC들에게 전투력을 보충해 보스전에서 너무 고생하지 않도록 하는 데 사용할 수도 있습니다. 시나리오 유형이 즉흥 발휘형이라면, 지선 임무를 모두 완수하면 보스가 직접 죽는 것으로 설정할 수도 있는데, 이것도 하나의 재미입니다.</w:t>
      </w:r>
    </w:p>
    <w:p w:rsidR="00000000" w:rsidDel="00000000" w:rsidP="00000000" w:rsidRDefault="00000000" w:rsidRPr="00000000" w14:paraId="00002860">
      <w:pPr>
        <w:rPr/>
      </w:pPr>
      <w:r w:rsidDel="00000000" w:rsidR="00000000" w:rsidRPr="00000000">
        <w:rPr>
          <w:rFonts w:ascii="Arial Unicode MS" w:cs="Arial Unicode MS" w:eastAsia="Arial Unicode MS" w:hAnsi="Arial Unicode MS"/>
          <w:rtl w:val="0"/>
        </w:rPr>
        <w:t xml:space="preserve">2. 메인 임무의 작은 임무가 너무 많아 3개를 초과하고 5개 미만이라면, ST는 이 시나리오에 하나의 암선을 설정할 수 있습니다. 즉, 이 작은 임무들에 하나의 핵심 요소를 설정해, PC들이 이 핵심 요소들을 촉발하는 량이 일정 상황에 도달하면 시나리오의 메인이 편향된다는 것입니다. 이는 당신이 이 스토리에 다른 하나의 결말을 설정해야 함을 의미하는데, 일반적으로 스토리의 결말은 보스가 죽고 PC들이 만재하고 지나가거나 PC들이 모두 죽는 것 외에는 없습니다. 이 다른 하나의 결말 또는 암선의 용도는 PC들의 선택이 너무 특수해 스토리가 원래 흐름대로 진행되면 너무 돌연하거나 경직될 것 같아 팀이 해체되거나 플롯이 매우 어색해질 수 있기 때문입니다. 이렇게 보면 암선의 존재는 장점이 많지만, 암선의 존재로 인해 지선 임무가 촉발되지 않거나 지선 임무를 촉발하는 것이 불합리해질 수 있으므로 ST가 추가로 지선 임무를 설정해야 한다는 점에 주의해야 합니다. 이는 ST의 작업량이 크게 증가하고 시나리오의 크기도 적지 않게 확대되므로, 암선의 존재 여부와 합리성은 ST 스스로 고려해야 합니다.</w:t>
      </w:r>
    </w:p>
    <w:p w:rsidR="00000000" w:rsidDel="00000000" w:rsidP="00000000" w:rsidRDefault="00000000" w:rsidRPr="00000000" w14:paraId="00002861">
      <w:pPr>
        <w:rPr/>
      </w:pPr>
      <w:r w:rsidDel="00000000" w:rsidR="00000000" w:rsidRPr="00000000">
        <w:rPr>
          <w:rFonts w:ascii="Arial Unicode MS" w:cs="Arial Unicode MS" w:eastAsia="Arial Unicode MS" w:hAnsi="Arial Unicode MS"/>
          <w:rtl w:val="0"/>
        </w:rPr>
        <w:t xml:space="preserve">3. 임무의 합리성은 ST의 필수 과목입니다. 모든 임무의 배치가 반드시 매우 경직될 필요는 없고, 어떤 특수 상황으로 인해 미리 촉발되거나 촉발되지 않을 수 있는데, 이때는 ST가 우선 스토리 논리상의 허점을 메우고 스토리를 합리적으로 만들어야 합니다. 가장 간단하고 거친 해결 방식은 임무 발급자 유형의 NPC를 많이 배치하는 것이지만, 이는 임무 촉발이 너무 간단해져 PC들이 의욕을 잃게 될 수 있으므로 임무 발급자 NPC의 수는 ST가 직접 통제해야 합니다.</w:t>
      </w:r>
    </w:p>
    <w:p w:rsidR="00000000" w:rsidDel="00000000" w:rsidP="00000000" w:rsidRDefault="00000000" w:rsidRPr="00000000" w14:paraId="00002862">
      <w:pPr>
        <w:rPr/>
      </w:pPr>
      <w:r w:rsidDel="00000000" w:rsidR="00000000" w:rsidRPr="00000000">
        <w:rPr>
          <w:rFonts w:ascii="Arial Unicode MS" w:cs="Arial Unicode MS" w:eastAsia="Arial Unicode MS" w:hAnsi="Arial Unicode MS"/>
          <w:rtl w:val="0"/>
        </w:rPr>
        <w:t xml:space="preserve">시나리오 유형이 계속 확장형이라면 임무의 합리성은 더욱 중시되어야 하는데, 임무의 합리성을 위해 PC의 가능한 행동을 고려하는 동시에, 저는 ST가 모든 지선 임무에 1-2개의 예비 임무를 준비할 것을 제안합니다. 지선 임무가 어떤 상황으로 인해 촉발되지 않거나 촉발할 수 없을 때, 예비 임무를 사용해 처리할 수 있는데, 이렇게 하는 장점은 스토리 방향을 통제해 플롯이 ST의 통제에서 벗어나지 않게 하고, 너무 생경해 위화감을 초래하지도 않는다는 것입니다.</w:t>
      </w:r>
    </w:p>
    <w:p w:rsidR="00000000" w:rsidDel="00000000" w:rsidP="00000000" w:rsidRDefault="00000000" w:rsidRPr="00000000" w14:paraId="00002863">
      <w:pPr>
        <w:rPr/>
      </w:pPr>
      <w:r w:rsidDel="00000000" w:rsidR="00000000" w:rsidRPr="00000000">
        <w:rPr>
          <w:rFonts w:ascii="Arial Unicode MS" w:cs="Arial Unicode MS" w:eastAsia="Arial Unicode MS" w:hAnsi="Arial Unicode MS"/>
          <w:rtl w:val="0"/>
        </w:rPr>
        <w:t xml:space="preserve">이상은 임무 제작의 노하우이고, 마지막으로 처리해야 할 것은 PC의 선택입니다. 모든 ST가 직면해야 하는 PC 선택은 난제이지만, ST가 더 이상 초보자가 아닐 때는 익숙한 PC 무리가 있어 더 이상 선택할 필요가 없습니다. 여기서 한 가지 상기시켜 드릴 것은, 당신과 잘 통하는 사람이 당신의 PC가 되기에 적합한 것은 아니지만, 당신과 잘 통하지 않는 사람은 영원히 당신의 PC가 되기에 적합하지 않다는 것입니다.</w:t>
      </w:r>
    </w:p>
    <w:p w:rsidR="00000000" w:rsidDel="00000000" w:rsidP="00000000" w:rsidRDefault="00000000" w:rsidRPr="00000000" w14:paraId="00002864">
      <w:pPr>
        <w:rPr/>
      </w:pPr>
      <w:r w:rsidDel="00000000" w:rsidR="00000000" w:rsidRPr="00000000">
        <w:rPr>
          <w:rtl w:val="0"/>
        </w:rPr>
        <w:t xml:space="preserve">=====================================================================</w:t>
      </w:r>
    </w:p>
    <w:p w:rsidR="00000000" w:rsidDel="00000000" w:rsidP="00000000" w:rsidRDefault="00000000" w:rsidRPr="00000000" w14:paraId="00002865">
      <w:pPr>
        <w:rPr/>
      </w:pPr>
      <w:r w:rsidDel="00000000" w:rsidR="00000000" w:rsidRPr="00000000">
        <w:rPr>
          <w:rtl w:val="0"/>
        </w:rPr>
        <w:t xml:space="preserve">======================================</w:t>
      </w:r>
    </w:p>
    <w:p w:rsidR="00000000" w:rsidDel="00000000" w:rsidP="00000000" w:rsidRDefault="00000000" w:rsidRPr="00000000" w14:paraId="00002866">
      <w:pPr>
        <w:pStyle w:val="Heading1"/>
        <w:rPr/>
      </w:pPr>
      <w:bookmarkStart w:colFirst="0" w:colLast="0" w:name="_glitjtbwrmog" w:id="68"/>
      <w:bookmarkEnd w:id="68"/>
      <w:r w:rsidDel="00000000" w:rsidR="00000000" w:rsidRPr="00000000">
        <w:rPr>
          <w:rFonts w:ascii="Arial Unicode MS" w:cs="Arial Unicode MS" w:eastAsia="Arial Unicode MS" w:hAnsi="Arial Unicode MS"/>
          <w:rtl w:val="0"/>
        </w:rPr>
        <w:t xml:space="preserve">1.7.3 TRPG팀 창설 경험 공유</w:t>
      </w:r>
    </w:p>
    <w:p w:rsidR="00000000" w:rsidDel="00000000" w:rsidP="00000000" w:rsidRDefault="00000000" w:rsidRPr="00000000" w14:paraId="00002867">
      <w:pPr>
        <w:rPr/>
      </w:pPr>
      <w:r w:rsidDel="00000000" w:rsidR="00000000" w:rsidRPr="00000000">
        <w:rPr>
          <w:rFonts w:ascii="Arial Unicode MS" w:cs="Arial Unicode MS" w:eastAsia="Arial Unicode MS" w:hAnsi="Arial Unicode MS"/>
          <w:rtl w:val="0"/>
        </w:rPr>
        <w:t xml:space="preserve">개단 경험 공유:</w:t>
      </w:r>
    </w:p>
    <w:p w:rsidR="00000000" w:rsidDel="00000000" w:rsidP="00000000" w:rsidRDefault="00000000" w:rsidRPr="00000000" w14:paraId="00002868">
      <w:pPr>
        <w:rPr/>
      </w:pPr>
      <w:r w:rsidDel="00000000" w:rsidR="00000000" w:rsidRPr="00000000">
        <w:rPr>
          <w:rtl w:val="0"/>
        </w:rPr>
        <w:t xml:space="preserve">=====================================================================</w:t>
      </w:r>
    </w:p>
    <w:p w:rsidR="00000000" w:rsidDel="00000000" w:rsidP="00000000" w:rsidRDefault="00000000" w:rsidRPr="00000000" w14:paraId="00002869">
      <w:pPr>
        <w:rPr/>
      </w:pPr>
      <w:r w:rsidDel="00000000" w:rsidR="00000000" w:rsidRPr="00000000">
        <w:rPr>
          <w:rtl w:val="0"/>
        </w:rPr>
        <w:t xml:space="preserve">======================================</w:t>
      </w:r>
    </w:p>
    <w:p w:rsidR="00000000" w:rsidDel="00000000" w:rsidP="00000000" w:rsidRDefault="00000000" w:rsidRPr="00000000" w14:paraId="0000286A">
      <w:pPr>
        <w:rPr/>
      </w:pPr>
      <w:r w:rsidDel="00000000" w:rsidR="00000000" w:rsidRPr="00000000">
        <w:rPr>
          <w:rFonts w:ascii="Arial Unicode MS" w:cs="Arial Unicode MS" w:eastAsia="Arial Unicode MS" w:hAnsi="Arial Unicode MS"/>
          <w:rtl w:val="0"/>
        </w:rPr>
        <w:t xml:space="preserve">주최자(일반적으로 ST라고 부릅니다)는 게임의 초점입니다. 만약 게임이 재미있다면, 주최자는 칭찬을 받을 것입니다. 만약 게임이 실패한다면, 어떤 이유에서든, 주최자는 책망을 받을 것입니다. </w:t>
      </w:r>
    </w:p>
    <w:p w:rsidR="00000000" w:rsidDel="00000000" w:rsidP="00000000" w:rsidRDefault="00000000" w:rsidRPr="00000000" w14:paraId="0000286B">
      <w:pPr>
        <w:rPr/>
      </w:pPr>
      <w:r w:rsidDel="00000000" w:rsidR="00000000" w:rsidRPr="00000000">
        <w:rPr>
          <w:rtl w:val="0"/>
        </w:rPr>
        <w:t xml:space="preserve">=====================================================================</w:t>
      </w:r>
    </w:p>
    <w:p w:rsidR="00000000" w:rsidDel="00000000" w:rsidP="00000000" w:rsidRDefault="00000000" w:rsidRPr="00000000" w14:paraId="0000286C">
      <w:pPr>
        <w:rPr/>
      </w:pPr>
      <w:r w:rsidDel="00000000" w:rsidR="00000000" w:rsidRPr="00000000">
        <w:rPr>
          <w:rtl w:val="0"/>
        </w:rPr>
        <w:t xml:space="preserve">======================================</w:t>
      </w:r>
    </w:p>
    <w:p w:rsidR="00000000" w:rsidDel="00000000" w:rsidP="00000000" w:rsidRDefault="00000000" w:rsidRPr="00000000" w14:paraId="0000286D">
      <w:pPr>
        <w:rPr/>
      </w:pPr>
      <w:r w:rsidDel="00000000" w:rsidR="00000000" w:rsidRPr="00000000">
        <w:rPr>
          <w:rFonts w:ascii="Arial Unicode MS" w:cs="Arial Unicode MS" w:eastAsia="Arial Unicode MS" w:hAnsi="Arial Unicode MS"/>
          <w:rtl w:val="0"/>
        </w:rPr>
        <w:t xml:space="preserve">1. ST란 무엇인가요?</w:t>
      </w:r>
    </w:p>
    <w:p w:rsidR="00000000" w:rsidDel="00000000" w:rsidP="00000000" w:rsidRDefault="00000000" w:rsidRPr="00000000" w14:paraId="0000286E">
      <w:pPr>
        <w:rPr/>
      </w:pPr>
      <w:r w:rsidDel="00000000" w:rsidR="00000000" w:rsidRPr="00000000">
        <w:rPr>
          <w:rFonts w:ascii="Arial Unicode MS" w:cs="Arial Unicode MS" w:eastAsia="Arial Unicode MS" w:hAnsi="Arial Unicode MS"/>
          <w:rtl w:val="0"/>
        </w:rPr>
        <w:t xml:space="preserve">주최자의 업무에는 교육, 스토리 진행, 연기, 게임 진행 추진, 판정 결산 등이 포함됩니다. 아래에서 ST의 업무를 개괄하겠습니다. 당신은 그 중 어떤 일을 하는 것을 좋아할 수 있습니다. 가장 흥미로운 부분에 집중할 수 있지만, 만약 ST를 잘하고 싶다면 다른 업무도 똑같이 중요하다는 점을 유의하시기 바랍니다.</w:t>
      </w:r>
    </w:p>
    <w:p w:rsidR="00000000" w:rsidDel="00000000" w:rsidP="00000000" w:rsidRDefault="00000000" w:rsidRPr="00000000" w14:paraId="0000286F">
      <w:pPr>
        <w:rPr/>
      </w:pPr>
      <w:r w:rsidDel="00000000" w:rsidR="00000000" w:rsidRPr="00000000">
        <w:rPr>
          <w:rtl w:val="0"/>
        </w:rPr>
        <w:t xml:space="preserve">=====================================================================</w:t>
      </w:r>
    </w:p>
    <w:p w:rsidR="00000000" w:rsidDel="00000000" w:rsidP="00000000" w:rsidRDefault="00000000" w:rsidRPr="00000000" w14:paraId="00002870">
      <w:pPr>
        <w:rPr/>
      </w:pPr>
      <w:r w:rsidDel="00000000" w:rsidR="00000000" w:rsidRPr="00000000">
        <w:rPr>
          <w:rtl w:val="0"/>
        </w:rPr>
        <w:t xml:space="preserve">======================================</w:t>
      </w:r>
    </w:p>
    <w:p w:rsidR="00000000" w:rsidDel="00000000" w:rsidP="00000000" w:rsidRDefault="00000000" w:rsidRPr="00000000" w14:paraId="00002871">
      <w:pPr>
        <w:rPr/>
      </w:pPr>
      <w:r w:rsidDel="00000000" w:rsidR="00000000" w:rsidRPr="00000000">
        <w:rPr>
          <w:rFonts w:ascii="Arial Unicode MS" w:cs="Arial Unicode MS" w:eastAsia="Arial Unicode MS" w:hAnsi="Arial Unicode MS"/>
          <w:rtl w:val="0"/>
        </w:rPr>
        <w:t xml:space="preserve">2. 왜 무한류 TRPG라고 부르나요?</w:t>
      </w:r>
    </w:p>
    <w:p w:rsidR="00000000" w:rsidDel="00000000" w:rsidP="00000000" w:rsidRDefault="00000000" w:rsidRPr="00000000" w14:paraId="00002872">
      <w:pPr>
        <w:rPr/>
      </w:pPr>
      <w:r w:rsidDel="00000000" w:rsidR="00000000" w:rsidRPr="00000000">
        <w:rPr>
          <w:rFonts w:ascii="Arial Unicode MS" w:cs="Arial Unicode MS" w:eastAsia="Arial Unicode MS" w:hAnsi="Arial Unicode MS"/>
          <w:rtl w:val="0"/>
        </w:rPr>
        <w:t xml:space="preserve">본 규칙이 무한류 TRPG이므로, 게임 설정상 일반적으로 주최자가 PC(플레이어)를 주기적인 모험에 참여시키는 것입니다. </w:t>
      </w:r>
    </w:p>
    <w:p w:rsidR="00000000" w:rsidDel="00000000" w:rsidP="00000000" w:rsidRDefault="00000000" w:rsidRPr="00000000" w14:paraId="00002873">
      <w:pPr>
        <w:rPr/>
      </w:pPr>
      <w:r w:rsidDel="00000000" w:rsidR="00000000" w:rsidRPr="00000000">
        <w:rPr>
          <w:rFonts w:ascii="Arial Unicode MS" w:cs="Arial Unicode MS" w:eastAsia="Arial Unicode MS" w:hAnsi="Arial Unicode MS"/>
          <w:rtl w:val="0"/>
        </w:rPr>
        <w:t xml:space="preserve">게임의 시작은 일반적으로 PC가 자신이 처한 현실 세계에서 주최자에 의해 새로운 세계로 소환되는 것입니다. 이 세계는 특정 영화의 세계일 수도 있고, 특정 애니메이션의 세계일 수도 있으며, 주최자가 창작한 세계일 수도 있습니다. (물론, 주최자가 의향이 있다면 그들이 이 세계의 원주민이 될 수도 있습니다.) 소환되고 나면, 주최자는 모든 PC에게 메인 퀘스트를 배정합니다. 이 메인 퀘스트가 완료되면 PC는 주최자가 있는 윤회지경으로 돌아갑니다. 돌아간 후에는 이번 모험에서 얻은 보상으로 다양한 것들을 교환하여 자신을 강화하고, 다음 도전에 직면할 수 있습니다.</w:t>
      </w:r>
    </w:p>
    <w:p w:rsidR="00000000" w:rsidDel="00000000" w:rsidP="00000000" w:rsidRDefault="00000000" w:rsidRPr="00000000" w14:paraId="00002874">
      <w:pPr>
        <w:rPr/>
      </w:pPr>
      <w:r w:rsidDel="00000000" w:rsidR="00000000" w:rsidRPr="00000000">
        <w:rPr>
          <w:rFonts w:ascii="Arial Unicode MS" w:cs="Arial Unicode MS" w:eastAsia="Arial Unicode MS" w:hAnsi="Arial Unicode MS"/>
          <w:rtl w:val="0"/>
        </w:rPr>
        <w:t xml:space="preserve">그리고 주최자는 다음 도전을 준비해야 합니다. 주최자가 설정한 일정 시간(일반적으로 10일) 후에 PC는 새로운 세계로 소환되어 새로운 모험을 시작하게 됩니다. PC의 실력이 점점 강해짐에 따라, 모험의 세계와 상대 및 몬스터도 점점 강해질 것입니다.</w:t>
      </w:r>
    </w:p>
    <w:p w:rsidR="00000000" w:rsidDel="00000000" w:rsidP="00000000" w:rsidRDefault="00000000" w:rsidRPr="00000000" w14:paraId="00002875">
      <w:pPr>
        <w:rPr/>
      </w:pPr>
      <w:r w:rsidDel="00000000" w:rsidR="00000000" w:rsidRPr="00000000">
        <w:rPr>
          <w:rtl w:val="0"/>
        </w:rPr>
        <w:t xml:space="preserve">=====================================================================</w:t>
      </w:r>
    </w:p>
    <w:p w:rsidR="00000000" w:rsidDel="00000000" w:rsidP="00000000" w:rsidRDefault="00000000" w:rsidRPr="00000000" w14:paraId="00002876">
      <w:pPr>
        <w:rPr/>
      </w:pPr>
      <w:r w:rsidDel="00000000" w:rsidR="00000000" w:rsidRPr="00000000">
        <w:rPr>
          <w:rtl w:val="0"/>
        </w:rPr>
        <w:t xml:space="preserve">======================================</w:t>
      </w:r>
    </w:p>
    <w:p w:rsidR="00000000" w:rsidDel="00000000" w:rsidP="00000000" w:rsidRDefault="00000000" w:rsidRPr="00000000" w14:paraId="00002877">
      <w:pPr>
        <w:rPr/>
      </w:pPr>
      <w:r w:rsidDel="00000000" w:rsidR="00000000" w:rsidRPr="00000000">
        <w:rPr>
          <w:rFonts w:ascii="Arial Unicode MS" w:cs="Arial Unicode MS" w:eastAsia="Arial Unicode MS" w:hAnsi="Arial Unicode MS"/>
          <w:rtl w:val="0"/>
        </w:rPr>
        <w:t xml:space="preserve">3. 모험 퀘스트 설계</w:t>
      </w:r>
    </w:p>
    <w:p w:rsidR="00000000" w:rsidDel="00000000" w:rsidP="00000000" w:rsidRDefault="00000000" w:rsidRPr="00000000" w14:paraId="00002878">
      <w:pPr>
        <w:rPr/>
      </w:pPr>
      <w:r w:rsidDel="00000000" w:rsidR="00000000" w:rsidRPr="00000000">
        <w:rPr>
          <w:rFonts w:ascii="Arial Unicode MS" w:cs="Arial Unicode MS" w:eastAsia="Arial Unicode MS" w:hAnsi="Arial Unicode MS"/>
          <w:rtl w:val="0"/>
        </w:rPr>
        <w:t xml:space="preserve">방금 메인 퀘스트에 대해 언급했습니다. 메인 퀘스트 외에도 서브 퀘스트가 있습니다. 메인 퀘스트는 PC가 모험에서 가장 중요하고 처음부터 끝까지 관통하는 퀘스트이며, 서브 퀘스트는 그 사이에 등장하며 완료한 서브 퀘스트가 많을수록 PC는 더 많은 보상을 받을 수 있습니다. </w:t>
      </w:r>
    </w:p>
    <w:p w:rsidR="00000000" w:rsidDel="00000000" w:rsidP="00000000" w:rsidRDefault="00000000" w:rsidRPr="00000000" w14:paraId="00002879">
      <w:pPr>
        <w:rPr/>
      </w:pPr>
      <w:r w:rsidDel="00000000" w:rsidR="00000000" w:rsidRPr="00000000">
        <w:rPr>
          <w:rFonts w:ascii="Arial Unicode MS" w:cs="Arial Unicode MS" w:eastAsia="Arial Unicode MS" w:hAnsi="Arial Unicode MS"/>
          <w:rtl w:val="0"/>
        </w:rPr>
        <w:t xml:space="preserve">이 두 종류의 퀘스트를 설계하려면 많은 시간이 소요됩니다. 많은 ST의 게임 준비 시간도 실제 플레이 시간을 훨씬 초과합니다. 일반적으로 이러한 ST는 이런 창작도 매우 재미있다고 생각합니다. 흥미로운 퀘스트, 스토리, 도전, 몬스터를 설계하고 친구들과 함께 그 안에 깊이 빠져드는 것은 ST의 상상력과 창의력을 크게 발휘할 수 있습니다.</w:t>
      </w:r>
    </w:p>
    <w:p w:rsidR="00000000" w:rsidDel="00000000" w:rsidP="00000000" w:rsidRDefault="00000000" w:rsidRPr="00000000" w14:paraId="0000287A">
      <w:pPr>
        <w:rPr/>
      </w:pPr>
      <w:r w:rsidDel="00000000" w:rsidR="00000000" w:rsidRPr="00000000">
        <w:rPr>
          <w:rFonts w:ascii="Arial Unicode MS" w:cs="Arial Unicode MS" w:eastAsia="Arial Unicode MS" w:hAnsi="Arial Unicode MS"/>
          <w:rtl w:val="0"/>
        </w:rPr>
        <w:t xml:space="preserve">좋은 모험을 설계하는 것은 매우 중요합니다. 이 한 번의 모험은 일반적으로 PC를 한 세계로 소환하여 PC가 메인 퀘스트를 완료하고 윤회지경으로 돌아가는 것을 의미합니다. 일반적으로 우리는 이것을 하나의 모험 세계라고 부릅니다.  </w:t>
      </w:r>
    </w:p>
    <w:p w:rsidR="00000000" w:rsidDel="00000000" w:rsidP="00000000" w:rsidRDefault="00000000" w:rsidRPr="00000000" w14:paraId="0000287B">
      <w:pPr>
        <w:rPr/>
      </w:pPr>
      <w:r w:rsidDel="00000000" w:rsidR="00000000" w:rsidRPr="00000000">
        <w:rPr>
          <w:rtl w:val="0"/>
        </w:rPr>
        <w:t xml:space="preserve">=====================================================================</w:t>
      </w:r>
    </w:p>
    <w:p w:rsidR="00000000" w:rsidDel="00000000" w:rsidP="00000000" w:rsidRDefault="00000000" w:rsidRPr="00000000" w14:paraId="0000287C">
      <w:pPr>
        <w:rPr/>
      </w:pPr>
      <w:r w:rsidDel="00000000" w:rsidR="00000000" w:rsidRPr="00000000">
        <w:rPr>
          <w:rtl w:val="0"/>
        </w:rPr>
        <w:t xml:space="preserve">======================================</w:t>
      </w:r>
    </w:p>
    <w:p w:rsidR="00000000" w:rsidDel="00000000" w:rsidP="00000000" w:rsidRDefault="00000000" w:rsidRPr="00000000" w14:paraId="0000287D">
      <w:pPr>
        <w:rPr/>
      </w:pPr>
      <w:r w:rsidDel="00000000" w:rsidR="00000000" w:rsidRPr="00000000">
        <w:rPr>
          <w:rFonts w:ascii="Arial Unicode MS" w:cs="Arial Unicode MS" w:eastAsia="Arial Unicode MS" w:hAnsi="Arial Unicode MS"/>
          <w:rtl w:val="0"/>
        </w:rPr>
        <w:t xml:space="preserve">4. 원작 스토리 변경</w:t>
      </w:r>
    </w:p>
    <w:p w:rsidR="00000000" w:rsidDel="00000000" w:rsidP="00000000" w:rsidRDefault="00000000" w:rsidRPr="00000000" w14:paraId="0000287E">
      <w:pPr>
        <w:rPr/>
      </w:pPr>
      <w:r w:rsidDel="00000000" w:rsidR="00000000" w:rsidRPr="00000000">
        <w:rPr>
          <w:rFonts w:ascii="Arial Unicode MS" w:cs="Arial Unicode MS" w:eastAsia="Arial Unicode MS" w:hAnsi="Arial Unicode MS"/>
          <w:rtl w:val="0"/>
        </w:rPr>
        <w:t xml:space="preserve">방금 PC를 새로운 세계로 소환하는 것에 대해 언급했는데, 영화 세계나 애니메이션 세계 또는 다른 무언가일 수 있습니다. 이러한 세계들은 원래 어떤 설정과 스토리를 가지고 있을 것입니다.  </w:t>
      </w:r>
    </w:p>
    <w:p w:rsidR="00000000" w:rsidDel="00000000" w:rsidP="00000000" w:rsidRDefault="00000000" w:rsidRPr="00000000" w14:paraId="0000287F">
      <w:pPr>
        <w:rPr/>
      </w:pPr>
      <w:r w:rsidDel="00000000" w:rsidR="00000000" w:rsidRPr="00000000">
        <w:rPr>
          <w:rFonts w:ascii="Arial Unicode MS" w:cs="Arial Unicode MS" w:eastAsia="Arial Unicode MS" w:hAnsi="Arial Unicode MS"/>
          <w:rtl w:val="0"/>
        </w:rPr>
        <w:t xml:space="preserve">주최자가 모험을 이끄는 사람이라는 점에 유의하시기 바랍니다. 즉, 주최자는 원작의 어떤 내용이든 변경할 수 있습니다.</w:t>
      </w:r>
    </w:p>
    <w:p w:rsidR="00000000" w:rsidDel="00000000" w:rsidP="00000000" w:rsidRDefault="00000000" w:rsidRPr="00000000" w14:paraId="00002880">
      <w:pPr>
        <w:rPr/>
      </w:pPr>
      <w:r w:rsidDel="00000000" w:rsidR="00000000" w:rsidRPr="00000000">
        <w:rPr>
          <w:rFonts w:ascii="Arial Unicode MS" w:cs="Arial Unicode MS" w:eastAsia="Arial Unicode MS" w:hAnsi="Arial Unicode MS"/>
          <w:rtl w:val="0"/>
        </w:rPr>
        <w:t xml:space="preserve">주최자가 스토리를 도입할 때, 스토리가 완벽하게 매끄럽게 흘러가기 위해서는 일부 세부 사항을 자주 수정해야 할 수도 있습니다. 대부분의 PC가 이 애니메이션이나 영화 또는 다른 무언가를 봤을 수 있기 때문에 스토리의 매끄러움을 보장하기 위해 일부 세부 사항을 수정하는 것은 매우 정상적입니다. </w:t>
      </w:r>
    </w:p>
    <w:p w:rsidR="00000000" w:rsidDel="00000000" w:rsidP="00000000" w:rsidRDefault="00000000" w:rsidRPr="00000000" w14:paraId="00002881">
      <w:pPr>
        <w:rPr/>
      </w:pPr>
      <w:r w:rsidDel="00000000" w:rsidR="00000000" w:rsidRPr="00000000">
        <w:rPr>
          <w:rFonts w:ascii="Arial Unicode MS" w:cs="Arial Unicode MS" w:eastAsia="Arial Unicode MS" w:hAnsi="Arial Unicode MS"/>
          <w:rtl w:val="0"/>
        </w:rPr>
        <w:t xml:space="preserve">그러나 주최자가 그렇게 했다면 PC에게 알려주시기 바랍니다. 그래야 PC가 고정 관념에 빠지지 않을 것입니다. 그리고 PC의 행동으로 인해 원작 스토리가 변경되었다면, 이는 서브 퀘스트의 일부입니다. PC에게 충분한 보상을 주시기 바랍니다. 이러한 변화는 일반적으로 위험과 도전을 동반하기 때문입니다. 동반되는 위험과 도전에 따라 보상을 줄 수 있습니다.</w:t>
      </w:r>
    </w:p>
    <w:p w:rsidR="00000000" w:rsidDel="00000000" w:rsidP="00000000" w:rsidRDefault="00000000" w:rsidRPr="00000000" w14:paraId="00002882">
      <w:pPr>
        <w:rPr/>
      </w:pPr>
      <w:r w:rsidDel="00000000" w:rsidR="00000000" w:rsidRPr="00000000">
        <w:rPr>
          <w:rtl w:val="0"/>
        </w:rPr>
        <w:t xml:space="preserve">=====================================================================</w:t>
      </w:r>
    </w:p>
    <w:p w:rsidR="00000000" w:rsidDel="00000000" w:rsidP="00000000" w:rsidRDefault="00000000" w:rsidRPr="00000000" w14:paraId="00002883">
      <w:pPr>
        <w:rPr/>
      </w:pPr>
      <w:r w:rsidDel="00000000" w:rsidR="00000000" w:rsidRPr="00000000">
        <w:rPr>
          <w:rtl w:val="0"/>
        </w:rPr>
        <w:t xml:space="preserve">======================================</w:t>
      </w:r>
    </w:p>
    <w:p w:rsidR="00000000" w:rsidDel="00000000" w:rsidP="00000000" w:rsidRDefault="00000000" w:rsidRPr="00000000" w14:paraId="00002884">
      <w:pPr>
        <w:rPr/>
      </w:pPr>
      <w:r w:rsidDel="00000000" w:rsidR="00000000" w:rsidRPr="00000000">
        <w:rPr>
          <w:rFonts w:ascii="Arial Unicode MS" w:cs="Arial Unicode MS" w:eastAsia="Arial Unicode MS" w:hAnsi="Arial Unicode MS"/>
          <w:rtl w:val="0"/>
        </w:rPr>
        <w:t xml:space="preserve">5. 게임 교육</w:t>
      </w:r>
    </w:p>
    <w:p w:rsidR="00000000" w:rsidDel="00000000" w:rsidP="00000000" w:rsidRDefault="00000000" w:rsidRPr="00000000" w14:paraId="00002885">
      <w:pPr>
        <w:rPr/>
      </w:pPr>
      <w:r w:rsidDel="00000000" w:rsidR="00000000" w:rsidRPr="00000000">
        <w:rPr>
          <w:rFonts w:ascii="Arial Unicode MS" w:cs="Arial Unicode MS" w:eastAsia="Arial Unicode MS" w:hAnsi="Arial Unicode MS"/>
          <w:rtl w:val="0"/>
        </w:rPr>
        <w:t xml:space="preserve">때로는 초보 PC에게 게임을 어떻게 시작하는지 가르치는 것도 당신 업무의 일부입니다. 이것이 부담이 될 수 있다고 생각할 수 있지만, 사실은 그 반대입니다. 모든 사람이 게임을 이해하는 방식이 다르기 때문에 실제로 이러한 차이는 초기 게임 경험에 크게 좌우됩니다. 그래서 ST에게 있어 새로운 PC를 이 게임에 참여시키는 것은 절호의 기회입니다.  </w:t>
      </w:r>
    </w:p>
    <w:p w:rsidR="00000000" w:rsidDel="00000000" w:rsidP="00000000" w:rsidRDefault="00000000" w:rsidRPr="00000000" w14:paraId="00002886">
      <w:pPr>
        <w:rPr/>
      </w:pPr>
      <w:r w:rsidDel="00000000" w:rsidR="00000000" w:rsidRPr="00000000">
        <w:rPr>
          <w:rFonts w:ascii="Arial Unicode MS" w:cs="Arial Unicode MS" w:eastAsia="Arial Unicode MS" w:hAnsi="Arial Unicode MS"/>
          <w:rtl w:val="0"/>
        </w:rPr>
        <w:t xml:space="preserve">이는 새로운 PC를 늘리는 것뿐만 아니라 그들을 ST와 같은 주파수의 게임 플레이어로 이끌 수 있습니다. 이는 이러한 새로운 PC를 당신이 함께 게임하고 싶어하는 플레이어로 만들 것입니다.</w:t>
      </w:r>
    </w:p>
    <w:p w:rsidR="00000000" w:rsidDel="00000000" w:rsidP="00000000" w:rsidRDefault="00000000" w:rsidRPr="00000000" w14:paraId="00002887">
      <w:pPr>
        <w:rPr/>
      </w:pPr>
      <w:r w:rsidDel="00000000" w:rsidR="00000000" w:rsidRPr="00000000">
        <w:rPr>
          <w:rFonts w:ascii="Arial Unicode MS" w:cs="Arial Unicode MS" w:eastAsia="Arial Unicode MS" w:hAnsi="Arial Unicode MS"/>
          <w:rtl w:val="0"/>
        </w:rPr>
        <w:t xml:space="preserve">다음은 몇 가지 팁입니다:</w:t>
      </w:r>
    </w:p>
    <w:p w:rsidR="00000000" w:rsidDel="00000000" w:rsidP="00000000" w:rsidRDefault="00000000" w:rsidRPr="00000000" w14:paraId="00002888">
      <w:pPr>
        <w:rPr/>
      </w:pPr>
      <w:r w:rsidDel="00000000" w:rsidR="00000000" w:rsidRPr="00000000">
        <w:rPr>
          <w:rFonts w:ascii="Arial Unicode MS" w:cs="Arial Unicode MS" w:eastAsia="Arial Unicode MS" w:hAnsi="Arial Unicode MS"/>
          <w:rtl w:val="0"/>
        </w:rPr>
        <w:t xml:space="preserve">《캐릭터 시트 만들기》 장을 자세히 보시고 신입 PC가 캐릭터를 만드는 것을 도와주세요. 그리고 그들에게 자신이 연기하고 싶은 캐릭터의 모습을 묘사해 달라고 요청하세요. 외모, 키, 체중, 성별, 그리고 미래의 발전 방향을 포함해서요. </w:t>
      </w:r>
    </w:p>
    <w:p w:rsidR="00000000" w:rsidDel="00000000" w:rsidP="00000000" w:rsidRDefault="00000000" w:rsidRPr="00000000" w14:paraId="00002889">
      <w:pPr>
        <w:rPr/>
      </w:pPr>
      <w:r w:rsidDel="00000000" w:rsidR="00000000" w:rsidRPr="00000000">
        <w:rPr>
          <w:rFonts w:ascii="Arial Unicode MS" w:cs="Arial Unicode MS" w:eastAsia="Arial Unicode MS" w:hAnsi="Arial Unicode MS"/>
          <w:rtl w:val="0"/>
        </w:rPr>
        <w:t xml:space="preserve">ST는 PC에게 본 규칙을 사용하여 마음속의 캐릭터를 만드는 방법을 가르쳐야 합니다. 만약 그들이 어떤 캐릭터를 연기해야 할지 모른다면, 이 책에는 무수한 가능성이 있다고 말해줄 수 있습니다. 그들이 상상력을 펼칠 수 있도록 해주세요. 판타지에서 현실까지, 과거에서 미래까지, 마법에서 과학기술까지 예를 들어줄 수 있습니다. 그들이 좋아하는 캐릭터를 만들도록 이끌어주세요.  </w:t>
      </w:r>
    </w:p>
    <w:p w:rsidR="00000000" w:rsidDel="00000000" w:rsidP="00000000" w:rsidRDefault="00000000" w:rsidRPr="00000000" w14:paraId="0000288A">
      <w:pPr>
        <w:rPr/>
      </w:pPr>
      <w:r w:rsidDel="00000000" w:rsidR="00000000" w:rsidRPr="00000000">
        <w:rPr>
          <w:rFonts w:ascii="Arial Unicode MS" w:cs="Arial Unicode MS" w:eastAsia="Arial Unicode MS" w:hAnsi="Arial Unicode MS"/>
          <w:rtl w:val="0"/>
        </w:rPr>
        <w:t xml:space="preserve">예를 들어, PC는 평범한 외모에 키 1m9의 근육질 여성을 만들 수 있습니다. 한 손으로는 거대한 검을 휘두르고 다른 손으로는 화염구를 던집니다. 또는 키 1m3의 마른 남성이 방패를 들고 돌진하는 캐릭터를 만들 수도 있습니다.  </w:t>
      </w:r>
    </w:p>
    <w:p w:rsidR="00000000" w:rsidDel="00000000" w:rsidP="00000000" w:rsidRDefault="00000000" w:rsidRPr="00000000" w14:paraId="0000288B">
      <w:pPr>
        <w:rPr/>
      </w:pPr>
      <w:r w:rsidDel="00000000" w:rsidR="00000000" w:rsidRPr="00000000">
        <w:rPr>
          <w:rFonts w:ascii="Arial Unicode MS" w:cs="Arial Unicode MS" w:eastAsia="Arial Unicode MS" w:hAnsi="Arial Unicode MS"/>
          <w:rtl w:val="0"/>
        </w:rPr>
        <w:t xml:space="preserve">이는 전적으로 PC가 캐릭터 시트에 기대하는 바에 달려 있습니다.</w:t>
      </w:r>
    </w:p>
    <w:p w:rsidR="00000000" w:rsidDel="00000000" w:rsidP="00000000" w:rsidRDefault="00000000" w:rsidRPr="00000000" w14:paraId="0000288C">
      <w:pPr>
        <w:rPr/>
      </w:pPr>
      <w:r w:rsidDel="00000000" w:rsidR="00000000" w:rsidRPr="00000000">
        <w:rPr>
          <w:rFonts w:ascii="Arial Unicode MS" w:cs="Arial Unicode MS" w:eastAsia="Arial Unicode MS" w:hAnsi="Arial Unicode MS"/>
          <w:rtl w:val="0"/>
        </w:rPr>
        <w:t xml:space="preserve">새로운 PC가 캐릭터를 만든 후에는 게임의 기본 규칙도 배워야 합니다. </w:t>
      </w:r>
    </w:p>
    <w:p w:rsidR="00000000" w:rsidDel="00000000" w:rsidP="00000000" w:rsidRDefault="00000000" w:rsidRPr="00000000" w14:paraId="0000288D">
      <w:pPr>
        <w:rPr/>
      </w:pPr>
      <w:r w:rsidDel="00000000" w:rsidR="00000000" w:rsidRPr="00000000">
        <w:rPr>
          <w:rFonts w:ascii="Arial Unicode MS" w:cs="Arial Unicode MS" w:eastAsia="Arial Unicode MS" w:hAnsi="Arial Unicode MS"/>
          <w:rtl w:val="0"/>
        </w:rPr>
        <w:t xml:space="preserve">이 부분은 매우 간단합니다. 게임 초기에는 자신과 자신의 캐릭터에 관련된 규칙만 알면 되기 때문입니다.  </w:t>
      </w:r>
    </w:p>
    <w:p w:rsidR="00000000" w:rsidDel="00000000" w:rsidP="00000000" w:rsidRDefault="00000000" w:rsidRPr="00000000" w14:paraId="0000288E">
      <w:pPr>
        <w:rPr/>
      </w:pPr>
      <w:r w:rsidDel="00000000" w:rsidR="00000000" w:rsidRPr="00000000">
        <w:rPr>
          <w:rFonts w:ascii="Arial Unicode MS" w:cs="Arial Unicode MS" w:eastAsia="Arial Unicode MS" w:hAnsi="Arial Unicode MS"/>
          <w:rtl w:val="0"/>
        </w:rPr>
        <w:t xml:space="preserve">게임이 막 시작되었을 때는 평민 시트이기 때문에 신입 플레이어는 거의 초월적인 능력이 없을 것입니다. 그래서 그들은 공격, 방어, 기술 사용 방법 등만 알면 됩니다. 나머지는 게임 과정에서 천천히 배울 수 있습니다.</w:t>
      </w:r>
    </w:p>
    <w:p w:rsidR="00000000" w:rsidDel="00000000" w:rsidP="00000000" w:rsidRDefault="00000000" w:rsidRPr="00000000" w14:paraId="0000288F">
      <w:pPr>
        <w:rPr/>
      </w:pPr>
      <w:r w:rsidDel="00000000" w:rsidR="00000000" w:rsidRPr="00000000">
        <w:rPr>
          <w:rFonts w:ascii="Arial Unicode MS" w:cs="Arial Unicode MS" w:eastAsia="Arial Unicode MS" w:hAnsi="Arial Unicode MS"/>
          <w:rtl w:val="0"/>
        </w:rPr>
        <w:t xml:space="preserve">기본 규칙 중 공격, 방어, 속도, 우선권, 내성, 그리고 주사위 굴림과 판정 규칙만 기억하면 됩니다.</w:t>
      </w:r>
    </w:p>
    <w:p w:rsidR="00000000" w:rsidDel="00000000" w:rsidP="00000000" w:rsidRDefault="00000000" w:rsidRPr="00000000" w14:paraId="00002890">
      <w:pPr>
        <w:rPr/>
      </w:pPr>
      <w:r w:rsidDel="00000000" w:rsidR="00000000" w:rsidRPr="00000000">
        <w:rPr>
          <w:rFonts w:ascii="Arial Unicode MS" w:cs="Arial Unicode MS" w:eastAsia="Arial Unicode MS" w:hAnsi="Arial Unicode MS"/>
          <w:rtl w:val="0"/>
        </w:rPr>
        <w:t xml:space="preserve">ST가 규칙에 익숙하고 충분한 준비만 되어 있다면 게임을 시작할 수 있습니다. 플레이어는 게임에서 자신의 캐릭터만 신경 쓰면 됩니다. 게임에서 사건에 직면했을 때 어떻게 행동해야 할지 알아야 합니다. 당신은 논리적으로 작동하는 기본적인 세계를 구축하는 것만 담당합니다. PC가 행동을 했다면 그들에게 무엇을 할 계획인지 말하게 하세요. PC가 캐릭터의 행동을 게임 규칙으로 해석하는 것을 도와야 하고, 동시에 관련 규칙의 작동 방식도 알려줘야 합니다. 그런 다음 PC가 행동한 후에 결산을 해야 합니다. 한 가지 일에 대해 그들은 계산과 주사위 굴림 방법, 그리고 최종 결과 계산 방법을 알아야 합니다. 몇 번 하고 나면 배울 것입니다.</w:t>
      </w:r>
    </w:p>
    <w:p w:rsidR="00000000" w:rsidDel="00000000" w:rsidP="00000000" w:rsidRDefault="00000000" w:rsidRPr="00000000" w14:paraId="00002891">
      <w:pPr>
        <w:rPr/>
      </w:pPr>
      <w:r w:rsidDel="00000000" w:rsidR="00000000" w:rsidRPr="00000000">
        <w:rPr>
          <w:rFonts w:ascii="Arial Unicode MS" w:cs="Arial Unicode MS" w:eastAsia="Arial Unicode MS" w:hAnsi="Arial Unicode MS"/>
          <w:rtl w:val="0"/>
        </w:rPr>
        <w:t xml:space="preserve">예를 들어, 플레이어의 캐릭터가 돌진하려고 한다면 플레이어에게 목표물을 선택하게 하고, 그 사이의 직선 안에 장애물이 있는지 계산하고, 캐릭터의 이동 속도를 계산해야 합니다. 모두 만족하면 캐릭터의 돌진으로 인해 증가한 DP를 확인하고, 마지막으로 공격과 방어를 계산한 후 최종적으로 피해 주사위를 굴립니다.</w:t>
      </w:r>
    </w:p>
    <w:p w:rsidR="00000000" w:rsidDel="00000000" w:rsidP="00000000" w:rsidRDefault="00000000" w:rsidRPr="00000000" w14:paraId="00002892">
      <w:pPr>
        <w:rPr/>
      </w:pPr>
      <w:r w:rsidDel="00000000" w:rsidR="00000000" w:rsidRPr="00000000">
        <w:rPr>
          <w:rtl w:val="0"/>
        </w:rPr>
        <w:t xml:space="preserve">=====================================================================</w:t>
      </w:r>
    </w:p>
    <w:p w:rsidR="00000000" w:rsidDel="00000000" w:rsidP="00000000" w:rsidRDefault="00000000" w:rsidRPr="00000000" w14:paraId="00002893">
      <w:pPr>
        <w:rPr/>
      </w:pPr>
      <w:r w:rsidDel="00000000" w:rsidR="00000000" w:rsidRPr="00000000">
        <w:rPr>
          <w:rtl w:val="0"/>
        </w:rPr>
        <w:t xml:space="preserve">======================================</w:t>
      </w:r>
    </w:p>
    <w:p w:rsidR="00000000" w:rsidDel="00000000" w:rsidP="00000000" w:rsidRDefault="00000000" w:rsidRPr="00000000" w14:paraId="00002894">
      <w:pPr>
        <w:rPr/>
      </w:pPr>
      <w:r w:rsidDel="00000000" w:rsidR="00000000" w:rsidRPr="00000000">
        <w:rPr>
          <w:rFonts w:ascii="Arial Unicode MS" w:cs="Arial Unicode MS" w:eastAsia="Arial Unicode MS" w:hAnsi="Arial Unicode MS"/>
          <w:rtl w:val="0"/>
        </w:rPr>
        <w:t xml:space="preserve">6. 세계 창조</w:t>
      </w:r>
    </w:p>
    <w:p w:rsidR="00000000" w:rsidDel="00000000" w:rsidP="00000000" w:rsidRDefault="00000000" w:rsidRPr="00000000" w14:paraId="00002895">
      <w:pPr>
        <w:rPr/>
      </w:pPr>
      <w:r w:rsidDel="00000000" w:rsidR="00000000" w:rsidRPr="00000000">
        <w:rPr>
          <w:rFonts w:ascii="Arial Unicode MS" w:cs="Arial Unicode MS" w:eastAsia="Arial Unicode MS" w:hAnsi="Arial Unicode MS"/>
          <w:rtl w:val="0"/>
        </w:rPr>
        <w:t xml:space="preserve">ST는 게임 세계의 창조자입니다. ST가 애니메이션이나 영화 또는 다른 세계의 세계관과 스토리를 사용하더라도 그것은 여전히 ST의 세계에 속합니다.  </w:t>
      </w:r>
    </w:p>
    <w:p w:rsidR="00000000" w:rsidDel="00000000" w:rsidP="00000000" w:rsidRDefault="00000000" w:rsidRPr="00000000" w14:paraId="00002896">
      <w:pPr>
        <w:rPr/>
      </w:pPr>
      <w:r w:rsidDel="00000000" w:rsidR="00000000" w:rsidRPr="00000000">
        <w:rPr>
          <w:rFonts w:ascii="Arial Unicode MS" w:cs="Arial Unicode MS" w:eastAsia="Arial Unicode MS" w:hAnsi="Arial Unicode MS"/>
          <w:rtl w:val="0"/>
        </w:rPr>
        <w:t xml:space="preserve">모험 세계에는 그 세계의 모든 배경이 포함되지만, 대부분의 경우 우리는 캐릭터가 전체 모험 세계를 탐험하는 것을 권장하지 않습니다. 메인 퀘스트가 있기 때문에 플레이어는 활동할 수 있는 공간과 시간이 제한적일 수 있습니다. 이런 상황에서 ST는 이 세계에서 플레이어 자신과 관련된 내용만 계획하면 됩니다. 무한 TRPG에서 각 PC는 한 세계에 매우 짧은 시간 동안만 존재하고 곧 떠나기 때문입니다. 그래서 PC가 이 세계에 융화될 필요는 없습니다. 그러나 한 세계에서 플레이어가 여러 번 모험을 펼치기를 원한다면 이 세계의 모든 것을 잘 설정하는 것이 좋습니다. 세계가 잘 설정된 것이 좋습니다. 캐릭터의 행동에 따라 세계가 변화한다면 플레이어는 이 세계가 흥미롭다고 느끼고 ST가 설계한 세계와 더 많이 상호작용하려 할 것입니다.  </w:t>
      </w:r>
    </w:p>
    <w:p w:rsidR="00000000" w:rsidDel="00000000" w:rsidP="00000000" w:rsidRDefault="00000000" w:rsidRPr="00000000" w14:paraId="00002897">
      <w:pPr>
        <w:rPr/>
      </w:pPr>
      <w:r w:rsidDel="00000000" w:rsidR="00000000" w:rsidRPr="00000000">
        <w:rPr>
          <w:rtl w:val="0"/>
        </w:rPr>
        <w:t xml:space="preserve">=====================================================================</w:t>
      </w:r>
    </w:p>
    <w:p w:rsidR="00000000" w:rsidDel="00000000" w:rsidP="00000000" w:rsidRDefault="00000000" w:rsidRPr="00000000" w14:paraId="00002898">
      <w:pPr>
        <w:rPr/>
      </w:pPr>
      <w:r w:rsidDel="00000000" w:rsidR="00000000" w:rsidRPr="00000000">
        <w:rPr>
          <w:rtl w:val="0"/>
        </w:rPr>
        <w:t xml:space="preserve">======================================</w:t>
      </w:r>
    </w:p>
    <w:p w:rsidR="00000000" w:rsidDel="00000000" w:rsidP="00000000" w:rsidRDefault="00000000" w:rsidRPr="00000000" w14:paraId="00002899">
      <w:pPr>
        <w:rPr/>
      </w:pPr>
      <w:r w:rsidDel="00000000" w:rsidR="00000000" w:rsidRPr="00000000">
        <w:rPr>
          <w:rFonts w:ascii="Arial Unicode MS" w:cs="Arial Unicode MS" w:eastAsia="Arial Unicode MS" w:hAnsi="Arial Unicode MS"/>
          <w:rtl w:val="0"/>
        </w:rPr>
        <w:t xml:space="preserve">7. 심판</w:t>
      </w:r>
    </w:p>
    <w:p w:rsidR="00000000" w:rsidDel="00000000" w:rsidP="00000000" w:rsidRDefault="00000000" w:rsidRPr="00000000" w14:paraId="0000289A">
      <w:pPr>
        <w:rPr/>
      </w:pPr>
      <w:r w:rsidDel="00000000" w:rsidR="00000000" w:rsidRPr="00000000">
        <w:rPr>
          <w:rFonts w:ascii="Arial Unicode MS" w:cs="Arial Unicode MS" w:eastAsia="Arial Unicode MS" w:hAnsi="Arial Unicode MS"/>
          <w:rtl w:val="0"/>
        </w:rPr>
        <w:t xml:space="preserve">본 게임에서는 모든 것을 ST가 주관한다는 점에 유의하시기 바랍니다. 그러나 이것이 게임 밖에서 다른 사람에게 간섭할 수 있다는 의미는 아닙니다. 이는 게임 중에 당신이 게임 규칙의 최종 중재자라는 것만을 의미합니다. 당신은 이번 게임에서 현재 게임의 규칙, 자원, 결산, 세계관, 설정, 게임 메커니즘에 대해 절대적이고 지고한 권리를 가지고 있습니다. 심지어 규칙서와 원래의 세계 설정보다 우선합니다.</w:t>
      </w:r>
    </w:p>
    <w:p w:rsidR="00000000" w:rsidDel="00000000" w:rsidP="00000000" w:rsidRDefault="00000000" w:rsidRPr="00000000" w14:paraId="0000289B">
      <w:pPr>
        <w:rPr/>
      </w:pPr>
      <w:r w:rsidDel="00000000" w:rsidR="00000000" w:rsidRPr="00000000">
        <w:rPr>
          <w:rFonts w:ascii="Arial Unicode MS" w:cs="Arial Unicode MS" w:eastAsia="Arial Unicode MS" w:hAnsi="Arial Unicode MS"/>
          <w:rtl w:val="0"/>
        </w:rPr>
        <w:t xml:space="preserve">그러나 좋은 ST라면 적절한 이유 없이 기존 규칙을 쉽게 변경하거나 뒤집어서는 안 된다는 것을 알아야 합니다. 사전에 알리지 않고서는 기존 설정을 쉽게 변경하거나 뒤집어서는 안 됩니다. 플레이어들의 불만을 피하기 위해서입니다. 어쨌든 여러분은 게임을 즐겁게 하기 위해 함께 모인 것입니다.</w:t>
      </w:r>
    </w:p>
    <w:p w:rsidR="00000000" w:rsidDel="00000000" w:rsidP="00000000" w:rsidRDefault="00000000" w:rsidRPr="00000000" w14:paraId="0000289C">
      <w:pPr>
        <w:rPr/>
      </w:pPr>
      <w:r w:rsidDel="00000000" w:rsidR="00000000" w:rsidRPr="00000000">
        <w:rPr>
          <w:rtl w:val="0"/>
        </w:rPr>
        <w:t xml:space="preserve">=====================================================================</w:t>
      </w:r>
    </w:p>
    <w:p w:rsidR="00000000" w:rsidDel="00000000" w:rsidP="00000000" w:rsidRDefault="00000000" w:rsidRPr="00000000" w14:paraId="0000289D">
      <w:pPr>
        <w:rPr/>
      </w:pPr>
      <w:r w:rsidDel="00000000" w:rsidR="00000000" w:rsidRPr="00000000">
        <w:rPr>
          <w:rtl w:val="0"/>
        </w:rPr>
        <w:t xml:space="preserve">======================================</w:t>
      </w:r>
    </w:p>
    <w:p w:rsidR="00000000" w:rsidDel="00000000" w:rsidP="00000000" w:rsidRDefault="00000000" w:rsidRPr="00000000" w14:paraId="0000289E">
      <w:pPr>
        <w:rPr/>
      </w:pPr>
      <w:r w:rsidDel="00000000" w:rsidR="00000000" w:rsidRPr="00000000">
        <w:rPr>
          <w:rFonts w:ascii="Arial Unicode MS" w:cs="Arial Unicode MS" w:eastAsia="Arial Unicode MS" w:hAnsi="Arial Unicode MS"/>
          <w:rtl w:val="0"/>
        </w:rPr>
        <w:t xml:space="preserve">8. 게임 운영</w:t>
      </w:r>
    </w:p>
    <w:p w:rsidR="00000000" w:rsidDel="00000000" w:rsidP="00000000" w:rsidRDefault="00000000" w:rsidRPr="00000000" w14:paraId="0000289F">
      <w:pPr>
        <w:rPr/>
      </w:pPr>
      <w:r w:rsidDel="00000000" w:rsidR="00000000" w:rsidRPr="00000000">
        <w:rPr>
          <w:rFonts w:ascii="Arial Unicode MS" w:cs="Arial Unicode MS" w:eastAsia="Arial Unicode MS" w:hAnsi="Arial Unicode MS"/>
          <w:rtl w:val="0"/>
        </w:rPr>
        <w:t xml:space="preserve">모든 플레이어가 게임에 참여하는 한 부분이지만, ST는 게임을 추진하고 플레이어의 흥미를 유지하며 재미있게 만들어야 합니다. 게임을 원활하게 진행하는 것이 어떤 세부 사항을 위해 필사적으로 규칙서를 뒤적거리거나 어떤 규칙 판결에 대해 논쟁하는 데 시간을 쓰는 것보다 훨씬 더 중요하다는 것을 명심해야 합니다. 그러나 이것이 ST가 마음대로 규칙을 수정할 수 있다는 의미는 아닙니다. 어떤 상황에서도 규칙은 중립적이라는 것을 알아야 합니다.  </w:t>
      </w:r>
    </w:p>
    <w:p w:rsidR="00000000" w:rsidDel="00000000" w:rsidP="00000000" w:rsidRDefault="00000000" w:rsidRPr="00000000" w14:paraId="000028A0">
      <w:pPr>
        <w:rPr/>
      </w:pPr>
      <w:r w:rsidDel="00000000" w:rsidR="00000000" w:rsidRPr="00000000">
        <w:rPr>
          <w:rFonts w:ascii="Arial Unicode MS" w:cs="Arial Unicode MS" w:eastAsia="Arial Unicode MS" w:hAnsi="Arial Unicode MS"/>
          <w:rtl w:val="0"/>
        </w:rPr>
        <w:t xml:space="preserve">그러나 잘 운영되는 게임도 때로는 곤경에 처할 수 있습니다. 플레이어들은 어느 정도 시간이 지나면 반복되고 진부하며 지루한 스토리에 싫증을 느낄 수 있습니다. 그리고 플레이어마다 선호도가 다를 수 있습니다. 어떤 스토리 포인트에서 어떤 플레이어는 재미있다고 생각하지만 어떤 플레이어는 시시하다고 생각할 수 있습니다. 이는 모두 가능한 일입니다. ST는 이런 상황이 발생하는 것을 피할 수 없지만, 게임 전개가 이런 곤경에 빠졌다는 것을 인식했다면 삭제하거나 단순화할 수 있습니다. 전체 구조를 망치면서까지 질질 끌어서는 안 됩니다.  </w:t>
      </w:r>
    </w:p>
    <w:p w:rsidR="00000000" w:rsidDel="00000000" w:rsidP="00000000" w:rsidRDefault="00000000" w:rsidRPr="00000000" w14:paraId="000028A1">
      <w:pPr>
        <w:rPr/>
      </w:pPr>
      <w:r w:rsidDel="00000000" w:rsidR="00000000" w:rsidRPr="00000000">
        <w:rPr>
          <w:rFonts w:ascii="Arial Unicode MS" w:cs="Arial Unicode MS" w:eastAsia="Arial Unicode MS" w:hAnsi="Arial Unicode MS"/>
          <w:rtl w:val="0"/>
        </w:rPr>
        <w:t xml:space="preserve">물론 스토리 외에도 무서운 몬스터나 수수께끼가 플레이어를 곤경에 빠뜨릴 수 있습니다. 이런 상황에서는 적절히 난이도를 낮추거나 다른 방법으로 플레이어가 순조롭게 통과할 수 있게 해주세요. 결국 상상력에 도전하는 것은 매우 어려운 일입니다. 당신의 임무는 플레이어가 즐겁게 게임을 진행하게 하는 것이지, 어떤 어려움으로 플레이어를 한 번에 잡는 것이 아닙니다.  </w:t>
      </w:r>
    </w:p>
    <w:p w:rsidR="00000000" w:rsidDel="00000000" w:rsidP="00000000" w:rsidRDefault="00000000" w:rsidRPr="00000000" w14:paraId="000028A2">
      <w:pPr>
        <w:rPr/>
      </w:pPr>
      <w:r w:rsidDel="00000000" w:rsidR="00000000" w:rsidRPr="00000000">
        <w:rPr>
          <w:rFonts w:ascii="Arial Unicode MS" w:cs="Arial Unicode MS" w:eastAsia="Arial Unicode MS" w:hAnsi="Arial Unicode MS"/>
          <w:rtl w:val="0"/>
        </w:rPr>
        <w:t xml:space="preserve">물론 우리는 게임이 플레이어에게 더 깊은 경험을 줄 수 있도록 몇 가지 작은 기술을 사용할 수 있습니다. 여기에는 실제 소품을 만드는 것이 포함될 수 있습니다. 또는 지형 카드 등을 만들어 플레이어에게 더 깊은 경험을 제공할 수 있습니다.  </w:t>
      </w:r>
    </w:p>
    <w:p w:rsidR="00000000" w:rsidDel="00000000" w:rsidP="00000000" w:rsidRDefault="00000000" w:rsidRPr="00000000" w14:paraId="000028A3">
      <w:pPr>
        <w:rPr/>
      </w:pPr>
      <w:r w:rsidDel="00000000" w:rsidR="00000000" w:rsidRPr="00000000">
        <w:rPr>
          <w:rFonts w:ascii="Arial Unicode MS" w:cs="Arial Unicode MS" w:eastAsia="Arial Unicode MS" w:hAnsi="Arial Unicode MS"/>
          <w:rtl w:val="0"/>
        </w:rPr>
        <w:t xml:space="preserve">물론 본 규칙의 특성상 원작의 일부 지형, 장면, 그림, 대사 등을 사용하여 당시의 장면을 재현할 수 있습니다. 이것들을 플레이어에게 읽어주거나 직접 보여줄 수 있습니다. 이는 플레이어에게 더 흥분되고 실감나는 게임 경험을 제공할 것입니다.  </w:t>
      </w:r>
    </w:p>
    <w:p w:rsidR="00000000" w:rsidDel="00000000" w:rsidP="00000000" w:rsidRDefault="00000000" w:rsidRPr="00000000" w14:paraId="000028A4">
      <w:pPr>
        <w:rPr/>
      </w:pPr>
      <w:r w:rsidDel="00000000" w:rsidR="00000000" w:rsidRPr="00000000">
        <w:rPr>
          <w:rFonts w:ascii="Arial Unicode MS" w:cs="Arial Unicode MS" w:eastAsia="Arial Unicode MS" w:hAnsi="Arial Unicode MS"/>
          <w:rtl w:val="0"/>
        </w:rPr>
        <w:t xml:space="preserve">물론 제약이 있기 때문에 모든 몬스터, 모든 장면, 모든 물건, 모든 NPC에 대해 소품이나 그림을 준비할 수는 없을 것입니다. 그런 경우에는 연상 능력을 자극하는 구두 설명에 의존해야 합니다.  </w:t>
      </w:r>
    </w:p>
    <w:p w:rsidR="00000000" w:rsidDel="00000000" w:rsidP="00000000" w:rsidRDefault="00000000" w:rsidRPr="00000000" w14:paraId="000028A5">
      <w:pPr>
        <w:rPr/>
      </w:pPr>
      <w:r w:rsidDel="00000000" w:rsidR="00000000" w:rsidRPr="00000000">
        <w:rPr>
          <w:rFonts w:ascii="Arial Unicode MS" w:cs="Arial Unicode MS" w:eastAsia="Arial Unicode MS" w:hAnsi="Arial Unicode MS"/>
          <w:rtl w:val="0"/>
        </w:rPr>
        <w:t xml:space="preserve">예를 들어, 플레이어가 외계 기술의 우주선에 들어간다면, "여러분은 외계 우주선에 들어왔습니다. 여기는 외계 우주선의 창고 같습니다. 저쪽에 통로가 하나 있네요."라고 말하면 장면을 묘사할 수는 있지만, "여러분은 거대한 외계 우주선에 들어왔습니다. 막 들어오자마자 옆에 알 수 없는 잡동사니들이 쌓여 있는 것을 보았고, 그 옆으로 깊숙한 통로가 어디까지 뻗어 있는지 모릅니다. 전체 공간이 압박감을 줍니다. 멀리서 낮은 소리가 들리는 것 같은데 바람 소리인지 뭔지 모르겠습니다."라고 묘사하면 후자의 묘사가 플레이어들에게 그 자리에 있는 듯한 느낌을 줄 것이라고 확신합니다.  </w:t>
      </w:r>
    </w:p>
    <w:p w:rsidR="00000000" w:rsidDel="00000000" w:rsidP="00000000" w:rsidRDefault="00000000" w:rsidRPr="00000000" w14:paraId="000028A6">
      <w:pPr>
        <w:rPr/>
      </w:pPr>
      <w:r w:rsidDel="00000000" w:rsidR="00000000" w:rsidRPr="00000000">
        <w:rPr>
          <w:rFonts w:ascii="Arial Unicode MS" w:cs="Arial Unicode MS" w:eastAsia="Arial Unicode MS" w:hAnsi="Arial Unicode MS"/>
          <w:rtl w:val="0"/>
        </w:rPr>
        <w:t xml:space="preserve">게임에서 당신은 플레이어들의 눈, 코, 귀, 촉각이 된다는 것을 명심하세요. 게임 내에서 플레이어가 접할 수 있는 감각 정보를 플레이어에게 알려줘야 합니다. 이는 게임의 재미를 크게 높일 것입니다.  </w:t>
      </w:r>
    </w:p>
    <w:p w:rsidR="00000000" w:rsidDel="00000000" w:rsidP="00000000" w:rsidRDefault="00000000" w:rsidRPr="00000000" w14:paraId="000028A7">
      <w:pPr>
        <w:rPr/>
      </w:pPr>
      <w:r w:rsidDel="00000000" w:rsidR="00000000" w:rsidRPr="00000000">
        <w:rPr>
          <w:rFonts w:ascii="Arial Unicode MS" w:cs="Arial Unicode MS" w:eastAsia="Arial Unicode MS" w:hAnsi="Arial Unicode MS"/>
          <w:rtl w:val="0"/>
        </w:rPr>
        <w:t xml:space="preserve">물론 플레이어를 가장 끌어들이는 방법은 긴박한 전투입니다. 플레이어는 카리브해의 폭풍우 속에서 벌어진 대전투를 절대 잊지 않을 것입니다. 물론 운명의 화산에서 망령과 필사적으로 싸운 것도 잊지 않을 것입니다. 하지만 모든 전투를 천신만고 끝에 가까스로 이기는 식으로 만들 필요는 없습니다. 액션 영화나 모험 소설처럼 느슨하고 적당한 정도만 해도 충분히 매력적일 것입니다.  </w:t>
      </w:r>
    </w:p>
    <w:p w:rsidR="00000000" w:rsidDel="00000000" w:rsidP="00000000" w:rsidRDefault="00000000" w:rsidRPr="00000000" w14:paraId="000028A8">
      <w:pPr>
        <w:rPr/>
      </w:pPr>
      <w:r w:rsidDel="00000000" w:rsidR="00000000" w:rsidRPr="00000000">
        <w:rPr>
          <w:rFonts w:ascii="Arial Unicode MS" w:cs="Arial Unicode MS" w:eastAsia="Arial Unicode MS" w:hAnsi="Arial Unicode MS"/>
          <w:rtl w:val="0"/>
        </w:rPr>
        <w:t xml:space="preserve">물론 게임의 분위기에 맞는 상황을 연출하는 것을 좋아한다면 BGM(배경 음악)을 사용하는 것이 좋습니다. 원작 영화나 애니메이션의 음악을 선택할 수도 있고, 다른 장르의 음악을 선택할 수도 있습니다. 그러나 음악이 플레이어를 방해하지 않도록 주의하세요. 어떤 플레이어는 음악을 좋아하지 않을 수도 있습니다. 어떤 사람은 이런 방식이 주의를 산만하게 한다고 생각할 수 있습니다. 이때는 플레이어들이 좋아하는 방식을 받아들이는 데 주의를 기울여야 합니다. 결국 분위기를 더하기 위해 플레이어를 불쾌하게 만든다면 본말전도인 것입니다.  </w:t>
      </w:r>
    </w:p>
    <w:p w:rsidR="00000000" w:rsidDel="00000000" w:rsidP="00000000" w:rsidRDefault="00000000" w:rsidRPr="00000000" w14:paraId="000028A9">
      <w:pPr>
        <w:rPr/>
      </w:pPr>
      <w:r w:rsidDel="00000000" w:rsidR="00000000" w:rsidRPr="00000000">
        <w:rPr>
          <w:rFonts w:ascii="Arial Unicode MS" w:cs="Arial Unicode MS" w:eastAsia="Arial Unicode MS" w:hAnsi="Arial Unicode MS"/>
          <w:rtl w:val="0"/>
        </w:rPr>
        <w:t xml:space="preserve">물론 바람 소리, 문 여는 소리 등 특정 장면을 연출하기 위해 음향 효과를 사용할 수도 있습니다. 이러한 것들은 모두 분위기를 더욱 훌륭하게 만들 수 있습니다.  </w:t>
      </w:r>
    </w:p>
    <w:p w:rsidR="00000000" w:rsidDel="00000000" w:rsidP="00000000" w:rsidRDefault="00000000" w:rsidRPr="00000000" w14:paraId="000028AA">
      <w:pPr>
        <w:rPr/>
      </w:pPr>
      <w:r w:rsidDel="00000000" w:rsidR="00000000" w:rsidRPr="00000000">
        <w:rPr>
          <w:rFonts w:ascii="Arial Unicode MS" w:cs="Arial Unicode MS" w:eastAsia="Arial Unicode MS" w:hAnsi="Arial Unicode MS"/>
          <w:rtl w:val="0"/>
        </w:rPr>
        <w:t xml:space="preserve">NPC를 연기할 때는 목소리 톤을 바꾸거나 말투를 바꾸거나 버릇을 추가하는 방식으로 말하는 것에 주의하세요. 이렇게 하면 플레이어들에게 이 NPC들에 대한 매우 깊은 인상을 남길 수 있습니다.  </w:t>
      </w:r>
    </w:p>
    <w:p w:rsidR="00000000" w:rsidDel="00000000" w:rsidP="00000000" w:rsidRDefault="00000000" w:rsidRPr="00000000" w14:paraId="000028AB">
      <w:pPr>
        <w:rPr/>
      </w:pPr>
      <w:r w:rsidDel="00000000" w:rsidR="00000000" w:rsidRPr="00000000">
        <w:rPr>
          <w:rFonts w:ascii="Arial Unicode MS" w:cs="Arial Unicode MS" w:eastAsia="Arial Unicode MS" w:hAnsi="Arial Unicode MS"/>
          <w:rtl w:val="0"/>
        </w:rPr>
        <w:t xml:space="preserve">물론 간단한 동작을 흉내 내는 것도 선택할 수 있습니다. 예를 들어 난쟁이, 절름발이, 혹은 곱사등이 걷는 것을 흉내 내는 것입니다. 검을 휘두르거나, 도전을 하거나, 도발을 하거나, 물건을 건네거나, 먹고 마시는 등 게임 내의 동작을 직접 흉내 낼 수도 있습니다. 보통 플레이어들은 당신의 연기에 따라 어떤 반응을 보일 것입니다. 물론 이것들은 단지 연기일 뿐이라는 점에 유의하세요. 실제로 그렇게 하지 마세요. 그렇지 않으면 매우 위험할 수 있습니다.</w:t>
      </w:r>
    </w:p>
    <w:p w:rsidR="00000000" w:rsidDel="00000000" w:rsidP="00000000" w:rsidRDefault="00000000" w:rsidRPr="00000000" w14:paraId="000028AC">
      <w:pPr>
        <w:rPr/>
      </w:pPr>
      <w:r w:rsidDel="00000000" w:rsidR="00000000" w:rsidRPr="00000000">
        <w:rPr>
          <w:rtl w:val="0"/>
        </w:rPr>
        <w:t xml:space="preserve">=====================================================================</w:t>
      </w:r>
    </w:p>
    <w:p w:rsidR="00000000" w:rsidDel="00000000" w:rsidP="00000000" w:rsidRDefault="00000000" w:rsidRPr="00000000" w14:paraId="000028AD">
      <w:pPr>
        <w:rPr/>
      </w:pPr>
      <w:r w:rsidDel="00000000" w:rsidR="00000000" w:rsidRPr="00000000">
        <w:rPr>
          <w:rtl w:val="0"/>
        </w:rPr>
        <w:t xml:space="preserve">======================================</w:t>
      </w:r>
    </w:p>
    <w:p w:rsidR="00000000" w:rsidDel="00000000" w:rsidP="00000000" w:rsidRDefault="00000000" w:rsidRPr="00000000" w14:paraId="000028AE">
      <w:pPr>
        <w:rPr/>
      </w:pPr>
      <w:r w:rsidDel="00000000" w:rsidR="00000000" w:rsidRPr="00000000">
        <w:rPr>
          <w:rFonts w:ascii="Arial Unicode MS" w:cs="Arial Unicode MS" w:eastAsia="Arial Unicode MS" w:hAnsi="Arial Unicode MS"/>
          <w:rtl w:val="0"/>
        </w:rPr>
        <w:t xml:space="preserve">9. 게임 스타일 </w:t>
      </w:r>
    </w:p>
    <w:p w:rsidR="00000000" w:rsidDel="00000000" w:rsidP="00000000" w:rsidRDefault="00000000" w:rsidRPr="00000000" w14:paraId="000028AF">
      <w:pPr>
        <w:rPr/>
      </w:pPr>
      <w:r w:rsidDel="00000000" w:rsidR="00000000" w:rsidRPr="00000000">
        <w:rPr>
          <w:rFonts w:ascii="Arial Unicode MS" w:cs="Arial Unicode MS" w:eastAsia="Arial Unicode MS" w:hAnsi="Arial Unicode MS"/>
          <w:rtl w:val="0"/>
        </w:rPr>
        <w:t xml:space="preserve">ST는 모험의 스토리와 세계를 제공할 책임이 있으며, 게임을 잘 진행하기 위해서는 플레이어와 협력해야 합니다. ST와 플레이어의 관계는 협력 관계이지 대립이나 경쟁 관계가 아니라는 점에 유의하세요. 그래서 개단 초기에 ST는 설명을 잘해야 하고, 자신과 방향성이 일치하는 플레이어를 찾는 것이 특히 중요합니다. 그 중에서도 가장 중요한 것이 바로 게임 스타일입니다. 우리는 이것을 단풍(團風)이라고도 부릅니다.  </w:t>
      </w:r>
    </w:p>
    <w:p w:rsidR="00000000" w:rsidDel="00000000" w:rsidP="00000000" w:rsidRDefault="00000000" w:rsidRPr="00000000" w14:paraId="000028B0">
      <w:pPr>
        <w:rPr/>
      </w:pPr>
      <w:r w:rsidDel="00000000" w:rsidR="00000000" w:rsidRPr="00000000">
        <w:rPr>
          <w:rFonts w:ascii="Arial Unicode MS" w:cs="Arial Unicode MS" w:eastAsia="Arial Unicode MS" w:hAnsi="Arial Unicode MS"/>
          <w:rtl w:val="0"/>
        </w:rPr>
        <w:t xml:space="preserve">일반적으로 다음과 같은 몇 가지 유형의 단풍이 있습니다:</w:t>
      </w:r>
    </w:p>
    <w:p w:rsidR="00000000" w:rsidDel="00000000" w:rsidP="00000000" w:rsidRDefault="00000000" w:rsidRPr="00000000" w14:paraId="000028B1">
      <w:pPr>
        <w:rPr/>
      </w:pPr>
      <w:r w:rsidDel="00000000" w:rsidR="00000000" w:rsidRPr="00000000">
        <w:rPr>
          <w:rFonts w:ascii="Arial Unicode MS" w:cs="Arial Unicode MS" w:eastAsia="Arial Unicode MS" w:hAnsi="Arial Unicode MS"/>
          <w:rtl w:val="0"/>
        </w:rPr>
        <w:t xml:space="preserve">킥 도어(Kick Door) 스타일:</w:t>
      </w:r>
    </w:p>
    <w:p w:rsidR="00000000" w:rsidDel="00000000" w:rsidP="00000000" w:rsidRDefault="00000000" w:rsidRPr="00000000" w14:paraId="000028B2">
      <w:pPr>
        <w:rPr/>
      </w:pPr>
      <w:r w:rsidDel="00000000" w:rsidR="00000000" w:rsidRPr="00000000">
        <w:rPr>
          <w:rFonts w:ascii="Arial Unicode MS" w:cs="Arial Unicode MS" w:eastAsia="Arial Unicode MS" w:hAnsi="Arial Unicode MS"/>
          <w:rtl w:val="0"/>
        </w:rPr>
        <w:t xml:space="preserve">킥 도어 스타일은 플레이어가 매우 단순하고 거칠게 세계에 들어가 몬스터를 베어 없애고 보상을 수집한 다음 세계로 돌아오는 것을 의미합니다. 그런 다음 다른 세계로 들어가 몬스터를 베어 없애고 보상을 수집하는 것을 반복합니다.  </w:t>
      </w:r>
    </w:p>
    <w:p w:rsidR="00000000" w:rsidDel="00000000" w:rsidP="00000000" w:rsidRDefault="00000000" w:rsidRPr="00000000" w14:paraId="000028B3">
      <w:pPr>
        <w:rPr/>
      </w:pPr>
      <w:r w:rsidDel="00000000" w:rsidR="00000000" w:rsidRPr="00000000">
        <w:rPr>
          <w:rFonts w:ascii="Arial Unicode MS" w:cs="Arial Unicode MS" w:eastAsia="Arial Unicode MS" w:hAnsi="Arial Unicode MS"/>
          <w:rtl w:val="0"/>
        </w:rPr>
        <w:t xml:space="preserve">이런 게임 스타일은 매우 직접적이고 자극적이며 액션 지향적입니다. 게임에는 스토리가 적고 NPC와의 상호 작용도 적습니다. 플레이어는 자신의 캐릭터 성격을 발전시킬 필요가 거의 없고, 자신의 캐릭터를 연기할 필요도 없으며, 비전투 장면에서 캐릭터 연기나 다른 스토리 전략에 신경 쓸 필요도 없습니다. 전투력을 준비하고 한 번 싸우기만 하면 됩니다.  </w:t>
      </w:r>
    </w:p>
    <w:p w:rsidR="00000000" w:rsidDel="00000000" w:rsidP="00000000" w:rsidRDefault="00000000" w:rsidRPr="00000000" w14:paraId="000028B4">
      <w:pPr>
        <w:rPr/>
      </w:pPr>
      <w:r w:rsidDel="00000000" w:rsidR="00000000" w:rsidRPr="00000000">
        <w:rPr>
          <w:rFonts w:ascii="Arial Unicode MS" w:cs="Arial Unicode MS" w:eastAsia="Arial Unicode MS" w:hAnsi="Arial Unicode MS"/>
          <w:rtl w:val="0"/>
        </w:rPr>
        <w:t xml:space="preserve">이런 게임 스타일에서는 플레이어가 몬스터나 적과 직접 맞설 수 있습니다(예: 《바이오하자드》에서 좀비와 직접 맞서기, 《에일리언》에서 에일리언과 직접 맞서기). 플레이어는 눈앞의 몬스터를 모두 죽이는 것만 생각하면 됩니다. 플레이어가 너무 많은 스토리와 NPC 사이의 감정적 얽힘을 처리하게 할 필요는 없습니다. 플레이어의 메인 퀘스트와 동기는 매우 단순합니다. 목표물을 죽이거나 보상을 얻는 것뿐입니다.  </w:t>
      </w:r>
    </w:p>
    <w:p w:rsidR="00000000" w:rsidDel="00000000" w:rsidP="00000000" w:rsidRDefault="00000000" w:rsidRPr="00000000" w14:paraId="000028B5">
      <w:pPr>
        <w:rPr/>
      </w:pPr>
      <w:r w:rsidDel="00000000" w:rsidR="00000000" w:rsidRPr="00000000">
        <w:rPr>
          <w:rFonts w:ascii="Arial Unicode MS" w:cs="Arial Unicode MS" w:eastAsia="Arial Unicode MS" w:hAnsi="Arial Unicode MS"/>
          <w:rtl w:val="0"/>
        </w:rPr>
        <w:t xml:space="preserve">이런 형태의 게임에서는 규칙이 매우 중요해 보입니다. 규칙이 매우 중요해지므로 이런 스타일을 사용한다면 다양한 적을 배치하여 각 플레이어에게 도전 과제를 주는 데 주의를 기울이고 규칙에 익숙해져야 합니다. 그래야만 전투 중 갑작스러운 상황에 대처할 수 있습니다.</w:t>
      </w:r>
    </w:p>
    <w:p w:rsidR="00000000" w:rsidDel="00000000" w:rsidP="00000000" w:rsidRDefault="00000000" w:rsidRPr="00000000" w14:paraId="000028B6">
      <w:pPr>
        <w:rPr/>
      </w:pPr>
      <w:r w:rsidDel="00000000" w:rsidR="00000000" w:rsidRPr="00000000">
        <w:rPr>
          <w:rtl w:val="0"/>
        </w:rPr>
      </w:r>
    </w:p>
    <w:p w:rsidR="00000000" w:rsidDel="00000000" w:rsidP="00000000" w:rsidRDefault="00000000" w:rsidRPr="00000000" w14:paraId="000028B7">
      <w:pPr>
        <w:rPr/>
      </w:pPr>
      <w:r w:rsidDel="00000000" w:rsidR="00000000" w:rsidRPr="00000000">
        <w:rPr>
          <w:rFonts w:ascii="Arial Unicode MS" w:cs="Arial Unicode MS" w:eastAsia="Arial Unicode MS" w:hAnsi="Arial Unicode MS"/>
          <w:rtl w:val="0"/>
        </w:rPr>
        <w:t xml:space="preserve">스토리 중심 스타일:</w:t>
      </w:r>
    </w:p>
    <w:p w:rsidR="00000000" w:rsidDel="00000000" w:rsidP="00000000" w:rsidRDefault="00000000" w:rsidRPr="00000000" w14:paraId="000028B8">
      <w:pPr>
        <w:rPr/>
      </w:pPr>
      <w:r w:rsidDel="00000000" w:rsidR="00000000" w:rsidRPr="00000000">
        <w:rPr>
          <w:rFonts w:ascii="Arial Unicode MS" w:cs="Arial Unicode MS" w:eastAsia="Arial Unicode MS" w:hAnsi="Arial Unicode MS"/>
          <w:rtl w:val="0"/>
        </w:rPr>
        <w:t xml:space="preserve">이런 게임 스타일에서는 플레이어의 전투력이 그다지 두드러지지 않습니다. 이 게임의 특징은 대화 연기, 깊이 있는 성격 발전, 그리고 플레이어 간 및 플레이어와 NPC 간의 상호 작용에 있습니다. 게임 내내 주사위를 굴릴 필요가 전혀 없을 수도 있습니다.  </w:t>
      </w:r>
    </w:p>
    <w:p w:rsidR="00000000" w:rsidDel="00000000" w:rsidP="00000000" w:rsidRDefault="00000000" w:rsidRPr="00000000" w14:paraId="000028B9">
      <w:pPr>
        <w:rPr/>
      </w:pPr>
      <w:r w:rsidDel="00000000" w:rsidR="00000000" w:rsidRPr="00000000">
        <w:rPr>
          <w:rFonts w:ascii="Arial Unicode MS" w:cs="Arial Unicode MS" w:eastAsia="Arial Unicode MS" w:hAnsi="Arial Unicode MS"/>
          <w:rtl w:val="0"/>
        </w:rPr>
        <w:t xml:space="preserve">이런 스타일에서는 NPC가 일반적으로 플레이어 캐릭터만큼 복잡하고 풍부하게 설계되어야 하며, ST는 해당 세계의 세계관과 배경 설정 및 등장하는 NPC의 캐릭터 설정을 잘 알고 있어야 합니다(물론 ST가 직접 창조한 세계관이라면 직접 설정하면 됩니다).  </w:t>
      </w:r>
    </w:p>
    <w:p w:rsidR="00000000" w:rsidDel="00000000" w:rsidP="00000000" w:rsidRDefault="00000000" w:rsidRPr="00000000" w14:paraId="000028BA">
      <w:pPr>
        <w:rPr/>
      </w:pPr>
      <w:r w:rsidDel="00000000" w:rsidR="00000000" w:rsidRPr="00000000">
        <w:rPr>
          <w:rFonts w:ascii="Arial Unicode MS" w:cs="Arial Unicode MS" w:eastAsia="Arial Unicode MS" w:hAnsi="Arial Unicode MS"/>
          <w:rtl w:val="0"/>
        </w:rPr>
        <w:t xml:space="preserve">플레이어가 자신의 캐릭터가 무엇을 해야 할지, 그리고 왜 그렇게 해야 하는지에 대해 많은 시간을 들여 신중하게 논의할 것으로 예상할 수 있습니다. 그들이 어떤 NPC와 협약을 맺는 것과 함께 몬스터를 죽이러 가는 것은 똑같이 중요합니다. NPC의 견해와 스토리 전개를 바꾸는 이런 행동들도 그들에게 풍성한 보상을 가져다줄 수 있습니다. 캐릭터는 때로 전혀 예상치 못한 행동을 할 수 있는데, 이는 캐릭터의 상호 작용으로 인해 전체 스토리가 원래의 영화나 애니메이션 스토리와 완전히 달라질 수 있다는 것을 의미합니다. 이는 ST의 스토리 장악력을 더욱 시험하게 됩니다. 이 게임 스타일을 사용하기로 결정했다면 플레이어가 그렇게 하는 것을 막지 마세요. 그렇게 하면 더 흥미로운 이야기가 나올 수 있기 때문입니다. 그리고 당신은 스토리가 정상적으로 진행될 수 있도록 하는 것이 당신의 책임입니다.  </w:t>
      </w:r>
    </w:p>
    <w:p w:rsidR="00000000" w:rsidDel="00000000" w:rsidP="00000000" w:rsidRDefault="00000000" w:rsidRPr="00000000" w14:paraId="000028BB">
      <w:pPr>
        <w:rPr/>
      </w:pPr>
      <w:r w:rsidDel="00000000" w:rsidR="00000000" w:rsidRPr="00000000">
        <w:rPr>
          <w:rFonts w:ascii="Arial Unicode MS" w:cs="Arial Unicode MS" w:eastAsia="Arial Unicode MS" w:hAnsi="Arial Unicode MS"/>
          <w:rtl w:val="0"/>
        </w:rPr>
        <w:t xml:space="preserve">이런 게임 스타일에서는 규칙이 그다지 중요하지 않게 됩니다. 전투가 게임의 핵심이 아니라면 게임의 핵심 메커니즘은 스토리를 발전시키고 캐릭터의 성격과 배경을 완성하는 것입니다. 이런 상황에서는 일부 전투 규칙을 단순화하여 스토리를 말할 시간을 늘릴 수 있고, 일부 전투는 건너뛰어 캐릭터가 빠르게 다음 스토리로 진입하게 할 수도 있습니다.</w:t>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Fonts w:ascii="Arial Unicode MS" w:cs="Arial Unicode MS" w:eastAsia="Arial Unicode MS" w:hAnsi="Arial Unicode MS"/>
          <w:rtl w:val="0"/>
        </w:rPr>
        <w:t xml:space="preserve">중간 노선:</w:t>
      </w:r>
    </w:p>
    <w:p w:rsidR="00000000" w:rsidDel="00000000" w:rsidP="00000000" w:rsidRDefault="00000000" w:rsidRPr="00000000" w14:paraId="000028BE">
      <w:pPr>
        <w:rPr/>
      </w:pPr>
      <w:r w:rsidDel="00000000" w:rsidR="00000000" w:rsidRPr="00000000">
        <w:rPr>
          <w:rFonts w:ascii="Arial Unicode MS" w:cs="Arial Unicode MS" w:eastAsia="Arial Unicode MS" w:hAnsi="Arial Unicode MS"/>
          <w:rtl w:val="0"/>
        </w:rPr>
        <w:t xml:space="preserve">대부분의 스토리는 사실 위에서 언급한 두 극단 사이에 있습니다. 이런 스타일에는 많은 액션 장면이 포함되어 있지만 스토리도 있고 캐릭터 간 상호 작용도 필요합니다. 플레이어는 자신의 전투력을 강화하는 동시에 자신의 캐릭터 개성을 완성하고 캐릭터 배경을 보완합니다. 플레이어는 다른 캐릭터나 NPC와 상호 작용하기를 원하면서도 통쾌한 전투를 하기를 원합니다. 이때 캐릭터 연기와 전투를 교묘하게 결합하여 장면을 리드미컬하게 진행함으로써 플레이어에게 느슨하면서도 적절한 느낌을 주어야 합니다. 계속 수다만 떨거나 계속 베기만 하는 식으로 게임을 진행해서는 안 됩니다.</w:t>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w:t>
      </w:r>
    </w:p>
    <w:p w:rsidR="00000000" w:rsidDel="00000000" w:rsidP="00000000" w:rsidRDefault="00000000" w:rsidRPr="00000000" w14:paraId="000028C1">
      <w:pPr>
        <w:rPr/>
      </w:pPr>
      <w:r w:rsidDel="00000000" w:rsidR="00000000" w:rsidRPr="00000000">
        <w:rPr>
          <w:rtl w:val="0"/>
        </w:rPr>
        <w:t xml:space="preserve">======================================</w:t>
      </w:r>
    </w:p>
    <w:p w:rsidR="00000000" w:rsidDel="00000000" w:rsidP="00000000" w:rsidRDefault="00000000" w:rsidRPr="00000000" w14:paraId="000028C2">
      <w:pPr>
        <w:rPr/>
      </w:pPr>
      <w:r w:rsidDel="00000000" w:rsidR="00000000" w:rsidRPr="00000000">
        <w:rPr>
          <w:rFonts w:ascii="Arial Unicode MS" w:cs="Arial Unicode MS" w:eastAsia="Arial Unicode MS" w:hAnsi="Arial Unicode MS"/>
          <w:rtl w:val="0"/>
        </w:rPr>
        <w:t xml:space="preserve">어떤 ST의 개단 요점 공유:</w:t>
      </w:r>
    </w:p>
    <w:p w:rsidR="00000000" w:rsidDel="00000000" w:rsidP="00000000" w:rsidRDefault="00000000" w:rsidRPr="00000000" w14:paraId="000028C3">
      <w:pPr>
        <w:rPr/>
      </w:pPr>
      <w:r w:rsidDel="00000000" w:rsidR="00000000" w:rsidRPr="00000000">
        <w:rPr>
          <w:rFonts w:ascii="Arial Unicode MS" w:cs="Arial Unicode MS" w:eastAsia="Arial Unicode MS" w:hAnsi="Arial Unicode MS"/>
          <w:rtl w:val="0"/>
        </w:rPr>
        <w:t xml:space="preserve">1) NPC를 너무 많이 등장시키지 마세요.  </w:t>
      </w:r>
    </w:p>
    <w:p w:rsidR="00000000" w:rsidDel="00000000" w:rsidP="00000000" w:rsidRDefault="00000000" w:rsidRPr="00000000" w14:paraId="000028C4">
      <w:pPr>
        <w:rPr/>
      </w:pPr>
      <w:r w:rsidDel="00000000" w:rsidR="00000000" w:rsidRPr="00000000">
        <w:rPr>
          <w:rFonts w:ascii="Arial Unicode MS" w:cs="Arial Unicode MS" w:eastAsia="Arial Unicode MS" w:hAnsi="Arial Unicode MS"/>
          <w:rtl w:val="0"/>
        </w:rPr>
        <w:t xml:space="preserve">무한류의 특성상 PC는 실제로 NPC와 어떤 감정적 교감을 이룰 충분한 시간이 없고, NPC가 너무 많으면 스토리 전개에 영향을 주기 쉽고 PC에게 관람객 느낌을 줄 수 있습니다.</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Fonts w:ascii="Arial Unicode MS" w:cs="Arial Unicode MS" w:eastAsia="Arial Unicode MS" w:hAnsi="Arial Unicode MS"/>
          <w:rtl w:val="0"/>
        </w:rPr>
        <w:t xml:space="preserve">2) 스토리는 단순해야 합니다.</w:t>
      </w:r>
    </w:p>
    <w:p w:rsidR="00000000" w:rsidDel="00000000" w:rsidP="00000000" w:rsidRDefault="00000000" w:rsidRPr="00000000" w14:paraId="000028C7">
      <w:pPr>
        <w:rPr/>
      </w:pPr>
      <w:r w:rsidDel="00000000" w:rsidR="00000000" w:rsidRPr="00000000">
        <w:rPr>
          <w:rFonts w:ascii="Arial Unicode MS" w:cs="Arial Unicode MS" w:eastAsia="Arial Unicode MS" w:hAnsi="Arial Unicode MS"/>
          <w:rtl w:val="0"/>
        </w:rPr>
        <w:t xml:space="preserve">PC에게 어느 정도 게임의 자유도를 주세요. PC가 어려운 문제에 막혔을 때는 단서를 주어야 하고, 가급적 PC 앞에 직접 제시하세요. 이야기가 막다른 골목에 빠지지 않게 하세요.  </w:t>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Fonts w:ascii="Arial Unicode MS" w:cs="Arial Unicode MS" w:eastAsia="Arial Unicode MS" w:hAnsi="Arial Unicode MS"/>
          <w:rtl w:val="0"/>
        </w:rPr>
        <w:t xml:space="preserve">3) 몬스터는 반드시 정직하고 소박해야 합니다.</w:t>
      </w:r>
    </w:p>
    <w:p w:rsidR="00000000" w:rsidDel="00000000" w:rsidP="00000000" w:rsidRDefault="00000000" w:rsidRPr="00000000" w14:paraId="000028CA">
      <w:pPr>
        <w:rPr/>
      </w:pPr>
      <w:r w:rsidDel="00000000" w:rsidR="00000000" w:rsidRPr="00000000">
        <w:rPr>
          <w:rFonts w:ascii="Arial Unicode MS" w:cs="Arial Unicode MS" w:eastAsia="Arial Unicode MS" w:hAnsi="Arial Unicode MS"/>
          <w:rtl w:val="0"/>
        </w:rPr>
        <w:t xml:space="preserve">대소 보스급 특수 몬스터가 아니라면 PC와 정정당당하게 맞서게 하세요. PC의 의지 내성이 낮다고 해서 의지 내성만 집중 공격하거나, PC의 반사신경이 낮다고 해서 전장 광역 공격만 하거나, PC의 건강이 낮다고 해서 독안개만 계속 뿌리지 마세요. 계속 약점만 공격하면 플레이어가 계속 플레이할 흥미를 잃게 됩니다.</w:t>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Fonts w:ascii="Arial Unicode MS" w:cs="Arial Unicode MS" w:eastAsia="Arial Unicode MS" w:hAnsi="Arial Unicode MS"/>
          <w:rtl w:val="0"/>
        </w:rPr>
        <w:t xml:space="preserve">4) 보상을 잘 설계하여 PC에게 동기를 보여주세요.</w:t>
      </w:r>
    </w:p>
    <w:p w:rsidR="00000000" w:rsidDel="00000000" w:rsidP="00000000" w:rsidRDefault="00000000" w:rsidRPr="00000000" w14:paraId="000028CD">
      <w:pPr>
        <w:rPr/>
      </w:pPr>
      <w:r w:rsidDel="00000000" w:rsidR="00000000" w:rsidRPr="00000000">
        <w:rPr>
          <w:rFonts w:ascii="Arial Unicode MS" w:cs="Arial Unicode MS" w:eastAsia="Arial Unicode MS" w:hAnsi="Arial Unicode MS"/>
          <w:rtl w:val="0"/>
        </w:rPr>
        <w:t xml:space="preserve">충분하고 합리적인 긍정적 피드백 메커니즘은 PC가 계속 앞으로 나아가고 용감하게 직진하도록 격려할 수 있습니다.  </w:t>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Fonts w:ascii="Arial Unicode MS" w:cs="Arial Unicode MS" w:eastAsia="Arial Unicode MS" w:hAnsi="Arial Unicode MS"/>
          <w:rtl w:val="0"/>
        </w:rPr>
        <w:t xml:space="preserve">5) 리듬을 잘 조절하세요. </w:t>
      </w:r>
    </w:p>
    <w:p w:rsidR="00000000" w:rsidDel="00000000" w:rsidP="00000000" w:rsidRDefault="00000000" w:rsidRPr="00000000" w14:paraId="000028D0">
      <w:pPr>
        <w:rPr/>
      </w:pPr>
      <w:r w:rsidDel="00000000" w:rsidR="00000000" w:rsidRPr="00000000">
        <w:rPr>
          <w:rFonts w:ascii="Arial Unicode MS" w:cs="Arial Unicode MS" w:eastAsia="Arial Unicode MS" w:hAnsi="Arial Unicode MS"/>
          <w:rtl w:val="0"/>
        </w:rPr>
        <w:t xml:space="preserve">리듬은 항상 ST가 장악하고 있습니다. 예를 들어 PC가 막 큰 전투를 마쳤다면 연이은 전투는 적절하지 않습니다. 전투와 휴식을 번갈아 가며 하게 해야 합니다. 전투가 너무 잦으면 PC의 캐릭터도 지치고 PC도 지치며 심지어 ST도 지칠 것입니다.</w:t>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Fonts w:ascii="Arial Unicode MS" w:cs="Arial Unicode MS" w:eastAsia="Arial Unicode MS" w:hAnsi="Arial Unicode MS"/>
          <w:rtl w:val="0"/>
        </w:rPr>
        <w:t xml:space="preserve">6) PC에게 죽음의 위협을 느끼게 하고, 위험과 점수가 비례한다는 것을 알게 하세요.</w:t>
      </w:r>
    </w:p>
    <w:p w:rsidR="00000000" w:rsidDel="00000000" w:rsidP="00000000" w:rsidRDefault="00000000" w:rsidRPr="00000000" w14:paraId="000028D3">
      <w:pPr>
        <w:rPr/>
      </w:pPr>
      <w:r w:rsidDel="00000000" w:rsidR="00000000" w:rsidRPr="00000000">
        <w:rPr>
          <w:rFonts w:ascii="Arial Unicode MS" w:cs="Arial Unicode MS" w:eastAsia="Arial Unicode MS" w:hAnsi="Arial Unicode MS"/>
          <w:rtl w:val="0"/>
        </w:rPr>
        <w:t xml:space="preserve">PC에게 계속 압박감을 주어야 합니다. 그래야 PC가 압박감을 해소한 후에 성취감을 얻을 수 있습니다. 그러나 절대로 PC에게 무력감을 주어서는 안 됩니다. 그러면 PC가 빨리 게임에 싫증을 낼 것입니다.  </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Fonts w:ascii="Arial Unicode MS" w:cs="Arial Unicode MS" w:eastAsia="Arial Unicode MS" w:hAnsi="Arial Unicode MS"/>
          <w:rtl w:val="0"/>
        </w:rPr>
        <w:t xml:space="preserve">7) 6번에 이어, 위험은 있지만 PC가 쉽게 죽게 하지는 마세요.</w:t>
      </w:r>
    </w:p>
    <w:p w:rsidR="00000000" w:rsidDel="00000000" w:rsidP="00000000" w:rsidRDefault="00000000" w:rsidRPr="00000000" w14:paraId="000028D6">
      <w:pPr>
        <w:rPr/>
      </w:pPr>
      <w:r w:rsidDel="00000000" w:rsidR="00000000" w:rsidRPr="00000000">
        <w:rPr>
          <w:rFonts w:ascii="Arial Unicode MS" w:cs="Arial Unicode MS" w:eastAsia="Arial Unicode MS" w:hAnsi="Arial Unicode MS"/>
          <w:rtl w:val="0"/>
        </w:rPr>
        <w:t xml:space="preserve">어떤 PC든 자신의 캐릭터 시트에 감정이 있습니다. 죽음의 리듬을 적절히 조절하는 것도 한 부분입니다. PC 한 명이 게임에 참여하면서 3-4장의 시트를 찢을 각오를 하고 오는 것은 어떤 ST에게도 좋은 경험이 되지 않을 것입니다. 사망자가 너무 많으면 PC는 더 이상 자발적으로 자신의 캐릭터에 몰입하지 않을 것입니다.</w:t>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Fonts w:ascii="Arial Unicode MS" w:cs="Arial Unicode MS" w:eastAsia="Arial Unicode MS" w:hAnsi="Arial Unicode MS"/>
          <w:rtl w:val="0"/>
        </w:rPr>
        <w:t xml:space="preserve">8) 자신의 능력에 맞게 행동하고 자신이 할 수 없는 일은 하지 마세요.</w:t>
      </w:r>
    </w:p>
    <w:p w:rsidR="00000000" w:rsidDel="00000000" w:rsidP="00000000" w:rsidRDefault="00000000" w:rsidRPr="00000000" w14:paraId="000028D9">
      <w:pPr>
        <w:rPr/>
      </w:pPr>
      <w:r w:rsidDel="00000000" w:rsidR="00000000" w:rsidRPr="00000000">
        <w:rPr>
          <w:rFonts w:ascii="Arial Unicode MS" w:cs="Arial Unicode MS" w:eastAsia="Arial Unicode MS" w:hAnsi="Arial Unicode MS"/>
          <w:rtl w:val="0"/>
        </w:rPr>
        <w:t xml:space="preserve">예를 들어 당신이 최대 강도 S급을 3개까지 조종할 수 있다면 자신의 분배 강도를 잘 조절해야 합니다. 물이 얼마나 깊은지 모른다면 조금씩 시도해 보세요. 한 번에 뚱뚱한 사람을 먹으려 하지 마세요.</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rFonts w:ascii="Arial Unicode MS" w:cs="Arial Unicode MS" w:eastAsia="Arial Unicode MS" w:hAnsi="Arial Unicode MS"/>
          <w:rtl w:val="0"/>
        </w:rPr>
        <w:t xml:space="preserve">9) PC를 위해 봉사하는 것을 원칙으로 삼고 PC를 괴롭히지 마세요.</w:t>
      </w:r>
    </w:p>
    <w:p w:rsidR="00000000" w:rsidDel="00000000" w:rsidP="00000000" w:rsidRDefault="00000000" w:rsidRPr="00000000" w14:paraId="000028DC">
      <w:pPr>
        <w:rPr/>
      </w:pPr>
      <w:r w:rsidDel="00000000" w:rsidR="00000000" w:rsidRPr="00000000">
        <w:rPr>
          <w:rFonts w:ascii="Arial Unicode MS" w:cs="Arial Unicode MS" w:eastAsia="Arial Unicode MS" w:hAnsi="Arial Unicode MS"/>
          <w:rtl w:val="0"/>
        </w:rPr>
        <w:t xml:space="preserve">이 세상에 ST가 부족하긴 하지만, 한 무리의 사람들이 당신의 게임을 하고 나서 당신의 게임이 재미있다고 말하는 것과 당신의 게임이 특별히 구린다고 말하는 것은 당신에게 분명 차이가 있을 것입니다. PC가 당신의 게임을 매우 재미있다고 생각하는 것이 가장 중요합니다. 당신이 얼마나 NB인지는 오직 당신의 게임 진행 수준에서만 드러납니다. 당신의 시트 제작 기술이 NB이거나 당신의 언어 능력이 NB이라고 해서 그것이 무언가를 설명해 주는 것은 아닙니다.</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w:t>
      </w:r>
    </w:p>
    <w:p w:rsidR="00000000" w:rsidDel="00000000" w:rsidP="00000000" w:rsidRDefault="00000000" w:rsidRPr="00000000" w14:paraId="000028DF">
      <w:pPr>
        <w:rPr/>
      </w:pPr>
      <w:r w:rsidDel="00000000" w:rsidR="00000000" w:rsidRPr="00000000">
        <w:rPr>
          <w:rtl w:val="0"/>
        </w:rPr>
        <w:t xml:space="preserve">======================================</w:t>
      </w:r>
    </w:p>
    <w:p w:rsidR="00000000" w:rsidDel="00000000" w:rsidP="00000000" w:rsidRDefault="00000000" w:rsidRPr="00000000" w14:paraId="000028E0">
      <w:pPr>
        <w:pStyle w:val="Heading1"/>
        <w:rPr/>
      </w:pPr>
      <w:bookmarkStart w:colFirst="0" w:colLast="0" w:name="_6ze2oqm8vv7l" w:id="69"/>
      <w:bookmarkEnd w:id="69"/>
      <w:r w:rsidDel="00000000" w:rsidR="00000000" w:rsidRPr="00000000">
        <w:rPr>
          <w:rFonts w:ascii="Arial Unicode MS" w:cs="Arial Unicode MS" w:eastAsia="Arial Unicode MS" w:hAnsi="Arial Unicode MS"/>
          <w:rtl w:val="0"/>
        </w:rPr>
        <w:t xml:space="preserve">1.7.4 셰바쿠의 TRPG팀 운영 경험</w:t>
      </w:r>
    </w:p>
    <w:p w:rsidR="00000000" w:rsidDel="00000000" w:rsidP="00000000" w:rsidRDefault="00000000" w:rsidRPr="00000000" w14:paraId="000028E1">
      <w:pPr>
        <w:rPr/>
      </w:pPr>
      <w:r w:rsidDel="00000000" w:rsidR="00000000" w:rsidRPr="00000000">
        <w:rPr>
          <w:rFonts w:ascii="Arial Unicode MS" w:cs="Arial Unicode MS" w:eastAsia="Arial Unicode MS" w:hAnsi="Arial Unicode MS"/>
          <w:rtl w:val="0"/>
        </w:rPr>
        <w:t xml:space="preserve">셰바오터우의 TRPG 경험:</w:t>
      </w:r>
    </w:p>
    <w:p w:rsidR="00000000" w:rsidDel="00000000" w:rsidP="00000000" w:rsidRDefault="00000000" w:rsidRPr="00000000" w14:paraId="000028E2">
      <w:pPr>
        <w:rPr/>
      </w:pPr>
      <w:r w:rsidDel="00000000" w:rsidR="00000000" w:rsidRPr="00000000">
        <w:rPr>
          <w:rtl w:val="0"/>
        </w:rPr>
        <w:t xml:space="preserve">=====================================================================</w:t>
      </w:r>
    </w:p>
    <w:p w:rsidR="00000000" w:rsidDel="00000000" w:rsidP="00000000" w:rsidRDefault="00000000" w:rsidRPr="00000000" w14:paraId="000028E3">
      <w:pPr>
        <w:rPr/>
      </w:pPr>
      <w:r w:rsidDel="00000000" w:rsidR="00000000" w:rsidRPr="00000000">
        <w:rPr>
          <w:rtl w:val="0"/>
        </w:rPr>
        <w:t xml:space="preserve">======================================</w:t>
      </w:r>
    </w:p>
    <w:p w:rsidR="00000000" w:rsidDel="00000000" w:rsidP="00000000" w:rsidRDefault="00000000" w:rsidRPr="00000000" w14:paraId="000028E4">
      <w:pPr>
        <w:rPr/>
      </w:pPr>
      <w:r w:rsidDel="00000000" w:rsidR="00000000" w:rsidRPr="00000000">
        <w:rPr>
          <w:rFonts w:ascii="Arial Unicode MS" w:cs="Arial Unicode MS" w:eastAsia="Arial Unicode MS" w:hAnsi="Arial Unicode MS"/>
          <w:rtl w:val="0"/>
        </w:rPr>
        <w:t xml:space="preserve">첫 번째 대원칙은 TRPG는 사교 게임이라는 것입니다. 사교와 연기가 중점이며, 모두가 함께 모여 잘 즐기고, 이후에도 계속 함께 할 수 있도록 하는 것이 가장 중요합니다. 이 원칙을 위반하여 다른 사람들이 이후에 당신과 함께 할 수 없게 된다면 그것이 TRPG에서의 큰 실패입니다. 그러므로 규칙을 준수하고, 타인을 존중하며, 친구가 되어야 합니다. 시간을 지키고, 혼란을 일으키거나 전체 게임 체험을 망치는 일을 해서는 안 됩니다. 이러한 것들도 이 대원칙에서 연장된 도리입니다.  </w:t>
      </w:r>
    </w:p>
    <w:p w:rsidR="00000000" w:rsidDel="00000000" w:rsidP="00000000" w:rsidRDefault="00000000" w:rsidRPr="00000000" w14:paraId="000028E5">
      <w:pPr>
        <w:rPr/>
      </w:pPr>
      <w:r w:rsidDel="00000000" w:rsidR="00000000" w:rsidRPr="00000000">
        <w:rPr>
          <w:rtl w:val="0"/>
        </w:rPr>
        <w:t xml:space="preserve">=====================================================================</w:t>
      </w:r>
    </w:p>
    <w:p w:rsidR="00000000" w:rsidDel="00000000" w:rsidP="00000000" w:rsidRDefault="00000000" w:rsidRPr="00000000" w14:paraId="000028E6">
      <w:pPr>
        <w:rPr/>
      </w:pPr>
      <w:r w:rsidDel="00000000" w:rsidR="00000000" w:rsidRPr="00000000">
        <w:rPr>
          <w:rtl w:val="0"/>
        </w:rPr>
        <w:t xml:space="preserve">======================================</w:t>
      </w:r>
    </w:p>
    <w:p w:rsidR="00000000" w:rsidDel="00000000" w:rsidP="00000000" w:rsidRDefault="00000000" w:rsidRPr="00000000" w14:paraId="000028E7">
      <w:pPr>
        <w:rPr/>
      </w:pPr>
      <w:r w:rsidDel="00000000" w:rsidR="00000000" w:rsidRPr="00000000">
        <w:rPr>
          <w:rFonts w:ascii="Arial Unicode MS" w:cs="Arial Unicode MS" w:eastAsia="Arial Unicode MS" w:hAnsi="Arial Unicode MS"/>
          <w:rtl w:val="0"/>
        </w:rPr>
        <w:t xml:space="preserve">두 번째 대원칙은 팀에서 필요로 하는 사람이 되는 것입니다. 이번 TRPG 모집의 수요, GM의 수요, 당신 팀 동료들의 수요를 명확히 이해하고, 이 GM이 평소에 어떤 스타일로 게임을 진행하는지 파악한 뒤, 캐릭터 제작, 연기, 팀 협력 과정에서 적절히 힘을 조절해야 합니다. 지나치게 강하거나 극단적인 캐릭터의 문제 일부도 여기에 있습니다. 당신의 캐릭터가 아주 강해서 한 번에 모든 적을 쓸어버리고, 당신이 아주 특이하고 남다르며, 매우 신비롭고 고독하게 멋있어 다른 사람들과 교류하지 않는다 해도, 이런 것들이 우리의 게임 체험에 도움이 되지 않고 오히려 해로울 수 있습니다. 우리는 당신에게 감사를 표하기는커녕 오히려 빨리 구실을 찾아 당신과 멀어지고 블랙리스트에 올려 우리의 즐거운 TRPG를 계속하고 싶어 할 수 있습니다.</w:t>
      </w:r>
    </w:p>
    <w:p w:rsidR="00000000" w:rsidDel="00000000" w:rsidP="00000000" w:rsidRDefault="00000000" w:rsidRPr="00000000" w14:paraId="000028E8">
      <w:pPr>
        <w:rPr/>
      </w:pPr>
      <w:r w:rsidDel="00000000" w:rsidR="00000000" w:rsidRPr="00000000">
        <w:rPr>
          <w:rtl w:val="0"/>
        </w:rPr>
        <w:t xml:space="preserve">=====================================================================</w:t>
      </w:r>
    </w:p>
    <w:p w:rsidR="00000000" w:rsidDel="00000000" w:rsidP="00000000" w:rsidRDefault="00000000" w:rsidRPr="00000000" w14:paraId="000028E9">
      <w:pPr>
        <w:rPr/>
      </w:pPr>
      <w:r w:rsidDel="00000000" w:rsidR="00000000" w:rsidRPr="00000000">
        <w:rPr>
          <w:rtl w:val="0"/>
        </w:rPr>
        <w:t xml:space="preserve">======================================</w:t>
      </w:r>
    </w:p>
    <w:p w:rsidR="00000000" w:rsidDel="00000000" w:rsidP="00000000" w:rsidRDefault="00000000" w:rsidRPr="00000000" w14:paraId="000028EA">
      <w:pPr>
        <w:rPr/>
      </w:pPr>
      <w:r w:rsidDel="00000000" w:rsidR="00000000" w:rsidRPr="00000000">
        <w:rPr>
          <w:rFonts w:ascii="Arial Unicode MS" w:cs="Arial Unicode MS" w:eastAsia="Arial Unicode MS" w:hAnsi="Arial Unicode MS"/>
          <w:rtl w:val="0"/>
        </w:rPr>
        <w:t xml:space="preserve">세 번째 원칙은 팀과 GM의 의도를 이해하는 것입니다. 의도에서 수요가 생기고, 의도에서 행동이 생깁니다. 상대방이 이 게임을 열어 무엇을 실현하려 하는지, 어떤 효과를 얻고자 하는지 파악해야 합니다. 예를 들어 우리가 즐겁게 봄나들이를 가려는데 당신이 평소의 진지하고 엄숙한 스타일로 플레이한다면, 이는 당신이 하는 것이 옳지 않다거나 당신이 충분히 대단하지 않다는 뜻이 아니라, 우리는 정말로 당신 같은 존재가 필요하지 않다는 것이므로 퇴장을 요청하는 것입니다. 그래서 GM과 PC의 궁합을 말할 때도 서로의 의도를 이해했는지, 서로의 수요를 고려했는지, 모두가 실현하고자 하는 상호작용 효과를 달성할 능력이 있는지(예를 들어 당신의 타자/말하기 속도가 너무 느리거나 수수께끼를 이해하지 못한다면) 묻는 것입니다. 당신의 행동이 동료들의 의도를 고려했는지 생각해 보세요.</w:t>
      </w:r>
    </w:p>
    <w:p w:rsidR="00000000" w:rsidDel="00000000" w:rsidP="00000000" w:rsidRDefault="00000000" w:rsidRPr="00000000" w14:paraId="000028EB">
      <w:pPr>
        <w:rPr/>
      </w:pPr>
      <w:r w:rsidDel="00000000" w:rsidR="00000000" w:rsidRPr="00000000">
        <w:rPr>
          <w:rtl w:val="0"/>
        </w:rPr>
        <w:t xml:space="preserve">=====================================================================</w:t>
      </w:r>
    </w:p>
    <w:p w:rsidR="00000000" w:rsidDel="00000000" w:rsidP="00000000" w:rsidRDefault="00000000" w:rsidRPr="00000000" w14:paraId="000028EC">
      <w:pPr>
        <w:rPr/>
      </w:pPr>
      <w:r w:rsidDel="00000000" w:rsidR="00000000" w:rsidRPr="00000000">
        <w:rPr>
          <w:rtl w:val="0"/>
        </w:rPr>
        <w:t xml:space="preserve">======================================</w:t>
      </w:r>
    </w:p>
    <w:p w:rsidR="00000000" w:rsidDel="00000000" w:rsidP="00000000" w:rsidRDefault="00000000" w:rsidRPr="00000000" w14:paraId="000028ED">
      <w:pPr>
        <w:rPr/>
      </w:pPr>
      <w:r w:rsidDel="00000000" w:rsidR="00000000" w:rsidRPr="00000000">
        <w:rPr>
          <w:rFonts w:ascii="Arial Unicode MS" w:cs="Arial Unicode MS" w:eastAsia="Arial Unicode MS" w:hAnsi="Arial Unicode MS"/>
          <w:rtl w:val="0"/>
        </w:rPr>
        <w:t xml:space="preserve">Ⅰ. 한 팀에 참가할 때, 참여 양측이 다음과 같은 태도를 갖출 것을 권장합니다:</w:t>
      </w:r>
    </w:p>
    <w:p w:rsidR="00000000" w:rsidDel="00000000" w:rsidP="00000000" w:rsidRDefault="00000000" w:rsidRPr="00000000" w14:paraId="000028EE">
      <w:pPr>
        <w:rPr/>
      </w:pPr>
      <w:r w:rsidDel="00000000" w:rsidR="00000000" w:rsidRPr="00000000">
        <w:rPr>
          <w:rFonts w:ascii="Arial Unicode MS" w:cs="Arial Unicode MS" w:eastAsia="Arial Unicode MS" w:hAnsi="Arial Unicode MS"/>
          <w:rtl w:val="0"/>
        </w:rPr>
        <w:t xml:space="preserve">"이번 단체 게임 활동을 통해 양측이 흥미진진한 체험을 창조한다"는 것을 목표로 합니다.</w:t>
      </w:r>
    </w:p>
    <w:p w:rsidR="00000000" w:rsidDel="00000000" w:rsidP="00000000" w:rsidRDefault="00000000" w:rsidRPr="00000000" w14:paraId="000028EF">
      <w:pPr>
        <w:rPr/>
      </w:pPr>
      <w:r w:rsidDel="00000000" w:rsidR="00000000" w:rsidRPr="00000000">
        <w:rPr>
          <w:rFonts w:ascii="Arial Unicode MS" w:cs="Arial Unicode MS" w:eastAsia="Arial Unicode MS" w:hAnsi="Arial Unicode MS"/>
          <w:rtl w:val="0"/>
        </w:rPr>
        <w:t xml:space="preserve">"타인을 존중하고, 공정한 규칙을 지키며, 우호적으로 게임하고, 조화롭게 소통하며, 예의 바르게 시간을 지킨다"는 것을 작풍으로 합니다. </w:t>
      </w:r>
    </w:p>
    <w:p w:rsidR="00000000" w:rsidDel="00000000" w:rsidP="00000000" w:rsidRDefault="00000000" w:rsidRPr="00000000" w14:paraId="000028F0">
      <w:pPr>
        <w:rPr/>
      </w:pPr>
      <w:r w:rsidDel="00000000" w:rsidR="00000000" w:rsidRPr="00000000">
        <w:rPr>
          <w:rFonts w:ascii="Arial Unicode MS" w:cs="Arial Unicode MS" w:eastAsia="Arial Unicode MS" w:hAnsi="Arial Unicode MS"/>
          <w:rtl w:val="0"/>
        </w:rPr>
        <w:t xml:space="preserve">"충분한 팀 게임의 즐거움과 서사 체험을 얻어, 모두가 만족하며 돌아간다"는 것을 결말로 합니다.</w:t>
      </w:r>
    </w:p>
    <w:p w:rsidR="00000000" w:rsidDel="00000000" w:rsidP="00000000" w:rsidRDefault="00000000" w:rsidRPr="00000000" w14:paraId="000028F1">
      <w:pPr>
        <w:rPr/>
      </w:pPr>
      <w:r w:rsidDel="00000000" w:rsidR="00000000" w:rsidRPr="00000000">
        <w:rPr>
          <w:rtl w:val="0"/>
        </w:rPr>
        <w:t xml:space="preserve">=====================================================================</w:t>
      </w:r>
    </w:p>
    <w:p w:rsidR="00000000" w:rsidDel="00000000" w:rsidP="00000000" w:rsidRDefault="00000000" w:rsidRPr="00000000" w14:paraId="000028F2">
      <w:pPr>
        <w:rPr/>
      </w:pPr>
      <w:r w:rsidDel="00000000" w:rsidR="00000000" w:rsidRPr="00000000">
        <w:rPr>
          <w:rtl w:val="0"/>
        </w:rPr>
        <w:t xml:space="preserve">======================================</w:t>
      </w:r>
    </w:p>
    <w:p w:rsidR="00000000" w:rsidDel="00000000" w:rsidP="00000000" w:rsidRDefault="00000000" w:rsidRPr="00000000" w14:paraId="000028F3">
      <w:pPr>
        <w:rPr/>
      </w:pPr>
      <w:r w:rsidDel="00000000" w:rsidR="00000000" w:rsidRPr="00000000">
        <w:rPr>
          <w:rFonts w:ascii="Arial Unicode MS" w:cs="Arial Unicode MS" w:eastAsia="Arial Unicode MS" w:hAnsi="Arial Unicode MS"/>
          <w:rtl w:val="0"/>
        </w:rPr>
        <w:t xml:space="preserve">Ⅱ. TRPG 이해하기</w:t>
      </w:r>
    </w:p>
    <w:p w:rsidR="00000000" w:rsidDel="00000000" w:rsidP="00000000" w:rsidRDefault="00000000" w:rsidRPr="00000000" w14:paraId="000028F4">
      <w:pPr>
        <w:rPr/>
      </w:pPr>
      <w:r w:rsidDel="00000000" w:rsidR="00000000" w:rsidRPr="00000000">
        <w:rPr>
          <w:rFonts w:ascii="Arial Unicode MS" w:cs="Arial Unicode MS" w:eastAsia="Arial Unicode MS" w:hAnsi="Arial Unicode MS"/>
          <w:rtl w:val="0"/>
        </w:rPr>
        <w:t xml:space="preserve">. GM은 플레이어에게 [현재 장면에서 이번 TRPG와 관련된, 의미 있는 중점]을 소개할 책임이 있습니다.  </w:t>
      </w:r>
    </w:p>
    <w:p w:rsidR="00000000" w:rsidDel="00000000" w:rsidP="00000000" w:rsidRDefault="00000000" w:rsidRPr="00000000" w14:paraId="000028F5">
      <w:pPr>
        <w:rPr/>
      </w:pPr>
      <w:r w:rsidDel="00000000" w:rsidR="00000000" w:rsidRPr="00000000">
        <w:rPr>
          <w:rFonts w:ascii="Arial Unicode MS" w:cs="Arial Unicode MS" w:eastAsia="Arial Unicode MS" w:hAnsi="Arial Unicode MS"/>
          <w:rtl w:val="0"/>
        </w:rPr>
        <w:t xml:space="preserve">√yes GM: "보세요! 미녀입니다!" # 적절한 풍정을 묘사했습니다.</w:t>
      </w:r>
    </w:p>
    <w:p w:rsidR="00000000" w:rsidDel="00000000" w:rsidP="00000000" w:rsidRDefault="00000000" w:rsidRPr="00000000" w14:paraId="000028F6">
      <w:pPr>
        <w:rPr/>
      </w:pPr>
      <w:r w:rsidDel="00000000" w:rsidR="00000000" w:rsidRPr="00000000">
        <w:rPr>
          <w:rFonts w:ascii="Arial Unicode MS" w:cs="Arial Unicode MS" w:eastAsia="Arial Unicode MS" w:hAnsi="Arial Unicode MS"/>
          <w:rtl w:val="0"/>
        </w:rPr>
        <w:t xml:space="preserve">√yes GM: "보세요! 보물입니다!" # 보물 장치의 모습을 묘사하고 단서를 제공했습니다. </w:t>
      </w:r>
    </w:p>
    <w:p w:rsidR="00000000" w:rsidDel="00000000" w:rsidP="00000000" w:rsidRDefault="00000000" w:rsidRPr="00000000" w14:paraId="000028F7">
      <w:pPr>
        <w:rPr/>
      </w:pPr>
      <w:r w:rsidDel="00000000" w:rsidR="00000000" w:rsidRPr="00000000">
        <w:rPr>
          <w:rFonts w:ascii="Arial Unicode MS" w:cs="Arial Unicode MS" w:eastAsia="Arial Unicode MS" w:hAnsi="Arial Unicode MS"/>
          <w:rtl w:val="0"/>
        </w:rPr>
        <w:t xml:space="preserve">√yes GM: "보세요! 대해입니다!" # 바다 위의 중요한 장소와 중요 목표를 소개했습니다.</w:t>
      </w:r>
    </w:p>
    <w:p w:rsidR="00000000" w:rsidDel="00000000" w:rsidP="00000000" w:rsidRDefault="00000000" w:rsidRPr="00000000" w14:paraId="000028F8">
      <w:pPr>
        <w:rPr/>
      </w:pPr>
      <w:r w:rsidDel="00000000" w:rsidR="00000000" w:rsidRPr="00000000">
        <w:rPr>
          <w:rFonts w:ascii="Arial Unicode MS" w:cs="Arial Unicode MS" w:eastAsia="Arial Unicode MS" w:hAnsi="Arial Unicode MS"/>
          <w:rtl w:val="0"/>
        </w:rPr>
        <w:t xml:space="preserve">× no GM: # 언급한 물체나 한 묘사 뒤에 어떤 의도, 단서, 연관, 스토리상 중요성도 없습니다.</w:t>
      </w:r>
    </w:p>
    <w:p w:rsidR="00000000" w:rsidDel="00000000" w:rsidP="00000000" w:rsidRDefault="00000000" w:rsidRPr="00000000" w14:paraId="000028F9">
      <w:pPr>
        <w:rPr/>
      </w:pPr>
      <w:r w:rsidDel="00000000" w:rsidR="00000000" w:rsidRPr="00000000">
        <w:rPr>
          <w:rFonts w:ascii="Arial Unicode MS" w:cs="Arial Unicode MS" w:eastAsia="Arial Unicode MS" w:hAnsi="Arial Unicode MS"/>
          <w:rtl w:val="0"/>
        </w:rPr>
        <w:t xml:space="preserve">× no GM: # 사람들을 20분 동안 기다리게 하고는 완전히 중요하지 않은 천 자의 아름다운 환경 묘사를 썼습니다.</w:t>
      </w:r>
    </w:p>
    <w:p w:rsidR="00000000" w:rsidDel="00000000" w:rsidP="00000000" w:rsidRDefault="00000000" w:rsidRPr="00000000" w14:paraId="000028FA">
      <w:pPr>
        <w:rPr/>
      </w:pPr>
      <w:r w:rsidDel="00000000" w:rsidR="00000000" w:rsidRPr="00000000">
        <w:rPr>
          <w:rFonts w:ascii="Arial Unicode MS" w:cs="Arial Unicode MS" w:eastAsia="Arial Unicode MS" w:hAnsi="Arial Unicode MS"/>
          <w:rtl w:val="0"/>
        </w:rPr>
        <w:t xml:space="preserve">× no GM: # 환경 속 어떤 중요한 사물도 언급하지 않고 지나치게 플레이어의 자유 행동을 묻습니다.  </w:t>
      </w:r>
    </w:p>
    <w:p w:rsidR="00000000" w:rsidDel="00000000" w:rsidP="00000000" w:rsidRDefault="00000000" w:rsidRPr="00000000" w14:paraId="000028FB">
      <w:pPr>
        <w:rPr/>
      </w:pPr>
      <w:r w:rsidDel="00000000" w:rsidR="00000000" w:rsidRPr="00000000">
        <w:rPr>
          <w:rFonts w:ascii="Arial Unicode MS" w:cs="Arial Unicode MS" w:eastAsia="Arial Unicode MS" w:hAnsi="Arial Unicode MS"/>
          <w:rtl w:val="0"/>
        </w:rPr>
        <w:t xml:space="preserve">. 당신의 캐릭터 시트를 기억하고 TRPG 중에 자주 참조하세요.</w:t>
      </w:r>
    </w:p>
    <w:p w:rsidR="00000000" w:rsidDel="00000000" w:rsidP="00000000" w:rsidRDefault="00000000" w:rsidRPr="00000000" w14:paraId="000028FC">
      <w:pPr>
        <w:rPr/>
      </w:pPr>
      <w:r w:rsidDel="00000000" w:rsidR="00000000" w:rsidRPr="00000000">
        <w:rPr>
          <w:rFonts w:ascii="Arial Unicode MS" w:cs="Arial Unicode MS" w:eastAsia="Arial Unicode MS" w:hAnsi="Arial Unicode MS"/>
          <w:rtl w:val="0"/>
        </w:rPr>
        <w:t xml:space="preserve">× no 플레이어: 제 캐릭터 이름이 뭐였죠? </w:t>
      </w:r>
    </w:p>
    <w:p w:rsidR="00000000" w:rsidDel="00000000" w:rsidP="00000000" w:rsidRDefault="00000000" w:rsidRPr="00000000" w14:paraId="000028FD">
      <w:pPr>
        <w:rPr/>
      </w:pPr>
      <w:r w:rsidDel="00000000" w:rsidR="00000000" w:rsidRPr="00000000">
        <w:rPr>
          <w:rFonts w:ascii="Arial Unicode MS" w:cs="Arial Unicode MS" w:eastAsia="Arial Unicode MS" w:hAnsi="Arial Unicode MS"/>
          <w:rtl w:val="0"/>
        </w:rPr>
        <w:t xml:space="preserve">. 룰북에 언급된 기초를 기억하세요. 규칙을 찾아봄으로써 해결할 수 있는 문제라면 그렇게 하세요.</w:t>
      </w:r>
    </w:p>
    <w:p w:rsidR="00000000" w:rsidDel="00000000" w:rsidP="00000000" w:rsidRDefault="00000000" w:rsidRPr="00000000" w14:paraId="000028FE">
      <w:pPr>
        <w:rPr/>
      </w:pPr>
      <w:r w:rsidDel="00000000" w:rsidR="00000000" w:rsidRPr="00000000">
        <w:rPr>
          <w:rFonts w:ascii="Arial Unicode MS" w:cs="Arial Unicode MS" w:eastAsia="Arial Unicode MS" w:hAnsi="Arial Unicode MS"/>
          <w:rtl w:val="0"/>
        </w:rPr>
        <w:t xml:space="preserve">× no 플레이어: 힘 특성치는 뭐하는 건가요?</w:t>
      </w:r>
    </w:p>
    <w:p w:rsidR="00000000" w:rsidDel="00000000" w:rsidP="00000000" w:rsidRDefault="00000000" w:rsidRPr="00000000" w14:paraId="000028FF">
      <w:pPr>
        <w:rPr/>
      </w:pPr>
      <w:r w:rsidDel="00000000" w:rsidR="00000000" w:rsidRPr="00000000">
        <w:rPr>
          <w:rFonts w:ascii="Arial Unicode MS" w:cs="Arial Unicode MS" w:eastAsia="Arial Unicode MS" w:hAnsi="Arial Unicode MS"/>
          <w:rtl w:val="0"/>
        </w:rPr>
        <w:t xml:space="preserve">. 자신이 이미 노력했다면 나머지 모르는 부분은 많이 물어보고 소통하세요. </w:t>
      </w:r>
    </w:p>
    <w:p w:rsidR="00000000" w:rsidDel="00000000" w:rsidP="00000000" w:rsidRDefault="00000000" w:rsidRPr="00000000" w14:paraId="00002900">
      <w:pPr>
        <w:rPr/>
      </w:pPr>
      <w:r w:rsidDel="00000000" w:rsidR="00000000" w:rsidRPr="00000000">
        <w:rPr>
          <w:rFonts w:ascii="Arial Unicode MS" w:cs="Arial Unicode MS" w:eastAsia="Arial Unicode MS" w:hAnsi="Arial Unicode MS"/>
          <w:rtl w:val="0"/>
        </w:rPr>
        <w:t xml:space="preserve">yes 플레이어: "GM 이 부분 관련 자료를 찾을 수가 없어요?"</w:t>
      </w:r>
    </w:p>
    <w:p w:rsidR="00000000" w:rsidDel="00000000" w:rsidP="00000000" w:rsidRDefault="00000000" w:rsidRPr="00000000" w14:paraId="00002901">
      <w:pPr>
        <w:rPr/>
      </w:pPr>
      <w:r w:rsidDel="00000000" w:rsidR="00000000" w:rsidRPr="00000000">
        <w:rPr>
          <w:rtl w:val="0"/>
        </w:rPr>
        <w:t xml:space="preserve">=====================================================================</w:t>
      </w:r>
    </w:p>
    <w:p w:rsidR="00000000" w:rsidDel="00000000" w:rsidP="00000000" w:rsidRDefault="00000000" w:rsidRPr="00000000" w14:paraId="00002902">
      <w:pPr>
        <w:rPr/>
      </w:pPr>
      <w:r w:rsidDel="00000000" w:rsidR="00000000" w:rsidRPr="00000000">
        <w:rPr>
          <w:rtl w:val="0"/>
        </w:rPr>
        <w:t xml:space="preserve">======================================</w:t>
      </w:r>
    </w:p>
    <w:p w:rsidR="00000000" w:rsidDel="00000000" w:rsidP="00000000" w:rsidRDefault="00000000" w:rsidRPr="00000000" w14:paraId="00002903">
      <w:pPr>
        <w:rPr/>
      </w:pPr>
      <w:r w:rsidDel="00000000" w:rsidR="00000000" w:rsidRPr="00000000">
        <w:rPr>
          <w:rFonts w:ascii="Arial Unicode MS" w:cs="Arial Unicode MS" w:eastAsia="Arial Unicode MS" w:hAnsi="Arial Unicode MS"/>
          <w:rtl w:val="0"/>
        </w:rPr>
        <w:t xml:space="preserve">Ⅲ. 행동 연기</w:t>
      </w:r>
    </w:p>
    <w:p w:rsidR="00000000" w:rsidDel="00000000" w:rsidP="00000000" w:rsidRDefault="00000000" w:rsidRPr="00000000" w14:paraId="00002904">
      <w:pPr>
        <w:rPr/>
      </w:pPr>
      <w:r w:rsidDel="00000000" w:rsidR="00000000" w:rsidRPr="00000000">
        <w:rPr>
          <w:rFonts w:ascii="Arial Unicode MS" w:cs="Arial Unicode MS" w:eastAsia="Arial Unicode MS" w:hAnsi="Arial Unicode MS"/>
          <w:rtl w:val="0"/>
        </w:rPr>
        <w:t xml:space="preserve">. 연기란 당신이 캐릭터의 신분으로 세계와 상호작용하는 것을 말합니다.</w:t>
      </w:r>
    </w:p>
    <w:p w:rsidR="00000000" w:rsidDel="00000000" w:rsidP="00000000" w:rsidRDefault="00000000" w:rsidRPr="00000000" w14:paraId="00002905">
      <w:pPr>
        <w:rPr/>
      </w:pPr>
      <w:r w:rsidDel="00000000" w:rsidR="00000000" w:rsidRPr="00000000">
        <w:rPr>
          <w:rFonts w:ascii="Arial Unicode MS" w:cs="Arial Unicode MS" w:eastAsia="Arial Unicode MS" w:hAnsi="Arial Unicode MS"/>
          <w:rtl w:val="0"/>
        </w:rPr>
        <w:t xml:space="preserve">. 연기로 해결할 수 있는 문제는 최대한 연기로 해결하세요.</w:t>
      </w:r>
    </w:p>
    <w:p w:rsidR="00000000" w:rsidDel="00000000" w:rsidP="00000000" w:rsidRDefault="00000000" w:rsidRPr="00000000" w14:paraId="00002906">
      <w:pPr>
        <w:rPr/>
      </w:pPr>
      <w:r w:rsidDel="00000000" w:rsidR="00000000" w:rsidRPr="00000000">
        <w:rPr>
          <w:rFonts w:ascii="Arial Unicode MS" w:cs="Arial Unicode MS" w:eastAsia="Arial Unicode MS" w:hAnsi="Arial Unicode MS"/>
          <w:rtl w:val="0"/>
        </w:rPr>
        <w:t xml:space="preserve">× no 플레이어: (GM 여기 뭐가 있어요?)</w:t>
      </w:r>
    </w:p>
    <w:p w:rsidR="00000000" w:rsidDel="00000000" w:rsidP="00000000" w:rsidRDefault="00000000" w:rsidRPr="00000000" w14:paraId="00002907">
      <w:pPr>
        <w:rPr/>
      </w:pPr>
      <w:r w:rsidDel="00000000" w:rsidR="00000000" w:rsidRPr="00000000">
        <w:rPr>
          <w:rFonts w:ascii="Arial Unicode MS" w:cs="Arial Unicode MS" w:eastAsia="Arial Unicode MS" w:hAnsi="Arial Unicode MS"/>
          <w:rtl w:val="0"/>
        </w:rPr>
        <w:t xml:space="preserve">GM: (행동을 해서 주위를 살펴보는 것은 어떨까요?) </w:t>
      </w:r>
    </w:p>
    <w:p w:rsidR="00000000" w:rsidDel="00000000" w:rsidP="00000000" w:rsidRDefault="00000000" w:rsidRPr="00000000" w14:paraId="00002908">
      <w:pPr>
        <w:rPr/>
      </w:pPr>
      <w:r w:rsidDel="00000000" w:rsidR="00000000" w:rsidRPr="00000000">
        <w:rPr>
          <w:rFonts w:ascii="Arial Unicode MS" w:cs="Arial Unicode MS" w:eastAsia="Arial Unicode MS" w:hAnsi="Arial Unicode MS"/>
          <w:rtl w:val="0"/>
        </w:rPr>
        <w:t xml:space="preserve">yes 플레이어: "주위 환경을 관찰한다"</w:t>
      </w:r>
    </w:p>
    <w:p w:rsidR="00000000" w:rsidDel="00000000" w:rsidP="00000000" w:rsidRDefault="00000000" w:rsidRPr="00000000" w14:paraId="00002909">
      <w:pPr>
        <w:rPr/>
      </w:pPr>
      <w:r w:rsidDel="00000000" w:rsidR="00000000" w:rsidRPr="00000000">
        <w:rPr>
          <w:rFonts w:ascii="Arial Unicode MS" w:cs="Arial Unicode MS" w:eastAsia="Arial Unicode MS" w:hAnsi="Arial Unicode MS"/>
          <w:rtl w:val="0"/>
        </w:rPr>
        <w:t xml:space="preserve">"연기란 캐릭터의 신분과 시각으로 세계를 체험하고 행동하는 것을 말하며, 이와 반대되는 것이 게임 외적 활동/장외 활동/캐릭터 외적 활동/OC-OutofCharacter입니다. 보통 우리는 플레이어가 최대한 연기하고 이 이야기에 몰입하기를 바랍니다. 장외 오락도 체험의 일부지만 이로 인해 개인의 연기가 방해받아서는 안 됩니다."</w:t>
      </w:r>
    </w:p>
    <w:p w:rsidR="00000000" w:rsidDel="00000000" w:rsidP="00000000" w:rsidRDefault="00000000" w:rsidRPr="00000000" w14:paraId="0000290A">
      <w:pPr>
        <w:rPr/>
      </w:pPr>
      <w:r w:rsidDel="00000000" w:rsidR="00000000" w:rsidRPr="00000000">
        <w:rPr>
          <w:rFonts w:ascii="Arial Unicode MS" w:cs="Arial Unicode MS" w:eastAsia="Arial Unicode MS" w:hAnsi="Arial Unicode MS"/>
          <w:rtl w:val="0"/>
        </w:rPr>
        <w:t xml:space="preserve">. 최대한 캐릭터의 신분, 캐릭터의 시각으로 그의 행동을 연기하세요.</w:t>
      </w:r>
    </w:p>
    <w:p w:rsidR="00000000" w:rsidDel="00000000" w:rsidP="00000000" w:rsidRDefault="00000000" w:rsidRPr="00000000" w14:paraId="0000290B">
      <w:pPr>
        <w:rPr/>
      </w:pPr>
      <w:r w:rsidDel="00000000" w:rsidR="00000000" w:rsidRPr="00000000">
        <w:rPr>
          <w:rFonts w:ascii="Arial Unicode MS" w:cs="Arial Unicode MS" w:eastAsia="Arial Unicode MS" w:hAnsi="Arial Unicode MS"/>
          <w:rtl w:val="0"/>
        </w:rPr>
        <w:t xml:space="preserve">× no 플레이어: "책상 위로 가서 책을 다 읽는다" </w:t>
      </w:r>
    </w:p>
    <w:p w:rsidR="00000000" w:rsidDel="00000000" w:rsidP="00000000" w:rsidRDefault="00000000" w:rsidRPr="00000000" w14:paraId="0000290C">
      <w:pPr>
        <w:rPr/>
      </w:pPr>
      <w:r w:rsidDel="00000000" w:rsidR="00000000" w:rsidRPr="00000000">
        <w:rPr>
          <w:rFonts w:ascii="Arial Unicode MS" w:cs="Arial Unicode MS" w:eastAsia="Arial Unicode MS" w:hAnsi="Arial Unicode MS"/>
          <w:rtl w:val="0"/>
        </w:rPr>
        <w:t xml:space="preserve">yes 플레이어: "책상 옆으로 걸어가 책을 집어 들고 읽기 시작한다"</w:t>
      </w:r>
    </w:p>
    <w:p w:rsidR="00000000" w:rsidDel="00000000" w:rsidP="00000000" w:rsidRDefault="00000000" w:rsidRPr="00000000" w14:paraId="0000290D">
      <w:pPr>
        <w:rPr/>
      </w:pPr>
      <w:r w:rsidDel="00000000" w:rsidR="00000000" w:rsidRPr="00000000">
        <w:rPr>
          <w:rFonts w:ascii="Arial Unicode MS" w:cs="Arial Unicode MS" w:eastAsia="Arial Unicode MS" w:hAnsi="Arial Unicode MS"/>
          <w:rtl w:val="0"/>
        </w:rPr>
        <w:t xml:space="preserve">. 당신이 행동을 하면 그것이 "당신은 이미 시도를 했다"는 사실이 됩니다.</w:t>
      </w:r>
    </w:p>
    <w:p w:rsidR="00000000" w:rsidDel="00000000" w:rsidP="00000000" w:rsidRDefault="00000000" w:rsidRPr="00000000" w14:paraId="0000290E">
      <w:pPr>
        <w:rPr/>
      </w:pPr>
      <w:r w:rsidDel="00000000" w:rsidR="00000000" w:rsidRPr="00000000">
        <w:rPr>
          <w:rFonts w:ascii="Arial Unicode MS" w:cs="Arial Unicode MS" w:eastAsia="Arial Unicode MS" w:hAnsi="Arial Unicode MS"/>
          <w:rtl w:val="0"/>
        </w:rPr>
        <w:t xml:space="preserve">× no 플레이어: "GM 제가 보물에 손을 뻗어도 될까요?"(당연히 그건 당신 손이죠)?</w:t>
      </w:r>
    </w:p>
    <w:p w:rsidR="00000000" w:rsidDel="00000000" w:rsidP="00000000" w:rsidRDefault="00000000" w:rsidRPr="00000000" w14:paraId="0000290F">
      <w:pPr>
        <w:rPr/>
      </w:pPr>
      <w:r w:rsidDel="00000000" w:rsidR="00000000" w:rsidRPr="00000000">
        <w:rPr>
          <w:rFonts w:ascii="Arial Unicode MS" w:cs="Arial Unicode MS" w:eastAsia="Arial Unicode MS" w:hAnsi="Arial Unicode MS"/>
          <w:rtl w:val="0"/>
        </w:rPr>
        <w:t xml:space="preserve">yes 플레이어: "보물을 향해 손을 뻗는다"?</w:t>
      </w:r>
    </w:p>
    <w:p w:rsidR="00000000" w:rsidDel="00000000" w:rsidP="00000000" w:rsidRDefault="00000000" w:rsidRPr="00000000" w14:paraId="00002910">
      <w:pPr>
        <w:rPr/>
      </w:pPr>
      <w:r w:rsidDel="00000000" w:rsidR="00000000" w:rsidRPr="00000000">
        <w:rPr>
          <w:rFonts w:ascii="Arial Unicode MS" w:cs="Arial Unicode MS" w:eastAsia="Arial Unicode MS" w:hAnsi="Arial Unicode MS"/>
          <w:rtl w:val="0"/>
        </w:rPr>
        <w:t xml:space="preserve">. 하지만 이 시도의 과정과 결과는 판정과 규칙 운용으로 결정됩니다.</w:t>
      </w:r>
    </w:p>
    <w:p w:rsidR="00000000" w:rsidDel="00000000" w:rsidP="00000000" w:rsidRDefault="00000000" w:rsidRPr="00000000" w14:paraId="00002911">
      <w:pPr>
        <w:rPr/>
      </w:pPr>
      <w:r w:rsidDel="00000000" w:rsidR="00000000" w:rsidRPr="00000000">
        <w:rPr>
          <w:rFonts w:ascii="Arial Unicode MS" w:cs="Arial Unicode MS" w:eastAsia="Arial Unicode MS" w:hAnsi="Arial Unicode MS"/>
          <w:rtl w:val="0"/>
        </w:rPr>
        <w:t xml:space="preserve">GM과 룰북: "당신은 5점의 빙결 점수를 극복하지 못했고 팔도 3미터 밖의 보물에 닿지 못합니다" </w:t>
      </w:r>
    </w:p>
    <w:p w:rsidR="00000000" w:rsidDel="00000000" w:rsidP="00000000" w:rsidRDefault="00000000" w:rsidRPr="00000000" w14:paraId="00002912">
      <w:pPr>
        <w:rPr/>
      </w:pPr>
      <w:r w:rsidDel="00000000" w:rsidR="00000000" w:rsidRPr="00000000">
        <w:rPr>
          <w:rFonts w:ascii="Arial Unicode MS" w:cs="Arial Unicode MS" w:eastAsia="Arial Unicode MS" w:hAnsi="Arial Unicode MS"/>
          <w:rtl w:val="0"/>
        </w:rPr>
        <w:t xml:space="preserve">. 당신은 시도해야 하며 행동의 결과를 선언해서는 안 됩니다. 이는 규칙 운용으로 결정됩니다.</w:t>
      </w:r>
    </w:p>
    <w:p w:rsidR="00000000" w:rsidDel="00000000" w:rsidP="00000000" w:rsidRDefault="00000000" w:rsidRPr="00000000" w14:paraId="00002913">
      <w:pPr>
        <w:rPr/>
      </w:pPr>
      <w:r w:rsidDel="00000000" w:rsidR="00000000" w:rsidRPr="00000000">
        <w:rPr>
          <w:rFonts w:ascii="Arial Unicode MS" w:cs="Arial Unicode MS" w:eastAsia="Arial Unicode MS" w:hAnsi="Arial Unicode MS"/>
          <w:rtl w:val="0"/>
        </w:rPr>
        <w:t xml:space="preserve">× no 플레이어: "저는 보물을 얻었고 안에는 신의 방패가 있어요"</w:t>
      </w:r>
    </w:p>
    <w:p w:rsidR="00000000" w:rsidDel="00000000" w:rsidP="00000000" w:rsidRDefault="00000000" w:rsidRPr="00000000" w14:paraId="00002914">
      <w:pPr>
        <w:rPr/>
      </w:pPr>
      <w:r w:rsidDel="00000000" w:rsidR="00000000" w:rsidRPr="00000000">
        <w:rPr>
          <w:rFonts w:ascii="Arial Unicode MS" w:cs="Arial Unicode MS" w:eastAsia="Arial Unicode MS" w:hAnsi="Arial Unicode MS"/>
          <w:rtl w:val="0"/>
        </w:rPr>
        <w:t xml:space="preserve">× no 플레이어: "전 엄청 멋있어서 한 방에 용의 머리를 날려버렸어요"?</w:t>
      </w:r>
    </w:p>
    <w:p w:rsidR="00000000" w:rsidDel="00000000" w:rsidP="00000000" w:rsidRDefault="00000000" w:rsidRPr="00000000" w14:paraId="00002915">
      <w:pPr>
        <w:rPr/>
      </w:pPr>
      <w:r w:rsidDel="00000000" w:rsidR="00000000" w:rsidRPr="00000000">
        <w:rPr>
          <w:rFonts w:ascii="Arial Unicode MS" w:cs="Arial Unicode MS" w:eastAsia="Arial Unicode MS" w:hAnsi="Arial Unicode MS"/>
          <w:rtl w:val="0"/>
        </w:rPr>
        <w:t xml:space="preserve">GM: "나가"</w:t>
      </w:r>
    </w:p>
    <w:p w:rsidR="00000000" w:rsidDel="00000000" w:rsidP="00000000" w:rsidRDefault="00000000" w:rsidRPr="00000000" w14:paraId="00002916">
      <w:pPr>
        <w:rPr/>
      </w:pPr>
      <w:r w:rsidDel="00000000" w:rsidR="00000000" w:rsidRPr="00000000">
        <w:rPr>
          <w:rtl w:val="0"/>
        </w:rPr>
        <w:t xml:space="preserve">=====================================================================</w:t>
      </w:r>
    </w:p>
    <w:p w:rsidR="00000000" w:rsidDel="00000000" w:rsidP="00000000" w:rsidRDefault="00000000" w:rsidRPr="00000000" w14:paraId="00002917">
      <w:pPr>
        <w:rPr/>
      </w:pPr>
      <w:r w:rsidDel="00000000" w:rsidR="00000000" w:rsidRPr="00000000">
        <w:rPr>
          <w:rtl w:val="0"/>
        </w:rPr>
        <w:t xml:space="preserve">======================================</w:t>
      </w:r>
    </w:p>
    <w:p w:rsidR="00000000" w:rsidDel="00000000" w:rsidP="00000000" w:rsidRDefault="00000000" w:rsidRPr="00000000" w14:paraId="00002918">
      <w:pPr>
        <w:rPr/>
      </w:pPr>
      <w:r w:rsidDel="00000000" w:rsidR="00000000" w:rsidRPr="00000000">
        <w:rPr>
          <w:rFonts w:ascii="Arial Unicode MS" w:cs="Arial Unicode MS" w:eastAsia="Arial Unicode MS" w:hAnsi="Arial Unicode MS"/>
          <w:rtl w:val="0"/>
        </w:rPr>
        <w:t xml:space="preserve">Ⅳ. 팀 소통 </w:t>
      </w:r>
    </w:p>
    <w:p w:rsidR="00000000" w:rsidDel="00000000" w:rsidP="00000000" w:rsidRDefault="00000000" w:rsidRPr="00000000" w14:paraId="00002919">
      <w:pPr>
        <w:rPr/>
      </w:pPr>
      <w:r w:rsidDel="00000000" w:rsidR="00000000" w:rsidRPr="00000000">
        <w:rPr>
          <w:rFonts w:ascii="Arial Unicode MS" w:cs="Arial Unicode MS" w:eastAsia="Arial Unicode MS" w:hAnsi="Arial Unicode MS"/>
          <w:rtl w:val="0"/>
        </w:rPr>
        <w:t xml:space="preserve">다른 사람들이 오래도록 당신을 포용하고 함께 할 수 있는 캐릭터와 연기 스타일을 고르세요. 필요한 필수 전투, 언어 교제, 연기 능력을 갖추고 팀의 기준에 최대한 부합하도록 노력하세요. 그리고 당신의 게임 스토리 속 행동이 팀 내 다른 사람들의 감정을 고려해야 합니다. 계속 동료들과 충돌하고 이유 없이 동료들을 해치면 우리는 함께 할 수 없을 것입니다. 어쨌든 모두 함께 의논해 봅시다.</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Fonts w:ascii="Arial Unicode MS" w:cs="Arial Unicode MS" w:eastAsia="Arial Unicode MS" w:hAnsi="Arial Unicode MS"/>
          <w:rtl w:val="0"/>
        </w:rPr>
        <w:t xml:space="preserve">팀 소통을 많이 하세요! 이는 당신들이 전문적인 소대처럼 보이게 하고, 문제에 직면했을 때 전체의 의향이 더 집중되고 전문적이게 만들며, 팀이 흩어지거나 자신 혹은 동료를 불쾌하게 만드는 일이 적어집니다.</w:t>
      </w:r>
    </w:p>
    <w:p w:rsidR="00000000" w:rsidDel="00000000" w:rsidP="00000000" w:rsidRDefault="00000000" w:rsidRPr="00000000" w14:paraId="0000291C">
      <w:pPr>
        <w:rPr/>
      </w:pPr>
      <w:r w:rsidDel="00000000" w:rsidR="00000000" w:rsidRPr="00000000">
        <w:rPr>
          <w:rtl w:val="0"/>
        </w:rPr>
      </w:r>
    </w:p>
    <w:p w:rsidR="00000000" w:rsidDel="00000000" w:rsidP="00000000" w:rsidRDefault="00000000" w:rsidRPr="00000000" w14:paraId="0000291D">
      <w:pPr>
        <w:rPr/>
      </w:pPr>
      <w:r w:rsidDel="00000000" w:rsidR="00000000" w:rsidRPr="00000000">
        <w:rPr>
          <w:rFonts w:ascii="Arial Unicode MS" w:cs="Arial Unicode MS" w:eastAsia="Arial Unicode MS" w:hAnsi="Arial Unicode MS"/>
          <w:rtl w:val="0"/>
        </w:rPr>
        <w:t xml:space="preserve">협력: 우리는 한 팀이므로 당연히 적절한 범위 내에서 서로 도와야 합니다. 동료의 뒤를 살피고 팀 협력에 주의를 기울이며, 소통하고 계획을 세우고, 어려움에 부딪혔을 때 떠오른 아이디어를 나누면서 함께 노력합니다.</w:t>
      </w:r>
    </w:p>
    <w:p w:rsidR="00000000" w:rsidDel="00000000" w:rsidP="00000000" w:rsidRDefault="00000000" w:rsidRPr="00000000" w14:paraId="0000291E">
      <w:pPr>
        <w:rPr/>
      </w:pPr>
      <w:r w:rsidDel="00000000" w:rsidR="00000000" w:rsidRPr="00000000">
        <w:rPr>
          <w:rtl w:val="0"/>
        </w:rPr>
      </w:r>
    </w:p>
    <w:p w:rsidR="00000000" w:rsidDel="00000000" w:rsidP="00000000" w:rsidRDefault="00000000" w:rsidRPr="00000000" w14:paraId="0000291F">
      <w:pPr>
        <w:rPr/>
      </w:pPr>
      <w:r w:rsidDel="00000000" w:rsidR="00000000" w:rsidRPr="00000000">
        <w:rPr>
          <w:rFonts w:ascii="Arial Unicode MS" w:cs="Arial Unicode MS" w:eastAsia="Arial Unicode MS" w:hAnsi="Arial Unicode MS"/>
          <w:rtl w:val="0"/>
        </w:rPr>
        <w:t xml:space="preserve">행동 의도: GM이 자주 결산 실수를 하거나 당신의 동료가 계획과 모순되는 행동을 계속 한다면, 장외에서 간단한 몇 글자로라도 미리 행동 의도(공격, 이동, 불 켜기, 장치, 도망, 주고받기 등)를 소개하거나 그들과 전술을 명확히 의논해 보는 것이 좋습니다.</w:t>
      </w:r>
    </w:p>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rPr/>
      </w:pPr>
      <w:r w:rsidDel="00000000" w:rsidR="00000000" w:rsidRPr="00000000">
        <w:rPr>
          <w:rFonts w:ascii="Arial Unicode MS" w:cs="Arial Unicode MS" w:eastAsia="Arial Unicode MS" w:hAnsi="Arial Unicode MS"/>
          <w:rtl w:val="0"/>
        </w:rPr>
        <w:t xml:space="preserve">유용한 부분은 자유롭게 사용하세요.</w:t>
      </w:r>
    </w:p>
    <w:p w:rsidR="00000000" w:rsidDel="00000000" w:rsidP="00000000" w:rsidRDefault="00000000" w:rsidRPr="00000000" w14:paraId="00002922">
      <w:pPr>
        <w:rPr/>
      </w:pPr>
      <w:r w:rsidDel="00000000" w:rsidR="00000000" w:rsidRPr="00000000">
        <w:rPr>
          <w:rFonts w:ascii="Arial Unicode MS" w:cs="Arial Unicode MS" w:eastAsia="Arial Unicode MS" w:hAnsi="Arial Unicode MS"/>
          <w:rtl w:val="0"/>
        </w:rPr>
        <w:t xml:space="preserve">이 페이지의 관련 내용은 "셰바오터우"가 제공했습니다. "셰바오터우"의 지원에 감사드립니다.  </w:t>
      </w:r>
    </w:p>
    <w:p w:rsidR="00000000" w:rsidDel="00000000" w:rsidP="00000000" w:rsidRDefault="00000000" w:rsidRPr="00000000" w14:paraId="00002923">
      <w:pPr>
        <w:rPr/>
      </w:pPr>
      <w:r w:rsidDel="00000000" w:rsidR="00000000" w:rsidRPr="00000000">
        <w:rPr>
          <w:rtl w:val="0"/>
        </w:rPr>
        <w:t xml:space="preserve">=====================================================================</w:t>
      </w:r>
    </w:p>
    <w:p w:rsidR="00000000" w:rsidDel="00000000" w:rsidP="00000000" w:rsidRDefault="00000000" w:rsidRPr="00000000" w14:paraId="00002924">
      <w:pPr>
        <w:rPr/>
      </w:pPr>
      <w:r w:rsidDel="00000000" w:rsidR="00000000" w:rsidRPr="00000000">
        <w:rPr>
          <w:rtl w:val="0"/>
        </w:rPr>
        <w:t xml:space="preserve">======================================</w:t>
      </w:r>
    </w:p>
    <w:p w:rsidR="00000000" w:rsidDel="00000000" w:rsidP="00000000" w:rsidRDefault="00000000" w:rsidRPr="00000000" w14:paraId="00002925">
      <w:pPr>
        <w:pStyle w:val="Heading1"/>
        <w:rPr/>
      </w:pPr>
      <w:bookmarkStart w:colFirst="0" w:colLast="0" w:name="_m2lybriersr" w:id="70"/>
      <w:bookmarkEnd w:id="70"/>
      <w:r w:rsidDel="00000000" w:rsidR="00000000" w:rsidRPr="00000000">
        <w:rPr>
          <w:rFonts w:ascii="Arial Unicode MS" w:cs="Arial Unicode MS" w:eastAsia="Arial Unicode MS" w:hAnsi="Arial Unicode MS"/>
          <w:rtl w:val="0"/>
        </w:rPr>
        <w:t xml:space="preserve">1.7.5 자오리의 캐릭터 시트 발전 지침</w:t>
      </w:r>
    </w:p>
    <w:p w:rsidR="00000000" w:rsidDel="00000000" w:rsidP="00000000" w:rsidRDefault="00000000" w:rsidRPr="00000000" w14:paraId="00002926">
      <w:pPr>
        <w:rPr/>
      </w:pPr>
      <w:r w:rsidDel="00000000" w:rsidR="00000000" w:rsidRPr="00000000">
        <w:rPr>
          <w:rFonts w:ascii="Arial Unicode MS" w:cs="Arial Unicode MS" w:eastAsia="Arial Unicode MS" w:hAnsi="Arial Unicode MS"/>
          <w:rtl w:val="0"/>
        </w:rPr>
        <w:t xml:space="preserve">자오리의 캐릭터 시트 제작 가이드:</w:t>
      </w:r>
    </w:p>
    <w:p w:rsidR="00000000" w:rsidDel="00000000" w:rsidP="00000000" w:rsidRDefault="00000000" w:rsidRPr="00000000" w14:paraId="00002927">
      <w:pPr>
        <w:rPr/>
      </w:pPr>
      <w:r w:rsidDel="00000000" w:rsidR="00000000" w:rsidRPr="00000000">
        <w:rPr>
          <w:rtl w:val="0"/>
        </w:rPr>
        <w:t xml:space="preserve">=====================================================================</w:t>
      </w:r>
    </w:p>
    <w:p w:rsidR="00000000" w:rsidDel="00000000" w:rsidP="00000000" w:rsidRDefault="00000000" w:rsidRPr="00000000" w14:paraId="00002928">
      <w:pPr>
        <w:rPr/>
      </w:pPr>
      <w:r w:rsidDel="00000000" w:rsidR="00000000" w:rsidRPr="00000000">
        <w:rPr>
          <w:rtl w:val="0"/>
        </w:rPr>
        <w:t xml:space="preserve">======================================</w:t>
      </w:r>
    </w:p>
    <w:p w:rsidR="00000000" w:rsidDel="00000000" w:rsidP="00000000" w:rsidRDefault="00000000" w:rsidRPr="00000000" w14:paraId="00002929">
      <w:pPr>
        <w:rPr/>
      </w:pPr>
      <w:r w:rsidDel="00000000" w:rsidR="00000000" w:rsidRPr="00000000">
        <w:rPr>
          <w:rFonts w:ascii="Arial Unicode MS" w:cs="Arial Unicode MS" w:eastAsia="Arial Unicode MS" w:hAnsi="Arial Unicode MS"/>
          <w:rtl w:val="0"/>
        </w:rPr>
        <w:t xml:space="preserve">서문:</w:t>
      </w:r>
    </w:p>
    <w:p w:rsidR="00000000" w:rsidDel="00000000" w:rsidP="00000000" w:rsidRDefault="00000000" w:rsidRPr="00000000" w14:paraId="0000292A">
      <w:pPr>
        <w:rPr/>
      </w:pPr>
      <w:r w:rsidDel="00000000" w:rsidR="00000000" w:rsidRPr="00000000">
        <w:rPr>
          <w:rFonts w:ascii="Arial Unicode MS" w:cs="Arial Unicode MS" w:eastAsia="Arial Unicode MS" w:hAnsi="Arial Unicode MS"/>
          <w:rtl w:val="0"/>
        </w:rPr>
        <w:t xml:space="preserve">먼저 간단히 자기소개를 드리자면, 저는 자오리이고, 1년 반 동안 이 그룹에 있었던 노련한 유저입니다. 전투력도 제법 되어서, 적어도 몇몇 고참 유저들과 겨룰 만한 수준이라고 할 수 있겠네요... 그룹에서 외모와 양심을 담당하고 있습니다.  </w:t>
      </w:r>
    </w:p>
    <w:p w:rsidR="00000000" w:rsidDel="00000000" w:rsidP="00000000" w:rsidRDefault="00000000" w:rsidRPr="00000000" w14:paraId="0000292B">
      <w:pPr>
        <w:rPr/>
      </w:pPr>
      <w:r w:rsidDel="00000000" w:rsidR="00000000" w:rsidRPr="00000000">
        <w:rPr>
          <w:rFonts w:ascii="Arial Unicode MS" w:cs="Arial Unicode MS" w:eastAsia="Arial Unicode MS" w:hAnsi="Arial Unicode MS"/>
          <w:rtl w:val="0"/>
        </w:rPr>
        <w:t xml:space="preserve">사실 모든 신입 유저들은 무한류 TRPG를 처음 접할 때 이런 의문들을 갖게 됩니다: "로마 대인, 제 캐릭터 시트를 어떻게 만들어야 어느 정도 전투력을 가질 수 있을까요?" "투안즈 대인, 당신의 DP 자원이 그렇게 높은데 도대체 어떻게 쌓은 거예요?" "신허 노인, 이런 강력한 몬스터에 이 정도 자원량을 투입하면 어떻게 이길 수 있죠? 뭐라고요?! 당신은 절반의 자원으로도 이 녀석을 완전히 때려잡을 수 있다고요?" 그리고 신입 유저들이 깊이 있게 연구하고 토론하려 할 때, 받는 답변은 대부분 "책을 읽어! 책을 읽으러 가. 스스로 책을 읽어. 책을 안 읽으면 내가 너를 죽여버릴 거야! (마지막 것은 만쯔)"입니다.</w:t>
      </w:r>
    </w:p>
    <w:p w:rsidR="00000000" w:rsidDel="00000000" w:rsidP="00000000" w:rsidRDefault="00000000" w:rsidRPr="00000000" w14:paraId="0000292C">
      <w:pPr>
        <w:rPr/>
      </w:pPr>
      <w:r w:rsidDel="00000000" w:rsidR="00000000" w:rsidRPr="00000000">
        <w:rPr>
          <w:rFonts w:ascii="Arial Unicode MS" w:cs="Arial Unicode MS" w:eastAsia="Arial Unicode MS" w:hAnsi="Arial Unicode MS"/>
          <w:rtl w:val="0"/>
        </w:rPr>
        <w:t xml:space="preserve">PC로서 저는 정말 자신이 규칙서를 일주일 동안 열심히 읽고 만든 캐릭터 시트가 실제 게임에서 고참들이 5분 만에 만든 캐릭터 시트에게 털리는 최악의 경험을 특히 이해할 수 있습니다. 그래서 항상 이런 요구가 있었죠. 그룹의 선배들이 강력한 빌드나 캐릭터 시트 제작의 일반적인 패턴을 공개해 주기를 바라는 것입니다. 하지만 노련한 유저이자 패턴 개발자의 관점에서 볼 때, 저는 PC들이 지나치게 강력한 빌드가 만연해져서 규칙서 연구를 포기하고 시트를 베끼는 것을 원하지 않습니다. 더욱이 일부 고정된 패턴이 PC들의 상상력을 제한하는 것도 원치 않습니다. </w:t>
      </w:r>
    </w:p>
    <w:p w:rsidR="00000000" w:rsidDel="00000000" w:rsidP="00000000" w:rsidRDefault="00000000" w:rsidRPr="00000000" w14:paraId="0000292D">
      <w:pPr>
        <w:rPr/>
      </w:pPr>
      <w:r w:rsidDel="00000000" w:rsidR="00000000" w:rsidRPr="00000000">
        <w:rPr>
          <w:rFonts w:ascii="Arial Unicode MS" w:cs="Arial Unicode MS" w:eastAsia="Arial Unicode MS" w:hAnsi="Arial Unicode MS"/>
          <w:rtl w:val="0"/>
        </w:rPr>
        <w:t xml:space="preserve">따라서 순전히 고참들의 지나치게 강력한 패턴을 배우고 싶어 하는 친구들은 실망할 수도 있겠네요. 저는 너무 실용적인 캐릭터 시트를 만드는 것을 좋아하지 않습니다. 이번 가이드의 내용은 주로 제 캐릭터 시트 제작 사고방식을 공유하는 데 초점을 맞출 것이며, 여러분이 이를 통해 어떤 영감을 얻기를 바랍니다.</w:t>
      </w:r>
    </w:p>
    <w:p w:rsidR="00000000" w:rsidDel="00000000" w:rsidP="00000000" w:rsidRDefault="00000000" w:rsidRPr="00000000" w14:paraId="0000292E">
      <w:pPr>
        <w:rPr/>
      </w:pPr>
      <w:r w:rsidDel="00000000" w:rsidR="00000000" w:rsidRPr="00000000">
        <w:rPr>
          <w:rtl w:val="0"/>
        </w:rPr>
        <w:t xml:space="preserve">=====================================================================</w:t>
      </w:r>
    </w:p>
    <w:p w:rsidR="00000000" w:rsidDel="00000000" w:rsidP="00000000" w:rsidRDefault="00000000" w:rsidRPr="00000000" w14:paraId="0000292F">
      <w:pPr>
        <w:rPr/>
      </w:pPr>
      <w:r w:rsidDel="00000000" w:rsidR="00000000" w:rsidRPr="00000000">
        <w:rPr>
          <w:rtl w:val="0"/>
        </w:rPr>
        <w:t xml:space="preserve">======================================</w:t>
      </w:r>
    </w:p>
    <w:p w:rsidR="00000000" w:rsidDel="00000000" w:rsidP="00000000" w:rsidRDefault="00000000" w:rsidRPr="00000000" w14:paraId="00002930">
      <w:pPr>
        <w:rPr/>
      </w:pPr>
      <w:r w:rsidDel="00000000" w:rsidR="00000000" w:rsidRPr="00000000">
        <w:rPr>
          <w:rFonts w:ascii="Arial Unicode MS" w:cs="Arial Unicode MS" w:eastAsia="Arial Unicode MS" w:hAnsi="Arial Unicode MS"/>
          <w:rtl w:val="0"/>
        </w:rPr>
        <w:t xml:space="preserve">1. 어떤 캐릭터를 만들어야 할까요?</w:t>
      </w:r>
    </w:p>
    <w:p w:rsidR="00000000" w:rsidDel="00000000" w:rsidP="00000000" w:rsidRDefault="00000000" w:rsidRPr="00000000" w14:paraId="00002931">
      <w:pPr>
        <w:rPr/>
      </w:pPr>
      <w:r w:rsidDel="00000000" w:rsidR="00000000" w:rsidRPr="00000000">
        <w:rPr>
          <w:rFonts w:ascii="Arial Unicode MS" w:cs="Arial Unicode MS" w:eastAsia="Arial Unicode MS" w:hAnsi="Arial Unicode MS"/>
          <w:rtl w:val="0"/>
        </w:rPr>
        <w:t xml:space="preserve">캐릭터 시트를 만들기 전에 가장 먼저 해야 할 일은 자신이 속한 그룹이 어떤 성격인지, GM과 팀원들이 어떤 수준에 있는지 분석하는 것입니다. 이 그룹의 전투력 요구 사항은 어떻습니까? 봄 소풍 그룹입니까, 스토리 중심 그룹입니까, 아니면 생존형 그룹입니까? 저는 TRPG 게임의 본질은 결국 GM과 PC가 함께 좋은 이야기를 만드는 것이라고 생각합니다. 어느 한 사람의 역할을 과도하게 강조하는 것은 옳지 않으며, 양측의 경험에 영향을 미칩니다. 여러분이 만드는 캐릭터 시트는 GM의 그룹 운영 능력과 팀원들의 캐릭터 시트 수준에 맞아야 합니다. 특히 온라인 그룹에서는 더욱 그렇습니다.</w:t>
      </w:r>
    </w:p>
    <w:p w:rsidR="00000000" w:rsidDel="00000000" w:rsidP="00000000" w:rsidRDefault="00000000" w:rsidRPr="00000000" w14:paraId="00002932">
      <w:pPr>
        <w:rPr/>
      </w:pPr>
      <w:r w:rsidDel="00000000" w:rsidR="00000000" w:rsidRPr="00000000">
        <w:rPr>
          <w:rFonts w:ascii="Arial Unicode MS" w:cs="Arial Unicode MS" w:eastAsia="Arial Unicode MS" w:hAnsi="Arial Unicode MS"/>
          <w:rtl w:val="0"/>
        </w:rPr>
        <w:t xml:space="preserve">다음으로 명확히 해야 할 것은 여러분이 정말로 어떤 캐릭터를 만들고 싶은지입니다. 솔직히 말해서 현행 규칙으로는 한 캐릭터가 모든 면에서 뛰어나기는 거의 불가능합니다. 그렇다면 팀에는 역할 분담이 있어야 합니다. 당신은 과학기술 제작을 담당하고, 저는 마법 시전을 담당하며, 그는 정면 강공을 담당하고, 그녀는 그림자에서 습격을 담당하는 식으로요.</w:t>
      </w:r>
    </w:p>
    <w:p w:rsidR="00000000" w:rsidDel="00000000" w:rsidP="00000000" w:rsidRDefault="00000000" w:rsidRPr="00000000" w14:paraId="00002933">
      <w:pPr>
        <w:rPr/>
      </w:pPr>
      <w:r w:rsidDel="00000000" w:rsidR="00000000" w:rsidRPr="00000000">
        <w:rPr>
          <w:rFonts w:ascii="Arial Unicode MS" w:cs="Arial Unicode MS" w:eastAsia="Arial Unicode MS" w:hAnsi="Arial Unicode MS"/>
          <w:rtl w:val="0"/>
        </w:rPr>
        <w:t xml:space="preserve">역할이 정해지면 다음으로 고려해야 할 것은 이 그룹의 장단점, GM의 그룹 운영이 안정적인지, 자원량 제공이 풍부한지, 보상 분배 규칙이 어떤지 등입니다. 왜 이것들을 고려해야 할까요? 이는 이 그룹이 얼마나 많은 자원량의 빌드를 지탱할 수 있는지, 그리고 후반 빌드를 플레이할 때 초반의 약점을 극복하기 위해 얼마나 많은 자원을 할당해야 하는지, 그리고 재분배를 해야 하는지, 언제 재분배를 해야 하는지 등과 관련이 있습니다.</w:t>
      </w:r>
    </w:p>
    <w:p w:rsidR="00000000" w:rsidDel="00000000" w:rsidP="00000000" w:rsidRDefault="00000000" w:rsidRPr="00000000" w14:paraId="00002934">
      <w:pPr>
        <w:rPr/>
      </w:pPr>
      <w:r w:rsidDel="00000000" w:rsidR="00000000" w:rsidRPr="00000000">
        <w:rPr>
          <w:rFonts w:ascii="Arial Unicode MS" w:cs="Arial Unicode MS" w:eastAsia="Arial Unicode MS" w:hAnsi="Arial Unicode MS"/>
          <w:rtl w:val="0"/>
        </w:rPr>
        <w:t xml:space="preserve">여기서 간단한 예를 들어 보겠습니다. 만약 한 그룹이 4회 진행될 것으로 예상되고, 최종 자원량이 BBCC 정도라면, EVA 파일럿을 만들 계획은 적합하지 않을 것입니다. 만약 B를 아껴서 영령 개조를 직접 구매하려고 한다면, 그 전에 초반에 생존하고 적절히 활약하기 위해 얼마나 많은 자원을 사용할 수 있는지도 고려해야 합니다. 그렇지 않으면 존재감이 없다고 느낄 수 있기 때문입니다. 물론 이 단계는 주로 원작에 더 가깝고, 전투력과 완전한 계획이 있는 그룹을 대상으로 합니다. 만약 여러분이 참여하는 그룹이 봄 소풍 그룹이라면 이 단계를 건너뛰고 원하는 대로 플레이하세요.</w:t>
      </w:r>
    </w:p>
    <w:p w:rsidR="00000000" w:rsidDel="00000000" w:rsidP="00000000" w:rsidRDefault="00000000" w:rsidRPr="00000000" w14:paraId="00002935">
      <w:pPr>
        <w:rPr/>
      </w:pPr>
      <w:r w:rsidDel="00000000" w:rsidR="00000000" w:rsidRPr="00000000">
        <w:rPr>
          <w:rFonts w:ascii="Arial Unicode MS" w:cs="Arial Unicode MS" w:eastAsia="Arial Unicode MS" w:hAnsi="Arial Unicode MS"/>
          <w:rtl w:val="0"/>
        </w:rPr>
        <w:t xml:space="preserve">다음 단계는 대부분의 사람들이 캐릭터 시트를 만드는 핵심 단계입니다. 어떤 자원을 플레이하고 싶은지요. 상당수의 사람들이 무한류를 플레이하는 것은 코스프레를 위해서입니다. 듀얼리스트를 플레이하고 싶습니다, 용암 과일과 메마른 대지를 특히 플레이하고 싶습니다 등등. 이 부분에 대한 제 개인적인 제안은 취향에 달려 있습니다... 현재 버전의 밸런스는 거의 없지만, 그래도 모두 플레이할 만합니다. 자원에는 강한 것도 있고 약한 것도 있으며, 사랑받는 것은 그렇게 많지 않습니다. 좋아하는 것이 좋습니다. 마지막으로 팀원들의 티타늄 강화 개의 눈을 보호하기 위해 너무 자극적인 조합은 강력히 권장하지 않습니다...</w:t>
      </w:r>
    </w:p>
    <w:p w:rsidR="00000000" w:rsidDel="00000000" w:rsidP="00000000" w:rsidRDefault="00000000" w:rsidRPr="00000000" w14:paraId="00002936">
      <w:pPr>
        <w:rPr/>
      </w:pPr>
      <w:r w:rsidDel="00000000" w:rsidR="00000000" w:rsidRPr="00000000">
        <w:rPr>
          <w:rtl w:val="0"/>
        </w:rPr>
        <w:t xml:space="preserve">=====================================================================</w:t>
      </w:r>
    </w:p>
    <w:p w:rsidR="00000000" w:rsidDel="00000000" w:rsidP="00000000" w:rsidRDefault="00000000" w:rsidRPr="00000000" w14:paraId="00002937">
      <w:pPr>
        <w:rPr/>
      </w:pPr>
      <w:r w:rsidDel="00000000" w:rsidR="00000000" w:rsidRPr="00000000">
        <w:rPr>
          <w:rtl w:val="0"/>
        </w:rPr>
        <w:t xml:space="preserve">======================================</w:t>
      </w:r>
    </w:p>
    <w:p w:rsidR="00000000" w:rsidDel="00000000" w:rsidP="00000000" w:rsidRDefault="00000000" w:rsidRPr="00000000" w14:paraId="00002938">
      <w:pPr>
        <w:rPr/>
      </w:pPr>
      <w:r w:rsidDel="00000000" w:rsidR="00000000" w:rsidRPr="00000000">
        <w:rPr>
          <w:rFonts w:ascii="Arial Unicode MS" w:cs="Arial Unicode MS" w:eastAsia="Arial Unicode MS" w:hAnsi="Arial Unicode MS"/>
          <w:rtl w:val="0"/>
        </w:rPr>
        <w:t xml:space="preserve">2. 어떻게 하면 이상적인 캐릭터를 구성할 수 있을까요?</w:t>
      </w:r>
    </w:p>
    <w:p w:rsidR="00000000" w:rsidDel="00000000" w:rsidP="00000000" w:rsidRDefault="00000000" w:rsidRPr="00000000" w14:paraId="00002939">
      <w:pPr>
        <w:rPr/>
      </w:pPr>
      <w:r w:rsidDel="00000000" w:rsidR="00000000" w:rsidRPr="00000000">
        <w:rPr>
          <w:rFonts w:ascii="Arial Unicode MS" w:cs="Arial Unicode MS" w:eastAsia="Arial Unicode MS" w:hAnsi="Arial Unicode MS"/>
          <w:rtl w:val="0"/>
        </w:rPr>
        <w:t xml:space="preserve">음, 이 부분은 실질적인 내용입니다. 저는 몇 가지 예를 들어 분석해 보겠습니다. 역할과 플레이하고 싶은 자원을 명확히 한 후에는 어떻게 자신의 역할을 제대로 수행할 수 있을지 고민해야 합니다. 어떻게 하면 공격력을 발휘할 수 있을까요? 어떻게 하면 피해를 견딜 수 있을까요? 어떻게 하면 탐지 등급과 거리 등을 쌓을 수 있을까요? 아래에서 저는 이 문제를 몇 가지 영역으로 나누어 설명하겠습니다.</w:t>
      </w:r>
    </w:p>
    <w:p w:rsidR="00000000" w:rsidDel="00000000" w:rsidP="00000000" w:rsidRDefault="00000000" w:rsidRPr="00000000" w14:paraId="0000293A">
      <w:pPr>
        <w:rPr/>
      </w:pPr>
      <w:r w:rsidDel="00000000" w:rsidR="00000000" w:rsidRPr="00000000">
        <w:rPr>
          <w:rFonts w:ascii="Arial Unicode MS" w:cs="Arial Unicode MS" w:eastAsia="Arial Unicode MS" w:hAnsi="Arial Unicode MS"/>
          <w:rtl w:val="0"/>
        </w:rPr>
        <w:t xml:space="preserve">(1) 핵심 사고방식</w:t>
      </w:r>
    </w:p>
    <w:p w:rsidR="00000000" w:rsidDel="00000000" w:rsidP="00000000" w:rsidRDefault="00000000" w:rsidRPr="00000000" w14:paraId="0000293B">
      <w:pPr>
        <w:rPr/>
      </w:pPr>
      <w:r w:rsidDel="00000000" w:rsidR="00000000" w:rsidRPr="00000000">
        <w:rPr>
          <w:rFonts w:ascii="Arial Unicode MS" w:cs="Arial Unicode MS" w:eastAsia="Arial Unicode MS" w:hAnsi="Arial Unicode MS"/>
          <w:rtl w:val="0"/>
        </w:rPr>
        <w:t xml:space="preserve">자원서를 살펴보는 과정에서 여러분은 항상 번뜩이는 순간이 있을 것입니다. 예를 들어 투사와 총기의 장을 결합하면 아주 강력할 것 같다거나, 크툴루와 촉수 괴물을 결합하면 분명 재미있을 거라는 식으로요. 이런 번뜩이는 순간들이 바로 새로운 패턴의 기초를 마련해 줍니다. </w:t>
      </w:r>
    </w:p>
    <w:p w:rsidR="00000000" w:rsidDel="00000000" w:rsidP="00000000" w:rsidRDefault="00000000" w:rsidRPr="00000000" w14:paraId="0000293C">
      <w:pPr>
        <w:rPr/>
      </w:pPr>
      <w:r w:rsidDel="00000000" w:rsidR="00000000" w:rsidRPr="00000000">
        <w:rPr>
          <w:rFonts w:ascii="Arial Unicode MS" w:cs="Arial Unicode MS" w:eastAsia="Arial Unicode MS" w:hAnsi="Arial Unicode MS"/>
          <w:rtl w:val="0"/>
        </w:rPr>
        <w:t xml:space="preserve">하스스톤으로 비유하자면 "피로"라는 사고방식이 버스트 도적을 탄생시켰고, "얼굴 때리기"라는 사고방식이 T7 사냥꾼으로 발전했으며, 신비로운 도전자는 홀로 힘으로 전체 불교 기사단을 만들어냈습니다. 하나의 구성은 대개 하나의 핵심 사고방식을 중심으로 자원을 선택하는데, 이것이 바로 여러분 구성의 영혼입니다.</w:t>
      </w:r>
    </w:p>
    <w:p w:rsidR="00000000" w:rsidDel="00000000" w:rsidP="00000000" w:rsidRDefault="00000000" w:rsidRPr="00000000" w14:paraId="0000293D">
      <w:pPr>
        <w:rPr/>
      </w:pPr>
      <w:r w:rsidDel="00000000" w:rsidR="00000000" w:rsidRPr="00000000">
        <w:rPr>
          <w:rFonts w:ascii="Arial Unicode MS" w:cs="Arial Unicode MS" w:eastAsia="Arial Unicode MS" w:hAnsi="Arial Unicode MS"/>
          <w:rtl w:val="0"/>
        </w:rPr>
        <w:t xml:space="preserve">제가 이해하기로는 구성의 핵심 부분은 한두 가지 핵심 특성에 지나지 않습니다. 이러한 핵심 특성들의 조합과 배치로 인해 발생하는 다양한 효과가 바로 여러분의 빌드 사고방식을 결정합니다. 하나의 구성이 여러분이 미리 정한 역할을 발휘하려면 우선 하나의 사고방식을 찾아 원하는 효과를 내야 하고, 그 다음 핵심 특성을 중심으로 구성해야 합니다.  </w:t>
      </w:r>
    </w:p>
    <w:p w:rsidR="00000000" w:rsidDel="00000000" w:rsidP="00000000" w:rsidRDefault="00000000" w:rsidRPr="00000000" w14:paraId="0000293E">
      <w:pPr>
        <w:rPr/>
      </w:pPr>
      <w:r w:rsidDel="00000000" w:rsidR="00000000" w:rsidRPr="00000000">
        <w:rPr>
          <w:rFonts w:ascii="Arial Unicode MS" w:cs="Arial Unicode MS" w:eastAsia="Arial Unicode MS" w:hAnsi="Arial Unicode MS"/>
          <w:rtl w:val="0"/>
        </w:rPr>
        <w:t xml:space="preserve">(2) 수치 누적</w:t>
      </w:r>
    </w:p>
    <w:p w:rsidR="00000000" w:rsidDel="00000000" w:rsidP="00000000" w:rsidRDefault="00000000" w:rsidRPr="00000000" w14:paraId="0000293F">
      <w:pPr>
        <w:rPr/>
      </w:pPr>
      <w:r w:rsidDel="00000000" w:rsidR="00000000" w:rsidRPr="00000000">
        <w:rPr>
          <w:rFonts w:ascii="Arial Unicode MS" w:cs="Arial Unicode MS" w:eastAsia="Arial Unicode MS" w:hAnsi="Arial Unicode MS"/>
          <w:rtl w:val="0"/>
        </w:rPr>
        <w:t xml:space="preserve">일반적으로 소수의 사고방식을 제외하고는 대부분의 구성이 제 역할을 하려면 수치 누적이 필요합니다. 무협 소설의 표현을 빌리자면 핵심 특성은 모션이고, 수치 누적은 내공입니다. 여러분의 수치가 높을수록 특수 효과가 더 잘 발휘되며, 심지어 때로는 눈에 띄는 핵심 특성 조합이 없어도 그저 성실하고 정직한 수치 누적만으로도 화려한 기술을 쓰는 자들을 때려잡을 수 있습니다. </w:t>
      </w:r>
    </w:p>
    <w:p w:rsidR="00000000" w:rsidDel="00000000" w:rsidP="00000000" w:rsidRDefault="00000000" w:rsidRPr="00000000" w14:paraId="00002940">
      <w:pPr>
        <w:rPr/>
      </w:pPr>
      <w:r w:rsidDel="00000000" w:rsidR="00000000" w:rsidRPr="00000000">
        <w:rPr>
          <w:rFonts w:ascii="Arial Unicode MS" w:cs="Arial Unicode MS" w:eastAsia="Arial Unicode MS" w:hAnsi="Arial Unicode MS"/>
          <w:rtl w:val="0"/>
        </w:rPr>
        <w:t xml:space="preserve">이 부분은 내공에 속하며, 지름길은 없습니다. 책을 읽고 패턴을 익히는 것뿐입니다.</w:t>
      </w:r>
    </w:p>
    <w:p w:rsidR="00000000" w:rsidDel="00000000" w:rsidP="00000000" w:rsidRDefault="00000000" w:rsidRPr="00000000" w14:paraId="00002941">
      <w:pPr>
        <w:rPr/>
      </w:pPr>
      <w:r w:rsidDel="00000000" w:rsidR="00000000" w:rsidRPr="00000000">
        <w:rPr>
          <w:rFonts w:ascii="Arial Unicode MS" w:cs="Arial Unicode MS" w:eastAsia="Arial Unicode MS" w:hAnsi="Arial Unicode MS"/>
          <w:rtl w:val="0"/>
        </w:rPr>
        <w:t xml:space="preserve">DP 누적을 예로 들면 가장 직접적인 방법은 최종 계산 데이터를 직접 더하는 것입니다.</w:t>
      </w:r>
    </w:p>
    <w:p w:rsidR="00000000" w:rsidDel="00000000" w:rsidP="00000000" w:rsidRDefault="00000000" w:rsidRPr="00000000" w14:paraId="00002942">
      <w:pPr>
        <w:rPr/>
      </w:pPr>
      <w:r w:rsidDel="00000000" w:rsidR="00000000" w:rsidRPr="00000000">
        <w:rPr>
          <w:rFonts w:ascii="Arial Unicode MS" w:cs="Arial Unicode MS" w:eastAsia="Arial Unicode MS" w:hAnsi="Arial Unicode MS"/>
          <w:rtl w:val="0"/>
        </w:rPr>
        <w:t xml:space="preserve">그 다음은 속성 등의 기초 데이터를 직접 누적하는 것입니다. </w:t>
      </w:r>
    </w:p>
    <w:p w:rsidR="00000000" w:rsidDel="00000000" w:rsidP="00000000" w:rsidRDefault="00000000" w:rsidRPr="00000000" w14:paraId="00002943">
      <w:pPr>
        <w:rPr/>
      </w:pPr>
      <w:r w:rsidDel="00000000" w:rsidR="00000000" w:rsidRPr="00000000">
        <w:rPr>
          <w:rFonts w:ascii="Arial Unicode MS" w:cs="Arial Unicode MS" w:eastAsia="Arial Unicode MS" w:hAnsi="Arial Unicode MS"/>
          <w:rtl w:val="0"/>
        </w:rPr>
        <w:t xml:space="preserve">세 번째 방식은 우리가 앞서 언급했던 특성 배치의 개념과 더 가깝습니다. 일부 자원을 통해 다른 일부 데이터를 이 데이터에 더하는 것이죠. 사실 서로 다른 패턴들은 결합해서 사용할 수 있지만, 구성에는 주된 것과 부차적인 것이 있습니다. 이것이 여러분의 핵심 사고방식 발전에 영향을 미칠지는 각자 스스로 판단해야 합니다.</w:t>
      </w:r>
    </w:p>
    <w:p w:rsidR="00000000" w:rsidDel="00000000" w:rsidP="00000000" w:rsidRDefault="00000000" w:rsidRPr="00000000" w14:paraId="00002944">
      <w:pPr>
        <w:rPr/>
      </w:pPr>
      <w:r w:rsidDel="00000000" w:rsidR="00000000" w:rsidRPr="00000000">
        <w:rPr>
          <w:rFonts w:ascii="Arial Unicode MS" w:cs="Arial Unicode MS" w:eastAsia="Arial Unicode MS" w:hAnsi="Arial Unicode MS"/>
          <w:rtl w:val="0"/>
        </w:rPr>
        <w:t xml:space="preserve">(3) 핵심 특성 획득</w:t>
      </w:r>
    </w:p>
    <w:p w:rsidR="00000000" w:rsidDel="00000000" w:rsidP="00000000" w:rsidRDefault="00000000" w:rsidRPr="00000000" w14:paraId="00002945">
      <w:pPr>
        <w:rPr/>
      </w:pPr>
      <w:r w:rsidDel="00000000" w:rsidR="00000000" w:rsidRPr="00000000">
        <w:rPr>
          <w:rFonts w:ascii="Arial Unicode MS" w:cs="Arial Unicode MS" w:eastAsia="Arial Unicode MS" w:hAnsi="Arial Unicode MS"/>
          <w:rtl w:val="0"/>
        </w:rPr>
        <w:t xml:space="preserve">사고방식과 수치 누적 문제를 해결한 후, 여러분의 구성에 이미 기본적인 틀이 잡혔을 것이라 믿습니다. 어쩌면 여러분은 자신의 구성에 대해 이미 자신감이 충만할지도 모릅니다. 그렇다면 한번 실천해 보는 것이 좋겠습니다! 보시다시피 GM이 당신을 손바닥 위에서 가지고 노는 것이 얼마나 쉬운지 알게 될 것입니다(웃음).</w:t>
      </w:r>
    </w:p>
    <w:p w:rsidR="00000000" w:rsidDel="00000000" w:rsidP="00000000" w:rsidRDefault="00000000" w:rsidRPr="00000000" w14:paraId="00002946">
      <w:pPr>
        <w:rPr/>
      </w:pPr>
      <w:r w:rsidDel="00000000" w:rsidR="00000000" w:rsidRPr="00000000">
        <w:rPr>
          <w:rFonts w:ascii="Arial Unicode MS" w:cs="Arial Unicode MS" w:eastAsia="Arial Unicode MS" w:hAnsi="Arial Unicode MS"/>
          <w:rtl w:val="0"/>
        </w:rPr>
        <w:t xml:space="preserve">이 단계에서 많은 플레이어, 특히 민첩 백병전 플레이어들이 이미 발견했을 것입니다. 분명히 저는 DP가 수백에 이르는 캐릭터 시트를 만들었는데, 어떻게 한 자릿수의 피해밖에 내지 못하는 걸까요? 간단합니다. 당신은 피해 상한 문제를 해결하지 않았기 때문입니다. 무한류 TRPG에서 백병전 DP 계산은 힘+기술 등급+무기 위력+기타이고, 피해 상한 계산은 힘+기술 등급+무기 위력입니다. 민첩/매력/... 등으로 피해 판정을 할 수 있게 해주는 자원도 많지만, 피해 상한 문제를 해결하지 않으면 피해 상한이 기술 등급+무기 위력이 됩니다. DP가 아무리 높아도 이만큼의 피해밖에 낼 수 없는 것이죠...</w:t>
      </w:r>
    </w:p>
    <w:p w:rsidR="00000000" w:rsidDel="00000000" w:rsidP="00000000" w:rsidRDefault="00000000" w:rsidRPr="00000000" w14:paraId="00002947">
      <w:pPr>
        <w:rPr/>
      </w:pPr>
      <w:r w:rsidDel="00000000" w:rsidR="00000000" w:rsidRPr="00000000">
        <w:rPr>
          <w:rFonts w:ascii="Arial Unicode MS" w:cs="Arial Unicode MS" w:eastAsia="Arial Unicode MS" w:hAnsi="Arial Unicode MS"/>
          <w:rtl w:val="0"/>
        </w:rPr>
        <w:t xml:space="preserve">피해 상한 문제를 해결하려면 현재 주로 두 가지 사고방식이 있습니다. 하나는 단순하고 직접적으로 무기 피해를 누적하는 것이고, 다른 하나는 이런 특성을 얻는 것입니다: 백병전 공격 시 민첩으로 힘을 대체해 공격 판정을 하는 경우, 피해 상한 계산에도 민첩으로 힘을 대체할 수 있다. (백호성을 제외하고 이 특성은 일반적으로 각 자원의 B등급에 있습니다) 이것이 바로 소위 핵심 특성입니다.</w:t>
      </w:r>
    </w:p>
    <w:p w:rsidR="00000000" w:rsidDel="00000000" w:rsidP="00000000" w:rsidRDefault="00000000" w:rsidRPr="00000000" w14:paraId="00002948">
      <w:pPr>
        <w:rPr/>
      </w:pPr>
      <w:r w:rsidDel="00000000" w:rsidR="00000000" w:rsidRPr="00000000">
        <w:rPr>
          <w:rFonts w:ascii="Arial Unicode MS" w:cs="Arial Unicode MS" w:eastAsia="Arial Unicode MS" w:hAnsi="Arial Unicode MS"/>
          <w:rtl w:val="0"/>
        </w:rPr>
        <w:t xml:space="preserve">마찬가지로 당신의 근접 공격력은 무적이지만 GM은 비행 원거리 몬스터를 내보냅니다. 당신의 사격 실력은 800리 밖에서도 적의 머리를 맞출 수 있지만 당신 옆의 투명 암살자는 보이지 않습니다. 당신은 한 칼에 하늘 밖의 신선도 베어 내리지만 광역 공격 수단이 부족해 무리지어 있는 성스러운 딱정벌레 떼는 어쩔 수 없습니다... 이런 류의 특성은 많이 있으며, 게임을 하면서 천천히 탐구할 수 있습니다. 제가 정리해 보니 몇 가지 특성이 비교적 중요한데, 여러분의 참고를 위해 소개하겠습니다: 피해 상한, 광역 공격, 탐지, 사거리, 이동 속도, 비행, 선제, 삼항 저항 등등입니다.</w:t>
      </w:r>
    </w:p>
    <w:p w:rsidR="00000000" w:rsidDel="00000000" w:rsidP="00000000" w:rsidRDefault="00000000" w:rsidRPr="00000000" w14:paraId="00002949">
      <w:pPr>
        <w:rPr/>
      </w:pPr>
      <w:r w:rsidDel="00000000" w:rsidR="00000000" w:rsidRPr="00000000">
        <w:rPr>
          <w:rtl w:val="0"/>
        </w:rPr>
        <w:t xml:space="preserve">=====================================================================</w:t>
      </w:r>
    </w:p>
    <w:p w:rsidR="00000000" w:rsidDel="00000000" w:rsidP="00000000" w:rsidRDefault="00000000" w:rsidRPr="00000000" w14:paraId="0000294A">
      <w:pPr>
        <w:rPr/>
      </w:pPr>
      <w:r w:rsidDel="00000000" w:rsidR="00000000" w:rsidRPr="00000000">
        <w:rPr>
          <w:rtl w:val="0"/>
        </w:rPr>
        <w:t xml:space="preserve">======================================</w:t>
      </w:r>
    </w:p>
    <w:p w:rsidR="00000000" w:rsidDel="00000000" w:rsidP="00000000" w:rsidRDefault="00000000" w:rsidRPr="00000000" w14:paraId="0000294B">
      <w:pPr>
        <w:rPr/>
      </w:pPr>
      <w:r w:rsidDel="00000000" w:rsidR="00000000" w:rsidRPr="00000000">
        <w:rPr>
          <w:rFonts w:ascii="Arial Unicode MS" w:cs="Arial Unicode MS" w:eastAsia="Arial Unicode MS" w:hAnsi="Arial Unicode MS"/>
          <w:rtl w:val="0"/>
        </w:rPr>
        <w:t xml:space="preserve">3. 팀에서 저의 역할은 무엇입니까?</w:t>
      </w:r>
    </w:p>
    <w:p w:rsidR="00000000" w:rsidDel="00000000" w:rsidP="00000000" w:rsidRDefault="00000000" w:rsidRPr="00000000" w14:paraId="0000294C">
      <w:pPr>
        <w:rPr/>
      </w:pPr>
      <w:r w:rsidDel="00000000" w:rsidR="00000000" w:rsidRPr="00000000">
        <w:rPr>
          <w:rFonts w:ascii="Arial Unicode MS" w:cs="Arial Unicode MS" w:eastAsia="Arial Unicode MS" w:hAnsi="Arial Unicode MS"/>
          <w:rtl w:val="0"/>
        </w:rPr>
        <w:t xml:space="preserve">위 단락을 읽고 나면 영리한 친구들은 아마 이미 깨달았을 것입니다. 자원은 이것뿐인데 해야 할 핵심 특성은 이렇게 많으니 어떻게 다 고려할 수 있겠습니까? 정말로 법사와 극소수의 신허요와 같이 뻔뻔한 자원을 제외하고는 대부분의 구성이 모든 면을 다 고려하기는 어렵습니다. 탐지, 비행, 삼항 저항에 자원을 투입하면 순수하게 공격력만 쌓는 사람을 따라잡기 어려울 것입니다. 게임에서 발생할 수 있는 여러 상황에 대해 한 사람이 모두 대응하기는 기본적으로 불가능하므로 우리에게는 팀원이 필요합니다. 아래에서는 제 이해를 바탕으로 한 팀에 어떤 역할이 필요한지 분석해 보겠습니다.</w:t>
      </w:r>
    </w:p>
    <w:p w:rsidR="00000000" w:rsidDel="00000000" w:rsidP="00000000" w:rsidRDefault="00000000" w:rsidRPr="00000000" w14:paraId="0000294D">
      <w:pPr>
        <w:rPr/>
      </w:pPr>
      <w:r w:rsidDel="00000000" w:rsidR="00000000" w:rsidRPr="00000000">
        <w:rPr>
          <w:rFonts w:ascii="Arial Unicode MS" w:cs="Arial Unicode MS" w:eastAsia="Arial Unicode MS" w:hAnsi="Arial Unicode MS"/>
          <w:rtl w:val="0"/>
        </w:rPr>
        <w:t xml:space="preserve">1.탐지자. 탐지를 하지 않는 팀은 어떻게 죽는지도 모르고 죽습니다. 다른 팀이 당신을 공격해도 당신은 그들이 어디 있는지 모릅니다. 스토리를 진행할 때도 팀에 중요한 정보의 원천이며 스토리 참여도도 높아 게임 경험이 좋은 편이고, 팀에서 없어서는 안 될 존재입니다. 좋은 탐지자는 세 가지 문제를 해결하는 데 중점을 둡니다: 탐지 거리, 탐지 등급, 정보 공유.</w:t>
      </w:r>
    </w:p>
    <w:p w:rsidR="00000000" w:rsidDel="00000000" w:rsidP="00000000" w:rsidRDefault="00000000" w:rsidRPr="00000000" w14:paraId="0000294E">
      <w:pPr>
        <w:rPr/>
      </w:pPr>
      <w:r w:rsidDel="00000000" w:rsidR="00000000" w:rsidRPr="00000000">
        <w:rPr>
          <w:rFonts w:ascii="Arial Unicode MS" w:cs="Arial Unicode MS" w:eastAsia="Arial Unicode MS" w:hAnsi="Arial Unicode MS"/>
          <w:rtl w:val="0"/>
        </w:rPr>
        <w:t xml:space="preserve">2.딜러. 이건 더 설명이 필요 없겠죠. 대부분의 그룹에서 다른 것은 있든 없든 상관없지만 딜러가 없으면 안 됩니다. 80%의 PC가 만드는 것도 딜러 캐릭터 시트입니다. 일반적으로 팀에서 딜러가 많으면 좋고, 다른 역할도 딜러를 겸할 수 있습니다. 제 개인적인 느낌으로는 딜러는 2~3명이 가장 좋고, 각 딜러는 한 분야에 특화되어 서로 다른 딜러 간에 다른 공격 범위를 고려해야 합니다. 예를 들어 단일 목표 공격, 초시야 타격, 광역 공격, 의지 내성 등 특수 공격, 제어 능력 등이 있습니다. 딜러의 게임 경험도 일반적으로 가장 좋고 보상도 좋은 편입니다.</w:t>
      </w:r>
    </w:p>
    <w:p w:rsidR="00000000" w:rsidDel="00000000" w:rsidP="00000000" w:rsidRDefault="00000000" w:rsidRPr="00000000" w14:paraId="0000294F">
      <w:pPr>
        <w:rPr/>
      </w:pPr>
      <w:r w:rsidDel="00000000" w:rsidR="00000000" w:rsidRPr="00000000">
        <w:rPr>
          <w:rFonts w:ascii="Arial Unicode MS" w:cs="Arial Unicode MS" w:eastAsia="Arial Unicode MS" w:hAnsi="Arial Unicode MS"/>
          <w:rtl w:val="0"/>
        </w:rPr>
        <w:t xml:space="preserve">3.서포터. 좋은 서포터는 어떤 딜러든 일으켜 세울 수 있고, 한 명의 서포터가 당신의 공격력을 몇 배로 만들 수 있습니다. 일반적으로 서포터는 주로 버프 머신과 디버프 머신 역할을 합니다. 일부 서포터는 그 자체로 강력한 딜러이기도 합니다. 순수 서포터라면 게임 경험이 조금 떨어지겠지만 딜러를 겸하는 서포터는 큰 도움이 됩니다. 서포터가 주의해야 할 점은 선제, 수치, 생존력입니다. 이 부분을 잘하지 못하면 서포터가 등장하자마자 즉사하고 팀이 전부 불구가 되기 쉽습니다...</w:t>
      </w:r>
    </w:p>
    <w:p w:rsidR="00000000" w:rsidDel="00000000" w:rsidP="00000000" w:rsidRDefault="00000000" w:rsidRPr="00000000" w14:paraId="00002950">
      <w:pPr>
        <w:rPr/>
      </w:pPr>
      <w:r w:rsidDel="00000000" w:rsidR="00000000" w:rsidRPr="00000000">
        <w:rPr>
          <w:rFonts w:ascii="Arial Unicode MS" w:cs="Arial Unicode MS" w:eastAsia="Arial Unicode MS" w:hAnsi="Arial Unicode MS"/>
          <w:rtl w:val="0"/>
        </w:rPr>
        <w:t xml:space="preserve">4.후방 지원/기능형. 개인적으로 가장 재미있는 역할이라고 생각합니다. 일반적으로 게임에서 기능형 캐릭터가 없어도 GM이 여러분을 너무 힘들게 하지는 않겠지만, 있다면 여러분은 많은 재미난 일을 할 수 있고 즐거움이 배가 됩니다! 집단 순간이동, 지형 변경, 죽은 자와의 대화, 정신 지배, 대량 병력 생산 등의 능력은 창의력 넘치는 플레이어와 PC가 날뛰는 것을 허용하는 GM을 만나면 시나리오를 뒤엎는 효과를 낼 수 있습니다. 이 역할의 캐릭터 게임 경험은 GM에 달려 있습니다. GM이 여러분이 날뛰는 걸 허락하지 않으면 경험이 좋지 않겠지만 일반적으로 PVP 그룹에서 GM은 비교적 관대해서 여러분의 다양한 괴상한 행동을 모두 윤회대에 사용할 수 있습니다. 주의하세요! 이 역할 중에는 특별한 캐릭터가 있습니다! 바로 만능의 조물사입니다! 조물사는 팀 대부분 사람의 아버지이며, 특히 건담과 탈 것을 플레이하는 사람들에게는 더욱 그렇습니다. 일반적으로 조물사는 팀원을 위해 물건을 만들 때 추가 비용을 받아 자신의 전투력을 빠르게 높일 수도 있어서 전투력 면에서도 뒤처지지 않습니다. 물론 팀원이 모두 마법 선택자인데 당신이 굳이 과학 조물사를 만들면 제품 판매량이 보장되기 어려울 수도 있습니다...</w:t>
      </w:r>
    </w:p>
    <w:p w:rsidR="00000000" w:rsidDel="00000000" w:rsidP="00000000" w:rsidRDefault="00000000" w:rsidRPr="00000000" w14:paraId="00002951">
      <w:pPr>
        <w:rPr/>
      </w:pPr>
      <w:r w:rsidDel="00000000" w:rsidR="00000000" w:rsidRPr="00000000">
        <w:rPr>
          <w:rFonts w:ascii="Arial Unicode MS" w:cs="Arial Unicode MS" w:eastAsia="Arial Unicode MS" w:hAnsi="Arial Unicode MS"/>
          <w:rtl w:val="0"/>
        </w:rPr>
        <w:t xml:space="preserve">5.일부 학생은 아직 의문이 있을 수 있습니다: 전위/탱커는요? 필요 없나요? 제 이해로는 탱커라는 직업이 정말 필요 없을 수도 있습니다. 피의 황소는 함정을 밟을 때 역할을 발휘할 수 있지만, 한편으로는 공격 범위가 너무 넓어 방어력을 공격하는 자, 삼항 저항을 공격하는 자, 고정 피해를 공격하는 자, 심지어 수명 인과를 공격하는 자도 있어 막기 어렵고, 다른 한편으로는 도발 효과가 너무 약합니다. </w:t>
      </w:r>
    </w:p>
    <w:p w:rsidR="00000000" w:rsidDel="00000000" w:rsidP="00000000" w:rsidRDefault="00000000" w:rsidRPr="00000000" w14:paraId="00002952">
      <w:pPr>
        <w:rPr/>
      </w:pPr>
      <w:r w:rsidDel="00000000" w:rsidR="00000000" w:rsidRPr="00000000">
        <w:rPr>
          <w:rFonts w:ascii="Arial Unicode MS" w:cs="Arial Unicode MS" w:eastAsia="Arial Unicode MS" w:hAnsi="Arial Unicode MS"/>
          <w:rtl w:val="0"/>
        </w:rPr>
        <w:t xml:space="preserve">하지만 생존력은 여전히 필요합니다. 모든 역할이 생존력을 고려해야 하며, 그렇지 않으면 다양한 스토리에서 죽기 쉽습니다. 가장 정직하고 실용적인 생존 수단은 체력을 쌓는 것이고, 가장 좋은 생존 수단은 맞지 않는 것입니다. 그 외에 피해 흡수, 임시 생명력, 공격 범위 밖으로 벗어나기, 대신 죽을 수단, 허수 공간으로 숨는 등의 방식을 직접 개발하세요.</w:t>
      </w:r>
    </w:p>
    <w:p w:rsidR="00000000" w:rsidDel="00000000" w:rsidP="00000000" w:rsidRDefault="00000000" w:rsidRPr="00000000" w14:paraId="00002953">
      <w:pPr>
        <w:rPr/>
      </w:pPr>
      <w:r w:rsidDel="00000000" w:rsidR="00000000" w:rsidRPr="00000000">
        <w:rPr>
          <w:rtl w:val="0"/>
        </w:rPr>
        <w:t xml:space="preserve">=====================================================================</w:t>
      </w:r>
    </w:p>
    <w:p w:rsidR="00000000" w:rsidDel="00000000" w:rsidP="00000000" w:rsidRDefault="00000000" w:rsidRPr="00000000" w14:paraId="00002954">
      <w:pPr>
        <w:rPr/>
      </w:pPr>
      <w:r w:rsidDel="00000000" w:rsidR="00000000" w:rsidRPr="00000000">
        <w:rPr>
          <w:rtl w:val="0"/>
        </w:rPr>
        <w:t xml:space="preserve">======================================</w:t>
      </w:r>
    </w:p>
    <w:p w:rsidR="00000000" w:rsidDel="00000000" w:rsidP="00000000" w:rsidRDefault="00000000" w:rsidRPr="00000000" w14:paraId="00002955">
      <w:pPr>
        <w:rPr/>
      </w:pPr>
      <w:r w:rsidDel="00000000" w:rsidR="00000000" w:rsidRPr="00000000">
        <w:rPr>
          <w:rFonts w:ascii="Arial Unicode MS" w:cs="Arial Unicode MS" w:eastAsia="Arial Unicode MS" w:hAnsi="Arial Unicode MS"/>
          <w:rtl w:val="0"/>
        </w:rPr>
        <w:t xml:space="preserve">4. 마지막으로</w:t>
      </w:r>
    </w:p>
    <w:p w:rsidR="00000000" w:rsidDel="00000000" w:rsidP="00000000" w:rsidRDefault="00000000" w:rsidRPr="00000000" w14:paraId="00002956">
      <w:pPr>
        <w:rPr/>
      </w:pPr>
      <w:r w:rsidDel="00000000" w:rsidR="00000000" w:rsidRPr="00000000">
        <w:rPr>
          <w:rFonts w:ascii="Arial Unicode MS" w:cs="Arial Unicode MS" w:eastAsia="Arial Unicode MS" w:hAnsi="Arial Unicode MS"/>
          <w:rtl w:val="0"/>
        </w:rPr>
        <w:t xml:space="preserve">업무상 이유로 저는 평소에 게임을 많이 하지 않고, 지금은 기본적으로 은퇴 상태에 들어갔습니다. 하지만 제 경험상 대부분의 온라인 그룹은 후반까지 가기 어려우며, 기본적으로 A 자원 이전에 끝납니다. 그리고 무한류 TRPG는 규칙과 전투를 중시하는 게임이라 많은 경우 게임을 하다 보면 PC끼리 군비 경쟁을 시작하게 되는데, 이는 좋지 않습니다. 지나친 강함은 다른 팀원의 게임 경험을 망칠 뿐만 아니라 GM의 게임 경험도 망칩니다. 제 제안은 모두 자제해 주시길 바랍니다. 강함의 정도를 팀원과 비슷한 수준으로 유지하고 팀의 조화와 일치를 지켜야 더 좋은 게임 경험을 할 수 있습니다.</w:t>
      </w:r>
    </w:p>
    <w:p w:rsidR="00000000" w:rsidDel="00000000" w:rsidP="00000000" w:rsidRDefault="00000000" w:rsidRPr="00000000" w14:paraId="00002957">
      <w:pPr>
        <w:rPr/>
      </w:pPr>
      <w:r w:rsidDel="00000000" w:rsidR="00000000" w:rsidRPr="00000000">
        <w:rPr>
          <w:rtl w:val="0"/>
        </w:rPr>
        <w:t xml:space="preserve">=====================================================================</w:t>
      </w:r>
    </w:p>
    <w:p w:rsidR="00000000" w:rsidDel="00000000" w:rsidP="00000000" w:rsidRDefault="00000000" w:rsidRPr="00000000" w14:paraId="00002958">
      <w:pPr>
        <w:rPr/>
      </w:pPr>
      <w:r w:rsidDel="00000000" w:rsidR="00000000" w:rsidRPr="00000000">
        <w:rPr>
          <w:rtl w:val="0"/>
        </w:rPr>
        <w:t xml:space="preserve">======================================</w:t>
      </w:r>
    </w:p>
    <w:p w:rsidR="00000000" w:rsidDel="00000000" w:rsidP="00000000" w:rsidRDefault="00000000" w:rsidRPr="00000000" w14:paraId="00002959">
      <w:pPr>
        <w:pStyle w:val="Heading1"/>
        <w:rPr/>
      </w:pPr>
      <w:bookmarkStart w:colFirst="0" w:colLast="0" w:name="_6ozi5in3sa71" w:id="71"/>
      <w:bookmarkEnd w:id="71"/>
      <w:r w:rsidDel="00000000" w:rsidR="00000000" w:rsidRPr="00000000">
        <w:rPr>
          <w:rFonts w:ascii="Arial Unicode MS" w:cs="Arial Unicode MS" w:eastAsia="Arial Unicode MS" w:hAnsi="Arial Unicode MS"/>
          <w:rtl w:val="0"/>
        </w:rPr>
        <w:t xml:space="preserve">1.8 밈놀이</w:t>
      </w:r>
    </w:p>
    <w:p w:rsidR="00000000" w:rsidDel="00000000" w:rsidP="00000000" w:rsidRDefault="00000000" w:rsidRPr="00000000" w14:paraId="0000295A">
      <w:pPr>
        <w:pStyle w:val="Heading1"/>
        <w:rPr/>
      </w:pPr>
      <w:bookmarkStart w:colFirst="0" w:colLast="0" w:name="_knauiw2wz772" w:id="72"/>
      <w:bookmarkEnd w:id="72"/>
      <w:r w:rsidDel="00000000" w:rsidR="00000000" w:rsidRPr="00000000">
        <w:rPr>
          <w:rFonts w:ascii="Arial Unicode MS" w:cs="Arial Unicode MS" w:eastAsia="Arial Unicode MS" w:hAnsi="Arial Unicode MS"/>
          <w:rtl w:val="0"/>
        </w:rPr>
        <w:t xml:space="preserve">1.8.1 로마</w:t>
      </w:r>
    </w:p>
    <w:p w:rsidR="00000000" w:rsidDel="00000000" w:rsidP="00000000" w:rsidRDefault="00000000" w:rsidRPr="00000000" w14:paraId="0000295B">
      <w:pPr>
        <w:rPr/>
      </w:pPr>
      <w:r w:rsidDel="00000000" w:rsidR="00000000" w:rsidRPr="00000000">
        <w:rPr>
          <w:rFonts w:ascii="Arial Unicode MS" w:cs="Arial Unicode MS" w:eastAsia="Arial Unicode MS" w:hAnsi="Arial Unicode MS"/>
          <w:rtl w:val="0"/>
        </w:rPr>
        <w:t xml:space="preserve">무한류 TRPG 스타라이트 버전의 홍보 그룹은 펑더와 여왕 쪽과는 다릅니다. 이것은 500명의 그룹을 만들었는데, 그 안에는 전부 파티를 구하는 뉴비들 뿐이어서 언제나 파티를 구하며 울부짖고 있습니다. 한가한 비둘기들, 매직 유저들은 지겹게 떠들다가... 이것은 몇 버전 전 일이고, 지금은 모두 인간 닭XX 개조에 대해 떠듭니다... 지겹게 떠들다 보면 파티를 구하겠다고 외칩니다. 운이 좋고 손이 빠른 사람은 에이스가 파티 모집 공지를 올릴 때 자리를 잡을 수 있습니다. 에이스와 친밀한 관계라면 예약석을 얻을 수 있고, 관계가 더 좋다면 파티 모집 공지가 나오기 전에 자리를 확보할 수 있습니다. 하지만 이 구구들은 대부분 뉴비라서 그룹원들과 좋은 관계를 맺을 시간이 없습니다. 고대부터 존재했던 대가들만이 인원이 다 찼을 때 느긋하게 "저도 한 자리 주세요"라고 말할 수 있고, 방 규칙을 물어본 뒤 천천히 캐릭터 카드를 고릅니다. </w:t>
      </w:r>
    </w:p>
    <w:p w:rsidR="00000000" w:rsidDel="00000000" w:rsidP="00000000" w:rsidRDefault="00000000" w:rsidRPr="00000000" w14:paraId="0000295C">
      <w:pPr>
        <w:rPr/>
      </w:pPr>
      <w:r w:rsidDel="00000000" w:rsidR="00000000" w:rsidRPr="00000000">
        <w:rPr>
          <w:rtl w:val="0"/>
        </w:rPr>
      </w:r>
    </w:p>
    <w:p w:rsidR="00000000" w:rsidDel="00000000" w:rsidP="00000000" w:rsidRDefault="00000000" w:rsidRPr="00000000" w14:paraId="0000295D">
      <w:pPr>
        <w:rPr/>
      </w:pPr>
      <w:r w:rsidDel="00000000" w:rsidR="00000000" w:rsidRPr="00000000">
        <w:rPr>
          <w:rFonts w:ascii="Arial Unicode MS" w:cs="Arial Unicode MS" w:eastAsia="Arial Unicode MS" w:hAnsi="Arial Unicode MS"/>
          <w:rtl w:val="0"/>
        </w:rPr>
        <w:t xml:space="preserve">저는 227 버전부터 스타라이트의 규칙 아래 파티를 달려왔습니다. 수자는 아직 뉴비라 엘리트 몬스터를 상대하기 힘들 것 같으니 그룹에서 먼저 관전하라고 했습니다. 수게게가 연 파티는 재미있어 보이지만 자주 구구구합니다. 우리는 매일 수게게의 아바타를 지켜보며 파티를 열지 않느냐고 물어보고, 또 캐릭터 카드에 필수 장비를 다 샀는지 확인한 뒤에야 안심합니다. 이 엄격한 감독 하에 땡땡이 치기도 어렵습니다. 그래서 며칠 지나자 수게게는 당당하게 파티 해산을 선언했습니다. 다행히 저는 토우추이의 추천으로 들어왔기에 체면상 해고할 수 없어서 저를 심사조에 던져 교정을 맡겼습니다.</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Fonts w:ascii="Arial Unicode MS" w:cs="Arial Unicode MS" w:eastAsia="Arial Unicode MS" w:hAnsi="Arial Unicode MS"/>
          <w:rtl w:val="0"/>
        </w:rPr>
        <w:t xml:space="preserve">저는 그 후로 매일 홍보 그룹에서 잠수하며 제 직무만 전담했습니다. 비록 직무 유기는 없었지만 항상 단조롭고 지루하다고 느꼈습니다. 스타라이트는 자주 멍청한 짓을 하고 좋은 문법 자원도 없어서 활발해질 수 없었습니다. 리얼이 그룹에 들어와야만 몇 번 웃을 수 있어서 지금까지도 기억하고 있습니다.</w:t>
      </w:r>
    </w:p>
    <w:p w:rsidR="00000000" w:rsidDel="00000000" w:rsidP="00000000" w:rsidRDefault="00000000" w:rsidRPr="00000000" w14:paraId="00002960">
      <w:pPr>
        <w:rPr/>
      </w:pPr>
      <w:r w:rsidDel="00000000" w:rsidR="00000000" w:rsidRPr="00000000">
        <w:rPr>
          <w:rtl w:val="0"/>
        </w:rPr>
      </w:r>
    </w:p>
    <w:p w:rsidR="00000000" w:rsidDel="00000000" w:rsidP="00000000" w:rsidRDefault="00000000" w:rsidRPr="00000000" w14:paraId="00002961">
      <w:pPr>
        <w:rPr/>
      </w:pPr>
      <w:r w:rsidDel="00000000" w:rsidR="00000000" w:rsidRPr="00000000">
        <w:rPr>
          <w:rFonts w:ascii="Arial Unicode MS" w:cs="Arial Unicode MS" w:eastAsia="Arial Unicode MS" w:hAnsi="Arial Unicode MS"/>
          <w:rtl w:val="0"/>
        </w:rPr>
        <w:t xml:space="preserve">리얼은 고대 원로이지만 파티를 찾지 못하는 유일한 사람입니다. 그의 용모는 매우 혼돈스럽습니다. 얼굴이 보이지 않고 정확히 눈이 몇 개이고 입이 몇 개인지도 모릅니다. 입고 있는 옷도 판별할 수 없어서 아주 오래전부터 그랬던 것 같습니다. 그가 사람들에게 말할 때는 늘 면역투성이라 반쯤 알아듣기 힘듭니다. 그의 캐릭터 카드에는 자기소개가 없어서 다른 사람들은 이 카드 맨 앞의 "힘 21 민첩 21"이라는 두 줄에서 그의 별명을 따서 리얼이라고 부릅니다. 리얼이 나타나면 모든 대가들이 그를 보고 웃으며, 어떤 이는 "리얼, 너 또 PVP했구나!"라고 외칩니다. 그는 대답하지 않고 스타라이트에게 "무한 속성의 비디 두 개와 회색 자원 하나를 찾았어."라며 아홉 줄의 글자를 칩니다. 그들은 또 일부러 큰 소리로 "너 또 신나게 XX했지!"라고 외칩니다. 리얼은 눈을 크게 뜨고(하지만 우리는 볼 수 없습니다) 말합니다. "어떻게 이렇게 공연히 남의 순결을 더럽히는 거야..." "무슨 순결? 내가 그저께 직접 봤는데 너 5명이나 XX하고 브레인 이팅까지 샀잖아. 하나 XX할 때마다 하나씩 먹었어." 리얼은 얼굴이 빨개지고 이마에 푸른 혈관이 다 터질 듯이 (하지만 우리는 여전히 볼 수 없습니다) 다투며 말합니다. "규칙 허점은 XX로 칠 수 없어... 허점이야! 나 로마는 절대 회색 비디 안 해!" 연이어 알아듣기 힘든 말들, "만물유전", "항정" 같은 것들을 내뱉어 모두 웃음을 자아냅니다. 그룹에는 유쾌한 공기가 가득합니다.</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Fonts w:ascii="Arial Unicode MS" w:cs="Arial Unicode MS" w:eastAsia="Arial Unicode MS" w:hAnsi="Arial Unicode MS"/>
          <w:rtl w:val="0"/>
        </w:rPr>
        <w:t xml:space="preserve">사람들이 뒤에서 수군거리는 걸 들어보니 리얼도 한때는 뉴비 시절이 있었지만 실력은 그리 좋지 않고 자신감만 높았다고 합니다. 그래서 대가들에게 원숭이 취급을 당해 거의 죽을 뻔했습니다. 다행히 훌륭한 학습 태도로 패배에서 경험을 얻어 더 강해졌습니다. 하지만 그에게는 나쁜 버릇이 하나 있는데 수단을 가리지 않는다는 것입니다. 몇 번 파티를 달리지 않아 실명으로 파티원들의 카드를 베껴갔습니다. 이런 일이 몇 번 있은 후 사람들은 그를 파티에 부르지 않았습니다. 리얼은 어쩔 수 없이 가끔 PVP를 했습니다. 하지만 그는 우리 그룹에서 다른 사람들보다 품행이 좋아 절대 회색 플레이를 하지 않습니다(아마도요). 비록 가끔 악성 허점을 발견해도 당장 보고하지 않고, 한 달 안에 그가 즐기고 나면 반드시 스타라이트에게 쪽지를 보내 규칙서에서 후속 문제를 처리합니다.</w:t>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rPr>
          <w:rFonts w:ascii="Arial Unicode MS" w:cs="Arial Unicode MS" w:eastAsia="Arial Unicode MS" w:hAnsi="Arial Unicode MS"/>
          <w:rtl w:val="0"/>
        </w:rPr>
        <w:t xml:space="preserve">리얼이 비디를 보고하자 붉어진 얼굴색이 점점 원래대로 돌아왔고(누가 그의 얼굴을 찾을 수 있나요? 저는 잘 보이지 않습니다), 다른 사람들이 또 물었습니다. "리얼, 너 정말 파티 달릴 줄 아니?" 리얼은 자신에게 묻는 사람을 보며 변명할 가치도 없다는 기색을 내비칩니다. 그들은 계속 말합니다. "그럼 어떻게 반 파티도 건지지 못하는 거야?" 리얼은 즉시 침울하고 불안한 모습을 보이며 얼굴에 회색빛이 감돌고 입으로 뭔가 중얼거립니다. 이번에는 최적해 같은 것들, 이해할 수 없는 것들 뿐입니다. 이때 사람들도 모두 웃음을 터뜨립니다. 그룹에는 유쾌한 공기가 가득합니다.</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Fonts w:ascii="Arial Unicode MS" w:cs="Arial Unicode MS" w:eastAsia="Arial Unicode MS" w:hAnsi="Arial Unicode MS"/>
          <w:rtl w:val="0"/>
        </w:rPr>
        <w:t xml:space="preserve">이럴 때면 저도 따라 웃을 수 있고 스타라이트는 절대 책망하지 않습니다. 게다가 스타라이트도 리얼을 보면 늘 이렇게 물어 사람들을 웃깁니다. 리얼 자신도 그들과 수다 떨 수 없다는 걸 알기에 어쩔 수 없이 뉴비에게만 말을 겁니다. 한번은 제게 "규칙서 읽어봤어?"라고 물었습니다. 저는 살짝 고개를 끄덕였습니다. 그가 말합니다. "책을 읽었으면... 내가 너를 시험해 보지. 포인트 리셋 규칙이 어떻게 쓰여 있지?" 저는 '파티도 못 다니는 사람이 감히 나를 시험해?'라고 생각하며 고개를 돌려 더는 신경 쓰지 않았습니다. 리얼은 한참을 기다리더니 매우 진지하게 말했습니다. "기억 안 나나?... 내가 가르쳐줄게, 기억해! 이 규칙들은 기억해야 해. 나중에 파티전할 때 매우 유용하거든." 저는 속으로 '내가 파티전할 레벨과는 아직 멀고 내가 파티전까지 살아남을 수 있을 리가 없잖아.'라고 생각하며 웃기도 하고 짜증도 나서 귀찮게 그에게 대답했습니다. "누가 너한테 배우래, 지선이랑 포인트로 산 강화를 다 없애고 환불해주는 거 아냐?" 리얼은 매우 기쁜 듯한 표정을 지으며 두 개의 천생무기로 캐릭터 카드를 두드리며 고개를 끄덕이며 말했습니다. "맞아 맞아!... 포인트 리셋 규칙에는 네 개의 허점이 있어, 알고 있어?" 저는 점점 더 짜증이 나서 입을 삐죽 내밀며 멀리 갔습니다. 리얼은 막 빈 캐릭터 카드를 열어 포인트 리셋으로 자원을 모으는 걸 보여주려 했는데 제가 전혀 열의가 없자 한숨을 쉬며 매우 아쉬워하는 표정을 지었습니다.</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Fonts w:ascii="Arial Unicode MS" w:cs="Arial Unicode MS" w:eastAsia="Arial Unicode MS" w:hAnsi="Arial Unicode MS"/>
          <w:rtl w:val="0"/>
        </w:rPr>
        <w:t xml:space="preserve">몇 번인가 막 들어온 뉴비들이 웃음소리를 듣고 인기에 편승해 리얼을 에워쌌습니다. 그는 신허에게 파티 하나 열어달라고 하더니 그들을 데리고 갔습니다. 뉴비들은 시나리오를 밀어붙였지만 여전히 흩어지지 않고 여기저기 찾아다녔습니다. 리얼은 당황해 검을 뽑아들고 두리번거리며 말했습니다. "지선 퀘스트가 이제 많지 않아." 스캔을 켜고 또 온 우주를 둘러보더니 스스로 고개를 저으며 말합니다. "많지 않아, 많지 않아! 많다고? 많지 않아." 그러자 이 뉴비 무리가 모두 검기 속에서 재가 되었습니다.</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Fonts w:ascii="Arial Unicode MS" w:cs="Arial Unicode MS" w:eastAsia="Arial Unicode MS" w:hAnsi="Arial Unicode MS"/>
          <w:rtl w:val="0"/>
        </w:rPr>
        <w:t xml:space="preserve">리얼은 이렇게 사람들을 즐겁게 해주지만 그가 없어도 사람들은 그렇게 지냅니다.</w:t>
      </w:r>
    </w:p>
    <w:p w:rsidR="00000000" w:rsidDel="00000000" w:rsidP="00000000" w:rsidRDefault="00000000" w:rsidRPr="00000000" w14:paraId="0000296C">
      <w:pPr>
        <w:rPr/>
      </w:pPr>
      <w:r w:rsidDel="00000000" w:rsidR="00000000" w:rsidRPr="00000000">
        <w:rPr>
          <w:rtl w:val="0"/>
        </w:rPr>
      </w:r>
    </w:p>
    <w:p w:rsidR="00000000" w:rsidDel="00000000" w:rsidP="00000000" w:rsidRDefault="00000000" w:rsidRPr="00000000" w14:paraId="0000296D">
      <w:pPr>
        <w:rPr/>
      </w:pPr>
      <w:r w:rsidDel="00000000" w:rsidR="00000000" w:rsidRPr="00000000">
        <w:rPr>
          <w:rFonts w:ascii="Arial Unicode MS" w:cs="Arial Unicode MS" w:eastAsia="Arial Unicode MS" w:hAnsi="Arial Unicode MS"/>
          <w:rtl w:val="0"/>
        </w:rPr>
        <w:t xml:space="preserve">어느 날, 아마 칸 대회 이틀 전쯤, 스타라이트가 여기저기서 잔광을 추적하다 그룹을 보더니 문득 말했습니다. "리얼이 오랫동안 오지 않네. 무슨 새로운 비디를 연구하는 건지 모르겠어." 저도 그제야 그가 정말 오랫동안 오지 않았다는 걸 깨달았습니다. 한 파티를 연 에이스가 말했습니다. "어떻게 와? 그는 다리가 부러졌어." 스타라이트가 말했습니다. "오!" "그는 늘 막무가내로 돌진하지. 이번에는 정신이 나가서 시월의 월랑신 앞에서 수류탄을 던졌어. 그의 NPC가 막아낼 수 있겠어?" "</w:t>
      </w:r>
    </w:p>
    <w:p w:rsidR="00000000" w:rsidDel="00000000" w:rsidP="00000000" w:rsidRDefault="00000000" w:rsidRPr="00000000" w14:paraId="0000296E">
      <w:pPr>
        <w:rPr/>
      </w:pPr>
      <w:r w:rsidDel="00000000" w:rsidR="00000000" w:rsidRPr="00000000">
        <w:rPr>
          <w:rFonts w:ascii="Arial Unicode MS" w:cs="Arial Unicode MS" w:eastAsia="Arial Unicode MS" w:hAnsi="Arial Unicode MS"/>
          <w:rtl w:val="0"/>
        </w:rPr>
        <w:t xml:space="preserve">"그 다음에는 어떻게 되었나요?" "어떻게 되었냐고?... 누가 알겠어? 아마 죽었겠지."</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Fonts w:ascii="Arial Unicode MS" w:cs="Arial Unicode MS" w:eastAsia="Arial Unicode MS" w:hAnsi="Arial Unicode MS"/>
          <w:rtl w:val="0"/>
        </w:rPr>
        <w:t xml:space="preserve">스타라이트도 더는 묻지 않고 여전히 천천히 그의 잔광을 추적했습니다.</w:t>
      </w:r>
    </w:p>
    <w:p w:rsidR="00000000" w:rsidDel="00000000" w:rsidP="00000000" w:rsidRDefault="00000000" w:rsidRPr="00000000" w14:paraId="00002971">
      <w:pPr>
        <w:rPr/>
      </w:pPr>
      <w:r w:rsidDel="00000000" w:rsidR="00000000" w:rsidRPr="00000000">
        <w:rPr>
          <w:rtl w:val="0"/>
        </w:rPr>
      </w:r>
    </w:p>
    <w:p w:rsidR="00000000" w:rsidDel="00000000" w:rsidP="00000000" w:rsidRDefault="00000000" w:rsidRPr="00000000" w14:paraId="00002972">
      <w:pPr>
        <w:rPr/>
      </w:pPr>
      <w:r w:rsidDel="00000000" w:rsidR="00000000" w:rsidRPr="00000000">
        <w:rPr>
          <w:rFonts w:ascii="Arial Unicode MS" w:cs="Arial Unicode MS" w:eastAsia="Arial Unicode MS" w:hAnsi="Arial Unicode MS"/>
          <w:rtl w:val="0"/>
        </w:rPr>
        <w:t xml:space="preserve">칸 대회가 끝난 후, 잔광의 무덤 위 풀은 하루가 다르게 자라 하늘을 찌를 듯 했습니다. 저는 매일 이슬을 채집하느라 사다리까지 가져가야 했습니다. 어느 날 오후, 비둘기 한 마리도 없는데 제가 그룹에서 한가하게 잠수하고 있었습니다. 갑자기 한 목소리가 들렸습니다. "비디 하나 보고합니다." 이 아바타는 낯설었지만 대화창은 매우 익숙했습니다. 보니 완전히 알아보기 어려웠습니다. 프로필을 한번 열어보니 리얼이 그룹에 남아 있었습니다. 그는 이번에 단테 얼굴이었습니다. 찢어진 재킷을 입고 있었고 허리 아래로는 정말 아무것도 없었습니다. 저를 보더니 또 "스타라이트에게 전해줘, 비디 하나 보고한다고."라고 말했습니다.</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Fonts w:ascii="Arial Unicode MS" w:cs="Arial Unicode MS" w:eastAsia="Arial Unicode MS" w:hAnsi="Arial Unicode MS"/>
          <w:rtl w:val="0"/>
        </w:rPr>
        <w:t xml:space="preserve">스타라이트도 접속해 한편으로 "리얼이구나? 이번에는 뭘 연구해냈어?"라고 말했습니다. 리얼은 매우 침울하게 고개를 들어 대답했습니다. "이건... 다음에 말하지. 이번에는 심각한 허점이라 잘 처리해야 해." 스타라이트는 여전히 평소처럼 웃으며 그에게 말했습니다. "리얼, 너 또 손버릇 못 고쳤구나!" 하지만 그는 이번에는 그다지 변명하지 않고 "비웃지 마!"라고만 했습니다. "비웃다니? 손버릇 못 고치지 않았다면 어떻게 다리가 부러져?" 리얼은 낮은 목소리로 "넘어져서, 넘어져서, 넘어져서..."라고 말했습니다. 그의 눈빛은 스타라이트에게 더는 말하지 말아달라고 애원하는 것 같았습니다. 이때 몇 명이 모여들었고 스타라이트와 함께 웃었습니다. </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Fonts w:ascii="Arial Unicode MS" w:cs="Arial Unicode MS" w:eastAsia="Arial Unicode MS" w:hAnsi="Arial Unicode MS"/>
          <w:rtl w:val="0"/>
        </w:rPr>
        <w:t xml:space="preserve">저는 허점이 있는 규칙 부분을 기록하고 정오표 문서에 적었습니다. 그는 찢어진 주머니에서 캐릭터 카드와 구매 기록을 꺼내 스타라이트에게 전달했는데, 그의 손에 개털이 잔뜩 묻어 있는 걸 보니 그 손으로 늑대개 한 마리를 타고 온 것 같았습니다. 잠시 후 그가 사고 방식을 설명하자 곧 다른 사람들의 웃음소리 속에서 그 손으로 천천히 개를 타고 갔습니다.</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Fonts w:ascii="Arial Unicode MS" w:cs="Arial Unicode MS" w:eastAsia="Arial Unicode MS" w:hAnsi="Arial Unicode MS"/>
          <w:rtl w:val="0"/>
        </w:rPr>
        <w:t xml:space="preserve">그 후로 또 오랫동안 리얼을 보지 못했습니다. 톈진에서 오프라인 모임이 있을 때 스타라이트가 그룹에 들어와 "로마의 비디는 정말 허점이 없네."라고 말했습니다. 그 다음 해 칸 대회 때는 또 "로마를 난강의 왕으로 책봉한다."고 말했습니다. 잔광이 부활할 때는 말하지 않았고, 잔광을 다시 죽일 때도 그를 보지 못했습니다. </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Fonts w:ascii="Arial Unicode MS" w:cs="Arial Unicode MS" w:eastAsia="Arial Unicode MS" w:hAnsi="Arial Unicode MS"/>
          <w:rtl w:val="0"/>
        </w:rPr>
        <w:t xml:space="preserve">저는 지금까지 결국 보지 못했습니다. 아마도 리얼은 정말 PVP의 신이 된 것 같습니다.</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Fonts w:ascii="Arial Unicode MS" w:cs="Arial Unicode MS" w:eastAsia="Arial Unicode MS" w:hAnsi="Arial Unicode MS"/>
          <w:rtl w:val="0"/>
        </w:rPr>
        <w:t xml:space="preserve">232 버전 출시 전.</w:t>
      </w:r>
    </w:p>
    <w:p w:rsidR="00000000" w:rsidDel="00000000" w:rsidP="00000000" w:rsidRDefault="00000000" w:rsidRPr="00000000" w14:paraId="0000297D">
      <w:pPr>
        <w:pStyle w:val="Heading1"/>
        <w:rPr/>
      </w:pPr>
      <w:bookmarkStart w:colFirst="0" w:colLast="0" w:name="_dblqsr1rbvjn" w:id="73"/>
      <w:bookmarkEnd w:id="73"/>
      <w:r w:rsidDel="00000000" w:rsidR="00000000" w:rsidRPr="00000000">
        <w:rPr>
          <w:rFonts w:ascii="Arial Unicode MS" w:cs="Arial Unicode MS" w:eastAsia="Arial Unicode MS" w:hAnsi="Arial Unicode MS"/>
          <w:rtl w:val="0"/>
        </w:rPr>
        <w:t xml:space="preserve">1.8.2 두추 </w:t>
      </w:r>
    </w:p>
    <w:p w:rsidR="00000000" w:rsidDel="00000000" w:rsidP="00000000" w:rsidRDefault="00000000" w:rsidRPr="00000000" w14:paraId="0000297E">
      <w:pPr>
        <w:rPr/>
      </w:pPr>
      <w:r w:rsidDel="00000000" w:rsidR="00000000" w:rsidRPr="00000000">
        <w:rPr>
          <w:rFonts w:ascii="Arial Unicode MS" w:cs="Arial Unicode MS" w:eastAsia="Arial Unicode MS" w:hAnsi="Arial Unicode MS"/>
          <w:rtl w:val="0"/>
        </w:rPr>
        <w:t xml:space="preserve">도전: 50자 이내로 다음 내용을 동시에 연기해 주세요: 공기 친구 결함의 망상 친구, 양의 혈통 제2인격, 마도서의 서마사, 단테리안의 서가의 독설 서가, 계승 기억의 선대 인격.</w:t>
      </w:r>
    </w:p>
    <w:p w:rsidR="00000000" w:rsidDel="00000000" w:rsidP="00000000" w:rsidRDefault="00000000" w:rsidRPr="00000000" w14:paraId="0000297F">
      <w:pPr>
        <w:rPr/>
      </w:pPr>
      <w:r w:rsidDel="00000000" w:rsidR="00000000" w:rsidRPr="00000000">
        <w:rPr>
          <w:rFonts w:ascii="Arial Unicode MS" w:cs="Arial Unicode MS" w:eastAsia="Arial Unicode MS" w:hAnsi="Arial Unicode MS"/>
          <w:rtl w:val="0"/>
        </w:rPr>
        <w:t xml:space="preserve">"사랑해~"</w:t>
      </w:r>
    </w:p>
    <w:p w:rsidR="00000000" w:rsidDel="00000000" w:rsidP="00000000" w:rsidRDefault="00000000" w:rsidRPr="00000000" w14:paraId="00002980">
      <w:pPr>
        <w:rPr/>
      </w:pPr>
      <w:r w:rsidDel="00000000" w:rsidR="00000000" w:rsidRPr="00000000">
        <w:rPr>
          <w:rFonts w:ascii="Arial Unicode MS" w:cs="Arial Unicode MS" w:eastAsia="Arial Unicode MS" w:hAnsi="Arial Unicode MS"/>
          <w:rtl w:val="0"/>
        </w:rPr>
        <w:t xml:space="preserve">"맞아, 나도 사랑해."</w:t>
      </w:r>
    </w:p>
    <w:p w:rsidR="00000000" w:rsidDel="00000000" w:rsidP="00000000" w:rsidRDefault="00000000" w:rsidRPr="00000000" w14:paraId="00002981">
      <w:pPr>
        <w:rPr/>
      </w:pPr>
      <w:r w:rsidDel="00000000" w:rsidR="00000000" w:rsidRPr="00000000">
        <w:rPr>
          <w:rFonts w:ascii="Arial Unicode MS" w:cs="Arial Unicode MS" w:eastAsia="Arial Unicode MS" w:hAnsi="Arial Unicode MS"/>
          <w:rtl w:val="0"/>
        </w:rPr>
        <w:t xml:space="preserve">"분명 내가 더 사랑해!"</w:t>
      </w:r>
    </w:p>
    <w:p w:rsidR="00000000" w:rsidDel="00000000" w:rsidP="00000000" w:rsidRDefault="00000000" w:rsidRPr="00000000" w14:paraId="00002982">
      <w:pPr>
        <w:rPr/>
      </w:pPr>
      <w:r w:rsidDel="00000000" w:rsidR="00000000" w:rsidRPr="00000000">
        <w:rPr>
          <w:rFonts w:ascii="Arial Unicode MS" w:cs="Arial Unicode MS" w:eastAsia="Arial Unicode MS" w:hAnsi="Arial Unicode MS"/>
          <w:rtl w:val="0"/>
        </w:rPr>
        <w:t xml:space="preserve">"주인님, 저를 버리시는 건가요?"</w:t>
      </w:r>
    </w:p>
    <w:p w:rsidR="00000000" w:rsidDel="00000000" w:rsidP="00000000" w:rsidRDefault="00000000" w:rsidRPr="00000000" w14:paraId="00002983">
      <w:pPr>
        <w:rPr/>
      </w:pPr>
      <w:r w:rsidDel="00000000" w:rsidR="00000000" w:rsidRPr="00000000">
        <w:rPr>
          <w:rFonts w:ascii="Arial Unicode MS" w:cs="Arial Unicode MS" w:eastAsia="Arial Unicode MS" w:hAnsi="Arial Unicode MS"/>
          <w:rtl w:val="0"/>
        </w:rPr>
        <w:t xml:space="preserve">"인격 분열이 이렇게 재밌나요? 어서 빵을 주세요!"</w:t>
      </w:r>
    </w:p>
    <w:p w:rsidR="00000000" w:rsidDel="00000000" w:rsidP="00000000" w:rsidRDefault="00000000" w:rsidRPr="00000000" w14:paraId="00002984">
      <w:pPr>
        <w:rPr/>
      </w:pPr>
      <w:r w:rsidDel="00000000" w:rsidR="00000000" w:rsidRPr="00000000">
        <w:rPr>
          <w:rFonts w:ascii="Arial Unicode MS" w:cs="Arial Unicode MS" w:eastAsia="Arial Unicode MS" w:hAnsi="Arial Unicode MS"/>
          <w:rtl w:val="0"/>
        </w:rPr>
        <w:t xml:space="preserve">"내가 어떻게 이 녀석에게 환생했지!"</w:t>
      </w:r>
    </w:p>
    <w:p w:rsidR="00000000" w:rsidDel="00000000" w:rsidP="00000000" w:rsidRDefault="00000000" w:rsidRPr="00000000" w14:paraId="00002985">
      <w:pPr>
        <w:rPr/>
      </w:pPr>
      <w:r w:rsidDel="00000000" w:rsidR="00000000" w:rsidRPr="00000000">
        <w:rPr>
          <w:rFonts w:ascii="Arial Unicode MS" w:cs="Arial Unicode MS" w:eastAsia="Arial Unicode MS" w:hAnsi="Arial Unicode MS"/>
          <w:rtl w:val="0"/>
        </w:rPr>
        <w:t xml:space="preserve">이 답변은 전설 윤회자 두추이에서 나왔으며, 위에서 아래로 각각 공기 친구, 윤회자 자신의 인격, 윤회자 제2인격, 서마사, 단테리안의 서가, 계승 기억입니다.</w:t>
      </w:r>
    </w:p>
    <w:p w:rsidR="00000000" w:rsidDel="00000000" w:rsidP="00000000" w:rsidRDefault="00000000" w:rsidRPr="00000000" w14:paraId="00002986">
      <w:pPr>
        <w:rPr/>
      </w:pPr>
      <w:r w:rsidDel="00000000" w:rsidR="00000000" w:rsidRPr="00000000">
        <w:rPr>
          <w:rFonts w:ascii="Arial Unicode MS" w:cs="Arial Unicode MS" w:eastAsia="Arial Unicode MS" w:hAnsi="Arial Unicode MS"/>
          <w:rtl w:val="0"/>
        </w:rPr>
        <w:t xml:space="preserve">당시 윤회자가 가질 수 있는 최대 인격 수량에 대해 토론할 때 입에서 나온 말로 지어낸 산물인데, 제 생각에는 이것이 기억할 만한 가치가 있다고 봅니다.</w:t>
      </w:r>
    </w:p>
    <w:p w:rsidR="00000000" w:rsidDel="00000000" w:rsidP="00000000" w:rsidRDefault="00000000" w:rsidRPr="00000000" w14:paraId="00002987">
      <w:pPr>
        <w:pStyle w:val="Heading1"/>
        <w:rPr/>
      </w:pPr>
      <w:bookmarkStart w:colFirst="0" w:colLast="0" w:name="_2gtm5ztallmt" w:id="74"/>
      <w:bookmarkEnd w:id="74"/>
      <w:r w:rsidDel="00000000" w:rsidR="00000000" w:rsidRPr="00000000">
        <w:rPr>
          <w:rFonts w:ascii="Arial Unicode MS" w:cs="Arial Unicode MS" w:eastAsia="Arial Unicode MS" w:hAnsi="Arial Unicode MS"/>
          <w:rtl w:val="0"/>
        </w:rPr>
        <w:t xml:space="preserve">1.8.3 단을기</w:t>
      </w:r>
    </w:p>
    <w:p w:rsidR="00000000" w:rsidDel="00000000" w:rsidP="00000000" w:rsidRDefault="00000000" w:rsidRPr="00000000" w14:paraId="00002988">
      <w:pPr>
        <w:rPr/>
      </w:pPr>
      <w:r w:rsidDel="00000000" w:rsidR="00000000" w:rsidRPr="00000000">
        <w:rPr>
          <w:rFonts w:ascii="Arial Unicode MS" w:cs="Arial Unicode MS" w:eastAsia="Arial Unicode MS" w:hAnsi="Arial Unicode MS"/>
          <w:rtl w:val="0"/>
        </w:rPr>
        <w:t xml:space="preserve">무한공포 스타라이트 버전의 심사조는 펑더 쪽과는 다릅니다. 심사 그룹을 만들어 그 안에서 투고를 준비하고 언제든 과제를 낼 수 있습니다. 심사조 사람들은 일이 끝나고 시간이 나면 4개의 수정고를 제출하고 1개의 과제를 받습니다. 이는 몇 버전 전 일이고 지금은 스타라이트가 심사를 마치기도 전에 새 과제를 내줍니다. 그룹에서 채팅을 하며 꼼꼼히 심사하고 제출합니다. 1개를 더 제출하면 아이템이나 기예를 하나 더 받을 수 있어 기분 전환이 됩니다. 10개 이상 제출하면 기한을 좀 더 연장할 수 있지만, 이 심사원들은 대부분 직장인이라 그런 여유 시간이 없습니다. 학생들만 방학 때 심사 그룹에 들어와 대량의 과제를 받아 천천히 심사합니다. </w:t>
      </w:r>
    </w:p>
    <w:p w:rsidR="00000000" w:rsidDel="00000000" w:rsidP="00000000" w:rsidRDefault="00000000" w:rsidRPr="00000000" w14:paraId="00002989">
      <w:pPr>
        <w:rPr/>
      </w:pPr>
      <w:r w:rsidDel="00000000" w:rsidR="00000000" w:rsidRPr="00000000">
        <w:rPr>
          <w:rFonts w:ascii="Arial Unicode MS" w:cs="Arial Unicode MS" w:eastAsia="Arial Unicode MS" w:hAnsi="Arial Unicode MS"/>
          <w:rtl w:val="0"/>
        </w:rPr>
        <w:t xml:space="preserve">저는 222버전부터 스타라이트 심사조에서 잡일을 했습니다. 스타라이트는 능숙하지 않아 장편 자원 투고를 감당하지 못할까 봐 그룹에서 잡일이나 하라고 했습니다. 투고된 단편 자원은 이해하기 쉽지만 애매모호한 것도 많습니다. 우리는 종종 줄줄이 글자를 뚫어지게 쳐다보며 특성이 오염되었는지 확인하고 직접 특성을 다시 계산한 뒤에야 안심합니다. 이런 엄중한 감독 하에 물고기를 만지기도 어렵습니다. 그래서 며칠 지나자 스타라이트는 또 제가 이 일을 못한다고 했습니다. 다행히 스타라이트가 직접 영입해와서 해고할 수 없었기에 전문적으로 교정을 관리하는 따분한 직책으로 바꿨습니다.</w:t>
      </w:r>
    </w:p>
    <w:p w:rsidR="00000000" w:rsidDel="00000000" w:rsidP="00000000" w:rsidRDefault="00000000" w:rsidRPr="00000000" w14:paraId="0000298A">
      <w:pPr>
        <w:rPr/>
      </w:pPr>
      <w:r w:rsidDel="00000000" w:rsidR="00000000" w:rsidRPr="00000000">
        <w:rPr>
          <w:rFonts w:ascii="Arial Unicode MS" w:cs="Arial Unicode MS" w:eastAsia="Arial Unicode MS" w:hAnsi="Arial Unicode MS"/>
          <w:rtl w:val="0"/>
        </w:rPr>
        <w:t xml:space="preserve">저는 그 이후로 그룹에서 잠수하며 제 직무만 전담했습니다. 직무유기는 없었지만 늘 단조롭고 지루하다고 느꼈습니다. 스타라이트는 자주 오프라인이고 자원도 좋은 문법이 없어서 활기차지 못했습니다. 구단이 그룹에 오면 몇 번 웃을 수 있어서 지금까지 기억하고 있습니다.</w:t>
      </w:r>
    </w:p>
    <w:p w:rsidR="00000000" w:rsidDel="00000000" w:rsidP="00000000" w:rsidRDefault="00000000" w:rsidRPr="00000000" w14:paraId="0000298B">
      <w:pPr>
        <w:rPr/>
      </w:pPr>
      <w:r w:rsidDel="00000000" w:rsidR="00000000" w:rsidRPr="00000000">
        <w:rPr>
          <w:rFonts w:ascii="Arial Unicode MS" w:cs="Arial Unicode MS" w:eastAsia="Arial Unicode MS" w:hAnsi="Arial Unicode MS"/>
          <w:rtl w:val="0"/>
        </w:rPr>
        <w:t xml:space="preserve">구단은 학생이면서 과제를 잘 내지 않는 유일한 사람입니다. 그는 체구가 아담합니다. 하얀 피부에 머리 끝에는 꽃잎 머리핀을 꽂고 있으며, 수염과 겨드랑이 털, 다리털을 깨끗이 밀었습니다. 확실히 여장을 하고 매일 다른 옷을 입습니다. 10여 년간 매번 새 옷을 입는 것 같습니다. 그는 사람들에게 말할 때 늘 RUA투성이라 알아듣기 어렵습니다. 그가 혼백요단이라 불리니 다른 이들은 홍보 그룹에 있는 "윤회자 천재 매우 구개두인 롤랑"이라는 길고 지겨운 호칭에서 그를 위해 "구단"이라는 별명을 지어줬습니다. 구단이 나타나면 모든 심사원들이 그를 보고 웃으며 "구단, 또 물고기 만졌네!"라고 부릅니다. 그는 대답하지 않고 스타라이트에게 "과제 2개랑 아이템 1개 주세요."라고 하며 9개의 수정고를 제출합니다. 그들은 또 일부러 큰 소리로 "넌 분명 또 멋대로 남의 것을 고쳤겠지!"라고 외칩니다. 구단은 부끄러워하며 "어떻게 이렇게 함부로 남의 결백을 더럽히나요……"라고 합니다. "무슨 결백? 내가 그제 너가 회신의 투고를 고치는 걸 봤어, 창녀처럼 굴더라."라고 하자 구단은 얼굴이 빨개지고 이마에 푸른 혈관이 다 터질 듯이 솟으며 "수정은 고치는 게 아니에요…… 수정! …… 심사원이 하는 일을 고치는 걸로 칠 수 있나요?"라고 항변합니다. 계속해서 "이중첩자가 있어"니 "만졌어"니 하는 알아듣기 힘든 말을 해서 모두가 웃음을 터뜨립니다. 그룹 안팎에 즐거운 공기가 가득 찹니다.</w:t>
      </w:r>
    </w:p>
    <w:p w:rsidR="00000000" w:rsidDel="00000000" w:rsidP="00000000" w:rsidRDefault="00000000" w:rsidRPr="00000000" w14:paraId="0000298C">
      <w:pPr>
        <w:rPr/>
      </w:pPr>
      <w:r w:rsidDel="00000000" w:rsidR="00000000" w:rsidRPr="00000000">
        <w:rPr>
          <w:rFonts w:ascii="Arial Unicode MS" w:cs="Arial Unicode MS" w:eastAsia="Arial Unicode MS" w:hAnsi="Arial Unicode MS"/>
          <w:rtl w:val="0"/>
        </w:rPr>
        <w:t xml:space="preserve">뒤에서 사람들이 수군거리는 걸 들어보니 구단도 원래 틸피기를 했었는데 전부 전설적인 조작이었고 자신을 숨기지도 못했다고 합니다. 그래서 점점 더 유명해져 이름이 멀리 알려질 뻔했습니다. 다행히 특성 계산을 잘해서 스타라이트를 위해 자원을 고치며 도광양회했습니다. 하지만 그에게는 안 좋은 버릇이 하나 더 있는데 바로 물고기 만지기를 좋아한다는 겁니다. 며칠 앉아있지도 못하고 사람과 심사 자원을 한꺼번에 잃어버립니다. 이런 일이 몇 번 있자 스타라이트도 그에게 심사를 시키지 않았습니다. 구단은 어쩔 수 없이 가끔 여장을 하는 일을 합니다. 하지만 그는 우리 그룹에서 다른 이들보다 품행이 좋고 말을 어기지 않습니다. 비록 가끔 새 옷이 없어 잠시 공지에 기록되지만 한 달 안에 반드시 입고 나타나 공지에서 구단의 이름을 지웁니다. </w:t>
      </w:r>
    </w:p>
    <w:p w:rsidR="00000000" w:rsidDel="00000000" w:rsidP="00000000" w:rsidRDefault="00000000" w:rsidRPr="00000000" w14:paraId="0000298D">
      <w:pPr>
        <w:rPr/>
      </w:pPr>
      <w:r w:rsidDel="00000000" w:rsidR="00000000" w:rsidRPr="00000000">
        <w:rPr>
          <w:rFonts w:ascii="Arial Unicode MS" w:cs="Arial Unicode MS" w:eastAsia="Arial Unicode MS" w:hAnsi="Arial Unicode MS"/>
          <w:rtl w:val="0"/>
        </w:rPr>
        <w:t xml:space="preserve">구단이 반쪽 물고기를 만지자 붉어진 얼굴색이 점점 원래대로 돌아오자 다른 이들이 또 물었습니다. "구단, 너 정말 투고 심사할 줄 아니?" 구단은 자신에게 묻는 사람을 보며 변명할 가치도 없다는 표정을 지었습니다. 그들은 계속 말했습니다. "그럼 어쩌다 과제 반 개도 내지 않는 거야?" 구단은 곧바로 맥 빠지고 불안한 모습을 보이며 얼굴에 회색빛이 어렸습니다. 입으로 뭔가 말했는데 이번에는 전부 "꾸꾸꾸" 같은 알아들을 수 없는 말뿐이었습니다. 이때 모두가 또 웃음을 터뜨렸고 그룹 안팎에 즐거운 공기가 가득 찼습니다.</w:t>
      </w:r>
    </w:p>
    <w:p w:rsidR="00000000" w:rsidDel="00000000" w:rsidP="00000000" w:rsidRDefault="00000000" w:rsidRPr="00000000" w14:paraId="0000298E">
      <w:pPr>
        <w:rPr/>
      </w:pPr>
      <w:r w:rsidDel="00000000" w:rsidR="00000000" w:rsidRPr="00000000">
        <w:rPr>
          <w:rFonts w:ascii="Arial Unicode MS" w:cs="Arial Unicode MS" w:eastAsia="Arial Unicode MS" w:hAnsi="Arial Unicode MS"/>
          <w:rtl w:val="0"/>
        </w:rPr>
        <w:t xml:space="preserve">이럴 때면 저도 함께 웃을 수 있었고 스타라이트는 절대 나무라지 않았습니다. 게다가 스타라이트도 구단을 보면 늘 이렇게 물어 사람들을 웃게 만들었습니다. 구단 스스로 그들과 이야기를 나눌 수 없다는 걸 알고는 어쩔 수 없이 저에게만 말을 걸었습니다. 한번은 제게 "캐릭터 시트 페이지 읽어봤어?"라고 물었습니다. 저는 살짝 고개를 끄덕였습니다. 그가 말했습니다. "읽었으면…… 너를 시험해 보지. 화이트 카드 스킬은 어떻게 맞추는 거야?" 저는 비둘기 같은 사람이 감히 나를 시험하려 든다고 생각하고는 고개를 돌려 더는 신경 쓰지 않았습니다. 구단은 한참을 기다리더니 간절한 목소리로 "맞출 줄 모르지?…… 내가 가르쳐 줄게, 기억해! 이 지식은 기억해야 해. 나중에 야만인처럼 될 때 오염된 DP를 써야 하니까." 저는 속으로 '나와 야만인의 레벨 차이는 아직 멀었는데 야만인도 화이트 카드로 파티 참여하지 않는다'고 생각했습니다. 웃기면서도 짜증이 나 귀찮게 그에게 대답했습니다. "누가 너한테 배우래, 6/5/4+5에 전문 3개 넣는 거 아냐?" 구단은 매우 기쁜 듯 두 손가락의 매니큐어로 키보드를 두드리며 고개를 끄덕이며 "맞아 맞아!…… 화이트 카드 30DP에는 4종류의 BD가 있는 거 알아?" 저는 점점 더 짜증이 나 입을 내밀고 오프라인으로 갔습니다. 구단은 막 화이트 카드를 열어 한 번 계산해 보려 했는데 제가 전혀 열의가 없는 걸 보고는 한숨을 쉬며 매우 아쉬워하는 표정을 지었습니다.</w:t>
      </w:r>
    </w:p>
    <w:p w:rsidR="00000000" w:rsidDel="00000000" w:rsidP="00000000" w:rsidRDefault="00000000" w:rsidRPr="00000000" w14:paraId="0000298F">
      <w:pPr>
        <w:rPr/>
      </w:pPr>
      <w:r w:rsidDel="00000000" w:rsidR="00000000" w:rsidRPr="00000000">
        <w:rPr>
          <w:rFonts w:ascii="Arial Unicode MS" w:cs="Arial Unicode MS" w:eastAsia="Arial Unicode MS" w:hAnsi="Arial Unicode MS"/>
          <w:rtl w:val="0"/>
        </w:rPr>
        <w:t xml:space="preserve">몇 번인가 새로 온 뉴비들이 웃음소리를 듣고 흥미를 느껴 구단을 에워쌌습니다. 그는 그들과 PVP를 했고 한 사람당 한 판씩 했습니다. 뉴비가 구단에게 이겼는데도 여전히 흩어지지 않고 도전 의욕에 넘쳐 보였습니다. 구단은 당황해 두 팔로 가슴을 꽉 껴안고 허리를 구부리며 "별로 안 남았어, 나 이제 별로 없어."라고 했습니다. 몸을 일으켜 옷깃을 한번 보더니 스스로 고개를 저으며 "만졌네 만졌어! 여기 이중첩자가 있어."라고 했습니다. 그러자 이 뉴비 무리는 모두 웃음소리를 내며 흩어졌습니다.</w:t>
      </w:r>
    </w:p>
    <w:p w:rsidR="00000000" w:rsidDel="00000000" w:rsidP="00000000" w:rsidRDefault="00000000" w:rsidRPr="00000000" w14:paraId="00002990">
      <w:pPr>
        <w:rPr/>
      </w:pPr>
      <w:r w:rsidDel="00000000" w:rsidR="00000000" w:rsidRPr="00000000">
        <w:rPr>
          <w:rFonts w:ascii="Arial Unicode MS" w:cs="Arial Unicode MS" w:eastAsia="Arial Unicode MS" w:hAnsi="Arial Unicode MS"/>
          <w:rtl w:val="0"/>
        </w:rPr>
        <w:t xml:space="preserve">구단은 이렇게 사람들을 즐겁게 했지만 그가 없어도 다들 그렇게 지냈습니다. </w:t>
      </w:r>
    </w:p>
    <w:p w:rsidR="00000000" w:rsidDel="00000000" w:rsidP="00000000" w:rsidRDefault="00000000" w:rsidRPr="00000000" w14:paraId="00002991">
      <w:pPr>
        <w:rPr/>
      </w:pPr>
      <w:r w:rsidDel="00000000" w:rsidR="00000000" w:rsidRPr="00000000">
        <w:rPr>
          <w:rFonts w:ascii="Arial Unicode MS" w:cs="Arial Unicode MS" w:eastAsia="Arial Unicode MS" w:hAnsi="Arial Unicode MS"/>
          <w:rtl w:val="0"/>
        </w:rPr>
        <w:t xml:space="preserve">어느 날, 아마 크리스마스 2~3일 전쯤 스타라이트가 천천히 과제를 받다가 공지를 보더니 갑자기 "구단이 오랫동안 안 왔네. 아직 19M 분량의 과제를 빚졌는데!"라고 했습니다. 저도 그제서야 그가 정말 오랫동안 오지 않았다는 걸 깨달았습니다. 그룹 사람 하나가 "어떻게 와? …… 걘 만졌잖아."라고 했습니다. 스타라이트가 "오!" 하자 "걔는 계속 멋대로 고치더라고. 이번에는 스스로 정신 나간 건지 심지어 자기가 만든 규칙을 50점당 1XP로 고쳤대. 핵심 규칙을 고칠 수 있어?" "그 다음엔 어떻게 됐어?" "어떻게 됐겠어? 먼저 내쫓기고 나중엔 맞았지, 한밤중까지 맞더니 나중엔 야만인까지 끌어들였어." "그 다음은?" "그 다음엔 야만인이 왔지." "야만인이 오니 어떻게 됐어?" "어떻게 됐겠어?…… 누가 알아? 아마 원정 갔을 걸." 스타라이트도 더는 묻지 않고 여전히 천천히 자신의 규칙서를 발행했습니다.</w:t>
      </w:r>
    </w:p>
    <w:p w:rsidR="00000000" w:rsidDel="00000000" w:rsidP="00000000" w:rsidRDefault="00000000" w:rsidRPr="00000000" w14:paraId="00002992">
      <w:pPr>
        <w:rPr/>
      </w:pPr>
      <w:r w:rsidDel="00000000" w:rsidR="00000000" w:rsidRPr="00000000">
        <w:rPr>
          <w:rFonts w:ascii="Arial Unicode MS" w:cs="Arial Unicode MS" w:eastAsia="Arial Unicode MS" w:hAnsi="Arial Unicode MS"/>
          <w:rtl w:val="0"/>
        </w:rPr>
        <w:t xml:space="preserve">크리스마스가 지나자 눈발이 날로 심해져 곧 새해가 올 것 같았습니다. 저는 하루 종일 불 옆에 붙어 있어도 솜옷을 입어야 했습니다. 어느 날 오후, 투고가 하나도 없었고 저는 눈을 감고 앉아 있었습니다. 갑자기 입장 신청 소리가 들렸습니다. "새 버전은 언제 나와요?" 이 닉네임은 생소했지만 프로필 사진은 매우 익숙했습니다. 보아도 전혀 모르겠습니다. 프로필을 열어보니 구단이 그룹에 들어왔습니다. 그의 얼굴은 여전히 범인같지 않게 어려 보였습니다. 이번에는 고딕 스타일로 검은 작은 구두를 신고 안에는 젖은 무릎 위 양말을 허리에 걸친 멜빵으로 고정시켰습니다. 저를 보더니 또 "새 버전은 언제 나와요?"라고 물었습니다. 스타라이트도 접속했고 한편으로 "구단 맞지? 넌 아직 19M 분량의 과제를 빚졌어!"라고 했습니다. 구단은 매우 억울한 듯 고개를 들며 "에이…… 과제 내준 적 있어요? 전 뉴비인데 속이지 마세요."라고 답했습니다. 스타라이트는 여전히 평소처럼 웃으며 그에게 "구단, 넌 또 멋대로 남의 투고를 고쳤지!"라고 했습니다. 그러나 이번에 그는 그다지 변명하지 않고 "놀리지 마세요!"라는 한마디만 했습니다. "놀린다고? 고치지 않았다면 어떻게 야만인을 불러들였겠어?" 구단은 낮은 목소리로 "미색, 미, 미……"라고 했습니다. 그의 눈빛은 마치 스타라이트에게 더는 언급하지 말아 달라고 간청하는 것 같았습니다. 이때 벌써 몇 명이 모여들었고 스타라이트와 함께 웃었습니다. 저는 새 버전 내부 선행판을 가져와 그룹에 업로드했습니다. 그는 치마 아래에서 4개의 수정고를 꺼내 제 손에 쥐어 주었는데 그의 손에 흰 액체가 잔뜩 묻어 있어 무슨 일을 당했는지 모르겠습니다. 잠시 후 그는 규칙서를 다 읽고는 또 다른 이들의 웃음소리 속에서 다리를 떨며 천천히 걸어갔습니다.</w:t>
      </w:r>
    </w:p>
    <w:p w:rsidR="00000000" w:rsidDel="00000000" w:rsidP="00000000" w:rsidRDefault="00000000" w:rsidRPr="00000000" w14:paraId="00002993">
      <w:pPr>
        <w:rPr/>
      </w:pPr>
      <w:r w:rsidDel="00000000" w:rsidR="00000000" w:rsidRPr="00000000">
        <w:rPr>
          <w:rFonts w:ascii="Arial Unicode MS" w:cs="Arial Unicode MS" w:eastAsia="Arial Unicode MS" w:hAnsi="Arial Unicode MS"/>
          <w:rtl w:val="0"/>
        </w:rPr>
        <w:t xml:space="preserve">그 이후로 또 한동안 구단을 보지 못했습니다. 발렌타인데이가 되자 스타라이트는 공지를 보고 "구단이 아직 19M 분량의 과제를 빚졌네!"라고 했습니다. 이듬해 칸 대회 때도 "구단이 아직 19M 분량의 과제를 빚졌네!"라고 했습니다. 크리스마스에는 하지 않았고 새해에도 그를 보지 못했습니다.</w:t>
      </w:r>
    </w:p>
    <w:p w:rsidR="00000000" w:rsidDel="00000000" w:rsidP="00000000" w:rsidRDefault="00000000" w:rsidRPr="00000000" w14:paraId="00002994">
      <w:pPr>
        <w:rPr/>
      </w:pPr>
      <w:r w:rsidDel="00000000" w:rsidR="00000000" w:rsidRPr="00000000">
        <w:rPr>
          <w:rFonts w:ascii="Arial Unicode MS" w:cs="Arial Unicode MS" w:eastAsia="Arial Unicode MS" w:hAnsi="Arial Unicode MS"/>
          <w:rtl w:val="0"/>
        </w:rPr>
        <w:t xml:space="preserve">저는 지금까지 결국 만나지 못했습니다. 아마도 구단은 정말 원정을 갔나 봅니다.</w:t>
      </w:r>
    </w:p>
    <w:p w:rsidR="00000000" w:rsidDel="00000000" w:rsidP="00000000" w:rsidRDefault="00000000" w:rsidRPr="00000000" w14:paraId="00002995">
      <w:pPr>
        <w:pStyle w:val="Heading1"/>
        <w:rPr/>
      </w:pPr>
      <w:bookmarkStart w:colFirst="0" w:colLast="0" w:name="_wp5fy5bsxdr" w:id="75"/>
      <w:bookmarkEnd w:id="75"/>
      <w:r w:rsidDel="00000000" w:rsidR="00000000" w:rsidRPr="00000000">
        <w:rPr>
          <w:rFonts w:ascii="Arial Unicode MS" w:cs="Arial Unicode MS" w:eastAsia="Arial Unicode MS" w:hAnsi="Arial Unicode MS"/>
          <w:rtl w:val="0"/>
        </w:rPr>
        <w:t xml:space="preserve">1.8.4 성광 </w:t>
      </w:r>
    </w:p>
    <w:p w:rsidR="00000000" w:rsidDel="00000000" w:rsidP="00000000" w:rsidRDefault="00000000" w:rsidRPr="00000000" w14:paraId="00002996">
      <w:pPr>
        <w:rPr/>
      </w:pPr>
      <w:r w:rsidDel="00000000" w:rsidR="00000000" w:rsidRPr="00000000">
        <w:rPr>
          <w:rFonts w:ascii="Arial Unicode MS" w:cs="Arial Unicode MS" w:eastAsia="Arial Unicode MS" w:hAnsi="Arial Unicode MS"/>
          <w:rtl w:val="0"/>
        </w:rPr>
        <w:t xml:space="preserve">전설의 광구 성광 </w:t>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Fonts w:ascii="Arial Unicode MS" w:cs="Arial Unicode MS" w:eastAsia="Arial Unicode MS" w:hAnsi="Arial Unicode MS"/>
          <w:rtl w:val="0"/>
        </w:rPr>
        <w:t xml:space="preserve">저는 성광과 한 달 넘게 만나지 못했습니다. 제가 가장 잊을 수 없는 것은 그의 소각로입니다. 그해 겨울, 229가 막 업데이트되었고 성광의 줄칼도 잠시 내려놓았습니다. 죽어라 책을 보던 시기였고, 저는 전화군에서 교류군으로 옮겨 여우를 따라 뭔가를 배울 생각이었습니다. 교류군에서 성광을 만나 만군에 난무하는 비둘기를 보고 228이 떠올라 절로 눈물이 주르륵 흘렀습니다. 성광이 말했습니다. "이미 이렇게 되었으니 힘과 민첩을 위해 슬퍼할 필요 없어. 앞으로 계속 법사를 벨 거야!" </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Fonts w:ascii="Arial Unicode MS" w:cs="Arial Unicode MS" w:eastAsia="Arial Unicode MS" w:hAnsi="Arial Unicode MS"/>
          <w:rtl w:val="0"/>
        </w:rPr>
        <w:t xml:space="preserve">집에 돌아와 한 무더기 새 자원을 보니 성광은 대패질밖에 할 수 없었습니다. 또 심사조에 임무를 나누었습니다. 요즘엔 군에 전부 비둘기뿐이고, 절반은 구구를 위해, 절반은 구구를 기다리느라 바쁩니다. 줄질이 끝나자 성광은 떠나야 했고, 저도 비둘기가 되어야 했으므로 함께 갔습니다.</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rFonts w:ascii="Arial Unicode MS" w:cs="Arial Unicode MS" w:eastAsia="Arial Unicode MS" w:hAnsi="Arial Unicode MS"/>
          <w:rtl w:val="0"/>
        </w:rPr>
        <w:t xml:space="preserve">230에 도착했을 때 친구가 책을 보자고 해서 며칠 머물렀습니다. 이튿날 오전에는 출근하느라 비둘기가 되어야 했고, 저녁엔 또 책을 읽어야 했습니다. 성광은 줄질로 바빠서 애초에 제 자원을 줄질하지 않기로 했고, 군의 익숙한 심사조 비둘기에게 부탁했습니다. 그는 비둘기에게 거듭 당부하며 매우 꼼꼼했습니다. 하지만 결국 마음이 놓이지 않아 비둘기가 날아갈까 걱정되었습니다. 한참을 망설였습니다. 사실 저는 그해 이미 스무 살이었고 자원도 두세 번 건넸으니 별일 없었습니다. 그는 한참 망설이다 결국 직접 저를 데려다주기로 했습니다. 저는 두세 번 직접 줄질할 필요 없다고 만류했지만, 그는 "괜찮아, 그들은 잘 줄질하지 못해!"라고만 했습니다.</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Fonts w:ascii="Arial Unicode MS" w:cs="Arial Unicode MS" w:eastAsia="Arial Unicode MS" w:hAnsi="Arial Unicode MS"/>
          <w:rtl w:val="0"/>
        </w:rPr>
        <w:t xml:space="preserve">우리는 이야기를 나누며 차역에 들어갔습니다. 저는 오자를 수정하고 그는 DP와 설명을 보느라 바빴습니다. 설명이 너무 많아서 문별로 분류해 봐야 더러운 1DP를 놓치지 않았습니다. 그래서 그는 또 병합하느라 분주했습니다. 그때 저는 정말 너무 영리해서 그가 줄질한 게 그리 멋지지 않다고 느꼈고, 제가 직접 줄질해야만 했습니다. 하지만 그는 결국 지선을 정했고 자원을 올리게 했습니다. 그는 제게 분류를 골라주었고, 저는 그가 줄질해준 자원의 설명을 다시 조금 고쳤습니다. 그는 제게 난강을 조심하고 경계하라 당부하며 구구하지 말라 했습니다. 또 비둘기에게 저를 잘 돌보라 부탁했습니다. 저는 속으로 그의 고리타분함을 비웃었습니다. 그들은 복독밖에 모르는데 부탁한들 헛수고였습니다! 게다가 제가 이렇게 큰 나이에 자원 하나 처리 못 할까요? 아이고, 지금 생각해보면 그땐 정말 너무 영리했습니다! </w:t>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Fonts w:ascii="Arial Unicode MS" w:cs="Arial Unicode MS" w:eastAsia="Arial Unicode MS" w:hAnsi="Arial Unicode MS"/>
          <w:rtl w:val="0"/>
        </w:rPr>
        <w:t xml:space="preserve">제가 "성광, 가세요."라고 하자 그는 밖을 내다보며 "자원 몇 개만 줄질하고 갈게. 여기 있고 움직이지 마."라고 했습니다. 저는 저쪽 작은 군의 채팅 기록에 난강 몇이 서로 치켜세우는 걸 봤습니다. 저쪽 작은 군으로 가려면 인증을 해야 하고 질문에 답해야 합니다. 성광은 게으른 자라 건너가려면 좀 수고스러웠을 겁니다. 저는 원래 가보려 했지만 그가 허락하지 않아 어쩔 수 없이 그를 보냈습니다. 저는 그가 대패를 들고 줄칼을 메고 소각로와 다짐기를 지고 조용히 군에 가입해 천천히 내려가는 모습을 봤는데 그리 어렵지 않아 보였습니다. 하지만 그가 난강과 말을 걸고 줄질하려 하자 쉽지 않았습니다. 광구 전체가 왼쪽으로 살짝 기울어 애쓰는 모습이 역력했습니다. 그때 저는 그의 뒷모습을 보고 땀이 빠르게 흘렀습니다. 저는 재빨리 땀을 닦았습니다. 그가 절 줄질할까 봐, 다른 이들이 볼까 봐 두려웠습니다. 제가 다시 밖을 볼 때 그는 이미 줄질한 자원을 안고 걸어오고 있었습니다. 군에 도착하자 그는 먼저 자원을 폴더에 흩뿌리고 천천히 모은 뒤 한꺼번에 소각로에 넣었습니다. 이쪽으로 올 때 저는 얼른 멀찍이 피했습니다. 그는 저와 함께 군에서 자원을 보고 폴더에 한꺼번에 쑤셔 넣었습니다. 그러고는 재가 된 자원을 털며 마음이 가벼워진 듯 잠시 후 "나 간다. 잘 써!"라고 했습니다. 저는 그가 나가는 모습을 바라봤습니다. 그는 몇 걸음 가다 고개를 돌려 절 보고는 "들어가, 난강 없어."라고 했습니다. 그의 뒷모습이 오가는 광구들 속에 섞여 더는 찾을 수 없게 되자 저는 들어와 앉았고, 식은땀이 다시 났습니다. </w:t>
      </w:r>
    </w:p>
    <w:p w:rsidR="00000000" w:rsidDel="00000000" w:rsidP="00000000" w:rsidRDefault="00000000" w:rsidRPr="00000000" w14:paraId="000029A1">
      <w:pPr>
        <w:rPr/>
      </w:pPr>
      <w:r w:rsidDel="00000000" w:rsidR="00000000" w:rsidRPr="00000000">
        <w:rPr>
          <w:rFonts w:ascii="Arial Unicode MS" w:cs="Arial Unicode MS" w:eastAsia="Arial Unicode MS" w:hAnsi="Arial Unicode MS"/>
          <w:rtl w:val="0"/>
        </w:rPr>
        <w:t xml:space="preserve">젠장, 제 새 자원은 재가 될 모양입니다.</w:t>
      </w:r>
    </w:p>
    <w:p w:rsidR="00000000" w:rsidDel="00000000" w:rsidP="00000000" w:rsidRDefault="00000000" w:rsidRPr="00000000" w14:paraId="000029A2">
      <w:pPr>
        <w:rPr/>
      </w:pPr>
      <w:r w:rsidDel="00000000" w:rsidR="00000000" w:rsidRPr="00000000">
        <w:rPr>
          <w:rFonts w:ascii="Arial Unicode MS" w:cs="Arial Unicode MS" w:eastAsia="Arial Unicode MS" w:hAnsi="Arial Unicode MS"/>
          <w:rtl w:val="0"/>
        </w:rPr>
        <w:t xml:space="preserve">12450년 7월 윤회지경에서.</w:t>
      </w:r>
    </w:p>
    <w:p w:rsidR="00000000" w:rsidDel="00000000" w:rsidP="00000000" w:rsidRDefault="00000000" w:rsidRPr="00000000" w14:paraId="000029A3">
      <w:pPr>
        <w:pStyle w:val="Heading1"/>
        <w:rPr/>
      </w:pPr>
      <w:bookmarkStart w:colFirst="0" w:colLast="0" w:name="_svczy2qf6pfp" w:id="76"/>
      <w:bookmarkEnd w:id="76"/>
      <w:r w:rsidDel="00000000" w:rsidR="00000000" w:rsidRPr="00000000">
        <w:rPr>
          <w:rFonts w:ascii="Arial Unicode MS" w:cs="Arial Unicode MS" w:eastAsia="Arial Unicode MS" w:hAnsi="Arial Unicode MS"/>
          <w:rtl w:val="0"/>
        </w:rPr>
        <w:t xml:space="preserve">1.8.5 좌비호</w:t>
      </w:r>
    </w:p>
    <w:p w:rsidR="00000000" w:rsidDel="00000000" w:rsidP="00000000" w:rsidRDefault="00000000" w:rsidRPr="00000000" w14:paraId="000029A4">
      <w:pPr>
        <w:rPr/>
      </w:pPr>
      <w:r w:rsidDel="00000000" w:rsidR="00000000" w:rsidRPr="00000000">
        <w:rPr>
          <w:rFonts w:ascii="Arial Unicode MS" w:cs="Arial Unicode MS" w:eastAsia="Arial Unicode MS" w:hAnsi="Arial Unicode MS"/>
          <w:rtl w:val="0"/>
        </w:rPr>
        <w:t xml:space="preserve">칭호: 좌비호</w:t>
      </w:r>
    </w:p>
    <w:p w:rsidR="00000000" w:rsidDel="00000000" w:rsidP="00000000" w:rsidRDefault="00000000" w:rsidRPr="00000000" w14:paraId="000029A5">
      <w:pPr>
        <w:rPr/>
      </w:pPr>
      <w:r w:rsidDel="00000000" w:rsidR="00000000" w:rsidRPr="00000000">
        <w:rPr>
          <w:rFonts w:ascii="Arial Unicode MS" w:cs="Arial Unicode MS" w:eastAsia="Arial Unicode MS" w:hAnsi="Arial Unicode MS"/>
          <w:rtl w:val="0"/>
        </w:rPr>
        <w:t xml:space="preserve">이것은 여우가 스스로에게 쓴 칭호입니다~</w:t>
      </w:r>
    </w:p>
    <w:p w:rsidR="00000000" w:rsidDel="00000000" w:rsidP="00000000" w:rsidRDefault="00000000" w:rsidRPr="00000000" w14:paraId="000029A6">
      <w:pPr>
        <w:rPr/>
      </w:pPr>
      <w:r w:rsidDel="00000000" w:rsidR="00000000" w:rsidRPr="00000000">
        <w:rPr>
          <w:rFonts w:ascii="Arial Unicode MS" w:cs="Arial Unicode MS" w:eastAsia="Arial Unicode MS" w:hAnsi="Arial Unicode MS"/>
          <w:rtl w:val="0"/>
        </w:rPr>
        <w:t xml:space="preserve">본 칭호는 윤회지경에서 교환할 수 없습니다.</w:t>
      </w:r>
    </w:p>
    <w:p w:rsidR="00000000" w:rsidDel="00000000" w:rsidP="00000000" w:rsidRDefault="00000000" w:rsidRPr="00000000" w14:paraId="000029A7">
      <w:pPr>
        <w:rPr/>
      </w:pPr>
      <w:r w:rsidDel="00000000" w:rsidR="00000000" w:rsidRPr="00000000">
        <w:rPr>
          <w:rtl w:val="0"/>
        </w:rPr>
        <w:t xml:space="preserve">=====================================================================</w:t>
      </w:r>
    </w:p>
    <w:p w:rsidR="00000000" w:rsidDel="00000000" w:rsidP="00000000" w:rsidRDefault="00000000" w:rsidRPr="00000000" w14:paraId="000029A8">
      <w:pPr>
        <w:rPr/>
      </w:pPr>
      <w:r w:rsidDel="00000000" w:rsidR="00000000" w:rsidRPr="00000000">
        <w:rPr>
          <w:rtl w:val="0"/>
        </w:rPr>
        <w:t xml:space="preserve">======================================</w:t>
      </w:r>
    </w:p>
    <w:p w:rsidR="00000000" w:rsidDel="00000000" w:rsidP="00000000" w:rsidRDefault="00000000" w:rsidRPr="00000000" w14:paraId="000029A9">
      <w:pPr>
        <w:rPr/>
      </w:pPr>
      <w:r w:rsidDel="00000000" w:rsidR="00000000" w:rsidRPr="00000000">
        <w:rPr>
          <w:rFonts w:ascii="Arial Unicode MS" w:cs="Arial Unicode MS" w:eastAsia="Arial Unicode MS" w:hAnsi="Arial Unicode MS"/>
          <w:rtl w:val="0"/>
        </w:rPr>
        <w:t xml:space="preserve">D: 어린 여우 </w:t>
      </w:r>
    </w:p>
    <w:p w:rsidR="00000000" w:rsidDel="00000000" w:rsidP="00000000" w:rsidRDefault="00000000" w:rsidRPr="00000000" w14:paraId="000029AA">
      <w:pPr>
        <w:rPr/>
      </w:pPr>
      <w:r w:rsidDel="00000000" w:rsidR="00000000" w:rsidRPr="00000000">
        <w:rPr>
          <w:rFonts w:ascii="Arial Unicode MS" w:cs="Arial Unicode MS" w:eastAsia="Arial Unicode MS" w:hAnsi="Arial Unicode MS"/>
          <w:rtl w:val="0"/>
        </w:rPr>
        <w:t xml:space="preserve">본질: 마법 본질</w:t>
      </w:r>
    </w:p>
    <w:p w:rsidR="00000000" w:rsidDel="00000000" w:rsidP="00000000" w:rsidRDefault="00000000" w:rsidRPr="00000000" w14:paraId="000029AB">
      <w:pPr>
        <w:rPr/>
      </w:pPr>
      <w:r w:rsidDel="00000000" w:rsidR="00000000" w:rsidRPr="00000000">
        <w:rPr>
          <w:rFonts w:ascii="Arial Unicode MS" w:cs="Arial Unicode MS" w:eastAsia="Arial Unicode MS" w:hAnsi="Arial Unicode MS"/>
          <w:rtl w:val="0"/>
        </w:rPr>
        <w:t xml:space="preserve">전제: 남성</w:t>
      </w:r>
    </w:p>
    <w:p w:rsidR="00000000" w:rsidDel="00000000" w:rsidP="00000000" w:rsidRDefault="00000000" w:rsidRPr="00000000" w14:paraId="000029AC">
      <w:pPr>
        <w:rPr/>
      </w:pPr>
      <w:r w:rsidDel="00000000" w:rsidR="00000000" w:rsidRPr="00000000">
        <w:rPr>
          <w:rFonts w:ascii="Arial Unicode MS" w:cs="Arial Unicode MS" w:eastAsia="Arial Unicode MS" w:hAnsi="Arial Unicode MS"/>
          <w:rtl w:val="0"/>
        </w:rPr>
        <w:t xml:space="preserve">에너지 풀: 임의의 동양 배경 에너지 풀 개방</w:t>
      </w:r>
    </w:p>
    <w:p w:rsidR="00000000" w:rsidDel="00000000" w:rsidP="00000000" w:rsidRDefault="00000000" w:rsidRPr="00000000" w14:paraId="000029AD">
      <w:pPr>
        <w:rPr/>
      </w:pPr>
      <w:r w:rsidDel="00000000" w:rsidR="00000000" w:rsidRPr="00000000">
        <w:rPr>
          <w:rFonts w:ascii="Arial Unicode MS" w:cs="Arial Unicode MS" w:eastAsia="Arial Unicode MS" w:hAnsi="Arial Unicode MS"/>
          <w:rtl w:val="0"/>
        </w:rPr>
        <w:t xml:space="preserve">특성: 부잣집 자제, 힘든 일, 책을 많이 읽음</w:t>
      </w:r>
    </w:p>
    <w:p w:rsidR="00000000" w:rsidDel="00000000" w:rsidP="00000000" w:rsidRDefault="00000000" w:rsidRPr="00000000" w14:paraId="000029AE">
      <w:pPr>
        <w:rPr/>
      </w:pPr>
      <w:r w:rsidDel="00000000" w:rsidR="00000000" w:rsidRPr="00000000">
        <w:rPr>
          <w:rFonts w:ascii="Arial Unicode MS" w:cs="Arial Unicode MS" w:eastAsia="Arial Unicode MS" w:hAnsi="Arial Unicode MS"/>
          <w:rtl w:val="0"/>
        </w:rPr>
        <w:t xml:space="preserve">기술 트리: 없음</w:t>
      </w:r>
    </w:p>
    <w:p w:rsidR="00000000" w:rsidDel="00000000" w:rsidP="00000000" w:rsidRDefault="00000000" w:rsidRPr="00000000" w14:paraId="000029AF">
      <w:pPr>
        <w:rPr/>
      </w:pPr>
      <w:r w:rsidDel="00000000" w:rsidR="00000000" w:rsidRPr="00000000">
        <w:rPr>
          <w:rFonts w:ascii="Arial Unicode MS" w:cs="Arial Unicode MS" w:eastAsia="Arial Unicode MS" w:hAnsi="Arial Unicode MS"/>
          <w:rtl w:val="0"/>
        </w:rPr>
        <w:t xml:space="preserve">설명: 부자 N대의 작은 여우가 태어났습니다. 어릴 때 자주 집안일을 도와 힘이 일반인보다 훨씬 셌습니다. 어느 날 《도덕경》이라는 책을 접하게 되었는데......</w:t>
      </w:r>
    </w:p>
    <w:p w:rsidR="00000000" w:rsidDel="00000000" w:rsidP="00000000" w:rsidRDefault="00000000" w:rsidRPr="00000000" w14:paraId="000029B0">
      <w:pPr>
        <w:rPr/>
      </w:pPr>
      <w:r w:rsidDel="00000000" w:rsidR="00000000" w:rsidRPr="00000000">
        <w:rPr>
          <w:rFonts w:ascii="Arial Unicode MS" w:cs="Arial Unicode MS" w:eastAsia="Arial Unicode MS" w:hAnsi="Arial Unicode MS"/>
          <w:rtl w:val="0"/>
        </w:rPr>
        <w:t xml:space="preserve">부잣집 자제: 한 편의 영화에 한 번, 500점을 500*칭호 레벨 점수로 사용할 수 있으며, 한 번만 교환할 수 있습니다. 그리고 영화에 들어갈 때는 항상 현지 평민이 한 달 동안 안정적으로 살 수 있는 가치의 현지 화폐를 가지고 있습니다.</w:t>
      </w:r>
    </w:p>
    <w:p w:rsidR="00000000" w:rsidDel="00000000" w:rsidP="00000000" w:rsidRDefault="00000000" w:rsidRPr="00000000" w14:paraId="000029B1">
      <w:pPr>
        <w:rPr/>
      </w:pPr>
      <w:r w:rsidDel="00000000" w:rsidR="00000000" w:rsidRPr="00000000">
        <w:rPr>
          <w:rFonts w:ascii="Arial Unicode MS" w:cs="Arial Unicode MS" w:eastAsia="Arial Unicode MS" w:hAnsi="Arial Unicode MS"/>
          <w:rtl w:val="0"/>
        </w:rPr>
        <w:t xml:space="preserve">힘든 일: 당신의 힘은 칭호 레벨*1점의 완벽 가치를 얻습니다.</w:t>
      </w:r>
    </w:p>
    <w:p w:rsidR="00000000" w:rsidDel="00000000" w:rsidP="00000000" w:rsidRDefault="00000000" w:rsidRPr="00000000" w14:paraId="000029B2">
      <w:pPr>
        <w:rPr/>
      </w:pPr>
      <w:r w:rsidDel="00000000" w:rsidR="00000000" w:rsidRPr="00000000">
        <w:rPr>
          <w:rFonts w:ascii="Arial Unicode MS" w:cs="Arial Unicode MS" w:eastAsia="Arial Unicode MS" w:hAnsi="Arial Unicode MS"/>
          <w:rtl w:val="0"/>
        </w:rPr>
        <w:t xml:space="preserve">책을 많이 읽음: 동양을 배경으로 한 원전의 사물, 예를 들어 괴물, 물품, 전설 등에 대해 회상하고 식별할 때는 항상 자동 성공한 것으로 간주합니다.</w:t>
      </w:r>
    </w:p>
    <w:p w:rsidR="00000000" w:rsidDel="00000000" w:rsidP="00000000" w:rsidRDefault="00000000" w:rsidRPr="00000000" w14:paraId="000029B3">
      <w:pPr>
        <w:rPr/>
      </w:pPr>
      <w:r w:rsidDel="00000000" w:rsidR="00000000" w:rsidRPr="00000000">
        <w:rPr>
          <w:rtl w:val="0"/>
        </w:rPr>
        <w:t xml:space="preserve">=====================================================================</w:t>
      </w:r>
    </w:p>
    <w:p w:rsidR="00000000" w:rsidDel="00000000" w:rsidP="00000000" w:rsidRDefault="00000000" w:rsidRPr="00000000" w14:paraId="000029B4">
      <w:pPr>
        <w:rPr/>
      </w:pPr>
      <w:r w:rsidDel="00000000" w:rsidR="00000000" w:rsidRPr="00000000">
        <w:rPr>
          <w:rtl w:val="0"/>
        </w:rPr>
        <w:t xml:space="preserve">======================================</w:t>
      </w:r>
    </w:p>
    <w:p w:rsidR="00000000" w:rsidDel="00000000" w:rsidP="00000000" w:rsidRDefault="00000000" w:rsidRPr="00000000" w14:paraId="000029B5">
      <w:pPr>
        <w:rPr/>
      </w:pPr>
      <w:r w:rsidDel="00000000" w:rsidR="00000000" w:rsidRPr="00000000">
        <w:rPr>
          <w:rFonts w:ascii="Arial Unicode MS" w:cs="Arial Unicode MS" w:eastAsia="Arial Unicode MS" w:hAnsi="Arial Unicode MS"/>
          <w:rtl w:val="0"/>
        </w:rPr>
        <w:t xml:space="preserve">C: 이야기를 좋아하는 작은 여우</w:t>
      </w:r>
    </w:p>
    <w:p w:rsidR="00000000" w:rsidDel="00000000" w:rsidP="00000000" w:rsidRDefault="00000000" w:rsidRPr="00000000" w14:paraId="000029B6">
      <w:pPr>
        <w:rPr/>
      </w:pPr>
      <w:r w:rsidDel="00000000" w:rsidR="00000000" w:rsidRPr="00000000">
        <w:rPr>
          <w:rFonts w:ascii="Arial Unicode MS" w:cs="Arial Unicode MS" w:eastAsia="Arial Unicode MS" w:hAnsi="Arial Unicode MS"/>
          <w:rtl w:val="0"/>
        </w:rPr>
        <w:t xml:space="preserve">특성: 마음 수련, 머리가 좋음, 신화 지식이 쓸모 있음</w:t>
      </w:r>
    </w:p>
    <w:p w:rsidR="00000000" w:rsidDel="00000000" w:rsidP="00000000" w:rsidRDefault="00000000" w:rsidRPr="00000000" w14:paraId="000029B7">
      <w:pPr>
        <w:rPr/>
      </w:pPr>
      <w:r w:rsidDel="00000000" w:rsidR="00000000" w:rsidRPr="00000000">
        <w:rPr>
          <w:rFonts w:ascii="Arial Unicode MS" w:cs="Arial Unicode MS" w:eastAsia="Arial Unicode MS" w:hAnsi="Arial Unicode MS"/>
          <w:rtl w:val="0"/>
        </w:rPr>
        <w:t xml:space="preserve">설명: 많은 책을 읽은 작은 여우가 어느 날 《광기의 산맥》이라는 글을 보게 되었는데......</w:t>
      </w:r>
    </w:p>
    <w:p w:rsidR="00000000" w:rsidDel="00000000" w:rsidP="00000000" w:rsidRDefault="00000000" w:rsidRPr="00000000" w14:paraId="000029B8">
      <w:pPr>
        <w:rPr/>
      </w:pPr>
      <w:r w:rsidDel="00000000" w:rsidR="00000000" w:rsidRPr="00000000">
        <w:rPr>
          <w:rFonts w:ascii="Arial Unicode MS" w:cs="Arial Unicode MS" w:eastAsia="Arial Unicode MS" w:hAnsi="Arial Unicode MS"/>
          <w:rtl w:val="0"/>
        </w:rPr>
        <w:t xml:space="preserve">마음 수련: 당신의 모든 냉정 관련 판정에서 2점의 수행 가치를, 결심 관련 판정에서 2점의 내재 가치를 얻습니다.</w:t>
      </w:r>
    </w:p>
    <w:p w:rsidR="00000000" w:rsidDel="00000000" w:rsidP="00000000" w:rsidRDefault="00000000" w:rsidRPr="00000000" w14:paraId="000029B9">
      <w:pPr>
        <w:rPr/>
      </w:pPr>
      <w:r w:rsidDel="00000000" w:rsidR="00000000" w:rsidRPr="00000000">
        <w:rPr>
          <w:rFonts w:ascii="Arial Unicode MS" w:cs="Arial Unicode MS" w:eastAsia="Arial Unicode MS" w:hAnsi="Arial Unicode MS"/>
          <w:rtl w:val="0"/>
        </w:rPr>
        <w:t xml:space="preserve">머리가 좋음: 당신은 추가로 1개의 신속 행동을 얻으며, 이 행동은 이동에 사용할 수 없습니다. </w:t>
      </w:r>
    </w:p>
    <w:p w:rsidR="00000000" w:rsidDel="00000000" w:rsidP="00000000" w:rsidRDefault="00000000" w:rsidRPr="00000000" w14:paraId="000029BA">
      <w:pPr>
        <w:rPr/>
      </w:pPr>
      <w:r w:rsidDel="00000000" w:rsidR="00000000" w:rsidRPr="00000000">
        <w:rPr>
          <w:rFonts w:ascii="Arial Unicode MS" w:cs="Arial Unicode MS" w:eastAsia="Arial Unicode MS" w:hAnsi="Arial Unicode MS"/>
          <w:rtl w:val="0"/>
        </w:rPr>
        <w:t xml:space="preserve">신화 지식이 쓸모 있음: 당신은 중국 신화를 원전으로 하는 능력의 판정이나 대항에서 2점의 추가 성공을 얻습니다.</w:t>
      </w:r>
    </w:p>
    <w:p w:rsidR="00000000" w:rsidDel="00000000" w:rsidP="00000000" w:rsidRDefault="00000000" w:rsidRPr="00000000" w14:paraId="000029BB">
      <w:pPr>
        <w:rPr/>
      </w:pPr>
      <w:r w:rsidDel="00000000" w:rsidR="00000000" w:rsidRPr="00000000">
        <w:rPr>
          <w:rtl w:val="0"/>
        </w:rPr>
        <w:t xml:space="preserve">=====================================================================</w:t>
      </w:r>
    </w:p>
    <w:p w:rsidR="00000000" w:rsidDel="00000000" w:rsidP="00000000" w:rsidRDefault="00000000" w:rsidRPr="00000000" w14:paraId="000029BC">
      <w:pPr>
        <w:rPr/>
      </w:pPr>
      <w:r w:rsidDel="00000000" w:rsidR="00000000" w:rsidRPr="00000000">
        <w:rPr>
          <w:rtl w:val="0"/>
        </w:rPr>
        <w:t xml:space="preserve">======================================</w:t>
      </w:r>
    </w:p>
    <w:p w:rsidR="00000000" w:rsidDel="00000000" w:rsidP="00000000" w:rsidRDefault="00000000" w:rsidRPr="00000000" w14:paraId="000029BD">
      <w:pPr>
        <w:rPr/>
      </w:pPr>
      <w:r w:rsidDel="00000000" w:rsidR="00000000" w:rsidRPr="00000000">
        <w:rPr>
          <w:rFonts w:ascii="Arial Unicode MS" w:cs="Arial Unicode MS" w:eastAsia="Arial Unicode MS" w:hAnsi="Arial Unicode MS"/>
          <w:rtl w:val="0"/>
        </w:rPr>
        <w:t xml:space="preserve">B: 롤플레잉 서클에 가입한 여우</w:t>
      </w:r>
    </w:p>
    <w:p w:rsidR="00000000" w:rsidDel="00000000" w:rsidP="00000000" w:rsidRDefault="00000000" w:rsidRPr="00000000" w14:paraId="000029BE">
      <w:pPr>
        <w:rPr/>
      </w:pPr>
      <w:r w:rsidDel="00000000" w:rsidR="00000000" w:rsidRPr="00000000">
        <w:rPr>
          <w:rFonts w:ascii="Arial Unicode MS" w:cs="Arial Unicode MS" w:eastAsia="Arial Unicode MS" w:hAnsi="Arial Unicode MS"/>
          <w:rtl w:val="0"/>
        </w:rPr>
        <w:t xml:space="preserve">특성: 혼돈, 선량함, 많으면 좋음</w:t>
      </w:r>
    </w:p>
    <w:p w:rsidR="00000000" w:rsidDel="00000000" w:rsidP="00000000" w:rsidRDefault="00000000" w:rsidRPr="00000000" w14:paraId="000029BF">
      <w:pPr>
        <w:rPr/>
      </w:pPr>
      <w:r w:rsidDel="00000000" w:rsidR="00000000" w:rsidRPr="00000000">
        <w:rPr>
          <w:rFonts w:ascii="Arial Unicode MS" w:cs="Arial Unicode MS" w:eastAsia="Arial Unicode MS" w:hAnsi="Arial Unicode MS"/>
          <w:rtl w:val="0"/>
        </w:rPr>
        <w:t xml:space="preserve">설명: 스스로 선하다고 여기는 이 여우는 크툴루 롤플레잉에서 떠나 이후 DnD 시리즈를 접하고, 결국 무한공포 틸파기라는 공포의 소용돌이에 빠져들었습니다......</w:t>
      </w:r>
    </w:p>
    <w:p w:rsidR="00000000" w:rsidDel="00000000" w:rsidP="00000000" w:rsidRDefault="00000000" w:rsidRPr="00000000" w14:paraId="000029C0">
      <w:pPr>
        <w:rPr/>
      </w:pPr>
      <w:r w:rsidDel="00000000" w:rsidR="00000000" w:rsidRPr="00000000">
        <w:rPr>
          <w:rFonts w:ascii="Arial Unicode MS" w:cs="Arial Unicode MS" w:eastAsia="Arial Unicode MS" w:hAnsi="Arial Unicode MS"/>
          <w:rtl w:val="0"/>
        </w:rPr>
        <w:t xml:space="preserve">혼돈: 당신이 직접 제한 조건을 설정하고(예: 전투 돌입), 그 조건이 충족되면 당신 캐릭터의 성격이 크게 반전되며, 육정을 알아보지 못하게 됩니다. 지속 기간 동안 자신을 제외한 모든 사람을 적 또는 아군으로 정의할 수 있습니다. 지속 기간 동안 당신의 모든 주사위를 한 번 더 굴릴 수 있습니다(본능 각성과 운수는 제외). 반드시 두 번째 결과를 받아들여야 하지만, 이 기간에 칭호 레벨*2번의 기회가 있으며, 그 중 높은 값을 취합니다. 이 상태는 1개의 장면 동안 지속됩니다.</w:t>
      </w:r>
    </w:p>
    <w:p w:rsidR="00000000" w:rsidDel="00000000" w:rsidP="00000000" w:rsidRDefault="00000000" w:rsidRPr="00000000" w14:paraId="000029C1">
      <w:pPr>
        <w:rPr/>
      </w:pPr>
      <w:r w:rsidDel="00000000" w:rsidR="00000000" w:rsidRPr="00000000">
        <w:rPr>
          <w:rFonts w:ascii="Arial Unicode MS" w:cs="Arial Unicode MS" w:eastAsia="Arial Unicode MS" w:hAnsi="Arial Unicode MS"/>
          <w:rtl w:val="0"/>
        </w:rPr>
        <w:t xml:space="preserve">선량함: 당신은 스스로 선하다고 여기며, 매 라운드마다 2개의 신속 행동을 추가로 얻고, 공격 주사위를 굴린 후에도 유예할 수 있습니다. 만약 신속 행동을 소모하여 적을 애도하려 한다면, 이동 행동 1개를 얻을 것입니다. 이런 식으로 최대 칭호 레벨만큼의 추가 이동 행동을 얻을 수 있습니다.</w:t>
      </w:r>
    </w:p>
    <w:p w:rsidR="00000000" w:rsidDel="00000000" w:rsidP="00000000" w:rsidRDefault="00000000" w:rsidRPr="00000000" w14:paraId="000029C2">
      <w:pPr>
        <w:rPr/>
      </w:pPr>
      <w:r w:rsidDel="00000000" w:rsidR="00000000" w:rsidRPr="00000000">
        <w:rPr>
          <w:rFonts w:ascii="Arial Unicode MS" w:cs="Arial Unicode MS" w:eastAsia="Arial Unicode MS" w:hAnsi="Arial Unicode MS"/>
          <w:rtl w:val="0"/>
        </w:rPr>
        <w:t xml:space="preserve">많으면 좋음: 당신은 매 전투 시작 시 X개의 여유를 얻습니다. X는 칭호 레벨*3과 같습니다. 1점의 여유를 소모하여 임의의 판정에서 1개의 추가 성공을 얻을 수 있고, 2개의 여유를 소모하여 1개의 신속 행동을 얻을 수 있으며, 3개의 여유를 소모하여 1개의 이동 행동을 얻을 수 있고, 4개의 여유를 소모하여 방금 수행한 공격 또는 시전 판정을 반복할 수 있으며, 6개의 여유를 소모하여 1개의 표준 행동을 얻을 수 있습니다.</w:t>
      </w:r>
    </w:p>
    <w:p w:rsidR="00000000" w:rsidDel="00000000" w:rsidP="00000000" w:rsidRDefault="00000000" w:rsidRPr="00000000" w14:paraId="000029C3">
      <w:pPr>
        <w:rPr/>
      </w:pPr>
      <w:r w:rsidDel="00000000" w:rsidR="00000000" w:rsidRPr="00000000">
        <w:rPr>
          <w:rtl w:val="0"/>
        </w:rPr>
        <w:t xml:space="preserve">=====================================================================</w:t>
      </w:r>
    </w:p>
    <w:p w:rsidR="00000000" w:rsidDel="00000000" w:rsidP="00000000" w:rsidRDefault="00000000" w:rsidRPr="00000000" w14:paraId="000029C4">
      <w:pPr>
        <w:rPr/>
      </w:pPr>
      <w:r w:rsidDel="00000000" w:rsidR="00000000" w:rsidRPr="00000000">
        <w:rPr>
          <w:rtl w:val="0"/>
        </w:rPr>
        <w:t xml:space="preserve">======================================</w:t>
      </w:r>
    </w:p>
    <w:p w:rsidR="00000000" w:rsidDel="00000000" w:rsidP="00000000" w:rsidRDefault="00000000" w:rsidRPr="00000000" w14:paraId="000029C5">
      <w:pPr>
        <w:rPr/>
      </w:pPr>
      <w:r w:rsidDel="00000000" w:rsidR="00000000" w:rsidRPr="00000000">
        <w:rPr>
          <w:rFonts w:ascii="Arial Unicode MS" w:cs="Arial Unicode MS" w:eastAsia="Arial Unicode MS" w:hAnsi="Arial Unicode MS"/>
          <w:rtl w:val="0"/>
        </w:rPr>
        <w:t xml:space="preserve">A: 모두가 좋아하는 여우 양</w:t>
      </w:r>
    </w:p>
    <w:p w:rsidR="00000000" w:rsidDel="00000000" w:rsidP="00000000" w:rsidRDefault="00000000" w:rsidRPr="00000000" w14:paraId="000029C6">
      <w:pPr>
        <w:rPr/>
      </w:pPr>
      <w:r w:rsidDel="00000000" w:rsidR="00000000" w:rsidRPr="00000000">
        <w:rPr>
          <w:rFonts w:ascii="Arial Unicode MS" w:cs="Arial Unicode MS" w:eastAsia="Arial Unicode MS" w:hAnsi="Arial Unicode MS"/>
          <w:rtl w:val="0"/>
        </w:rPr>
        <w:t xml:space="preserve">특성: 그냥 좀 써보자, 애교 부리기, 사람 먹고 뼈 안 뱉기</w:t>
      </w:r>
    </w:p>
    <w:p w:rsidR="00000000" w:rsidDel="00000000" w:rsidP="00000000" w:rsidRDefault="00000000" w:rsidRPr="00000000" w14:paraId="000029C7">
      <w:pPr>
        <w:rPr/>
      </w:pPr>
      <w:r w:rsidDel="00000000" w:rsidR="00000000" w:rsidRPr="00000000">
        <w:rPr>
          <w:rFonts w:ascii="Arial Unicode MS" w:cs="Arial Unicode MS" w:eastAsia="Arial Unicode MS" w:hAnsi="Arial Unicode MS"/>
          <w:rtl w:val="0"/>
        </w:rPr>
        <w:t xml:space="preserve">설명: "세션 열렸어요, 세션 열렸어요." 여우가 단체 채팅방에서 외쳤고, 이어서 "제물 두 명 와주세요."라고 소리쳤습니다.</w:t>
      </w:r>
    </w:p>
    <w:p w:rsidR="00000000" w:rsidDel="00000000" w:rsidP="00000000" w:rsidRDefault="00000000" w:rsidRPr="00000000" w14:paraId="000029C8">
      <w:pPr>
        <w:rPr/>
      </w:pPr>
      <w:r w:rsidDel="00000000" w:rsidR="00000000" w:rsidRPr="00000000">
        <w:rPr>
          <w:rFonts w:ascii="Arial Unicode MS" w:cs="Arial Unicode MS" w:eastAsia="Arial Unicode MS" w:hAnsi="Arial Unicode MS"/>
          <w:rtl w:val="0"/>
        </w:rPr>
        <w:t xml:space="preserve">그냥 좀 써보자: 당신은 반사 행동을 사용하여 행동 중인 임의의 대상과 의지 대항을 할 수 있으며, 범위는 최대 당신의 모호한 감지 범위까지입니다. 당신이 승리하면, 그의 행동을 고칠 수 있지만, 사용한 행동을 수정할 수는 없습니다. 예를 들어 1. 대상이 표준 행동을 사용하여 공격 행동을 하고 있다면, 당신은 그가 표준 행동을 사용하여 방어를 하도록 고칠 수 있습니다. 2. 대상이 이동 행동을 사용하여 서쪽으로 이동하고 있다면, 당신은 그가 이동 행동을 사용하여 북쪽으로 이동하도록 고칠 수 있습니다.</w:t>
      </w:r>
    </w:p>
    <w:p w:rsidR="00000000" w:rsidDel="00000000" w:rsidP="00000000" w:rsidRDefault="00000000" w:rsidRPr="00000000" w14:paraId="000029C9">
      <w:pPr>
        <w:rPr/>
      </w:pPr>
      <w:r w:rsidDel="00000000" w:rsidR="00000000" w:rsidRPr="00000000">
        <w:rPr>
          <w:rFonts w:ascii="Arial Unicode MS" w:cs="Arial Unicode MS" w:eastAsia="Arial Unicode MS" w:hAnsi="Arial Unicode MS"/>
          <w:rtl w:val="0"/>
        </w:rPr>
        <w:t xml:space="preserve">애교 부리기: 이동 행동을 사용하여 애교를 부립니다. 이후 2라운드 동안 의지 판정이나 의지 대항을 할 때 3개의 추가 성공과 6점의 표현 가치를 추가로 얻습니다.</w:t>
      </w:r>
    </w:p>
    <w:p w:rsidR="00000000" w:rsidDel="00000000" w:rsidP="00000000" w:rsidRDefault="00000000" w:rsidRPr="00000000" w14:paraId="000029CA">
      <w:pPr>
        <w:rPr/>
      </w:pPr>
      <w:r w:rsidDel="00000000" w:rsidR="00000000" w:rsidRPr="00000000">
        <w:rPr>
          <w:rFonts w:ascii="Arial Unicode MS" w:cs="Arial Unicode MS" w:eastAsia="Arial Unicode MS" w:hAnsi="Arial Unicode MS"/>
          <w:rtl w:val="0"/>
        </w:rPr>
        <w:t xml:space="preserve">사람 먹고 뼈 안 뱉기: 악의적인 살인은 항상 정면으로 사람을 때려잡는 것보다 기분 좋습니다. 당신의 공격은 무방비 상태를 유발할 수 있으며, 모든 엄폐 방어를 무시합니다. 공격할 때 자신을 의도적으로 노출시키지 않는 한, 누구도 목표가 당신에 의해 살해되었거나 공격받았다는 것을 알지 못할 것입니다. 의도적으로 자신을 노출하면 이번 공격의 DP가 10 감소합니다.</w:t>
      </w:r>
    </w:p>
    <w:p w:rsidR="00000000" w:rsidDel="00000000" w:rsidP="00000000" w:rsidRDefault="00000000" w:rsidRPr="00000000" w14:paraId="000029CB">
      <w:pPr>
        <w:rPr/>
      </w:pPr>
      <w:r w:rsidDel="00000000" w:rsidR="00000000" w:rsidRPr="00000000">
        <w:rPr>
          <w:rtl w:val="0"/>
        </w:rPr>
        <w:t xml:space="preserve">=====================================================================</w:t>
      </w:r>
    </w:p>
    <w:p w:rsidR="00000000" w:rsidDel="00000000" w:rsidP="00000000" w:rsidRDefault="00000000" w:rsidRPr="00000000" w14:paraId="000029CC">
      <w:pPr>
        <w:rPr/>
      </w:pPr>
      <w:r w:rsidDel="00000000" w:rsidR="00000000" w:rsidRPr="00000000">
        <w:rPr>
          <w:rtl w:val="0"/>
        </w:rPr>
        <w:t xml:space="preserve">======================================</w:t>
      </w:r>
    </w:p>
    <w:p w:rsidR="00000000" w:rsidDel="00000000" w:rsidP="00000000" w:rsidRDefault="00000000" w:rsidRPr="00000000" w14:paraId="000029CD">
      <w:pPr>
        <w:pStyle w:val="Heading1"/>
        <w:rPr/>
      </w:pPr>
      <w:bookmarkStart w:colFirst="0" w:colLast="0" w:name="_j3domlovge4q" w:id="77"/>
      <w:bookmarkEnd w:id="77"/>
      <w:r w:rsidDel="00000000" w:rsidR="00000000" w:rsidRPr="00000000">
        <w:rPr>
          <w:rFonts w:ascii="Arial Unicode MS" w:cs="Arial Unicode MS" w:eastAsia="Arial Unicode MS" w:hAnsi="Arial Unicode MS"/>
          <w:rtl w:val="0"/>
        </w:rPr>
        <w:t xml:space="preserve">1.9 명예의 전당</w:t>
      </w:r>
    </w:p>
    <w:p w:rsidR="00000000" w:rsidDel="00000000" w:rsidP="00000000" w:rsidRDefault="00000000" w:rsidRPr="00000000" w14:paraId="000029CE">
      <w:pPr>
        <w:rPr/>
      </w:pPr>
      <w:r w:rsidDel="00000000" w:rsidR="00000000" w:rsidRPr="00000000">
        <w:rPr>
          <w:rFonts w:ascii="Arial Unicode MS" w:cs="Arial Unicode MS" w:eastAsia="Arial Unicode MS" w:hAnsi="Arial Unicode MS"/>
          <w:rtl w:val="0"/>
        </w:rPr>
        <w:t xml:space="preserve">여러분께 본 규칙서의 각 작가분들을 충분히 소개해 드리겠습니다. </w:t>
      </w:r>
    </w:p>
    <w:p w:rsidR="00000000" w:rsidDel="00000000" w:rsidP="00000000" w:rsidRDefault="00000000" w:rsidRPr="00000000" w14:paraId="000029CF">
      <w:pPr>
        <w:rPr/>
      </w:pPr>
      <w:r w:rsidDel="00000000" w:rsidR="00000000" w:rsidRPr="00000000">
        <w:rPr>
          <w:rFonts w:ascii="Arial Unicode MS" w:cs="Arial Unicode MS" w:eastAsia="Arial Unicode MS" w:hAnsi="Arial Unicode MS"/>
          <w:rtl w:val="0"/>
        </w:rPr>
        <w:t xml:space="preserve">규칙서 작성자와 자원 작성자를 포함합니다.</w:t>
      </w:r>
    </w:p>
    <w:p w:rsidR="00000000" w:rsidDel="00000000" w:rsidP="00000000" w:rsidRDefault="00000000" w:rsidRPr="00000000" w14:paraId="000029D0">
      <w:pPr>
        <w:rPr/>
      </w:pPr>
      <w:r w:rsidDel="00000000" w:rsidR="00000000" w:rsidRPr="00000000">
        <w:rPr>
          <w:rFonts w:ascii="Arial Unicode MS" w:cs="Arial Unicode MS" w:eastAsia="Arial Unicode MS" w:hAnsi="Arial Unicode MS"/>
          <w:rtl w:val="0"/>
        </w:rPr>
        <w:t xml:space="preserve">결론적으로, 이곳은 명예의 전당으로, 이름이 등장하는 분들은 모두 본 규칙서에 탁월한 공헌을 하신 분들입니다. </w:t>
      </w:r>
    </w:p>
    <w:p w:rsidR="00000000" w:rsidDel="00000000" w:rsidP="00000000" w:rsidRDefault="00000000" w:rsidRPr="00000000" w14:paraId="000029D1">
      <w:pPr>
        <w:rPr/>
      </w:pPr>
      <w:r w:rsidDel="00000000" w:rsidR="00000000" w:rsidRPr="00000000">
        <w:rPr>
          <w:rFonts w:ascii="Arial Unicode MS" w:cs="Arial Unicode MS" w:eastAsia="Arial Unicode MS" w:hAnsi="Arial Unicode MS"/>
          <w:rtl w:val="0"/>
        </w:rPr>
        <w:t xml:space="preserve">주의사항: 본서의 순위는 선후를 가리지 않고, 병음 첫 글자 순서로 정렬되어 있습니다:</w:t>
      </w:r>
    </w:p>
    <w:p w:rsidR="00000000" w:rsidDel="00000000" w:rsidP="00000000" w:rsidRDefault="00000000" w:rsidRPr="00000000" w14:paraId="000029D2">
      <w:pPr>
        <w:rPr/>
      </w:pPr>
      <w:r w:rsidDel="00000000" w:rsidR="00000000" w:rsidRPr="00000000">
        <w:rPr>
          <w:rtl w:val="0"/>
        </w:rPr>
        <w:t xml:space="preserve">========================================================================</w:t>
      </w:r>
    </w:p>
    <w:p w:rsidR="00000000" w:rsidDel="00000000" w:rsidP="00000000" w:rsidRDefault="00000000" w:rsidRPr="00000000" w14:paraId="000029D3">
      <w:pPr>
        <w:rPr/>
      </w:pPr>
      <w:r w:rsidDel="00000000" w:rsidR="00000000" w:rsidRPr="00000000">
        <w:rPr>
          <w:rtl w:val="0"/>
        </w:rPr>
        <w:t xml:space="preserve">===================================</w:t>
      </w:r>
    </w:p>
    <w:p w:rsidR="00000000" w:rsidDel="00000000" w:rsidP="00000000" w:rsidRDefault="00000000" w:rsidRPr="00000000" w14:paraId="000029D4">
      <w:pPr>
        <w:rPr/>
      </w:pPr>
      <w:r w:rsidDel="00000000" w:rsidR="00000000" w:rsidRPr="00000000">
        <w:rPr>
          <w:rFonts w:ascii="Arial Unicode MS" w:cs="Arial Unicode MS" w:eastAsia="Arial Unicode MS" w:hAnsi="Arial Unicode MS"/>
          <w:rtl w:val="0"/>
        </w:rPr>
        <w:t xml:space="preserve">제1부: 규칙서 작가</w:t>
      </w:r>
    </w:p>
    <w:p w:rsidR="00000000" w:rsidDel="00000000" w:rsidP="00000000" w:rsidRDefault="00000000" w:rsidRPr="00000000" w14:paraId="000029D5">
      <w:pPr>
        <w:rPr/>
      </w:pPr>
      <w:r w:rsidDel="00000000" w:rsidR="00000000" w:rsidRPr="00000000">
        <w:rPr>
          <w:rFonts w:ascii="Arial Unicode MS" w:cs="Arial Unicode MS" w:eastAsia="Arial Unicode MS" w:hAnsi="Arial Unicode MS"/>
          <w:rtl w:val="0"/>
        </w:rPr>
        <w:t xml:space="preserve">알란리안(뉴나이): 1세대 창시신의 자원 작가입니다.</w:t>
      </w:r>
    </w:p>
    <w:p w:rsidR="00000000" w:rsidDel="00000000" w:rsidP="00000000" w:rsidRDefault="00000000" w:rsidRPr="00000000" w14:paraId="000029D6">
      <w:pPr>
        <w:rPr/>
      </w:pPr>
      <w:r w:rsidDel="00000000" w:rsidR="00000000" w:rsidRPr="00000000">
        <w:rPr>
          <w:rFonts w:ascii="Arial Unicode MS" w:cs="Arial Unicode MS" w:eastAsia="Arial Unicode MS" w:hAnsi="Arial Unicode MS"/>
          <w:rtl w:val="0"/>
        </w:rPr>
        <w:t xml:space="preserve">바이시안(뤄쓰웨이): 1세대 창세신입니다. </w:t>
      </w:r>
    </w:p>
    <w:p w:rsidR="00000000" w:rsidDel="00000000" w:rsidP="00000000" w:rsidRDefault="00000000" w:rsidRPr="00000000" w14:paraId="000029D7">
      <w:pPr>
        <w:rPr/>
      </w:pPr>
      <w:r w:rsidDel="00000000" w:rsidR="00000000" w:rsidRPr="00000000">
        <w:rPr>
          <w:rFonts w:ascii="Arial Unicode MS" w:cs="Arial Unicode MS" w:eastAsia="Arial Unicode MS" w:hAnsi="Arial Unicode MS"/>
          <w:rtl w:val="0"/>
        </w:rPr>
        <w:t xml:space="preserve">펑더: 3세대 규칙 보완자입니다.</w:t>
      </w:r>
    </w:p>
    <w:p w:rsidR="00000000" w:rsidDel="00000000" w:rsidP="00000000" w:rsidRDefault="00000000" w:rsidRPr="00000000" w14:paraId="000029D8">
      <w:pPr>
        <w:rPr/>
      </w:pPr>
      <w:r w:rsidDel="00000000" w:rsidR="00000000" w:rsidRPr="00000000">
        <w:rPr>
          <w:rFonts w:ascii="Arial Unicode MS" w:cs="Arial Unicode MS" w:eastAsia="Arial Unicode MS" w:hAnsi="Arial Unicode MS"/>
          <w:rtl w:val="0"/>
        </w:rPr>
        <w:t xml:space="preserve">펑얀펑위: 2세대 창세신입니다.</w:t>
      </w:r>
    </w:p>
    <w:p w:rsidR="00000000" w:rsidDel="00000000" w:rsidP="00000000" w:rsidRDefault="00000000" w:rsidRPr="00000000" w14:paraId="000029D9">
      <w:pPr>
        <w:rPr/>
      </w:pPr>
      <w:r w:rsidDel="00000000" w:rsidR="00000000" w:rsidRPr="00000000">
        <w:rPr>
          <w:rFonts w:ascii="Arial Unicode MS" w:cs="Arial Unicode MS" w:eastAsia="Arial Unicode MS" w:hAnsi="Arial Unicode MS"/>
          <w:rtl w:val="0"/>
        </w:rPr>
        <w:t xml:space="preserve">니선주: 2세대 창세신입니다.</w:t>
      </w:r>
    </w:p>
    <w:p w:rsidR="00000000" w:rsidDel="00000000" w:rsidP="00000000" w:rsidRDefault="00000000" w:rsidRPr="00000000" w14:paraId="000029DA">
      <w:pPr>
        <w:rPr/>
      </w:pPr>
      <w:r w:rsidDel="00000000" w:rsidR="00000000" w:rsidRPr="00000000">
        <w:rPr>
          <w:rFonts w:ascii="Arial Unicode MS" w:cs="Arial Unicode MS" w:eastAsia="Arial Unicode MS" w:hAnsi="Arial Unicode MS"/>
          <w:rtl w:val="0"/>
        </w:rPr>
        <w:t xml:space="preserve">싱광멸절(라오루): 3세대 창세신이자 현재 이 책의 핵심 작가입니다.</w:t>
      </w:r>
    </w:p>
    <w:p w:rsidR="00000000" w:rsidDel="00000000" w:rsidP="00000000" w:rsidRDefault="00000000" w:rsidRPr="00000000" w14:paraId="000029DB">
      <w:pPr>
        <w:rPr/>
      </w:pPr>
      <w:r w:rsidDel="00000000" w:rsidR="00000000" w:rsidRPr="00000000">
        <w:rPr>
          <w:rFonts w:ascii="Arial Unicode MS" w:cs="Arial Unicode MS" w:eastAsia="Arial Unicode MS" w:hAnsi="Arial Unicode MS"/>
          <w:rtl w:val="0"/>
        </w:rPr>
        <w:t xml:space="preserve">싱간쯔탄: 1세대 창시신의 자원 작가입니다.</w:t>
      </w:r>
    </w:p>
    <w:p w:rsidR="00000000" w:rsidDel="00000000" w:rsidP="00000000" w:rsidRDefault="00000000" w:rsidRPr="00000000" w14:paraId="000029DC">
      <w:pPr>
        <w:rPr/>
      </w:pPr>
      <w:r w:rsidDel="00000000" w:rsidR="00000000" w:rsidRPr="00000000">
        <w:rPr>
          <w:rFonts w:ascii="Arial Unicode MS" w:cs="Arial Unicode MS" w:eastAsia="Arial Unicode MS" w:hAnsi="Arial Unicode MS"/>
          <w:rtl w:val="0"/>
        </w:rPr>
        <w:t xml:space="preserve">예란저우: 1세대 창시신입니다. </w:t>
      </w:r>
    </w:p>
    <w:p w:rsidR="00000000" w:rsidDel="00000000" w:rsidP="00000000" w:rsidRDefault="00000000" w:rsidRPr="00000000" w14:paraId="000029DD">
      <w:pPr>
        <w:rPr/>
      </w:pPr>
      <w:r w:rsidDel="00000000" w:rsidR="00000000" w:rsidRPr="00000000">
        <w:rPr>
          <w:rtl w:val="0"/>
        </w:rPr>
        <w:t xml:space="preserve">========================================================================</w:t>
      </w:r>
    </w:p>
    <w:p w:rsidR="00000000" w:rsidDel="00000000" w:rsidP="00000000" w:rsidRDefault="00000000" w:rsidRPr="00000000" w14:paraId="000029DE">
      <w:pPr>
        <w:rPr/>
      </w:pPr>
      <w:r w:rsidDel="00000000" w:rsidR="00000000" w:rsidRPr="00000000">
        <w:rPr>
          <w:rtl w:val="0"/>
        </w:rPr>
        <w:t xml:space="preserve">===================================</w:t>
      </w:r>
    </w:p>
    <w:p w:rsidR="00000000" w:rsidDel="00000000" w:rsidP="00000000" w:rsidRDefault="00000000" w:rsidRPr="00000000" w14:paraId="000029DF">
      <w:pPr>
        <w:rPr/>
      </w:pPr>
      <w:r w:rsidDel="00000000" w:rsidR="00000000" w:rsidRPr="00000000">
        <w:rPr>
          <w:rFonts w:ascii="Arial Unicode MS" w:cs="Arial Unicode MS" w:eastAsia="Arial Unicode MS" w:hAnsi="Arial Unicode MS"/>
          <w:rtl w:val="0"/>
        </w:rPr>
        <w:t xml:space="preserve">제2부: 심사 위원</w:t>
      </w:r>
    </w:p>
    <w:p w:rsidR="00000000" w:rsidDel="00000000" w:rsidP="00000000" w:rsidRDefault="00000000" w:rsidRPr="00000000" w14:paraId="000029E0">
      <w:pPr>
        <w:rPr/>
      </w:pPr>
      <w:r w:rsidDel="00000000" w:rsidR="00000000" w:rsidRPr="00000000">
        <w:rPr>
          <w:rFonts w:ascii="Arial Unicode MS" w:cs="Arial Unicode MS" w:eastAsia="Arial Unicode MS" w:hAnsi="Arial Unicode MS"/>
          <w:rtl w:val="0"/>
        </w:rPr>
        <w:t xml:space="preserve">장쓰(샤먼왕): 자원 작성을 매우 사랑하는 인사로, 신속면점왕이라 불리며 규칙과 수치 연구를 좋아하고 정의감이 있습니다.</w:t>
      </w:r>
    </w:p>
    <w:p w:rsidR="00000000" w:rsidDel="00000000" w:rsidP="00000000" w:rsidRDefault="00000000" w:rsidRPr="00000000" w14:paraId="000029E1">
      <w:pPr>
        <w:rPr/>
      </w:pPr>
      <w:r w:rsidDel="00000000" w:rsidR="00000000" w:rsidRPr="00000000">
        <w:rPr>
          <w:rFonts w:ascii="Arial Unicode MS" w:cs="Arial Unicode MS" w:eastAsia="Arial Unicode MS" w:hAnsi="Arial Unicode MS"/>
          <w:rtl w:val="0"/>
        </w:rPr>
        <w:t xml:space="preserve">대표작: 허도류</w:t>
      </w:r>
    </w:p>
    <w:p w:rsidR="00000000" w:rsidDel="00000000" w:rsidP="00000000" w:rsidRDefault="00000000" w:rsidRPr="00000000" w14:paraId="000029E2">
      <w:pPr>
        <w:rPr/>
      </w:pPr>
      <w:r w:rsidDel="00000000" w:rsidR="00000000" w:rsidRPr="00000000">
        <w:rPr>
          <w:rtl w:val="0"/>
        </w:rPr>
        <w:t xml:space="preserve">========================================================================</w:t>
      </w:r>
    </w:p>
    <w:p w:rsidR="00000000" w:rsidDel="00000000" w:rsidP="00000000" w:rsidRDefault="00000000" w:rsidRPr="00000000" w14:paraId="000029E3">
      <w:pPr>
        <w:rPr/>
      </w:pPr>
      <w:r w:rsidDel="00000000" w:rsidR="00000000" w:rsidRPr="00000000">
        <w:rPr>
          <w:rtl w:val="0"/>
        </w:rPr>
        <w:t xml:space="preserve">===================================</w:t>
      </w:r>
    </w:p>
    <w:p w:rsidR="00000000" w:rsidDel="00000000" w:rsidP="00000000" w:rsidRDefault="00000000" w:rsidRPr="00000000" w14:paraId="000029E4">
      <w:pPr>
        <w:rPr/>
      </w:pPr>
      <w:r w:rsidDel="00000000" w:rsidR="00000000" w:rsidRPr="00000000">
        <w:rPr>
          <w:rFonts w:ascii="Arial Unicode MS" w:cs="Arial Unicode MS" w:eastAsia="Arial Unicode MS" w:hAnsi="Arial Unicode MS"/>
          <w:rtl w:val="0"/>
        </w:rPr>
        <w:t xml:space="preserve">선쉬: 영감을 보고 자원을 쓰는 작가로, 나는 뭐가 강정박실인지 모르고 공리지신이 뭔지도 모르는, 그저 좋아하는 화풍당일 뿐이니 기대하지 마세요. </w:t>
      </w:r>
    </w:p>
    <w:p w:rsidR="00000000" w:rsidDel="00000000" w:rsidP="00000000" w:rsidRDefault="00000000" w:rsidRPr="00000000" w14:paraId="000029E5">
      <w:pPr>
        <w:rPr/>
      </w:pPr>
      <w:r w:rsidDel="00000000" w:rsidR="00000000" w:rsidRPr="00000000">
        <w:rPr>
          <w:rFonts w:ascii="Arial Unicode MS" w:cs="Arial Unicode MS" w:eastAsia="Arial Unicode MS" w:hAnsi="Arial Unicode MS"/>
          <w:rtl w:val="0"/>
        </w:rPr>
        <w:t xml:space="preserve">대표작: 이태조종자, 심상세계, 전승기억/숙혜각성, 광명신, 인형, 황의지왕, 제린-백인</w:t>
      </w:r>
    </w:p>
    <w:p w:rsidR="00000000" w:rsidDel="00000000" w:rsidP="00000000" w:rsidRDefault="00000000" w:rsidRPr="00000000" w14:paraId="000029E6">
      <w:pPr>
        <w:rPr/>
      </w:pPr>
      <w:r w:rsidDel="00000000" w:rsidR="00000000" w:rsidRPr="00000000">
        <w:rPr>
          <w:rtl w:val="0"/>
        </w:rPr>
        <w:t xml:space="preserve">========================================================================</w:t>
      </w:r>
    </w:p>
    <w:p w:rsidR="00000000" w:rsidDel="00000000" w:rsidP="00000000" w:rsidRDefault="00000000" w:rsidRPr="00000000" w14:paraId="000029E7">
      <w:pPr>
        <w:rPr/>
      </w:pPr>
      <w:r w:rsidDel="00000000" w:rsidR="00000000" w:rsidRPr="00000000">
        <w:rPr>
          <w:rtl w:val="0"/>
        </w:rPr>
        <w:t xml:space="preserve">===================================</w:t>
      </w:r>
    </w:p>
    <w:p w:rsidR="00000000" w:rsidDel="00000000" w:rsidP="00000000" w:rsidRDefault="00000000" w:rsidRPr="00000000" w14:paraId="000029E8">
      <w:pPr>
        <w:rPr/>
      </w:pPr>
      <w:r w:rsidDel="00000000" w:rsidR="00000000" w:rsidRPr="00000000">
        <w:rPr>
          <w:rFonts w:ascii="Arial Unicode MS" w:cs="Arial Unicode MS" w:eastAsia="Arial Unicode MS" w:hAnsi="Arial Unicode MS"/>
          <w:rtl w:val="0"/>
        </w:rPr>
        <w:t xml:space="preserve">쯔무: 인간형 규칙서, 천망AI라 불리며 규칙서에 매우 정통하고 본서의 교정에 탁월한 공헌을 했습니다.</w:t>
      </w:r>
    </w:p>
    <w:p w:rsidR="00000000" w:rsidDel="00000000" w:rsidP="00000000" w:rsidRDefault="00000000" w:rsidRPr="00000000" w14:paraId="000029E9">
      <w:pPr>
        <w:rPr/>
      </w:pPr>
      <w:r w:rsidDel="00000000" w:rsidR="00000000" w:rsidRPr="00000000">
        <w:rPr>
          <w:rFonts w:ascii="Arial Unicode MS" w:cs="Arial Unicode MS" w:eastAsia="Arial Unicode MS" w:hAnsi="Arial Unicode MS"/>
          <w:rtl w:val="0"/>
        </w:rPr>
        <w:t xml:space="preserve">대표작: 모두 교정이며 자신은 자원을 쓰지 않습니다.</w:t>
      </w:r>
    </w:p>
    <w:p w:rsidR="00000000" w:rsidDel="00000000" w:rsidP="00000000" w:rsidRDefault="00000000" w:rsidRPr="00000000" w14:paraId="000029EA">
      <w:pPr>
        <w:rPr/>
      </w:pPr>
      <w:r w:rsidDel="00000000" w:rsidR="00000000" w:rsidRPr="00000000">
        <w:rPr>
          <w:rtl w:val="0"/>
        </w:rPr>
        <w:t xml:space="preserve">========================================================================</w:t>
      </w:r>
    </w:p>
    <w:p w:rsidR="00000000" w:rsidDel="00000000" w:rsidP="00000000" w:rsidRDefault="00000000" w:rsidRPr="00000000" w14:paraId="000029EB">
      <w:pPr>
        <w:rPr/>
      </w:pPr>
      <w:r w:rsidDel="00000000" w:rsidR="00000000" w:rsidRPr="00000000">
        <w:rPr>
          <w:rtl w:val="0"/>
        </w:rPr>
        <w:t xml:space="preserve">===================================</w:t>
      </w:r>
    </w:p>
    <w:p w:rsidR="00000000" w:rsidDel="00000000" w:rsidP="00000000" w:rsidRDefault="00000000" w:rsidRPr="00000000" w14:paraId="000029EC">
      <w:pPr>
        <w:rPr/>
      </w:pPr>
      <w:r w:rsidDel="00000000" w:rsidR="00000000" w:rsidRPr="00000000">
        <w:rPr>
          <w:rFonts w:ascii="Arial Unicode MS" w:cs="Arial Unicode MS" w:eastAsia="Arial Unicode MS" w:hAnsi="Arial Unicode MS"/>
          <w:rtl w:val="0"/>
        </w:rPr>
        <w:t xml:space="preserve">루이: "저는 초보이고 질서선이며 자원을 모릅니다."</w:t>
      </w:r>
    </w:p>
    <w:p w:rsidR="00000000" w:rsidDel="00000000" w:rsidP="00000000" w:rsidRDefault="00000000" w:rsidRPr="00000000" w14:paraId="000029ED">
      <w:pPr>
        <w:rPr/>
      </w:pPr>
      <w:r w:rsidDel="00000000" w:rsidR="00000000" w:rsidRPr="00000000">
        <w:rPr>
          <w:rFonts w:ascii="Arial Unicode MS" w:cs="Arial Unicode MS" w:eastAsia="Arial Unicode MS" w:hAnsi="Arial Unicode MS"/>
          <w:rtl w:val="0"/>
        </w:rPr>
        <w:t xml:space="preserve">흥미로 심사위원이 된 분으로, 너무 약해서 사소한 것들만 심사하기에 제 자원이 초월했는지 물어보지 마세요. 저는 정말 자원을 모르거든요... 제가 당신 자원을 망가뜨렸다면 침착하시고 3대 창세신 라오루에게 연락해 의견을 제시하세요. 심사위는 최대한 당신이 원하는 모습으로 자원을 고칠 것입니다. 아마도요.</w:t>
      </w:r>
    </w:p>
    <w:p w:rsidR="00000000" w:rsidDel="00000000" w:rsidP="00000000" w:rsidRDefault="00000000" w:rsidRPr="00000000" w14:paraId="000029EE">
      <w:pPr>
        <w:rPr/>
      </w:pPr>
      <w:r w:rsidDel="00000000" w:rsidR="00000000" w:rsidRPr="00000000">
        <w:rPr>
          <w:rFonts w:ascii="Arial Unicode MS" w:cs="Arial Unicode MS" w:eastAsia="Arial Unicode MS" w:hAnsi="Arial Unicode MS"/>
          <w:rtl w:val="0"/>
        </w:rPr>
        <w:t xml:space="preserve">대표작: 언엽무한기, 상고지혈, 단정운모사수투 등</w:t>
      </w:r>
    </w:p>
    <w:p w:rsidR="00000000" w:rsidDel="00000000" w:rsidP="00000000" w:rsidRDefault="00000000" w:rsidRPr="00000000" w14:paraId="000029EF">
      <w:pPr>
        <w:rPr/>
      </w:pPr>
      <w:r w:rsidDel="00000000" w:rsidR="00000000" w:rsidRPr="00000000">
        <w:rPr>
          <w:rtl w:val="0"/>
        </w:rPr>
        <w:t xml:space="preserve">========================================================================</w:t>
      </w:r>
    </w:p>
    <w:p w:rsidR="00000000" w:rsidDel="00000000" w:rsidP="00000000" w:rsidRDefault="00000000" w:rsidRPr="00000000" w14:paraId="000029F0">
      <w:pPr>
        <w:rPr/>
      </w:pPr>
      <w:r w:rsidDel="00000000" w:rsidR="00000000" w:rsidRPr="00000000">
        <w:rPr>
          <w:rtl w:val="0"/>
        </w:rPr>
        <w:t xml:space="preserve">===================================</w:t>
      </w:r>
    </w:p>
    <w:p w:rsidR="00000000" w:rsidDel="00000000" w:rsidP="00000000" w:rsidRDefault="00000000" w:rsidRPr="00000000" w14:paraId="000029F1">
      <w:pPr>
        <w:rPr/>
      </w:pPr>
      <w:r w:rsidDel="00000000" w:rsidR="00000000" w:rsidRPr="00000000">
        <w:rPr>
          <w:rFonts w:ascii="Arial Unicode MS" w:cs="Arial Unicode MS" w:eastAsia="Arial Unicode MS" w:hAnsi="Arial Unicode MS"/>
          <w:rtl w:val="0"/>
        </w:rPr>
        <w:t xml:space="preserve">뤄마: 검수자원을 좋아하고 정직하고 절제력 있으며 선량합니다.</w:t>
      </w:r>
    </w:p>
    <w:p w:rsidR="00000000" w:rsidDel="00000000" w:rsidP="00000000" w:rsidRDefault="00000000" w:rsidRPr="00000000" w14:paraId="000029F2">
      <w:pPr>
        <w:rPr/>
      </w:pPr>
      <w:r w:rsidDel="00000000" w:rsidR="00000000" w:rsidRPr="00000000">
        <w:rPr>
          <w:rFonts w:ascii="Arial Unicode MS" w:cs="Arial Unicode MS" w:eastAsia="Arial Unicode MS" w:hAnsi="Arial Unicode MS"/>
          <w:rtl w:val="0"/>
        </w:rPr>
        <w:t xml:space="preserve">윤회권에서 수많은 사람을 구했고 팀원수호자라 불립니다.  </w:t>
      </w:r>
    </w:p>
    <w:p w:rsidR="00000000" w:rsidDel="00000000" w:rsidP="00000000" w:rsidRDefault="00000000" w:rsidRPr="00000000" w14:paraId="000029F3">
      <w:pPr>
        <w:rPr/>
      </w:pPr>
      <w:r w:rsidDel="00000000" w:rsidR="00000000" w:rsidRPr="00000000">
        <w:rPr>
          <w:rtl w:val="0"/>
        </w:rPr>
        <w:t xml:space="preserve">========================================================================</w:t>
      </w:r>
    </w:p>
    <w:p w:rsidR="00000000" w:rsidDel="00000000" w:rsidP="00000000" w:rsidRDefault="00000000" w:rsidRPr="00000000" w14:paraId="000029F4">
      <w:pPr>
        <w:rPr/>
      </w:pPr>
      <w:r w:rsidDel="00000000" w:rsidR="00000000" w:rsidRPr="00000000">
        <w:rPr>
          <w:rtl w:val="0"/>
        </w:rPr>
        <w:t xml:space="preserve">===================================</w:t>
      </w:r>
    </w:p>
    <w:p w:rsidR="00000000" w:rsidDel="00000000" w:rsidP="00000000" w:rsidRDefault="00000000" w:rsidRPr="00000000" w14:paraId="000029F5">
      <w:pPr>
        <w:rPr/>
      </w:pPr>
      <w:r w:rsidDel="00000000" w:rsidR="00000000" w:rsidRPr="00000000">
        <w:rPr>
          <w:rFonts w:ascii="Arial Unicode MS" w:cs="Arial Unicode MS" w:eastAsia="Arial Unicode MS" w:hAnsi="Arial Unicode MS"/>
          <w:rtl w:val="0"/>
        </w:rPr>
        <w:t xml:space="preserve">윈하이펑거: 별명 "서기"로 심사위 최약체입니다. 주요 직책은 심사가 아니라 트집 잡기입니다.</w:t>
      </w:r>
    </w:p>
    <w:p w:rsidR="00000000" w:rsidDel="00000000" w:rsidP="00000000" w:rsidRDefault="00000000" w:rsidRPr="00000000" w14:paraId="000029F6">
      <w:pPr>
        <w:rPr/>
      </w:pPr>
      <w:r w:rsidDel="00000000" w:rsidR="00000000" w:rsidRPr="00000000">
        <w:rPr>
          <w:rFonts w:ascii="Arial Unicode MS" w:cs="Arial Unicode MS" w:eastAsia="Arial Unicode MS" w:hAnsi="Arial Unicode MS"/>
          <w:rtl w:val="0"/>
        </w:rPr>
        <w:t xml:space="preserve">대표작: 230규칙서 규칙부분 재정비, 퇀이지</w:t>
      </w:r>
    </w:p>
    <w:p w:rsidR="00000000" w:rsidDel="00000000" w:rsidP="00000000" w:rsidRDefault="00000000" w:rsidRPr="00000000" w14:paraId="000029F7">
      <w:pPr>
        <w:rPr/>
      </w:pPr>
      <w:r w:rsidDel="00000000" w:rsidR="00000000" w:rsidRPr="00000000">
        <w:rPr>
          <w:rtl w:val="0"/>
        </w:rPr>
        <w:t xml:space="preserve">========================================================================</w:t>
      </w:r>
    </w:p>
    <w:p w:rsidR="00000000" w:rsidDel="00000000" w:rsidP="00000000" w:rsidRDefault="00000000" w:rsidRPr="00000000" w14:paraId="000029F8">
      <w:pPr>
        <w:rPr/>
      </w:pPr>
      <w:r w:rsidDel="00000000" w:rsidR="00000000" w:rsidRPr="00000000">
        <w:rPr>
          <w:rtl w:val="0"/>
        </w:rPr>
        <w:t xml:space="preserve">===================================</w:t>
      </w:r>
    </w:p>
    <w:p w:rsidR="00000000" w:rsidDel="00000000" w:rsidP="00000000" w:rsidRDefault="00000000" w:rsidRPr="00000000" w14:paraId="000029F9">
      <w:pPr>
        <w:rPr/>
      </w:pPr>
      <w:r w:rsidDel="00000000" w:rsidR="00000000" w:rsidRPr="00000000">
        <w:rPr>
          <w:rFonts w:ascii="Arial Unicode MS" w:cs="Arial Unicode MS" w:eastAsia="Arial Unicode MS" w:hAnsi="Arial Unicode MS"/>
          <w:rtl w:val="0"/>
        </w:rPr>
        <w:t xml:space="preserve">비고: 피피징은 탈퇴했고 감찰원도 탈퇴했습니다. </w:t>
      </w:r>
    </w:p>
    <w:p w:rsidR="00000000" w:rsidDel="00000000" w:rsidP="00000000" w:rsidRDefault="00000000" w:rsidRPr="00000000" w14:paraId="000029FA">
      <w:pPr>
        <w:rPr/>
      </w:pPr>
      <w:r w:rsidDel="00000000" w:rsidR="00000000" w:rsidRPr="00000000">
        <w:rPr>
          <w:rFonts w:ascii="Arial Unicode MS" w:cs="Arial Unicode MS" w:eastAsia="Arial Unicode MS" w:hAnsi="Arial Unicode MS"/>
          <w:rtl w:val="0"/>
        </w:rPr>
        <w:t xml:space="preserve">뤄마는 지연증 말기고 퇀쯔는 태업의 왕입니다.  </w:t>
      </w:r>
    </w:p>
    <w:p w:rsidR="00000000" w:rsidDel="00000000" w:rsidP="00000000" w:rsidRDefault="00000000" w:rsidRPr="00000000" w14:paraId="000029FB">
      <w:pPr>
        <w:rPr/>
      </w:pPr>
      <w:r w:rsidDel="00000000" w:rsidR="00000000" w:rsidRPr="00000000">
        <w:rPr>
          <w:rtl w:val="0"/>
        </w:rPr>
        <w:t xml:space="preserve">========================================================================</w:t>
      </w:r>
    </w:p>
    <w:p w:rsidR="00000000" w:rsidDel="00000000" w:rsidP="00000000" w:rsidRDefault="00000000" w:rsidRPr="00000000" w14:paraId="000029FC">
      <w:pPr>
        <w:rPr/>
      </w:pPr>
      <w:r w:rsidDel="00000000" w:rsidR="00000000" w:rsidRPr="00000000">
        <w:rPr>
          <w:rtl w:val="0"/>
        </w:rPr>
        <w:t xml:space="preserve">===================================</w:t>
      </w:r>
    </w:p>
    <w:p w:rsidR="00000000" w:rsidDel="00000000" w:rsidP="00000000" w:rsidRDefault="00000000" w:rsidRPr="00000000" w14:paraId="000029FD">
      <w:pPr>
        <w:rPr/>
      </w:pPr>
      <w:r w:rsidDel="00000000" w:rsidR="00000000" w:rsidRPr="00000000">
        <w:rPr>
          <w:rFonts w:ascii="Arial Unicode MS" w:cs="Arial Unicode MS" w:eastAsia="Arial Unicode MS" w:hAnsi="Arial Unicode MS"/>
          <w:rtl w:val="0"/>
        </w:rPr>
        <w:t xml:space="preserve">제3부: 자원 작가  </w:t>
      </w:r>
    </w:p>
    <w:p w:rsidR="00000000" w:rsidDel="00000000" w:rsidP="00000000" w:rsidRDefault="00000000" w:rsidRPr="00000000" w14:paraId="000029FE">
      <w:pPr>
        <w:rPr/>
      </w:pPr>
      <w:r w:rsidDel="00000000" w:rsidR="00000000" w:rsidRPr="00000000">
        <w:rPr>
          <w:rtl w:val="0"/>
        </w:rPr>
        <w:t xml:space="preserve">========================================================================</w:t>
      </w:r>
    </w:p>
    <w:p w:rsidR="00000000" w:rsidDel="00000000" w:rsidP="00000000" w:rsidRDefault="00000000" w:rsidRPr="00000000" w14:paraId="000029FF">
      <w:pPr>
        <w:rPr/>
      </w:pPr>
      <w:r w:rsidDel="00000000" w:rsidR="00000000" w:rsidRPr="00000000">
        <w:rPr>
          <w:rtl w:val="0"/>
        </w:rPr>
        <w:t xml:space="preserve">===================================</w:t>
      </w:r>
    </w:p>
    <w:p w:rsidR="00000000" w:rsidDel="00000000" w:rsidP="00000000" w:rsidRDefault="00000000" w:rsidRPr="00000000" w14:paraId="00002A00">
      <w:pPr>
        <w:rPr/>
      </w:pPr>
      <w:r w:rsidDel="00000000" w:rsidR="00000000" w:rsidRPr="00000000">
        <w:rPr>
          <w:rFonts w:ascii="Arial Unicode MS" w:cs="Arial Unicode MS" w:eastAsia="Arial Unicode MS" w:hAnsi="Arial Unicode MS"/>
          <w:rtl w:val="0"/>
        </w:rPr>
        <w:t xml:space="preserve">통왕웨이라이더뎨화</w:t>
      </w:r>
    </w:p>
    <w:p w:rsidR="00000000" w:rsidDel="00000000" w:rsidP="00000000" w:rsidRDefault="00000000" w:rsidRPr="00000000" w14:paraId="00002A01">
      <w:pPr>
        <w:rPr/>
      </w:pPr>
      <w:r w:rsidDel="00000000" w:rsidR="00000000" w:rsidRPr="00000000">
        <w:rPr>
          <w:rFonts w:ascii="Arial Unicode MS" w:cs="Arial Unicode MS" w:eastAsia="Arial Unicode MS" w:hAnsi="Arial Unicode MS"/>
          <w:rtl w:val="0"/>
        </w:rPr>
        <w:t xml:space="preserve">약칭 웨이라이로, 자원에서 화풍과 강도를 함께 구현하는 데 전념하는 작가입니다.</w:t>
      </w:r>
    </w:p>
    <w:p w:rsidR="00000000" w:rsidDel="00000000" w:rsidP="00000000" w:rsidRDefault="00000000" w:rsidRPr="00000000" w14:paraId="00002A02">
      <w:pPr>
        <w:rPr/>
      </w:pPr>
      <w:r w:rsidDel="00000000" w:rsidR="00000000" w:rsidRPr="00000000">
        <w:rPr>
          <w:rFonts w:ascii="Arial Unicode MS" w:cs="Arial Unicode MS" w:eastAsia="Arial Unicode MS" w:hAnsi="Arial Unicode MS"/>
          <w:rtl w:val="0"/>
        </w:rPr>
        <w:t xml:space="preserve">투고 자원량이 매우 크고 종류가 풍부하며 강도가 적절하고 자원에 다양한 RP 제한을 추가하는 것을 좋아하며 새로운 특성 작성을 시도하는 것을 좋아합니다.  </w:t>
      </w:r>
    </w:p>
    <w:p w:rsidR="00000000" w:rsidDel="00000000" w:rsidP="00000000" w:rsidRDefault="00000000" w:rsidRPr="00000000" w14:paraId="00002A03">
      <w:pPr>
        <w:rPr/>
      </w:pPr>
      <w:r w:rsidDel="00000000" w:rsidR="00000000" w:rsidRPr="00000000">
        <w:rPr>
          <w:rFonts w:ascii="Arial Unicode MS" w:cs="Arial Unicode MS" w:eastAsia="Arial Unicode MS" w:hAnsi="Arial Unicode MS"/>
          <w:rtl w:val="0"/>
        </w:rPr>
        <w:t xml:space="preserve">대표작: 전술인형개조, 영동생명개조, 청초시련, 협은각, 사명소환, 완벽한 미소녀, 협도렵차수, 영예전혼 계열 유파, 수종총강, 전격사, 심리장악</w:t>
      </w:r>
    </w:p>
    <w:p w:rsidR="00000000" w:rsidDel="00000000" w:rsidP="00000000" w:rsidRDefault="00000000" w:rsidRPr="00000000" w14:paraId="00002A04">
      <w:pPr>
        <w:rPr/>
      </w:pPr>
      <w:r w:rsidDel="00000000" w:rsidR="00000000" w:rsidRPr="00000000">
        <w:rPr>
          <w:rtl w:val="0"/>
        </w:rPr>
        <w:t xml:space="preserve">========================================================================</w:t>
      </w:r>
    </w:p>
    <w:p w:rsidR="00000000" w:rsidDel="00000000" w:rsidP="00000000" w:rsidRDefault="00000000" w:rsidRPr="00000000" w14:paraId="00002A05">
      <w:pPr>
        <w:rPr/>
      </w:pPr>
      <w:r w:rsidDel="00000000" w:rsidR="00000000" w:rsidRPr="00000000">
        <w:rPr>
          <w:rtl w:val="0"/>
        </w:rPr>
        <w:t xml:space="preserve">===================================</w:t>
      </w:r>
    </w:p>
    <w:p w:rsidR="00000000" w:rsidDel="00000000" w:rsidP="00000000" w:rsidRDefault="00000000" w:rsidRPr="00000000" w14:paraId="00002A06">
      <w:pPr>
        <w:rPr/>
      </w:pPr>
      <w:r w:rsidDel="00000000" w:rsidR="00000000" w:rsidRPr="00000000">
        <w:rPr>
          <w:rFonts w:ascii="Arial Unicode MS" w:cs="Arial Unicode MS" w:eastAsia="Arial Unicode MS" w:hAnsi="Arial Unicode MS"/>
          <w:rtl w:val="0"/>
        </w:rPr>
        <w:t xml:space="preserve">아도우</w:t>
      </w:r>
    </w:p>
    <w:p w:rsidR="00000000" w:rsidDel="00000000" w:rsidP="00000000" w:rsidRDefault="00000000" w:rsidRPr="00000000" w14:paraId="00002A07">
      <w:pPr>
        <w:rPr/>
      </w:pPr>
      <w:r w:rsidDel="00000000" w:rsidR="00000000" w:rsidRPr="00000000">
        <w:rPr>
          <w:rFonts w:ascii="Arial Unicode MS" w:cs="Arial Unicode MS" w:eastAsia="Arial Unicode MS" w:hAnsi="Arial Unicode MS"/>
          <w:rtl w:val="0"/>
        </w:rPr>
        <w:t xml:space="preserve">소개: 중증 환원증 작가로 약한 화풍 역할극 선호하며 다양한 ACG 자원을 쓰는 것을 좋아하고 원작 화풍을 최대한 환원하려 노력합니다. 약한 건 하나의 빌드이고 화풍은 평생의 일입니다. (아마 저는 유일하게 기인자물쇠 초월을 써서 제자리 엎드려 사과하고 죽음을 구하는 사람일 겁니다. 정말 창피하네요) </w:t>
      </w:r>
    </w:p>
    <w:p w:rsidR="00000000" w:rsidDel="00000000" w:rsidP="00000000" w:rsidRDefault="00000000" w:rsidRPr="00000000" w14:paraId="00002A08">
      <w:pPr>
        <w:rPr/>
      </w:pPr>
      <w:r w:rsidDel="00000000" w:rsidR="00000000" w:rsidRPr="00000000">
        <w:rPr>
          <w:rFonts w:ascii="Arial Unicode MS" w:cs="Arial Unicode MS" w:eastAsia="Arial Unicode MS" w:hAnsi="Arial Unicode MS"/>
          <w:rtl w:val="0"/>
        </w:rPr>
        <w:t xml:space="preserve">작품 목록: 화약의 성자, 원 포 올, 니어 투 인조인 개조</w:t>
      </w:r>
    </w:p>
    <w:p w:rsidR="00000000" w:rsidDel="00000000" w:rsidP="00000000" w:rsidRDefault="00000000" w:rsidRPr="00000000" w14:paraId="00002A09">
      <w:pPr>
        <w:rPr/>
      </w:pPr>
      <w:r w:rsidDel="00000000" w:rsidR="00000000" w:rsidRPr="00000000">
        <w:rPr>
          <w:rtl w:val="0"/>
        </w:rPr>
        <w:t xml:space="preserve">========================================================================</w:t>
      </w:r>
    </w:p>
    <w:p w:rsidR="00000000" w:rsidDel="00000000" w:rsidP="00000000" w:rsidRDefault="00000000" w:rsidRPr="00000000" w14:paraId="00002A0A">
      <w:pPr>
        <w:rPr/>
      </w:pPr>
      <w:r w:rsidDel="00000000" w:rsidR="00000000" w:rsidRPr="00000000">
        <w:rPr>
          <w:rtl w:val="0"/>
        </w:rPr>
        <w:t xml:space="preserve">===================================</w:t>
      </w:r>
    </w:p>
    <w:p w:rsidR="00000000" w:rsidDel="00000000" w:rsidP="00000000" w:rsidRDefault="00000000" w:rsidRPr="00000000" w14:paraId="00002A0B">
      <w:pPr>
        <w:rPr/>
      </w:pPr>
      <w:r w:rsidDel="00000000" w:rsidR="00000000" w:rsidRPr="00000000">
        <w:rPr>
          <w:rFonts w:ascii="Arial Unicode MS" w:cs="Arial Unicode MS" w:eastAsia="Arial Unicode MS" w:hAnsi="Arial Unicode MS"/>
          <w:rtl w:val="0"/>
        </w:rPr>
        <w:t xml:space="preserve">아이리스: 일본풍 자원 작성에 능숙합니다.</w:t>
      </w:r>
    </w:p>
    <w:p w:rsidR="00000000" w:rsidDel="00000000" w:rsidP="00000000" w:rsidRDefault="00000000" w:rsidRPr="00000000" w14:paraId="00002A0C">
      <w:pPr>
        <w:rPr/>
      </w:pPr>
      <w:r w:rsidDel="00000000" w:rsidR="00000000" w:rsidRPr="00000000">
        <w:rPr>
          <w:rFonts w:ascii="Arial Unicode MS" w:cs="Arial Unicode MS" w:eastAsia="Arial Unicode MS" w:hAnsi="Arial Unicode MS"/>
          <w:rtl w:val="0"/>
        </w:rPr>
        <w:t xml:space="preserve">대표작: 독용지입침자.</w:t>
      </w:r>
    </w:p>
    <w:p w:rsidR="00000000" w:rsidDel="00000000" w:rsidP="00000000" w:rsidRDefault="00000000" w:rsidRPr="00000000" w14:paraId="00002A0D">
      <w:pPr>
        <w:rPr/>
      </w:pPr>
      <w:r w:rsidDel="00000000" w:rsidR="00000000" w:rsidRPr="00000000">
        <w:rPr>
          <w:rtl w:val="0"/>
        </w:rPr>
        <w:t xml:space="preserve">========================================================================</w:t>
      </w:r>
    </w:p>
    <w:p w:rsidR="00000000" w:rsidDel="00000000" w:rsidP="00000000" w:rsidRDefault="00000000" w:rsidRPr="00000000" w14:paraId="00002A0E">
      <w:pPr>
        <w:rPr/>
      </w:pPr>
      <w:r w:rsidDel="00000000" w:rsidR="00000000" w:rsidRPr="00000000">
        <w:rPr>
          <w:rtl w:val="0"/>
        </w:rPr>
        <w:t xml:space="preserve">===================================</w:t>
      </w:r>
    </w:p>
    <w:p w:rsidR="00000000" w:rsidDel="00000000" w:rsidP="00000000" w:rsidRDefault="00000000" w:rsidRPr="00000000" w14:paraId="00002A0F">
      <w:pPr>
        <w:rPr/>
      </w:pPr>
      <w:r w:rsidDel="00000000" w:rsidR="00000000" w:rsidRPr="00000000">
        <w:rPr>
          <w:rFonts w:ascii="Arial Unicode MS" w:cs="Arial Unicode MS" w:eastAsia="Arial Unicode MS" w:hAnsi="Arial Unicode MS"/>
          <w:rtl w:val="0"/>
        </w:rPr>
        <w:t xml:space="preserve">후이야오</w:t>
      </w:r>
    </w:p>
    <w:p w:rsidR="00000000" w:rsidDel="00000000" w:rsidP="00000000" w:rsidRDefault="00000000" w:rsidRPr="00000000" w14:paraId="00002A10">
      <w:pPr>
        <w:rPr/>
      </w:pPr>
      <w:r w:rsidDel="00000000" w:rsidR="00000000" w:rsidRPr="00000000">
        <w:rPr>
          <w:rFonts w:ascii="Arial Unicode MS" w:cs="Arial Unicode MS" w:eastAsia="Arial Unicode MS" w:hAnsi="Arial Unicode MS"/>
          <w:rtl w:val="0"/>
        </w:rPr>
        <w:t xml:space="preserve">기괴하고 특이한 자원 작성자이자 NPC 자원 작가(안개)입니다. </w:t>
      </w:r>
    </w:p>
    <w:p w:rsidR="00000000" w:rsidDel="00000000" w:rsidP="00000000" w:rsidRDefault="00000000" w:rsidRPr="00000000" w14:paraId="00002A11">
      <w:pPr>
        <w:rPr/>
      </w:pPr>
      <w:r w:rsidDel="00000000" w:rsidR="00000000" w:rsidRPr="00000000">
        <w:rPr>
          <w:rFonts w:ascii="Arial Unicode MS" w:cs="Arial Unicode MS" w:eastAsia="Arial Unicode MS" w:hAnsi="Arial Unicode MS"/>
          <w:rtl w:val="0"/>
        </w:rPr>
        <w:t xml:space="preserve">이 자원에 이 능력이 잘 어울리는 것 같아요! 얼른 하나 써서 올리면 다음 버전에 쓸 수 있을 거예요(웃음).</w:t>
      </w:r>
    </w:p>
    <w:p w:rsidR="00000000" w:rsidDel="00000000" w:rsidP="00000000" w:rsidRDefault="00000000" w:rsidRPr="00000000" w14:paraId="00002A12">
      <w:pPr>
        <w:rPr/>
      </w:pPr>
      <w:r w:rsidDel="00000000" w:rsidR="00000000" w:rsidRPr="00000000">
        <w:rPr>
          <w:rFonts w:ascii="Arial Unicode MS" w:cs="Arial Unicode MS" w:eastAsia="Arial Unicode MS" w:hAnsi="Arial Unicode MS"/>
          <w:rtl w:val="0"/>
        </w:rPr>
        <w:t xml:space="preserve">궁극생명체, 반격주술사, 미래인, 에너지공명, 헌제, 승격지로, 천사령우, 삼원반지, 혹심반지, 대광명자의 비호/대흑암자의 저주, 운명동전, 중아장검, 천사운명, 말일용사질곡?, 혈맥지최</w:t>
      </w:r>
    </w:p>
    <w:p w:rsidR="00000000" w:rsidDel="00000000" w:rsidP="00000000" w:rsidRDefault="00000000" w:rsidRPr="00000000" w14:paraId="00002A13">
      <w:pPr>
        <w:rPr/>
      </w:pPr>
      <w:r w:rsidDel="00000000" w:rsidR="00000000" w:rsidRPr="00000000">
        <w:rPr>
          <w:rtl w:val="0"/>
        </w:rPr>
        <w:t xml:space="preserve">========================================================================</w:t>
      </w:r>
    </w:p>
    <w:p w:rsidR="00000000" w:rsidDel="00000000" w:rsidP="00000000" w:rsidRDefault="00000000" w:rsidRPr="00000000" w14:paraId="00002A14">
      <w:pPr>
        <w:rPr/>
      </w:pPr>
      <w:r w:rsidDel="00000000" w:rsidR="00000000" w:rsidRPr="00000000">
        <w:rPr>
          <w:rtl w:val="0"/>
        </w:rPr>
        <w:t xml:space="preserve">===================================</w:t>
      </w:r>
    </w:p>
    <w:p w:rsidR="00000000" w:rsidDel="00000000" w:rsidP="00000000" w:rsidRDefault="00000000" w:rsidRPr="00000000" w14:paraId="00002A15">
      <w:pPr>
        <w:rPr/>
      </w:pPr>
      <w:r w:rsidDel="00000000" w:rsidR="00000000" w:rsidRPr="00000000">
        <w:rPr>
          <w:rFonts w:ascii="Arial Unicode MS" w:cs="Arial Unicode MS" w:eastAsia="Arial Unicode MS" w:hAnsi="Arial Unicode MS"/>
          <w:rtl w:val="0"/>
        </w:rPr>
        <w:t xml:space="preserve">푸타오: 청순한 귀염둥이로 동방계 자원을 좋아합니다. </w:t>
      </w:r>
    </w:p>
    <w:p w:rsidR="00000000" w:rsidDel="00000000" w:rsidP="00000000" w:rsidRDefault="00000000" w:rsidRPr="00000000" w14:paraId="00002A16">
      <w:pPr>
        <w:rPr/>
      </w:pPr>
      <w:r w:rsidDel="00000000" w:rsidR="00000000" w:rsidRPr="00000000">
        <w:rPr>
          <w:rFonts w:ascii="Arial Unicode MS" w:cs="Arial Unicode MS" w:eastAsia="Arial Unicode MS" w:hAnsi="Arial Unicode MS"/>
          <w:rtl w:val="0"/>
        </w:rPr>
        <w:t xml:space="preserve">대표작: 아천구, 악운지신.</w:t>
      </w:r>
    </w:p>
    <w:p w:rsidR="00000000" w:rsidDel="00000000" w:rsidP="00000000" w:rsidRDefault="00000000" w:rsidRPr="00000000" w14:paraId="00002A17">
      <w:pPr>
        <w:rPr/>
      </w:pPr>
      <w:r w:rsidDel="00000000" w:rsidR="00000000" w:rsidRPr="00000000">
        <w:rPr>
          <w:rtl w:val="0"/>
        </w:rPr>
        <w:t xml:space="preserve">========================================================================</w:t>
      </w:r>
    </w:p>
    <w:p w:rsidR="00000000" w:rsidDel="00000000" w:rsidP="00000000" w:rsidRDefault="00000000" w:rsidRPr="00000000" w14:paraId="00002A18">
      <w:pPr>
        <w:rPr/>
      </w:pPr>
      <w:r w:rsidDel="00000000" w:rsidR="00000000" w:rsidRPr="00000000">
        <w:rPr>
          <w:rtl w:val="0"/>
        </w:rPr>
        <w:t xml:space="preserve">===================================</w:t>
      </w:r>
    </w:p>
    <w:p w:rsidR="00000000" w:rsidDel="00000000" w:rsidP="00000000" w:rsidRDefault="00000000" w:rsidRPr="00000000" w14:paraId="00002A19">
      <w:pPr>
        <w:rPr/>
      </w:pPr>
      <w:r w:rsidDel="00000000" w:rsidR="00000000" w:rsidRPr="00000000">
        <w:rPr>
          <w:rFonts w:ascii="Arial Unicode MS" w:cs="Arial Unicode MS" w:eastAsia="Arial Unicode MS" w:hAnsi="Arial Unicode MS"/>
          <w:rtl w:val="0"/>
        </w:rPr>
        <w:t xml:space="preserve">자오리: 매우 정직한 PC로 규칙 연구를 좋아하며 정의감과 책임감이 풍부합니다.</w:t>
      </w:r>
    </w:p>
    <w:p w:rsidR="00000000" w:rsidDel="00000000" w:rsidP="00000000" w:rsidRDefault="00000000" w:rsidRPr="00000000" w14:paraId="00002A1A">
      <w:pPr>
        <w:rPr/>
      </w:pPr>
      <w:r w:rsidDel="00000000" w:rsidR="00000000" w:rsidRPr="00000000">
        <w:rPr>
          <w:rFonts w:ascii="Arial Unicode MS" w:cs="Arial Unicode MS" w:eastAsia="Arial Unicode MS" w:hAnsi="Arial Unicode MS"/>
          <w:rtl w:val="0"/>
        </w:rPr>
        <w:t xml:space="preserve">대표작: </w:t>
      </w:r>
    </w:p>
    <w:p w:rsidR="00000000" w:rsidDel="00000000" w:rsidP="00000000" w:rsidRDefault="00000000" w:rsidRPr="00000000" w14:paraId="00002A1B">
      <w:pPr>
        <w:rPr/>
      </w:pPr>
      <w:r w:rsidDel="00000000" w:rsidR="00000000" w:rsidRPr="00000000">
        <w:rPr>
          <w:rtl w:val="0"/>
        </w:rPr>
        <w:t xml:space="preserve">========================================================================</w:t>
      </w:r>
    </w:p>
    <w:p w:rsidR="00000000" w:rsidDel="00000000" w:rsidP="00000000" w:rsidRDefault="00000000" w:rsidRPr="00000000" w14:paraId="00002A1C">
      <w:pPr>
        <w:rPr/>
      </w:pPr>
      <w:r w:rsidDel="00000000" w:rsidR="00000000" w:rsidRPr="00000000">
        <w:rPr>
          <w:rtl w:val="0"/>
        </w:rPr>
        <w:t xml:space="preserve">===================================</w:t>
      </w:r>
    </w:p>
    <w:p w:rsidR="00000000" w:rsidDel="00000000" w:rsidP="00000000" w:rsidRDefault="00000000" w:rsidRPr="00000000" w14:paraId="00002A1D">
      <w:pPr>
        <w:rPr/>
      </w:pPr>
      <w:r w:rsidDel="00000000" w:rsidR="00000000" w:rsidRPr="00000000">
        <w:rPr>
          <w:rFonts w:ascii="Arial Unicode MS" w:cs="Arial Unicode MS" w:eastAsia="Arial Unicode MS" w:hAnsi="Arial Unicode MS"/>
          <w:rtl w:val="0"/>
        </w:rPr>
        <w:t xml:space="preserve">츠밍: 여전히 1선에서 분투 중인 심사위원으로 각 방면의 능력이 뛰어난 표준적인 6각형 전사입니다.</w:t>
      </w:r>
    </w:p>
    <w:p w:rsidR="00000000" w:rsidDel="00000000" w:rsidP="00000000" w:rsidRDefault="00000000" w:rsidRPr="00000000" w14:paraId="00002A1E">
      <w:pPr>
        <w:rPr/>
      </w:pPr>
      <w:r w:rsidDel="00000000" w:rsidR="00000000" w:rsidRPr="00000000">
        <w:rPr>
          <w:rtl w:val="0"/>
        </w:rPr>
        <w:t xml:space="preserve">========================================================================</w:t>
      </w:r>
    </w:p>
    <w:p w:rsidR="00000000" w:rsidDel="00000000" w:rsidP="00000000" w:rsidRDefault="00000000" w:rsidRPr="00000000" w14:paraId="00002A1F">
      <w:pPr>
        <w:rPr/>
      </w:pPr>
      <w:r w:rsidDel="00000000" w:rsidR="00000000" w:rsidRPr="00000000">
        <w:rPr>
          <w:rtl w:val="0"/>
        </w:rPr>
        <w:t xml:space="preserve">===================================</w:t>
      </w:r>
    </w:p>
    <w:p w:rsidR="00000000" w:rsidDel="00000000" w:rsidP="00000000" w:rsidRDefault="00000000" w:rsidRPr="00000000" w14:paraId="00002A20">
      <w:pPr>
        <w:rPr/>
      </w:pPr>
      <w:r w:rsidDel="00000000" w:rsidR="00000000" w:rsidRPr="00000000">
        <w:rPr>
          <w:rFonts w:ascii="Arial Unicode MS" w:cs="Arial Unicode MS" w:eastAsia="Arial Unicode MS" w:hAnsi="Arial Unicode MS"/>
          <w:rtl w:val="0"/>
        </w:rPr>
        <w:t xml:space="preserve">쭤페이후: 별명 여우로, 매우 선량하고 사람을 잘 대하는 st이며 귀여움을 팔고 로리콘입니다. 휴가를 내도 단체를 꾸지 않습니다. 동방 자원을 매우 좋아해 영감이 떠오르면 바로 쓰는데 현재 100개 이상 투고했고 우리나라 신화와 관심 있는 역사 자료도 매우 좋아해 시간 날 때마다 극본을 씁니다. 20개 이상의 30-50만 자 이상 대형 극본을 가진 자설 세계가 많고 극본 없이는 단체를 열 수 없는 스키입니다. 단체 특색은 기본적인 역할극을 요구하고 전투력을 추구하지 않으며 XP 발급량이 매우 크고 지선과 적분 발급이 매우 적습니다. 자원의 물품 부분을 담당하며 자신의 차량 능력은 높지 않고 양두구육하는 자원을 매우 반감합니다.</w:t>
      </w:r>
    </w:p>
    <w:p w:rsidR="00000000" w:rsidDel="00000000" w:rsidP="00000000" w:rsidRDefault="00000000" w:rsidRPr="00000000" w14:paraId="00002A21">
      <w:pPr>
        <w:rPr/>
      </w:pPr>
      <w:r w:rsidDel="00000000" w:rsidR="00000000" w:rsidRPr="00000000">
        <w:rPr>
          <w:rFonts w:ascii="Arial Unicode MS" w:cs="Arial Unicode MS" w:eastAsia="Arial Unicode MS" w:hAnsi="Arial Unicode MS"/>
          <w:rtl w:val="0"/>
        </w:rPr>
        <w:t xml:space="preserve">대표작: 황고성체, 침묵술사, 오행선령원법, 금오, 원, 신원, 용수, 암금색 자물쇠 세트, 여우 목도리 등</w:t>
      </w:r>
    </w:p>
    <w:p w:rsidR="00000000" w:rsidDel="00000000" w:rsidP="00000000" w:rsidRDefault="00000000" w:rsidRPr="00000000" w14:paraId="00002A22">
      <w:pPr>
        <w:rPr/>
      </w:pPr>
      <w:r w:rsidDel="00000000" w:rsidR="00000000" w:rsidRPr="00000000">
        <w:rPr>
          <w:rtl w:val="0"/>
        </w:rPr>
        <w:t xml:space="preserve">========================================================================</w:t>
      </w:r>
    </w:p>
    <w:p w:rsidR="00000000" w:rsidDel="00000000" w:rsidP="00000000" w:rsidRDefault="00000000" w:rsidRPr="00000000" w14:paraId="00002A23">
      <w:pPr>
        <w:rPr/>
      </w:pPr>
      <w:r w:rsidDel="00000000" w:rsidR="00000000" w:rsidRPr="00000000">
        <w:rPr>
          <w:rtl w:val="0"/>
        </w:rPr>
        <w:t xml:space="preserve">===================================</w:t>
      </w:r>
    </w:p>
    <w:p w:rsidR="00000000" w:rsidDel="00000000" w:rsidP="00000000" w:rsidRDefault="00000000" w:rsidRPr="00000000" w14:paraId="00002A24">
      <w:pPr>
        <w:rPr/>
      </w:pPr>
      <w:r w:rsidDel="00000000" w:rsidR="00000000" w:rsidRPr="00000000">
        <w:rPr>
          <w:rFonts w:ascii="Arial Unicode MS" w:cs="Arial Unicode MS" w:eastAsia="Arial Unicode MS" w:hAnsi="Arial Unicode MS"/>
          <w:rtl w:val="0"/>
        </w:rPr>
        <w:t xml:space="preserve">부구냐오</w:t>
      </w:r>
    </w:p>
    <w:p w:rsidR="00000000" w:rsidDel="00000000" w:rsidP="00000000" w:rsidRDefault="00000000" w:rsidRPr="00000000" w14:paraId="00002A25">
      <w:pPr>
        <w:rPr/>
      </w:pPr>
      <w:r w:rsidDel="00000000" w:rsidR="00000000" w:rsidRPr="00000000">
        <w:rPr>
          <w:rFonts w:ascii="Arial Unicode MS" w:cs="Arial Unicode MS" w:eastAsia="Arial Unicode MS" w:hAnsi="Arial Unicode MS"/>
          <w:rtl w:val="0"/>
        </w:rPr>
        <w:t xml:space="preserve">대표작: 기인편집전사, 혼혈종, 질서화신, 전지의사, 청련거사, 치천기사, 방사, 순천자, 오행도법, 황건역사, 법기가지</w:t>
      </w:r>
    </w:p>
    <w:p w:rsidR="00000000" w:rsidDel="00000000" w:rsidP="00000000" w:rsidRDefault="00000000" w:rsidRPr="00000000" w14:paraId="00002A26">
      <w:pPr>
        <w:rPr/>
      </w:pPr>
      <w:r w:rsidDel="00000000" w:rsidR="00000000" w:rsidRPr="00000000">
        <w:rPr>
          <w:rFonts w:ascii="Arial Unicode MS" w:cs="Arial Unicode MS" w:eastAsia="Arial Unicode MS" w:hAnsi="Arial Unicode MS"/>
          <w:rtl w:val="0"/>
        </w:rPr>
        <w:t xml:space="preserve">평어: 강박증 환자로 주로 규칙서의 교정 교열 작업을 담당하며 웹소설 자원을 쓰는 것을 좋아하고 비주류 구성에 자원을 보완하는 것도 좋아합니다.  </w:t>
      </w:r>
    </w:p>
    <w:p w:rsidR="00000000" w:rsidDel="00000000" w:rsidP="00000000" w:rsidRDefault="00000000" w:rsidRPr="00000000" w14:paraId="00002A27">
      <w:pPr>
        <w:rPr/>
      </w:pPr>
      <w:r w:rsidDel="00000000" w:rsidR="00000000" w:rsidRPr="00000000">
        <w:rPr>
          <w:rtl w:val="0"/>
        </w:rPr>
        <w:t xml:space="preserve">========================================================================</w:t>
      </w:r>
    </w:p>
    <w:p w:rsidR="00000000" w:rsidDel="00000000" w:rsidP="00000000" w:rsidRDefault="00000000" w:rsidRPr="00000000" w14:paraId="00002A28">
      <w:pPr>
        <w:rPr/>
      </w:pPr>
      <w:r w:rsidDel="00000000" w:rsidR="00000000" w:rsidRPr="00000000">
        <w:rPr>
          <w:rtl w:val="0"/>
        </w:rPr>
        <w:t xml:space="preserve">===================================</w:t>
      </w:r>
    </w:p>
    <w:p w:rsidR="00000000" w:rsidDel="00000000" w:rsidP="00000000" w:rsidRDefault="00000000" w:rsidRPr="00000000" w14:paraId="00002A29">
      <w:pPr>
        <w:rPr/>
      </w:pPr>
      <w:r w:rsidDel="00000000" w:rsidR="00000000" w:rsidRPr="00000000">
        <w:rPr>
          <w:rFonts w:ascii="Arial Unicode MS" w:cs="Arial Unicode MS" w:eastAsia="Arial Unicode MS" w:hAnsi="Arial Unicode MS"/>
          <w:rtl w:val="0"/>
        </w:rPr>
        <w:t xml:space="preserve">누락된 분이 있다면 각 자원 작가분들께서는 본인에게 연락해 주시기 바랍니다. 자신에 대한 평어를 직접 쓸 수 있으며 제출하신 자원도 알려주시기 바랍니다.</w:t>
      </w:r>
    </w:p>
    <w:p w:rsidR="00000000" w:rsidDel="00000000" w:rsidP="00000000" w:rsidRDefault="00000000" w:rsidRPr="00000000" w14:paraId="00002A2A">
      <w:pPr>
        <w:rPr/>
      </w:pPr>
      <w:r w:rsidDel="00000000" w:rsidR="00000000" w:rsidRPr="00000000">
        <w:rPr>
          <w:rFonts w:ascii="Arial Unicode MS" w:cs="Arial Unicode MS" w:eastAsia="Arial Unicode MS" w:hAnsi="Arial Unicode MS"/>
          <w:rtl w:val="0"/>
        </w:rPr>
        <w:t xml:space="preserve">여러분의 지지에 감사드리며 본인은 이 명예의 전당을 계속 업데이트하겠습니다~</w:t>
      </w:r>
    </w:p>
    <w:p w:rsidR="00000000" w:rsidDel="00000000" w:rsidP="00000000" w:rsidRDefault="00000000" w:rsidRPr="00000000" w14:paraId="00002A2B">
      <w:pPr>
        <w:rPr/>
      </w:pPr>
      <w:r w:rsidDel="00000000" w:rsidR="00000000" w:rsidRPr="00000000">
        <w:rPr>
          <w:rtl w:val="0"/>
        </w:rPr>
        <w:t xml:space="preserve">========================================================================</w:t>
      </w:r>
    </w:p>
    <w:p w:rsidR="00000000" w:rsidDel="00000000" w:rsidP="00000000" w:rsidRDefault="00000000" w:rsidRPr="00000000" w14:paraId="00002A2C">
      <w:pPr>
        <w:rPr/>
      </w:pPr>
      <w:r w:rsidDel="00000000" w:rsidR="00000000" w:rsidRPr="00000000">
        <w:rPr>
          <w:rtl w:val="0"/>
        </w:rPr>
        <w:t xml:space="preserve">===================================</w:t>
      </w:r>
    </w:p>
    <w:p w:rsidR="00000000" w:rsidDel="00000000" w:rsidP="00000000" w:rsidRDefault="00000000" w:rsidRPr="00000000" w14:paraId="00002A2D">
      <w:pPr>
        <w:rPr/>
      </w:pPr>
      <w:r w:rsidDel="00000000" w:rsidR="00000000" w:rsidRPr="00000000">
        <w:rPr>
          <w:rFonts w:ascii="Arial Unicode MS" w:cs="Arial Unicode MS" w:eastAsia="Arial Unicode MS" w:hAnsi="Arial Unicode MS"/>
          <w:rtl w:val="0"/>
        </w:rPr>
        <w:t xml:space="preserve">무한우주 시즌1이 성공적으로 완결되었습니다! 영예의 벽에 올랐습니다!</w:t>
      </w:r>
    </w:p>
    <w:p w:rsidR="00000000" w:rsidDel="00000000" w:rsidP="00000000" w:rsidRDefault="00000000" w:rsidRPr="00000000" w14:paraId="00002A2E">
      <w:pPr>
        <w:rPr/>
      </w:pPr>
      <w:r w:rsidDel="00000000" w:rsidR="00000000" w:rsidRPr="00000000">
        <w:rPr>
          <w:rFonts w:ascii="Arial Unicode MS" w:cs="Arial Unicode MS" w:eastAsia="Arial Unicode MS" w:hAnsi="Arial Unicode MS"/>
          <w:rtl w:val="0"/>
        </w:rPr>
        <w:t xml:space="preserve">무한우주 시즌1이 성공적으로 완결되었습니다. 비록 과정이 만족스럽지는 않았고 제 잘못도 있고 라오루의 잘못도 있었지만 대중들은 대체로 체험이 좋지 않다고 표현했습니다. 그러나 PVP의 시도로는 매우 성공적이었고 매우 많은 문제점들이 노출되었는데 이는 규칙 완비에 의심할 여지없이 도움이 됩니다. </w:t>
      </w:r>
    </w:p>
    <w:p w:rsidR="00000000" w:rsidDel="00000000" w:rsidP="00000000" w:rsidRDefault="00000000" w:rsidRPr="00000000" w14:paraId="00002A2F">
      <w:pPr>
        <w:rPr/>
      </w:pPr>
      <w:r w:rsidDel="00000000" w:rsidR="00000000" w:rsidRPr="00000000">
        <w:rPr>
          <w:rFonts w:ascii="Arial Unicode MS" w:cs="Arial Unicode MS" w:eastAsia="Arial Unicode MS" w:hAnsi="Arial Unicode MS"/>
          <w:rtl w:val="0"/>
        </w:rPr>
        <w:t xml:space="preserve">여기서 단체전을 끝까지 완수한 모든 PC분들께 감사드립니다. 여러분의 지지에 감사드립니다.</w:t>
      </w:r>
    </w:p>
    <w:p w:rsidR="00000000" w:rsidDel="00000000" w:rsidP="00000000" w:rsidRDefault="00000000" w:rsidRPr="00000000" w14:paraId="00002A30">
      <w:pPr>
        <w:rPr/>
      </w:pPr>
      <w:r w:rsidDel="00000000" w:rsidR="00000000" w:rsidRPr="00000000">
        <w:rPr>
          <w:rFonts w:ascii="Arial Unicode MS" w:cs="Arial Unicode MS" w:eastAsia="Arial Unicode MS" w:hAnsi="Arial Unicode MS"/>
          <w:rtl w:val="0"/>
        </w:rPr>
        <w:t xml:space="preserve">3~8장 총 6장의 공포편 3차 단체전을 거친 A팀(쯔무01, 선쉬, 초맹거가애무적미려소공주, 구구징제, 뤼린, 가애우미런더판혼돈악역로인, 뤄마)은 세 차례의 단체전을 겪으면서 (그리고 실제로 저는 두 번의 단체전 열세를 주관적으로 배치했습니다) 마지막에는 승리하여 무한우주 시즌1의 우승팀이 되었습니다. 함께 축하해 주시기 바랍니다.</w:t>
      </w:r>
    </w:p>
    <w:p w:rsidR="00000000" w:rsidDel="00000000" w:rsidP="00000000" w:rsidRDefault="00000000" w:rsidRPr="00000000" w14:paraId="00002A31">
      <w:pPr>
        <w:rPr/>
      </w:pPr>
      <w:r w:rsidDel="00000000" w:rsidR="00000000" w:rsidRPr="00000000">
        <w:rPr>
          <w:rFonts w:ascii="Arial Unicode MS" w:cs="Arial Unicode MS" w:eastAsia="Arial Unicode MS" w:hAnsi="Arial Unicode MS"/>
          <w:rtl w:val="0"/>
        </w:rPr>
        <w:t xml:space="preserve">이번 무한공포단 최고 PC (최고 전투력 &amp; 최고 역할극)</w:t>
      </w:r>
    </w:p>
    <w:p w:rsidR="00000000" w:rsidDel="00000000" w:rsidP="00000000" w:rsidRDefault="00000000" w:rsidRPr="00000000" w14:paraId="00002A32">
      <w:pPr>
        <w:rPr/>
      </w:pPr>
      <w:r w:rsidDel="00000000" w:rsidR="00000000" w:rsidRPr="00000000">
        <w:rPr>
          <w:rFonts w:ascii="Arial Unicode MS" w:cs="Arial Unicode MS" w:eastAsia="Arial Unicode MS" w:hAnsi="Arial Unicode MS"/>
          <w:rtl w:val="0"/>
        </w:rPr>
        <w:t xml:space="preserve">최고 전투력: A팀 선쉬 - A팀 피해량의 80% 이상을 담당했고 내가 너를 칠 수는 있어도 네가 나를 칠 순 없는 요상한 조합을 발명했습니다.</w:t>
      </w:r>
    </w:p>
    <w:p w:rsidR="00000000" w:rsidDel="00000000" w:rsidP="00000000" w:rsidRDefault="00000000" w:rsidRPr="00000000" w14:paraId="00002A33">
      <w:pPr>
        <w:rPr/>
      </w:pPr>
      <w:r w:rsidDel="00000000" w:rsidR="00000000" w:rsidRPr="00000000">
        <w:rPr>
          <w:rFonts w:ascii="Arial Unicode MS" w:cs="Arial Unicode MS" w:eastAsia="Arial Unicode MS" w:hAnsi="Arial Unicode MS"/>
          <w:rtl w:val="0"/>
        </w:rPr>
        <w:t xml:space="preserve">최고 역할극: B팀 마첸디 - 주저 없이 "빠직빠직 본대왕 최빠직" 춤을 추며 팀원들의 광란의 조롱을 유발해 조롱 에너지를 모아 극 난제를 돌파했습니다.</w:t>
      </w:r>
    </w:p>
    <w:p w:rsidR="00000000" w:rsidDel="00000000" w:rsidP="00000000" w:rsidRDefault="00000000" w:rsidRPr="00000000" w14:paraId="00002A34">
      <w:pPr>
        <w:rPr/>
      </w:pPr>
      <w:r w:rsidDel="00000000" w:rsidR="00000000" w:rsidRPr="00000000">
        <w:rPr>
          <w:rFonts w:ascii="Arial Unicode MS" w:cs="Arial Unicode MS" w:eastAsia="Arial Unicode MS" w:hAnsi="Arial Unicode MS"/>
          <w:rtl w:val="0"/>
        </w:rPr>
        <w:t xml:space="preserve">다음은 무한우주 시즌1의 PC 명단과 분조입니다.</w:t>
      </w:r>
    </w:p>
    <w:p w:rsidR="00000000" w:rsidDel="00000000" w:rsidP="00000000" w:rsidRDefault="00000000" w:rsidRPr="00000000" w14:paraId="00002A35">
      <w:pPr>
        <w:rPr/>
      </w:pPr>
      <w:r w:rsidDel="00000000" w:rsidR="00000000" w:rsidRPr="00000000">
        <w:rPr>
          <w:rFonts w:ascii="Arial Unicode MS" w:cs="Arial Unicode MS" w:eastAsia="Arial Unicode MS" w:hAnsi="Arial Unicode MS"/>
          <w:rtl w:val="0"/>
        </w:rPr>
        <w:t xml:space="preserve">A팀: 쯔무01, 선쉬, 초맹거가애무적미려소공주, 구구징제, 가애우미런더판혼돈악역로인, 뤄마</w:t>
      </w:r>
    </w:p>
    <w:p w:rsidR="00000000" w:rsidDel="00000000" w:rsidP="00000000" w:rsidRDefault="00000000" w:rsidRPr="00000000" w14:paraId="00002A36">
      <w:pPr>
        <w:rPr/>
      </w:pPr>
      <w:r w:rsidDel="00000000" w:rsidR="00000000" w:rsidRPr="00000000">
        <w:rPr>
          <w:rFonts w:ascii="Arial Unicode MS" w:cs="Arial Unicode MS" w:eastAsia="Arial Unicode MS" w:hAnsi="Arial Unicode MS"/>
          <w:rtl w:val="0"/>
        </w:rPr>
        <w:t xml:space="preserve">B팀: 마첸디, 권책수호자, 웨이(사)미(만), 구울 </w:t>
      </w:r>
    </w:p>
    <w:p w:rsidR="00000000" w:rsidDel="00000000" w:rsidP="00000000" w:rsidRDefault="00000000" w:rsidRPr="00000000" w14:paraId="00002A37">
      <w:pPr>
        <w:rPr/>
      </w:pPr>
      <w:r w:rsidDel="00000000" w:rsidR="00000000" w:rsidRPr="00000000">
        <w:rPr>
          <w:rFonts w:ascii="Arial Unicode MS" w:cs="Arial Unicode MS" w:eastAsia="Arial Unicode MS" w:hAnsi="Arial Unicode MS"/>
          <w:rtl w:val="0"/>
        </w:rPr>
        <w:t xml:space="preserve">C팀: 에덴, 루인, 아도우</w:t>
      </w:r>
    </w:p>
    <w:p w:rsidR="00000000" w:rsidDel="00000000" w:rsidP="00000000" w:rsidRDefault="00000000" w:rsidRPr="00000000" w14:paraId="00002A38">
      <w:pPr>
        <w:rPr/>
      </w:pPr>
      <w:r w:rsidDel="00000000" w:rsidR="00000000" w:rsidRPr="00000000">
        <w:rPr>
          <w:rFonts w:ascii="Arial Unicode MS" w:cs="Arial Unicode MS" w:eastAsia="Arial Unicode MS" w:hAnsi="Arial Unicode MS"/>
          <w:rtl w:val="0"/>
        </w:rPr>
        <w:t xml:space="preserve">이상이 8차 단체전까지 견뎌낸 모든 PC분들이며 다시 한번 감사드립니다.</w:t>
      </w:r>
    </w:p>
    <w:p w:rsidR="00000000" w:rsidDel="00000000" w:rsidP="00000000" w:rsidRDefault="00000000" w:rsidRPr="00000000" w14:paraId="00002A39">
      <w:pPr>
        <w:rPr/>
      </w:pPr>
      <w:r w:rsidDel="00000000" w:rsidR="00000000" w:rsidRPr="00000000">
        <w:rPr>
          <w:rFonts w:ascii="Arial Unicode MS" w:cs="Arial Unicode MS" w:eastAsia="Arial Unicode MS" w:hAnsi="Arial Unicode MS"/>
          <w:rtl w:val="0"/>
        </w:rPr>
        <w:t xml:space="preserve">시즌2 준비 중이니 그때 여러분의 참가 신청을 환영합니다!</w:t>
      </w:r>
    </w:p>
    <w:p w:rsidR="00000000" w:rsidDel="00000000" w:rsidP="00000000" w:rsidRDefault="00000000" w:rsidRPr="00000000" w14:paraId="00002A3A">
      <w:pPr>
        <w:rPr/>
      </w:pPr>
      <w:r w:rsidDel="00000000" w:rsidR="00000000" w:rsidRPr="00000000">
        <w:rPr>
          <w:rtl w:val="0"/>
        </w:rPr>
        <w:t xml:space="preserve">========================================================================</w:t>
      </w:r>
    </w:p>
    <w:p w:rsidR="00000000" w:rsidDel="00000000" w:rsidP="00000000" w:rsidRDefault="00000000" w:rsidRPr="00000000" w14:paraId="00002A3B">
      <w:pPr>
        <w:rPr/>
      </w:pPr>
      <w:r w:rsidDel="00000000" w:rsidR="00000000" w:rsidRPr="00000000">
        <w:rPr>
          <w:rtl w:val="0"/>
        </w:rPr>
        <w:t xml:space="preserve">===================================</w:t>
      </w:r>
    </w:p>
    <w:p w:rsidR="00000000" w:rsidDel="00000000" w:rsidP="00000000" w:rsidRDefault="00000000" w:rsidRPr="00000000" w14:paraId="00002A3C">
      <w:pPr>
        <w:rPr/>
      </w:pPr>
      <w:r w:rsidDel="00000000" w:rsidR="00000000" w:rsidRPr="00000000">
        <w:rPr>
          <w:rFonts w:ascii="Arial Unicode MS" w:cs="Arial Unicode MS" w:eastAsia="Arial Unicode MS" w:hAnsi="Arial Unicode MS"/>
          <w:rtl w:val="0"/>
        </w:rPr>
        <w:t xml:space="preserve">후원 감사: GhastRiv</w:t>
      </w:r>
    </w:p>
    <w:p w:rsidR="00000000" w:rsidDel="00000000" w:rsidP="00000000" w:rsidRDefault="00000000" w:rsidRPr="00000000" w14:paraId="00002A3D">
      <w:pPr>
        <w:pStyle w:val="Heading1"/>
        <w:rPr/>
      </w:pPr>
      <w:bookmarkStart w:colFirst="0" w:colLast="0" w:name="_zao8vq2nhlgp" w:id="78"/>
      <w:bookmarkEnd w:id="78"/>
      <w:r w:rsidDel="00000000" w:rsidR="00000000" w:rsidRPr="00000000">
        <w:rPr>
          <w:rFonts w:ascii="Arial Unicode MS" w:cs="Arial Unicode MS" w:eastAsia="Arial Unicode MS" w:hAnsi="Arial Unicode MS"/>
          <w:rtl w:val="0"/>
        </w:rPr>
        <w:t xml:space="preserve">1.10 업데이트 목록</w:t>
      </w:r>
    </w:p>
    <w:p w:rsidR="00000000" w:rsidDel="00000000" w:rsidP="00000000" w:rsidRDefault="00000000" w:rsidRPr="00000000" w14:paraId="00002A3E">
      <w:pPr>
        <w:rPr/>
      </w:pPr>
      <w:r w:rsidDel="00000000" w:rsidR="00000000" w:rsidRPr="00000000">
        <w:rPr>
          <w:rtl w:val="0"/>
        </w:rPr>
        <w:t xml:space="preserve">========================================================================</w:t>
      </w:r>
    </w:p>
    <w:p w:rsidR="00000000" w:rsidDel="00000000" w:rsidP="00000000" w:rsidRDefault="00000000" w:rsidRPr="00000000" w14:paraId="00002A3F">
      <w:pPr>
        <w:rPr/>
      </w:pPr>
      <w:r w:rsidDel="00000000" w:rsidR="00000000" w:rsidRPr="00000000">
        <w:rPr>
          <w:rtl w:val="0"/>
        </w:rPr>
        <w:t xml:space="preserve">===================================</w:t>
      </w:r>
    </w:p>
    <w:p w:rsidR="00000000" w:rsidDel="00000000" w:rsidP="00000000" w:rsidRDefault="00000000" w:rsidRPr="00000000" w14:paraId="00002A40">
      <w:pPr>
        <w:rPr/>
      </w:pPr>
      <w:r w:rsidDel="00000000" w:rsidR="00000000" w:rsidRPr="00000000">
        <w:rPr>
          <w:rFonts w:ascii="Arial Unicode MS" w:cs="Arial Unicode MS" w:eastAsia="Arial Unicode MS" w:hAnsi="Arial Unicode MS"/>
          <w:rtl w:val="0"/>
        </w:rPr>
        <w:t xml:space="preserve">3.22 업데이트 내용:</w:t>
      </w:r>
    </w:p>
    <w:p w:rsidR="00000000" w:rsidDel="00000000" w:rsidP="00000000" w:rsidRDefault="00000000" w:rsidRPr="00000000" w14:paraId="00002A41">
      <w:pPr>
        <w:rPr/>
      </w:pPr>
      <w:r w:rsidDel="00000000" w:rsidR="00000000" w:rsidRPr="00000000">
        <w:rPr>
          <w:rFonts w:ascii="Arial Unicode MS" w:cs="Arial Unicode MS" w:eastAsia="Arial Unicode MS" w:hAnsi="Arial Unicode MS"/>
          <w:rtl w:val="0"/>
        </w:rPr>
        <w:t xml:space="preserve">조정: 화산검파 기술 보완, 도화무 물품 보완, 청련거사 기술 보완, 범용 기술 위치 조정, 전격사 리셋, 심리장악 리셋, 벡터 조작 리셋, 공 속성 설명, 대폭 강화 초범 신분, 중화무술 기본 교재 제1판(임교판) 업데이트, 율자 시리즈 제거, 율자 리셋, 풍지율자 리셋, 공지율자 리셋, 식지율자 리셋, 붕괴능 리셋, 부생전사-부생 보완, 탑승물 규칙 보완, 삼생명운자격천서 리셋,</w:t>
      </w:r>
    </w:p>
    <w:p w:rsidR="00000000" w:rsidDel="00000000" w:rsidP="00000000" w:rsidRDefault="00000000" w:rsidRPr="00000000" w14:paraId="00002A42">
      <w:pPr>
        <w:rPr/>
      </w:pPr>
      <w:r w:rsidDel="00000000" w:rsidR="00000000" w:rsidRPr="00000000">
        <w:rPr>
          <w:rFonts w:ascii="Arial Unicode MS" w:cs="Arial Unicode MS" w:eastAsia="Arial Unicode MS" w:hAnsi="Arial Unicode MS"/>
          <w:rtl w:val="0"/>
        </w:rPr>
        <w:t xml:space="preserve">혈통: 낙신부, 쌍왕, 혼혈종, 위쿠인</w:t>
      </w:r>
    </w:p>
    <w:p w:rsidR="00000000" w:rsidDel="00000000" w:rsidP="00000000" w:rsidRDefault="00000000" w:rsidRPr="00000000" w14:paraId="00002A43">
      <w:pPr>
        <w:rPr/>
      </w:pPr>
      <w:r w:rsidDel="00000000" w:rsidR="00000000" w:rsidRPr="00000000">
        <w:rPr>
          <w:rFonts w:ascii="Arial Unicode MS" w:cs="Arial Unicode MS" w:eastAsia="Arial Unicode MS" w:hAnsi="Arial Unicode MS"/>
          <w:rtl w:val="0"/>
        </w:rPr>
        <w:t xml:space="preserve">개조: 아스타트 수사 개조, F-02-58 크고 나쁠 수 있는 늑대, 태양계단, Angel Player 기술 제조 소프트웨어, BOR 기생체 개조-투사, BOR 기생체 개조-아틀라스, 최고의 사람, 토지검사, 광지검사, F-01-69 마탄사수, 풍지검사, 디지털 생명, 베사인두,</w:t>
      </w:r>
    </w:p>
    <w:p w:rsidR="00000000" w:rsidDel="00000000" w:rsidP="00000000" w:rsidRDefault="00000000" w:rsidRPr="00000000" w14:paraId="00002A44">
      <w:pPr>
        <w:rPr/>
      </w:pPr>
      <w:r w:rsidDel="00000000" w:rsidR="00000000" w:rsidRPr="00000000">
        <w:rPr>
          <w:rFonts w:ascii="Arial Unicode MS" w:cs="Arial Unicode MS" w:eastAsia="Arial Unicode MS" w:hAnsi="Arial Unicode MS"/>
          <w:rtl w:val="0"/>
        </w:rPr>
        <w:t xml:space="preserve">동술: 황금동</w:t>
      </w:r>
    </w:p>
    <w:p w:rsidR="00000000" w:rsidDel="00000000" w:rsidP="00000000" w:rsidRDefault="00000000" w:rsidRPr="00000000" w14:paraId="00002A45">
      <w:pPr>
        <w:rPr/>
      </w:pPr>
      <w:r w:rsidDel="00000000" w:rsidR="00000000" w:rsidRPr="00000000">
        <w:rPr>
          <w:rFonts w:ascii="Arial Unicode MS" w:cs="Arial Unicode MS" w:eastAsia="Arial Unicode MS" w:hAnsi="Arial Unicode MS"/>
          <w:rtl w:val="0"/>
        </w:rPr>
        <w:t xml:space="preserve">칭호: 백은의 손, 탄약 전문가(Spit Fire), 벨벳룸의 손님, 사냥꾼, 포병사, 카우보이, 아마존 전사, 진애검전, 마포사자, 기계공(Mechenic), 전투마법사, 소녀비봉클럽, 결투자, 천마공, 아인그란트 플레이어</w:t>
      </w:r>
    </w:p>
    <w:p w:rsidR="00000000" w:rsidDel="00000000" w:rsidP="00000000" w:rsidRDefault="00000000" w:rsidRPr="00000000" w14:paraId="00002A46">
      <w:pPr>
        <w:rPr/>
      </w:pPr>
      <w:r w:rsidDel="00000000" w:rsidR="00000000" w:rsidRPr="00000000">
        <w:rPr>
          <w:rFonts w:ascii="Arial Unicode MS" w:cs="Arial Unicode MS" w:eastAsia="Arial Unicode MS" w:hAnsi="Arial Unicode MS"/>
          <w:rtl w:val="0"/>
        </w:rPr>
        <w:t xml:space="preserve">유파: 특공의 길, 노병전설, 치견봉법, neo의 산검술, 편익아류, 고전도적 훈련반, 사상병기-사쌍, 사상병기-허공인, 사상병기-명신, 사상병기-마총, 발총술, 무명신풍류, 지가류, 체감격투술, 기갑술, 장갑격투술, 반사칠충진, 중재자, 신비학자, 사서-철학층, 사서-사회층, 사서-종교층, 사서-총류층, 부여술사, 에라토, 사망송창자</w:t>
      </w:r>
    </w:p>
    <w:p w:rsidR="00000000" w:rsidDel="00000000" w:rsidP="00000000" w:rsidRDefault="00000000" w:rsidRPr="00000000" w14:paraId="00002A47">
      <w:pPr>
        <w:rPr/>
      </w:pPr>
      <w:r w:rsidDel="00000000" w:rsidR="00000000" w:rsidRPr="00000000">
        <w:rPr>
          <w:rFonts w:ascii="Arial Unicode MS" w:cs="Arial Unicode MS" w:eastAsia="Arial Unicode MS" w:hAnsi="Arial Unicode MS"/>
          <w:rtl w:val="0"/>
        </w:rPr>
        <w:t xml:space="preserve">수련: 참풍, 천강, 롱영, 오행선령원법, 홍제사</w:t>
      </w:r>
    </w:p>
    <w:p w:rsidR="00000000" w:rsidDel="00000000" w:rsidP="00000000" w:rsidRDefault="00000000" w:rsidRPr="00000000" w14:paraId="00002A48">
      <w:pPr>
        <w:rPr/>
      </w:pPr>
      <w:r w:rsidDel="00000000" w:rsidR="00000000" w:rsidRPr="00000000">
        <w:rPr>
          <w:rFonts w:ascii="Arial Unicode MS" w:cs="Arial Unicode MS" w:eastAsia="Arial Unicode MS" w:hAnsi="Arial Unicode MS"/>
          <w:rtl w:val="0"/>
        </w:rPr>
        <w:t xml:space="preserve">서적: 라라이에 문서</w:t>
      </w:r>
    </w:p>
    <w:p w:rsidR="00000000" w:rsidDel="00000000" w:rsidP="00000000" w:rsidRDefault="00000000" w:rsidRPr="00000000" w14:paraId="00002A49">
      <w:pPr>
        <w:rPr/>
      </w:pPr>
      <w:r w:rsidDel="00000000" w:rsidR="00000000" w:rsidRPr="00000000">
        <w:rPr>
          <w:rFonts w:ascii="Arial Unicode MS" w:cs="Arial Unicode MS" w:eastAsia="Arial Unicode MS" w:hAnsi="Arial Unicode MS"/>
          <w:rtl w:val="0"/>
        </w:rPr>
        <w:t xml:space="preserve">도술: 어의통, 이신통, 종신통, 경화월, 개천안, 오뢰주, 안신부, 호신부, 통기결, 무극부주, 병해부, 신행부, 오령선술-뢰주, 오령선술-빙주, 오령선술-우윤, 오령선술-염주, 오령선술-화난혼, 오령선술-풍주, 오령선술-토주, 오령선술-진원호체, 청미팔진검, 청심주부갑, 청심주, 태산인, 봉천인, 여의통, 원령귀심술, 천검, 진언술-붕, 절지천통, 혼원대진, 천인합일,</w:t>
      </w:r>
    </w:p>
    <w:p w:rsidR="00000000" w:rsidDel="00000000" w:rsidP="00000000" w:rsidRDefault="00000000" w:rsidRPr="00000000" w14:paraId="00002A4A">
      <w:pPr>
        <w:rPr/>
      </w:pPr>
      <w:r w:rsidDel="00000000" w:rsidR="00000000" w:rsidRPr="00000000">
        <w:rPr>
          <w:rFonts w:ascii="Arial Unicode MS" w:cs="Arial Unicode MS" w:eastAsia="Arial Unicode MS" w:hAnsi="Arial Unicode MS"/>
          <w:rtl w:val="0"/>
        </w:rPr>
        <w:t xml:space="preserve">영능 기술: 의념충격, 역장화살, 감지호신, 백색소음, 완벽순간, 탐색사물, 예지정확, 경련, 강화감각, 봉인창상, 생물번개, 무시나, 전심술,</w:t>
      </w:r>
    </w:p>
    <w:p w:rsidR="00000000" w:rsidDel="00000000" w:rsidP="00000000" w:rsidRDefault="00000000" w:rsidRPr="00000000" w14:paraId="00002A4B">
      <w:pPr>
        <w:rPr/>
      </w:pPr>
      <w:r w:rsidDel="00000000" w:rsidR="00000000" w:rsidRPr="00000000">
        <w:rPr>
          <w:rFonts w:ascii="Arial Unicode MS" w:cs="Arial Unicode MS" w:eastAsia="Arial Unicode MS" w:hAnsi="Arial Unicode MS"/>
          <w:rtl w:val="0"/>
        </w:rPr>
        <w:t xml:space="preserve">인술: 설치점산, 봉사법인, 뢰둔-흑반차, 뢰둔-위암, 인체술-뢰둔호체, 풍둔-진공옥, 풍둔압해, 수둔-폭수충파, 수둔-호수완지술, 수둔-수진벽, 수둔-수룡탄, 수둔-수분신, 화둔-두각고, 화둔-화룡염탄, 토둔-토류벽, 토둔-토룡탄, 토둔-심중참수지술, 토둔-황천소, 나선환, 합마구속박술, 통령술-합마건, 통령술-합마광,</w:t>
      </w:r>
    </w:p>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마법: 칠채분사, 조명술, 강산화살, 신도술, 상공성도, 수면술, 수지무위, 천사자복, 제고저항, 무화술, 행동무적, 환기영성, 천사지루, 자양술, 주망술, 작열무기, 축복술, 침측은형, 유니술,</w:t>
      </w:r>
    </w:p>
    <w:p w:rsidR="00000000" w:rsidDel="00000000" w:rsidP="00000000" w:rsidRDefault="00000000" w:rsidRPr="00000000" w14:paraId="00002A4D">
      <w:pPr>
        <w:rPr/>
      </w:pPr>
      <w:r w:rsidDel="00000000" w:rsidR="00000000" w:rsidRPr="00000000">
        <w:rPr>
          <w:rFonts w:ascii="Arial Unicode MS" w:cs="Arial Unicode MS" w:eastAsia="Arial Unicode MS" w:hAnsi="Arial Unicode MS"/>
          <w:rtl w:val="0"/>
        </w:rPr>
        <w:t xml:space="preserve">종자: 전술인형-AK-47, 전술인형-M1911, 전술인형-SIG-510, 전술인형-M4 SOPMODⅡ, 전술인형-M1918, 전술인형-2B14, 전술인형-HK416, 전술인형-M16A1, 심연거구·극그모</w:t>
      </w:r>
    </w:p>
    <w:p w:rsidR="00000000" w:rsidDel="00000000" w:rsidP="00000000" w:rsidRDefault="00000000" w:rsidRPr="00000000" w14:paraId="00002A4E">
      <w:pPr>
        <w:rPr/>
      </w:pPr>
      <w:r w:rsidDel="00000000" w:rsidR="00000000" w:rsidRPr="00000000">
        <w:rPr>
          <w:rFonts w:ascii="Arial Unicode MS" w:cs="Arial Unicode MS" w:eastAsia="Arial Unicode MS" w:hAnsi="Arial Unicode MS"/>
          <w:rtl w:val="0"/>
        </w:rPr>
        <w:t xml:space="preserve">탑승물: 장비부 개장차, 모터사이클</w:t>
      </w:r>
    </w:p>
    <w:p w:rsidR="00000000" w:rsidDel="00000000" w:rsidP="00000000" w:rsidRDefault="00000000" w:rsidRPr="00000000" w14:paraId="00002A4F">
      <w:pPr>
        <w:rPr/>
      </w:pPr>
      <w:r w:rsidDel="00000000" w:rsidR="00000000" w:rsidRPr="00000000">
        <w:rPr>
          <w:rFonts w:ascii="Arial Unicode MS" w:cs="Arial Unicode MS" w:eastAsia="Arial Unicode MS" w:hAnsi="Arial Unicode MS"/>
          <w:rtl w:val="0"/>
        </w:rPr>
        <w:t xml:space="preserve">물품: 열염지검 라이반틴, 연법흑린, 취옥반지, 대법사호부, 파우스트, 소안의절걸, 파괴의재걸, 모욕의재걸, 진리의재걸, 찬탈의절걸, 침묵의재걸, 기아의재걸, 유아의재걸, 무륙의재걸, 간음의절걸, 안식의재걸, 사망포커, 중아장검, 화마무장, 마장속, 영마무개, 이위두건, 절명검, 지배권장, 숙적, 라인벡, 광지검: 초신성, 나찰, 단병작전호안경, 그리핀제식군장, 그리핀정예부대군장, 긴꼬리고양이별침, 모은반지, 하필반지, 치렁용휘반지, 구다갑주, 구다투구, 구다비갑, 구다퇴갑, 대방호부, 황금수의은혜, 사자반지, 광포용휘반지, 태양장남반지, 봉인의용해포, 휴대폰개조정전폭탄, MP3라이터, 용식, 이능자장갑, 초능력부대장갑, 정신호신발생장치, 파패왕자지인, 풍정령지증, 소호골, 증오지심</w:t>
      </w:r>
    </w:p>
    <w:p w:rsidR="00000000" w:rsidDel="00000000" w:rsidP="00000000" w:rsidRDefault="00000000" w:rsidRPr="00000000" w14:paraId="00002A50">
      <w:pPr>
        <w:rPr/>
      </w:pPr>
      <w:r w:rsidDel="00000000" w:rsidR="00000000" w:rsidRPr="00000000">
        <w:rPr>
          <w:rFonts w:ascii="Arial Unicode MS" w:cs="Arial Unicode MS" w:eastAsia="Arial Unicode MS" w:hAnsi="Arial Unicode MS"/>
          <w:rtl w:val="0"/>
        </w:rPr>
        <w:t xml:space="preserve">손목시계 플러그인: 변신모듈</w:t>
      </w:r>
    </w:p>
    <w:p w:rsidR="00000000" w:rsidDel="00000000" w:rsidP="00000000" w:rsidRDefault="00000000" w:rsidRPr="00000000" w14:paraId="00002A51">
      <w:pPr>
        <w:rPr/>
      </w:pPr>
      <w:r w:rsidDel="00000000" w:rsidR="00000000" w:rsidRPr="00000000">
        <w:rPr>
          <w:rFonts w:ascii="Arial Unicode MS" w:cs="Arial Unicode MS" w:eastAsia="Arial Unicode MS" w:hAnsi="Arial Unicode MS"/>
          <w:rtl w:val="0"/>
        </w:rPr>
        <w:t xml:space="preserve">소모품: 섬격지뢰, 활검지뢰, G-14수류탄, G-18C냉동수류탄, G-35L감전수류탄, G-61중력수류탄, G-38ARG지능수류탄, 성역권축,</w:t>
      </w:r>
    </w:p>
    <w:p w:rsidR="00000000" w:rsidDel="00000000" w:rsidP="00000000" w:rsidRDefault="00000000" w:rsidRPr="00000000" w14:paraId="00002A52">
      <w:pPr>
        <w:rPr/>
      </w:pPr>
      <w:r w:rsidDel="00000000" w:rsidR="00000000" w:rsidRPr="00000000">
        <w:rPr>
          <w:rFonts w:ascii="Arial Unicode MS" w:cs="Arial Unicode MS" w:eastAsia="Arial Unicode MS" w:hAnsi="Arial Unicode MS"/>
          <w:rtl w:val="0"/>
        </w:rPr>
        <w:t xml:space="preserve">물품개조: 현기탄, 폭염탄, 냉동탄, 은탄, 관통탄, 폭열탄, C4비탄, 경장상진, 나노기계개조, 현자의돌(화원소), 파패조령자탄</w:t>
      </w:r>
    </w:p>
    <w:p w:rsidR="00000000" w:rsidDel="00000000" w:rsidP="00000000" w:rsidRDefault="00000000" w:rsidRPr="00000000" w14:paraId="00002A53">
      <w:pPr>
        <w:rPr/>
      </w:pPr>
      <w:r w:rsidDel="00000000" w:rsidR="00000000" w:rsidRPr="00000000">
        <w:rPr>
          <w:rFonts w:ascii="Arial Unicode MS" w:cs="Arial Unicode MS" w:eastAsia="Arial Unicode MS" w:hAnsi="Arial Unicode MS"/>
          <w:rtl w:val="0"/>
        </w:rPr>
        <w:t xml:space="preserve">개념무장: 천답현, Magdalen성해포, 마안살, 천요방갑, 담우경성, 천사명운, 개념무장 Trombe!, 성장천의, 수정관음, 열양개갑, 쇄열지성, Lo Aias치천복칠중원환, 전법사지환, 법력조석, 호익용문배, VenusBlood계열휘장, 마련니아의대륜, 정신구현</w:t>
      </w:r>
    </w:p>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전공: 학원도시의 초능력자, 심령대사, 이능자</w:t>
      </w:r>
    </w:p>
    <w:p w:rsidR="00000000" w:rsidDel="00000000" w:rsidP="00000000" w:rsidRDefault="00000000" w:rsidRPr="00000000" w14:paraId="00002A55">
      <w:pPr>
        <w:rPr/>
      </w:pPr>
      <w:r w:rsidDel="00000000" w:rsidR="00000000" w:rsidRPr="00000000">
        <w:rPr>
          <w:rtl w:val="0"/>
        </w:rPr>
        <w:t xml:space="preserve">========================================================================</w:t>
      </w:r>
    </w:p>
    <w:p w:rsidR="00000000" w:rsidDel="00000000" w:rsidP="00000000" w:rsidRDefault="00000000" w:rsidRPr="00000000" w14:paraId="00002A56">
      <w:pPr>
        <w:rPr/>
      </w:pPr>
      <w:r w:rsidDel="00000000" w:rsidR="00000000" w:rsidRPr="00000000">
        <w:rPr>
          <w:rtl w:val="0"/>
        </w:rPr>
        <w:t xml:space="preserve">===================================</w:t>
      </w:r>
    </w:p>
    <w:p w:rsidR="00000000" w:rsidDel="00000000" w:rsidP="00000000" w:rsidRDefault="00000000" w:rsidRPr="00000000" w14:paraId="00002A57">
      <w:pPr>
        <w:rPr/>
      </w:pPr>
      <w:r w:rsidDel="00000000" w:rsidR="00000000" w:rsidRPr="00000000">
        <w:rPr>
          <w:rFonts w:ascii="Arial Unicode MS" w:cs="Arial Unicode MS" w:eastAsia="Arial Unicode MS" w:hAnsi="Arial Unicode MS"/>
          <w:rtl w:val="0"/>
        </w:rPr>
        <w:t xml:space="preserve">3.21 업데이트 내용:</w:t>
      </w:r>
    </w:p>
    <w:p w:rsidR="00000000" w:rsidDel="00000000" w:rsidP="00000000" w:rsidRDefault="00000000" w:rsidRPr="00000000" w14:paraId="00002A58">
      <w:pPr>
        <w:rPr/>
      </w:pPr>
      <w:r w:rsidDel="00000000" w:rsidR="00000000" w:rsidRPr="00000000">
        <w:rPr>
          <w:rFonts w:ascii="Arial Unicode MS" w:cs="Arial Unicode MS" w:eastAsia="Arial Unicode MS" w:hAnsi="Arial Unicode MS"/>
          <w:rtl w:val="0"/>
        </w:rPr>
        <w:t xml:space="preserve">조정: 동천인심 강화, 적의행위 어휘, 천생신력 제거, 진기와 기의 상한 하향, 기의 기초용법 약화, 패기사ACE 기술수 보완, 영혼주자 강화, 범위피해 조정(격파방어, 회피방어, 천생방어, 방패방어, 갑주방어가 범위피해에 더 이상 효과를 발휘하지 않으며, 모든 범위피해에 내재된 파갑, 고속, 파마 등 수치 가산을 제거함.), 책갈피 강화, 폭발물 강화, 갱신목록 조정, 일부 불량상태 점수와 불량상태 강도 조정,</w:t>
      </w:r>
    </w:p>
    <w:p w:rsidR="00000000" w:rsidDel="00000000" w:rsidP="00000000" w:rsidRDefault="00000000" w:rsidRPr="00000000" w14:paraId="00002A59">
      <w:pPr>
        <w:rPr/>
      </w:pPr>
      <w:r w:rsidDel="00000000" w:rsidR="00000000" w:rsidRPr="00000000">
        <w:rPr>
          <w:rFonts w:ascii="Arial Unicode MS" w:cs="Arial Unicode MS" w:eastAsia="Arial Unicode MS" w:hAnsi="Arial Unicode MS"/>
          <w:rtl w:val="0"/>
        </w:rPr>
        <w:t xml:space="preserve">혈통: 마인혈통, 화룡비술, 사도계열, 진조, 심잠자, 완벽생물, 불사자, 좀비, 강시, 아귀변이, 악마, 원야혈맥, 혈제지배자, 영족, 스칼렛지혈족, 암야마왕, 만물지배자, 495세의 마법소녀, 식혈광습 흡혈귀, 야지군, 마마,</w:t>
      </w:r>
    </w:p>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개조: 융합전사-진아, 융합전사-가루라, 질풍검희, 사생지율자, 장갑기병,</w:t>
      </w:r>
    </w:p>
    <w:p w:rsidR="00000000" w:rsidDel="00000000" w:rsidP="00000000" w:rsidRDefault="00000000" w:rsidRPr="00000000" w14:paraId="00002A5B">
      <w:pPr>
        <w:rPr/>
      </w:pPr>
      <w:r w:rsidDel="00000000" w:rsidR="00000000" w:rsidRPr="00000000">
        <w:rPr>
          <w:rFonts w:ascii="Arial Unicode MS" w:cs="Arial Unicode MS" w:eastAsia="Arial Unicode MS" w:hAnsi="Arial Unicode MS"/>
          <w:rtl w:val="0"/>
        </w:rPr>
        <w:t xml:space="preserve">동술: 비홍지안</w:t>
      </w:r>
    </w:p>
    <w:p w:rsidR="00000000" w:rsidDel="00000000" w:rsidP="00000000" w:rsidRDefault="00000000" w:rsidRPr="00000000" w14:paraId="00002A5C">
      <w:pPr>
        <w:rPr/>
      </w:pPr>
      <w:r w:rsidDel="00000000" w:rsidR="00000000" w:rsidRPr="00000000">
        <w:rPr>
          <w:rFonts w:ascii="Arial Unicode MS" w:cs="Arial Unicode MS" w:eastAsia="Arial Unicode MS" w:hAnsi="Arial Unicode MS"/>
          <w:rtl w:val="0"/>
        </w:rPr>
        <w:t xml:space="preserve">칭호: 해커, 전직헌터, 환술사, 화약성자, 총기충능술, 기만자,</w:t>
      </w:r>
    </w:p>
    <w:p w:rsidR="00000000" w:rsidDel="00000000" w:rsidP="00000000" w:rsidRDefault="00000000" w:rsidRPr="00000000" w14:paraId="00002A5D">
      <w:pPr>
        <w:rPr/>
      </w:pPr>
      <w:r w:rsidDel="00000000" w:rsidR="00000000" w:rsidRPr="00000000">
        <w:rPr>
          <w:rFonts w:ascii="Arial Unicode MS" w:cs="Arial Unicode MS" w:eastAsia="Arial Unicode MS" w:hAnsi="Arial Unicode MS"/>
          <w:rtl w:val="0"/>
        </w:rPr>
        <w:t xml:space="preserve">유파: 환조교희, 환영장창수, 광휘여랑, 구장기사, 부왕, 완벽한 미소녀, 공포영화에서 온 남자(The Man from Scare Movies), 도화무, 마검사, 사서(폐허도서관),</w:t>
      </w:r>
    </w:p>
    <w:p w:rsidR="00000000" w:rsidDel="00000000" w:rsidP="00000000" w:rsidRDefault="00000000" w:rsidRPr="00000000" w14:paraId="00002A5E">
      <w:pPr>
        <w:rPr/>
      </w:pPr>
      <w:r w:rsidDel="00000000" w:rsidR="00000000" w:rsidRPr="00000000">
        <w:rPr>
          <w:rFonts w:ascii="Arial Unicode MS" w:cs="Arial Unicode MS" w:eastAsia="Arial Unicode MS" w:hAnsi="Arial Unicode MS"/>
          <w:rtl w:val="0"/>
        </w:rPr>
        <w:t xml:space="preserve">수련: 팔문둔갑,</w:t>
      </w:r>
    </w:p>
    <w:p w:rsidR="00000000" w:rsidDel="00000000" w:rsidP="00000000" w:rsidRDefault="00000000" w:rsidRPr="00000000" w14:paraId="00002A5F">
      <w:pPr>
        <w:rPr/>
      </w:pPr>
      <w:r w:rsidDel="00000000" w:rsidR="00000000" w:rsidRPr="00000000">
        <w:rPr>
          <w:rFonts w:ascii="Arial Unicode MS" w:cs="Arial Unicode MS" w:eastAsia="Arial Unicode MS" w:hAnsi="Arial Unicode MS"/>
          <w:rtl w:val="0"/>
        </w:rPr>
        <w:t xml:space="preserve">도술: 귀장, 선천신산, 진언술-염, 진언술-파, 금광신주, 오령주, 만검결, 용왕이산법, 천강전기,</w:t>
      </w:r>
    </w:p>
    <w:p w:rsidR="00000000" w:rsidDel="00000000" w:rsidP="00000000" w:rsidRDefault="00000000" w:rsidRPr="00000000" w14:paraId="00002A60">
      <w:pPr>
        <w:rPr/>
      </w:pPr>
      <w:r w:rsidDel="00000000" w:rsidR="00000000" w:rsidRPr="00000000">
        <w:rPr>
          <w:rFonts w:ascii="Arial Unicode MS" w:cs="Arial Unicode MS" w:eastAsia="Arial Unicode MS" w:hAnsi="Arial Unicode MS"/>
          <w:rtl w:val="0"/>
        </w:rPr>
        <w:t xml:space="preserve">정신력 기술: 정신와해, 정신쇄련, 분쇄심령장벽, 심령장벽, 심령독약, 심령천자, 심령편타,</w:t>
      </w:r>
    </w:p>
    <w:p w:rsidR="00000000" w:rsidDel="00000000" w:rsidP="00000000" w:rsidRDefault="00000000" w:rsidRPr="00000000" w14:paraId="00002A61">
      <w:pPr>
        <w:rPr/>
      </w:pPr>
      <w:r w:rsidDel="00000000" w:rsidR="00000000" w:rsidRPr="00000000">
        <w:rPr>
          <w:rFonts w:ascii="Arial Unicode MS" w:cs="Arial Unicode MS" w:eastAsia="Arial Unicode MS" w:hAnsi="Arial Unicode MS"/>
          <w:rtl w:val="0"/>
        </w:rPr>
        <w:t xml:space="preserve">인술: 화둔·호화구지술, 화둔·봉선화지술, 철비합마, 분신술, 변화술, 봉화법인, 인법·조합,</w:t>
      </w:r>
    </w:p>
    <w:p w:rsidR="00000000" w:rsidDel="00000000" w:rsidP="00000000" w:rsidRDefault="00000000" w:rsidRPr="00000000" w14:paraId="00002A62">
      <w:pPr>
        <w:rPr/>
      </w:pPr>
      <w:r w:rsidDel="00000000" w:rsidR="00000000" w:rsidRPr="00000000">
        <w:rPr>
          <w:rFonts w:ascii="Arial Unicode MS" w:cs="Arial Unicode MS" w:eastAsia="Arial Unicode MS" w:hAnsi="Arial Unicode MS"/>
          <w:rtl w:val="0"/>
        </w:rPr>
        <w:t xml:space="preserve">마법: 축소술, 통달어언, 법사호갑, 방호법술, 동한금속, 도향사격, 조종환영, 표면성질변경, 변거술, 정확, 광량술, 공중서자, 호신술, 작열금속, 미종보, 경영술, 목맹술, 비행술, 방역술, 사사필로화석위니술, 역장벽, 로로필사화니위석술, 유영인, 애바의 흑촉수</w:t>
      </w:r>
    </w:p>
    <w:p w:rsidR="00000000" w:rsidDel="00000000" w:rsidP="00000000" w:rsidRDefault="00000000" w:rsidRPr="00000000" w14:paraId="00002A63">
      <w:pPr>
        <w:rPr/>
      </w:pPr>
      <w:r w:rsidDel="00000000" w:rsidR="00000000" w:rsidRPr="00000000">
        <w:rPr>
          <w:rFonts w:ascii="Arial Unicode MS" w:cs="Arial Unicode MS" w:eastAsia="Arial Unicode MS" w:hAnsi="Arial Unicode MS"/>
          <w:rtl w:val="0"/>
        </w:rPr>
        <w:t xml:space="preserve">종자: 거충, 증오, 태곤지충, 혈육사견, 아카나세드, 화강암괴령, 효수, 풍폭거사, 탈심마주뇌핵심, 안니헬란, 화염제군, 선녀룡, 전미주마, 바로염마, 음사마, 풍폭비몽, 강철거상, 녹경공, 허거귀, 애리다염마, 몰신상, 사막거왜, 마수변화·백비거인, 전광석화·수좌지남,</w:t>
      </w:r>
    </w:p>
    <w:p w:rsidR="00000000" w:rsidDel="00000000" w:rsidP="00000000" w:rsidRDefault="00000000" w:rsidRPr="00000000" w14:paraId="00002A64">
      <w:pPr>
        <w:rPr/>
      </w:pPr>
      <w:r w:rsidDel="00000000" w:rsidR="00000000" w:rsidRPr="00000000">
        <w:rPr>
          <w:rFonts w:ascii="Arial Unicode MS" w:cs="Arial Unicode MS" w:eastAsia="Arial Unicode MS" w:hAnsi="Arial Unicode MS"/>
          <w:rtl w:val="0"/>
        </w:rPr>
        <w:t xml:space="preserve">탑승물: 패왕룡, 일각수, 석화시사, 쌍족비룡, 사구, 골격전마, 반천계전마, 좌랑, 과다수, 기메라, 상룡수, 유영흑표, 사신분신, 성궁전마, 신사좌기, 생명축서자의 종자, 오의회신, 속한빙상정복자, 내설룡, 묵기린, 가은그라스거수, 고요룡, 한혈보마, 신맹룡, 규룡마, 민용함식화물차, 초시망령, 동풍EQ-2102형, 망령TYPE-R, 망령TYPE-S, 망령MK-2, 흉조009, 백기사, 망령MK-2-TYPE-S, 고철, 양산망령MK-2, 망령R, 흉조MK-2, 흉조30, 흉조-ASH, 망령RV, 순백기사, 흉조MK-3, 망령TYPE-H, 고철거신, R-1, R-2, R-3, 흉조30TH, EXEX흉조, 망령MK-2개, SRX,</w:t>
      </w:r>
    </w:p>
    <w:p w:rsidR="00000000" w:rsidDel="00000000" w:rsidP="00000000" w:rsidRDefault="00000000" w:rsidRPr="00000000" w14:paraId="00002A65">
      <w:pPr>
        <w:rPr/>
      </w:pPr>
      <w:r w:rsidDel="00000000" w:rsidR="00000000" w:rsidRPr="00000000">
        <w:rPr>
          <w:rFonts w:ascii="Arial Unicode MS" w:cs="Arial Unicode MS" w:eastAsia="Arial Unicode MS" w:hAnsi="Arial Unicode MS"/>
          <w:rtl w:val="0"/>
        </w:rPr>
        <w:t xml:space="preserve">물품: 비취보의, 필중지궁·휘익, 일참필살·촌우, 사자행군·팔방, 악귀전신·조작개갑, 뇌신분노·아득밀러, 수라화신·귀족전차, 천변만화·교차지미, 만리비상·모스티마, 낭만포대·남과, 만물양단·소혼, 백수왕화·사자왕, 혈액수집·극속흡취, 오시만능·관찰자, 회선부·베르자크, 염옥초래·로비간드, 보석두식·의례스돈, 세계전서·롱고롱고, 신지어수·완벽자, 수룡빙의·흑마림, 군악몽상·첨소, 변신자재·개아분저, 월광여무·풍인검, 쾌투난마·대투수, 대지명동·중압력, 차원방진·향격리라, 월령수액, 초원여작반지, 유사반지, 현자반지, 사자손목고리, 선조신룡손목고리, 흑암요염손목고리, 열혈맹장손목고리, 창색참모손목고리, 용지시수정, 불석무녀반지, 자비공주반지, RPG-2, MK153, PF-98식 120mm대전차로켓포, G-35L감전수류탄, G-61중력수류탄, G-38ARG지능수류탄, 성역권축,</w:t>
      </w:r>
    </w:p>
    <w:p w:rsidR="00000000" w:rsidDel="00000000" w:rsidP="00000000" w:rsidRDefault="00000000" w:rsidRPr="00000000" w14:paraId="00002A66">
      <w:pPr>
        <w:rPr/>
      </w:pPr>
      <w:r w:rsidDel="00000000" w:rsidR="00000000" w:rsidRPr="00000000">
        <w:rPr>
          <w:rFonts w:ascii="Arial Unicode MS" w:cs="Arial Unicode MS" w:eastAsia="Arial Unicode MS" w:hAnsi="Arial Unicode MS"/>
          <w:rtl w:val="0"/>
        </w:rPr>
        <w:t xml:space="preserve">물품개조: 현기탄, 폭염탄, 냉동탄, 은탄, 관통탄, 폭열탄, C4비탄, 경장상진, 나노기계개조, 현자의돌(화원소), 파패조령자탄</w:t>
      </w:r>
    </w:p>
    <w:p w:rsidR="00000000" w:rsidDel="00000000" w:rsidP="00000000" w:rsidRDefault="00000000" w:rsidRPr="00000000" w14:paraId="00002A67">
      <w:pPr>
        <w:rPr/>
      </w:pPr>
      <w:r w:rsidDel="00000000" w:rsidR="00000000" w:rsidRPr="00000000">
        <w:rPr>
          <w:rFonts w:ascii="Arial Unicode MS" w:cs="Arial Unicode MS" w:eastAsia="Arial Unicode MS" w:hAnsi="Arial Unicode MS"/>
          <w:rtl w:val="0"/>
        </w:rPr>
        <w:t xml:space="preserve">개념무장: 붕괴지환상-각인궁Failnaught</w:t>
      </w:r>
    </w:p>
    <w:p w:rsidR="00000000" w:rsidDel="00000000" w:rsidP="00000000" w:rsidRDefault="00000000" w:rsidRPr="00000000" w14:paraId="00002A68">
      <w:pPr>
        <w:rPr/>
      </w:pPr>
      <w:r w:rsidDel="00000000" w:rsidR="00000000" w:rsidRPr="00000000">
        <w:rPr>
          <w:rFonts w:ascii="Arial Unicode MS" w:cs="Arial Unicode MS" w:eastAsia="Arial Unicode MS" w:hAnsi="Arial Unicode MS"/>
          <w:rtl w:val="0"/>
        </w:rPr>
        <w:t xml:space="preserve">전공: 시전대사</w:t>
      </w:r>
    </w:p>
    <w:p w:rsidR="00000000" w:rsidDel="00000000" w:rsidP="00000000" w:rsidRDefault="00000000" w:rsidRPr="00000000" w14:paraId="00002A69">
      <w:pPr>
        <w:rPr/>
      </w:pPr>
      <w:r w:rsidDel="00000000" w:rsidR="00000000" w:rsidRPr="00000000">
        <w:rPr>
          <w:rtl w:val="0"/>
        </w:rPr>
        <w:t xml:space="preserve">========================================================================</w:t>
      </w:r>
    </w:p>
    <w:p w:rsidR="00000000" w:rsidDel="00000000" w:rsidP="00000000" w:rsidRDefault="00000000" w:rsidRPr="00000000" w14:paraId="00002A6A">
      <w:pPr>
        <w:rPr/>
      </w:pPr>
      <w:r w:rsidDel="00000000" w:rsidR="00000000" w:rsidRPr="00000000">
        <w:rPr>
          <w:rtl w:val="0"/>
        </w:rPr>
        <w:t xml:space="preserve">===================================</w:t>
      </w:r>
    </w:p>
    <w:p w:rsidR="00000000" w:rsidDel="00000000" w:rsidP="00000000" w:rsidRDefault="00000000" w:rsidRPr="00000000" w14:paraId="00002A6B">
      <w:pPr>
        <w:rPr/>
      </w:pPr>
      <w:r w:rsidDel="00000000" w:rsidR="00000000" w:rsidRPr="00000000">
        <w:rPr>
          <w:rFonts w:ascii="Arial Unicode MS" w:cs="Arial Unicode MS" w:eastAsia="Arial Unicode MS" w:hAnsi="Arial Unicode MS"/>
          <w:rtl w:val="0"/>
        </w:rPr>
        <w:t xml:space="preserve">3.20 업데이트 내용:</w:t>
      </w:r>
    </w:p>
    <w:p w:rsidR="00000000" w:rsidDel="00000000" w:rsidP="00000000" w:rsidRDefault="00000000" w:rsidRPr="00000000" w14:paraId="00002A6C">
      <w:pPr>
        <w:rPr/>
      </w:pPr>
      <w:r w:rsidDel="00000000" w:rsidR="00000000" w:rsidRPr="00000000">
        <w:rPr>
          <w:rFonts w:ascii="Arial Unicode MS" w:cs="Arial Unicode MS" w:eastAsia="Arial Unicode MS" w:hAnsi="Arial Unicode MS"/>
          <w:rtl w:val="0"/>
        </w:rPr>
        <w:t xml:space="preserve">조정: 동천인심 강화, 적의행위 어휘, 천생신력 제거, 진기와 기의 상한 하향, 기의 기초용법 약화, 패기사ACE 기술수 보완, 영혼주자 강화, 범위피해 조정(격파방어, 회피방어, 천생방어, 방패방어, 갑주방어가 범위피해에 더 이상 효과를 발휘하지 않으며, 모든 범위피해에 내재된 파갑, 고속, 파마 등 수치 가산을 제거함.), 책갈피 강화, 폭발물 강화, 갱신목록 조정, 일부 불량상태 점수와 불량상태 강도 조정,</w:t>
      </w:r>
    </w:p>
    <w:p w:rsidR="00000000" w:rsidDel="00000000" w:rsidP="00000000" w:rsidRDefault="00000000" w:rsidRPr="00000000" w14:paraId="00002A6D">
      <w:pPr>
        <w:rPr/>
      </w:pPr>
      <w:r w:rsidDel="00000000" w:rsidR="00000000" w:rsidRPr="00000000">
        <w:rPr>
          <w:rFonts w:ascii="Arial Unicode MS" w:cs="Arial Unicode MS" w:eastAsia="Arial Unicode MS" w:hAnsi="Arial Unicode MS"/>
          <w:rtl w:val="0"/>
        </w:rPr>
        <w:t xml:space="preserve">혈통: 마인혈통, 화룡비술, 사도계열, 진조, 심잠자, 완벽생물, 불사자, 좀비, 강시, 아귀변이, 악마, 원야혈맥, 혈제지배자, 영족, 스칼렛지혈족, 암야마왕, 만물지배자, 495세의 마법소녀, 식혈광습 흡혈귀, 야지군, 마마, </w:t>
      </w:r>
    </w:p>
    <w:p w:rsidR="00000000" w:rsidDel="00000000" w:rsidP="00000000" w:rsidRDefault="00000000" w:rsidRPr="00000000" w14:paraId="00002A6E">
      <w:pPr>
        <w:rPr/>
      </w:pPr>
      <w:r w:rsidDel="00000000" w:rsidR="00000000" w:rsidRPr="00000000">
        <w:rPr>
          <w:rFonts w:ascii="Arial Unicode MS" w:cs="Arial Unicode MS" w:eastAsia="Arial Unicode MS" w:hAnsi="Arial Unicode MS"/>
          <w:rtl w:val="0"/>
        </w:rPr>
        <w:t xml:space="preserve">개조: 마화이구(화성응신), 홍마미전사, 을HiME, 기생수, 궁극생명체, 축구기계인GGO, 전희절창, 가희, 이형, 식종, Giga-lo-maniacs『망상증후군』, 아르테미스개조(영동의지), 기관인, 합신카이저, 융합전사-공몽, 융합전사-부생, 게르공/메두사(FATE), BOR기생체개조-광전사, BOR기생체개조-만유자, BOR기생체개조-시술자</w:t>
      </w:r>
    </w:p>
    <w:p w:rsidR="00000000" w:rsidDel="00000000" w:rsidP="00000000" w:rsidRDefault="00000000" w:rsidRPr="00000000" w14:paraId="00002A6F">
      <w:pPr>
        <w:rPr/>
      </w:pPr>
      <w:r w:rsidDel="00000000" w:rsidR="00000000" w:rsidRPr="00000000">
        <w:rPr>
          <w:rFonts w:ascii="Arial Unicode MS" w:cs="Arial Unicode MS" w:eastAsia="Arial Unicode MS" w:hAnsi="Arial Unicode MS"/>
          <w:rtl w:val="0"/>
        </w:rPr>
        <w:t xml:space="preserve">동술: 천제지안</w:t>
      </w:r>
    </w:p>
    <w:p w:rsidR="00000000" w:rsidDel="00000000" w:rsidP="00000000" w:rsidRDefault="00000000" w:rsidRPr="00000000" w14:paraId="00002A70">
      <w:pPr>
        <w:rPr/>
      </w:pPr>
      <w:r w:rsidDel="00000000" w:rsidR="00000000" w:rsidRPr="00000000">
        <w:rPr>
          <w:rFonts w:ascii="Arial Unicode MS" w:cs="Arial Unicode MS" w:eastAsia="Arial Unicode MS" w:hAnsi="Arial Unicode MS"/>
          <w:rtl w:val="0"/>
        </w:rPr>
        <w:t xml:space="preserve">칭호: 발도사, 항만강자, 병성, 경도신명류, 광전사, 잔폭어수, 연기사, 이천일류, 기적검사, 황가호위, 철지멸룡마도사, 사신, 수호자, 북지궁수, 순천자, 저격수,</w:t>
      </w:r>
    </w:p>
    <w:p w:rsidR="00000000" w:rsidDel="00000000" w:rsidP="00000000" w:rsidRDefault="00000000" w:rsidRPr="00000000" w14:paraId="00002A71">
      <w:pPr>
        <w:rPr/>
      </w:pPr>
      <w:r w:rsidDel="00000000" w:rsidR="00000000" w:rsidRPr="00000000">
        <w:rPr>
          <w:rFonts w:ascii="Arial Unicode MS" w:cs="Arial Unicode MS" w:eastAsia="Arial Unicode MS" w:hAnsi="Arial Unicode MS"/>
          <w:rtl w:val="0"/>
        </w:rPr>
        <w:t xml:space="preserve">유파: 화산검파, 금현사, 도전인술, 영혼촉발자, 흡약사병, 아난헌터, 무기대사, 폐허도서관-어언층, 폐허도서관-자연층, 폐허도서관-예술층, 유령특공,</w:t>
      </w:r>
    </w:p>
    <w:p w:rsidR="00000000" w:rsidDel="00000000" w:rsidP="00000000" w:rsidRDefault="00000000" w:rsidRPr="00000000" w14:paraId="00002A72">
      <w:pPr>
        <w:rPr/>
      </w:pPr>
      <w:r w:rsidDel="00000000" w:rsidR="00000000" w:rsidRPr="00000000">
        <w:rPr>
          <w:rFonts w:ascii="Arial Unicode MS" w:cs="Arial Unicode MS" w:eastAsia="Arial Unicode MS" w:hAnsi="Arial Unicode MS"/>
          <w:rtl w:val="0"/>
        </w:rPr>
        <w:t xml:space="preserve">수련: 궤비지주-공상가, 궤비지주-피박자, 투파창곤, 전수,</w:t>
      </w:r>
    </w:p>
    <w:p w:rsidR="00000000" w:rsidDel="00000000" w:rsidP="00000000" w:rsidRDefault="00000000" w:rsidRPr="00000000" w14:paraId="00002A73">
      <w:pPr>
        <w:rPr/>
      </w:pPr>
      <w:r w:rsidDel="00000000" w:rsidR="00000000" w:rsidRPr="00000000">
        <w:rPr>
          <w:rFonts w:ascii="Arial Unicode MS" w:cs="Arial Unicode MS" w:eastAsia="Arial Unicode MS" w:hAnsi="Arial Unicode MS"/>
          <w:rtl w:val="0"/>
        </w:rPr>
        <w:t xml:space="preserve">서적: 사기</w:t>
      </w:r>
    </w:p>
    <w:p w:rsidR="00000000" w:rsidDel="00000000" w:rsidP="00000000" w:rsidRDefault="00000000" w:rsidRPr="00000000" w14:paraId="00002A74">
      <w:pPr>
        <w:rPr/>
      </w:pPr>
      <w:r w:rsidDel="00000000" w:rsidR="00000000" w:rsidRPr="00000000">
        <w:rPr>
          <w:rFonts w:ascii="Arial Unicode MS" w:cs="Arial Unicode MS" w:eastAsia="Arial Unicode MS" w:hAnsi="Arial Unicode MS"/>
          <w:rtl w:val="0"/>
        </w:rPr>
        <w:t xml:space="preserve">도술: 진언술-봉, 영혼, 어검행공, 천사부법, 진언술-뢰, 진언술-산, 사상봉인, 연산, 오령현통,</w:t>
      </w:r>
    </w:p>
    <w:p w:rsidR="00000000" w:rsidDel="00000000" w:rsidP="00000000" w:rsidRDefault="00000000" w:rsidRPr="00000000" w14:paraId="00002A75">
      <w:pPr>
        <w:rPr/>
      </w:pPr>
      <w:r w:rsidDel="00000000" w:rsidR="00000000" w:rsidRPr="00000000">
        <w:rPr>
          <w:rFonts w:ascii="Arial Unicode MS" w:cs="Arial Unicode MS" w:eastAsia="Arial Unicode MS" w:hAnsi="Arial Unicode MS"/>
          <w:rtl w:val="0"/>
        </w:rPr>
        <w:t xml:space="preserve">정신력 기술: 잠영,</w:t>
      </w:r>
    </w:p>
    <w:p w:rsidR="00000000" w:rsidDel="00000000" w:rsidP="00000000" w:rsidRDefault="00000000" w:rsidRPr="00000000" w14:paraId="00002A76">
      <w:pPr>
        <w:rPr/>
      </w:pPr>
      <w:r w:rsidDel="00000000" w:rsidR="00000000" w:rsidRPr="00000000">
        <w:rPr>
          <w:rFonts w:ascii="Arial Unicode MS" w:cs="Arial Unicode MS" w:eastAsia="Arial Unicode MS" w:hAnsi="Arial Unicode MS"/>
          <w:rtl w:val="0"/>
        </w:rPr>
        <w:t xml:space="preserve">인술: 수둔-수이나원, 인법-창조재생, 배화지술, 장선술, 정신술, 천조천본, 풍둔-겸요, 수둔-철포탄, 수둔-수상탄지술, 수둔-무은술, 화둔-합마유염탄, 화둔-용화지술, 토둔-토류대하,</w:t>
      </w:r>
    </w:p>
    <w:p w:rsidR="00000000" w:rsidDel="00000000" w:rsidP="00000000" w:rsidRDefault="00000000" w:rsidRPr="00000000" w14:paraId="00002A77">
      <w:pPr>
        <w:rPr/>
      </w:pPr>
      <w:r w:rsidDel="00000000" w:rsidR="00000000" w:rsidRPr="00000000">
        <w:rPr>
          <w:rFonts w:ascii="Arial Unicode MS" w:cs="Arial Unicode MS" w:eastAsia="Arial Unicode MS" w:hAnsi="Arial Unicode MS"/>
          <w:rtl w:val="0"/>
        </w:rPr>
        <w:t xml:space="preserve">마법: 화수, 한빙섬요, 군체방호환경, 석부술, 에너지보호, 명변시비, 형극총생, 호인지안, 영동량지벽, 제어소리, 마법사수, 마아, 대지속박, 납검귀, 양염포, 화벽술, 화구술, 조석술, 지동술, 석벽술, 은신술, 원호술, 차급복원술, 피수술, 고급정신술, 고급원호술, 열해술, 생명연계, 행동자유,</w:t>
      </w:r>
    </w:p>
    <w:p w:rsidR="00000000" w:rsidDel="00000000" w:rsidP="00000000" w:rsidRDefault="00000000" w:rsidRPr="00000000" w14:paraId="00002A78">
      <w:pPr>
        <w:rPr/>
      </w:pPr>
      <w:r w:rsidDel="00000000" w:rsidR="00000000" w:rsidRPr="00000000">
        <w:rPr>
          <w:rFonts w:ascii="Arial Unicode MS" w:cs="Arial Unicode MS" w:eastAsia="Arial Unicode MS" w:hAnsi="Arial Unicode MS"/>
          <w:rtl w:val="0"/>
        </w:rPr>
        <w:t xml:space="preserve">종자: 세실리아, 이오, 전술인형-M4A1, 전술인형-NTW-20, 전술인형-STAR-15, 전술인형-UMP9, 전술인형-UMP45, 간수자, 미사카여동생(Sister), 추작심우, 고설기, T-1000, T-800,</w:t>
      </w:r>
    </w:p>
    <w:p w:rsidR="00000000" w:rsidDel="00000000" w:rsidP="00000000" w:rsidRDefault="00000000" w:rsidRPr="00000000" w14:paraId="00002A79">
      <w:pPr>
        <w:rPr/>
      </w:pPr>
      <w:r w:rsidDel="00000000" w:rsidR="00000000" w:rsidRPr="00000000">
        <w:rPr>
          <w:rFonts w:ascii="Arial Unicode MS" w:cs="Arial Unicode MS" w:eastAsia="Arial Unicode MS" w:hAnsi="Arial Unicode MS"/>
          <w:rtl w:val="0"/>
        </w:rPr>
        <w:t xml:space="preserve">물품: 마포"선룡", 세니오리스, 대룡아, 간산편, 월광성검, 루시퍼(Lucifer), 용지마총, 엄마도(Yamato), 벽락성공, 비상지검, 무진지검, 펜릴(육식), 참열검-제르봉, 여의금고봉, Excalibur(참강검), 상소지마검·수라막비, 혼제, 천형제, 적룡제지개, 연은파마창, 섭혼탈혈암마창, 적룡제지롱수, 명화, 저주지인·창랑, 점혈빙아, 반역(Rebelion), 태곤지추, 뇌명지창"Leontius", 자정지인"Amethystos", 천사연맹, 흑암(The Darkness), 신검·현원, 형천혈혼, 혈사, 현철중검, 묵검, 귀웅, 애묵법칙, 삭월쌍검, 낙명, 도란, 광과암의영원, 봉가검, 석중검, 비취환경지인, 혼돈지인, 장도염익-금오명, 암살단도"신로", 제린-백인, 혼압식전륜기관총, 홍명도, 팔운지의, 팔운만산, 팔운자의선, 회전식기관총, 아고지가, 법력재생진주, 건강호부, 지력두대, 식인마력량호수, 방호두건, 유합호부, 딘의접이요새, 역장마방, 도룡자, 염설, 화구마장, 양염검, 랑중피견, 반사회피반지, 방어호완, 행운석, 개문종금, 저항약수, 무적분, 법술저항두건, 축법반지, 가속마제철, 방어반지, 속도지화, 려자, 고과군공RT-46풍폭, 강도A-22B초식, 동지의철추, 강도G-58전식, 응룡, 할아버지의반곡궁</w:t>
      </w:r>
    </w:p>
    <w:p w:rsidR="00000000" w:rsidDel="00000000" w:rsidP="00000000" w:rsidRDefault="00000000" w:rsidRPr="00000000" w14:paraId="00002A7A">
      <w:pPr>
        <w:rPr/>
      </w:pPr>
      <w:r w:rsidDel="00000000" w:rsidR="00000000" w:rsidRPr="00000000">
        <w:rPr>
          <w:rFonts w:ascii="Arial Unicode MS" w:cs="Arial Unicode MS" w:eastAsia="Arial Unicode MS" w:hAnsi="Arial Unicode MS"/>
          <w:rtl w:val="0"/>
        </w:rPr>
        <w:t xml:space="preserve">소모품: 제신제, 안부제, 항분제, 억울제, 전투약제, 인내약제, 활약약제, 생명약제, 의혼환, 자뢰,</w:t>
      </w:r>
    </w:p>
    <w:p w:rsidR="00000000" w:rsidDel="00000000" w:rsidP="00000000" w:rsidRDefault="00000000" w:rsidRPr="00000000" w14:paraId="00002A7B">
      <w:pPr>
        <w:rPr/>
      </w:pPr>
      <w:r w:rsidDel="00000000" w:rsidR="00000000" w:rsidRPr="00000000">
        <w:rPr>
          <w:rFonts w:ascii="Arial Unicode MS" w:cs="Arial Unicode MS" w:eastAsia="Arial Unicode MS" w:hAnsi="Arial Unicode MS"/>
          <w:rtl w:val="0"/>
        </w:rPr>
        <w:t xml:space="preserve">물품개조: 공간치환탄, 반마법탄약, 다표탄, 천갑폭파탄, 전호탄약, 텅심탈각천갑연소탄, 경화탄약, 귀인탄약, 심령수정, 부창개조,</w:t>
      </w:r>
    </w:p>
    <w:p w:rsidR="00000000" w:rsidDel="00000000" w:rsidP="00000000" w:rsidRDefault="00000000" w:rsidRPr="00000000" w14:paraId="00002A7C">
      <w:pPr>
        <w:rPr/>
      </w:pPr>
      <w:r w:rsidDel="00000000" w:rsidR="00000000" w:rsidRPr="00000000">
        <w:rPr>
          <w:rFonts w:ascii="Arial Unicode MS" w:cs="Arial Unicode MS" w:eastAsia="Arial Unicode MS" w:hAnsi="Arial Unicode MS"/>
          <w:rtl w:val="0"/>
        </w:rPr>
        <w:t xml:space="preserve">개념무장: 붕괴지환상-각인궁Failnaught</w:t>
      </w:r>
    </w:p>
    <w:p w:rsidR="00000000" w:rsidDel="00000000" w:rsidP="00000000" w:rsidRDefault="00000000" w:rsidRPr="00000000" w14:paraId="00002A7D">
      <w:pPr>
        <w:rPr/>
      </w:pPr>
      <w:r w:rsidDel="00000000" w:rsidR="00000000" w:rsidRPr="00000000">
        <w:rPr>
          <w:rFonts w:ascii="Arial Unicode MS" w:cs="Arial Unicode MS" w:eastAsia="Arial Unicode MS" w:hAnsi="Arial Unicode MS"/>
          <w:rtl w:val="0"/>
        </w:rPr>
        <w:t xml:space="preserve">전공: 시전대사</w:t>
      </w:r>
    </w:p>
    <w:p w:rsidR="00000000" w:rsidDel="00000000" w:rsidP="00000000" w:rsidRDefault="00000000" w:rsidRPr="00000000" w14:paraId="00002A7E">
      <w:pPr>
        <w:rPr/>
      </w:pPr>
      <w:r w:rsidDel="00000000" w:rsidR="00000000" w:rsidRPr="00000000">
        <w:rPr>
          <w:rtl w:val="0"/>
        </w:rPr>
        <w:t xml:space="preserve">========================================================================</w:t>
      </w:r>
    </w:p>
    <w:p w:rsidR="00000000" w:rsidDel="00000000" w:rsidP="00000000" w:rsidRDefault="00000000" w:rsidRPr="00000000" w14:paraId="00002A7F">
      <w:pPr>
        <w:rPr/>
      </w:pPr>
      <w:r w:rsidDel="00000000" w:rsidR="00000000" w:rsidRPr="00000000">
        <w:rPr>
          <w:rtl w:val="0"/>
        </w:rPr>
        <w:t xml:space="preserve">===================================</w:t>
      </w:r>
    </w:p>
    <w:p w:rsidR="00000000" w:rsidDel="00000000" w:rsidP="00000000" w:rsidRDefault="00000000" w:rsidRPr="00000000" w14:paraId="00002A80">
      <w:pPr>
        <w:rPr/>
      </w:pPr>
      <w:r w:rsidDel="00000000" w:rsidR="00000000" w:rsidRPr="00000000">
        <w:rPr>
          <w:rFonts w:ascii="Arial Unicode MS" w:cs="Arial Unicode MS" w:eastAsia="Arial Unicode MS" w:hAnsi="Arial Unicode MS"/>
          <w:rtl w:val="0"/>
        </w:rPr>
        <w:t xml:space="preserve">3.19 업데이트 내용:</w:t>
      </w:r>
    </w:p>
    <w:p w:rsidR="00000000" w:rsidDel="00000000" w:rsidP="00000000" w:rsidRDefault="00000000" w:rsidRPr="00000000" w14:paraId="00002A81">
      <w:pPr>
        <w:rPr/>
      </w:pPr>
      <w:r w:rsidDel="00000000" w:rsidR="00000000" w:rsidRPr="00000000">
        <w:rPr>
          <w:rFonts w:ascii="Arial Unicode MS" w:cs="Arial Unicode MS" w:eastAsia="Arial Unicode MS" w:hAnsi="Arial Unicode MS"/>
          <w:rtl w:val="0"/>
        </w:rPr>
        <w:t xml:space="preserve">조정: 동천인심 강화, 적의행위 어휘, 천생신력 제거, 진기와 기의 상한 하향, 기의 기초용법 약화, 패기사ACE 기술수 보완, 영혼주자 강화, 범위피해 조정(격파방어, 회피방어, 천생방어, 방패방어, 갑주방어가 범위피해에 더 이상 효과를 발휘하지 않으며, 모든 범위피해에 내재된 파갑, 고속, 파마 등 수치 가산을 제거함.), 책갈피 강화, 폭발물 강화, 갱신목록 조정, 일부 불량상태 점수와 불량상태 강도 조정,</w:t>
      </w:r>
    </w:p>
    <w:p w:rsidR="00000000" w:rsidDel="00000000" w:rsidP="00000000" w:rsidRDefault="00000000" w:rsidRPr="00000000" w14:paraId="00002A82">
      <w:pPr>
        <w:rPr/>
      </w:pPr>
      <w:r w:rsidDel="00000000" w:rsidR="00000000" w:rsidRPr="00000000">
        <w:rPr>
          <w:rFonts w:ascii="Arial Unicode MS" w:cs="Arial Unicode MS" w:eastAsia="Arial Unicode MS" w:hAnsi="Arial Unicode MS"/>
          <w:rtl w:val="0"/>
        </w:rPr>
        <w:t xml:space="preserve">혈통: 나야라토텝, 천국신족계열, 꽃요괴, 서지리프로, 남지로시에라, 북지이스레, 설녀, 뉴, 봉래불사조, 천호, 대성요족, 요족, 각, 선령(미도자)계열, 충혹마, 망접장의, 흑암사수, 기워토스의 학생,</w:t>
      </w:r>
    </w:p>
    <w:p w:rsidR="00000000" w:rsidDel="00000000" w:rsidP="00000000" w:rsidRDefault="00000000" w:rsidRPr="00000000" w14:paraId="00002A83">
      <w:pPr>
        <w:rPr/>
      </w:pPr>
      <w:r w:rsidDel="00000000" w:rsidR="00000000" w:rsidRPr="00000000">
        <w:rPr>
          <w:rFonts w:ascii="Arial Unicode MS" w:cs="Arial Unicode MS" w:eastAsia="Arial Unicode MS" w:hAnsi="Arial Unicode MS"/>
          <w:rtl w:val="0"/>
        </w:rPr>
        <w:t xml:space="preserve">개조: T-02-43 거미집, 호교성기사, 공간진정령계열, 심유선율, 질서화신, 수사전화, 최소지인</w:t>
      </w:r>
    </w:p>
    <w:p w:rsidR="00000000" w:rsidDel="00000000" w:rsidP="00000000" w:rsidRDefault="00000000" w:rsidRPr="00000000" w14:paraId="00002A84">
      <w:pPr>
        <w:rPr/>
      </w:pPr>
      <w:r w:rsidDel="00000000" w:rsidR="00000000" w:rsidRPr="00000000">
        <w:rPr>
          <w:rFonts w:ascii="Arial Unicode MS" w:cs="Arial Unicode MS" w:eastAsia="Arial Unicode MS" w:hAnsi="Arial Unicode MS"/>
          <w:rtl w:val="0"/>
        </w:rPr>
        <w:t xml:space="preserve">동술: 직사지마안, 강자지안</w:t>
      </w:r>
    </w:p>
    <w:p w:rsidR="00000000" w:rsidDel="00000000" w:rsidP="00000000" w:rsidRDefault="00000000" w:rsidRPr="00000000" w14:paraId="00002A85">
      <w:pPr>
        <w:rPr/>
      </w:pPr>
      <w:r w:rsidDel="00000000" w:rsidR="00000000" w:rsidRPr="00000000">
        <w:rPr>
          <w:rFonts w:ascii="Arial Unicode MS" w:cs="Arial Unicode MS" w:eastAsia="Arial Unicode MS" w:hAnsi="Arial Unicode MS"/>
          <w:rtl w:val="0"/>
        </w:rPr>
        <w:t xml:space="preserve">칭호: 청련거사, 사명소환, 치천기사, 영종파제자</w:t>
      </w:r>
    </w:p>
    <w:p w:rsidR="00000000" w:rsidDel="00000000" w:rsidP="00000000" w:rsidRDefault="00000000" w:rsidRPr="00000000" w14:paraId="00002A86">
      <w:pPr>
        <w:rPr/>
      </w:pPr>
      <w:r w:rsidDel="00000000" w:rsidR="00000000" w:rsidRPr="00000000">
        <w:rPr>
          <w:rFonts w:ascii="Arial Unicode MS" w:cs="Arial Unicode MS" w:eastAsia="Arial Unicode MS" w:hAnsi="Arial Unicode MS"/>
          <w:rtl w:val="0"/>
        </w:rPr>
        <w:t xml:space="preserve">유파: 습격자, 천지, 그리핀, 월광교파, 총두술, T-01-31 침묵악단</w:t>
      </w:r>
    </w:p>
    <w:p w:rsidR="00000000" w:rsidDel="00000000" w:rsidP="00000000" w:rsidRDefault="00000000" w:rsidRPr="00000000" w14:paraId="00002A87">
      <w:pPr>
        <w:rPr/>
      </w:pPr>
      <w:r w:rsidDel="00000000" w:rsidR="00000000" w:rsidRPr="00000000">
        <w:rPr>
          <w:rFonts w:ascii="Arial Unicode MS" w:cs="Arial Unicode MS" w:eastAsia="Arial Unicode MS" w:hAnsi="Arial Unicode MS"/>
          <w:rtl w:val="0"/>
        </w:rPr>
        <w:t xml:space="preserve">수련: 궤비지주, 방사</w:t>
      </w:r>
    </w:p>
    <w:p w:rsidR="00000000" w:rsidDel="00000000" w:rsidP="00000000" w:rsidRDefault="00000000" w:rsidRPr="00000000" w14:paraId="00002A88">
      <w:pPr>
        <w:rPr/>
      </w:pPr>
      <w:r w:rsidDel="00000000" w:rsidR="00000000" w:rsidRPr="00000000">
        <w:rPr>
          <w:rFonts w:ascii="Arial Unicode MS" w:cs="Arial Unicode MS" w:eastAsia="Arial Unicode MS" w:hAnsi="Arial Unicode MS"/>
          <w:rtl w:val="0"/>
        </w:rPr>
        <w:t xml:space="preserve">도술: 어검술, 팔진도, 지지성강, 진언술-정, 청명, 태산주법-진압, 정신주, 기료술, 정심주, 오행주,</w:t>
      </w:r>
    </w:p>
    <w:p w:rsidR="00000000" w:rsidDel="00000000" w:rsidP="00000000" w:rsidRDefault="00000000" w:rsidRPr="00000000" w14:paraId="00002A89">
      <w:pPr>
        <w:rPr/>
      </w:pPr>
      <w:r w:rsidDel="00000000" w:rsidR="00000000" w:rsidRPr="00000000">
        <w:rPr>
          <w:rFonts w:ascii="Arial Unicode MS" w:cs="Arial Unicode MS" w:eastAsia="Arial Unicode MS" w:hAnsi="Arial Unicode MS"/>
          <w:rtl w:val="0"/>
        </w:rPr>
        <w:t xml:space="preserve">정신력 기술: 사상탐침, 심령지시, 신비지순, 위험감지, 잠식, 수렵본능, 타성호갑, 사상장벽, 수시준비, 은닉, 염제지력, 초능감응,</w:t>
      </w:r>
    </w:p>
    <w:p w:rsidR="00000000" w:rsidDel="00000000" w:rsidP="00000000" w:rsidRDefault="00000000" w:rsidRPr="00000000" w14:paraId="00002A8A">
      <w:pPr>
        <w:rPr/>
      </w:pPr>
      <w:r w:rsidDel="00000000" w:rsidR="00000000" w:rsidRPr="00000000">
        <w:rPr>
          <w:rFonts w:ascii="Arial Unicode MS" w:cs="Arial Unicode MS" w:eastAsia="Arial Unicode MS" w:hAnsi="Arial Unicode MS"/>
          <w:rtl w:val="0"/>
        </w:rPr>
        <w:t xml:space="preserve">영력 기술: 영화, 측격저, 광영지수, 순보, 영환, 영광검, 초가속, 염동나선, 봉인된방</w:t>
      </w:r>
    </w:p>
    <w:p w:rsidR="00000000" w:rsidDel="00000000" w:rsidP="00000000" w:rsidRDefault="00000000" w:rsidRPr="00000000" w14:paraId="00002A8B">
      <w:pPr>
        <w:rPr/>
      </w:pPr>
      <w:r w:rsidDel="00000000" w:rsidR="00000000" w:rsidRPr="00000000">
        <w:rPr>
          <w:rFonts w:ascii="Arial Unicode MS" w:cs="Arial Unicode MS" w:eastAsia="Arial Unicode MS" w:hAnsi="Arial Unicode MS"/>
          <w:rtl w:val="0"/>
        </w:rPr>
        <w:t xml:space="preserve">탑승물: 열기구, 전지형휠체어RipChair3, 사막습격자, 고속부상활판MKX, 비상의 하란인, 대소녀양산형탑재기계인, 맹금6형, "차세전부지악"단병전차, 흑응직승기(야앵직승기), "수렵자"살륙기갑, 단병로켓배낭, GANMEN【나암】, B-4자행화포, 바이킹용선, "ZBD-05"양서보병전차, "황서랑"보병전차, "ISU-152"중형돌격포, VR-057초급변형선풍차, MEKA제식기갑, MS-06자고, 마신『용신환』, 미디아급운송기, 기메라장갑운병차, RK-92야만인, "앵무나"호비공정, KNIGHTMARE, 분사모터/뇌정비소/환광전기, 작염충격자, "해앙"공격기, "LB-30 "해방자전기II, Bon태군, 광릉탱크, Guardian유화기갑, 빗자루, "식철수"중형돌진열, 천계탱크, 아테나포, 상징전함자유여신, 기가로프비정, 유령전기, 기가마구로기갑, 용왕기, 강습건담, 의료운송기, 가변형탑승물-버스, PAC전쟁기갑, 녹마활판, "소맥형"구축함, 여요전기, 부상식탑승물, 신위차륜, 구룡염금속헤즈, 몽색열차, 용왕환, ARX-7강노, 섬광건담, 자유건담, 애국전함.진일본, LAAT/I돌격포정, Z-PLUS-C1, 시공관리국XV급LS형차원전략순항함"텅스텐", 비르바인, AGAC변형직승기"Veritech-AGAC", 이동요새『Rot Festung』, 제왕독인, 란드략탈자, 발키리전투기, 뇌응포정기, GAT-X105E"칠흑강습", 해방자, 용호왕, 용성환, 기신고란센, EVANGELION, 어소전함"황거", 종극중형공성보전기갑"뇌신"</w:t>
      </w:r>
    </w:p>
    <w:p w:rsidR="00000000" w:rsidDel="00000000" w:rsidP="00000000" w:rsidRDefault="00000000" w:rsidRPr="00000000" w14:paraId="00002A8C">
      <w:pPr>
        <w:rPr/>
      </w:pPr>
      <w:r w:rsidDel="00000000" w:rsidR="00000000" w:rsidRPr="00000000">
        <w:rPr>
          <w:rFonts w:ascii="Arial Unicode MS" w:cs="Arial Unicode MS" w:eastAsia="Arial Unicode MS" w:hAnsi="Arial Unicode MS"/>
          <w:rtl w:val="0"/>
        </w:rPr>
        <w:t xml:space="preserve">물품: 상종, 파란월백경진, 창고자유지서, 송래향기지시, 관홍지삭, 화포연, 적각석궤저, 랑의말로, 식재, 호마지장, 예초지도광, 사풍원전, 세문의궁인, 롱조병일심, 불멸월화, 풍응검, 무절지회광, 두두고이야기집, 마로리안무기공사3516, 중형방패, 왕자좌륜, 파손된호갑, 애사렌방, 순백약정, 순백계약, 순백긴지, 순백애곡, 칠흑서약, 칠흑오만, 칠흑혈맹, 칠흑통곡, 천사성익, 악마서아, 기엽부대제식군장, 배폭복,</w:t>
      </w:r>
    </w:p>
    <w:p w:rsidR="00000000" w:rsidDel="00000000" w:rsidP="00000000" w:rsidRDefault="00000000" w:rsidRPr="00000000" w14:paraId="00002A8D">
      <w:pPr>
        <w:rPr/>
      </w:pPr>
      <w:r w:rsidDel="00000000" w:rsidR="00000000" w:rsidRPr="00000000">
        <w:rPr>
          <w:rFonts w:ascii="Arial Unicode MS" w:cs="Arial Unicode MS" w:eastAsia="Arial Unicode MS" w:hAnsi="Arial Unicode MS"/>
          <w:rtl w:val="0"/>
        </w:rPr>
        <w:t xml:space="preserve">지능 신기: 열화마검.라이반틴</w:t>
      </w:r>
    </w:p>
    <w:p w:rsidR="00000000" w:rsidDel="00000000" w:rsidP="00000000" w:rsidRDefault="00000000" w:rsidRPr="00000000" w14:paraId="00002A8E">
      <w:pPr>
        <w:rPr/>
      </w:pPr>
      <w:r w:rsidDel="00000000" w:rsidR="00000000" w:rsidRPr="00000000">
        <w:rPr>
          <w:rFonts w:ascii="Arial Unicode MS" w:cs="Arial Unicode MS" w:eastAsia="Arial Unicode MS" w:hAnsi="Arial Unicode MS"/>
          <w:rtl w:val="0"/>
        </w:rPr>
        <w:t xml:space="preserve">물품 개조: 현기탄, 폭염탄, 냉동탄, 은탄, 관통탄, 폭열탄, C4비탄, 경장상진, 나노기계개조, 현자의 돌(화원소), 파패조령자탄</w:t>
      </w:r>
    </w:p>
    <w:p w:rsidR="00000000" w:rsidDel="00000000" w:rsidP="00000000" w:rsidRDefault="00000000" w:rsidRPr="00000000" w14:paraId="00002A8F">
      <w:pPr>
        <w:rPr/>
      </w:pPr>
      <w:r w:rsidDel="00000000" w:rsidR="00000000" w:rsidRPr="00000000">
        <w:rPr>
          <w:rFonts w:ascii="Arial Unicode MS" w:cs="Arial Unicode MS" w:eastAsia="Arial Unicode MS" w:hAnsi="Arial Unicode MS"/>
          <w:rtl w:val="0"/>
        </w:rPr>
        <w:t xml:space="preserve">개념무장: 붕괴지환상-각인궁Failnaught</w:t>
      </w:r>
    </w:p>
    <w:p w:rsidR="00000000" w:rsidDel="00000000" w:rsidP="00000000" w:rsidRDefault="00000000" w:rsidRPr="00000000" w14:paraId="00002A90">
      <w:pPr>
        <w:rPr/>
      </w:pPr>
      <w:r w:rsidDel="00000000" w:rsidR="00000000" w:rsidRPr="00000000">
        <w:rPr>
          <w:rFonts w:ascii="Arial Unicode MS" w:cs="Arial Unicode MS" w:eastAsia="Arial Unicode MS" w:hAnsi="Arial Unicode MS"/>
          <w:rtl w:val="0"/>
        </w:rPr>
        <w:t xml:space="preserve">전공: 권법대가, 유식지사</w:t>
      </w:r>
    </w:p>
    <w:p w:rsidR="00000000" w:rsidDel="00000000" w:rsidP="00000000" w:rsidRDefault="00000000" w:rsidRPr="00000000" w14:paraId="00002A91">
      <w:pPr>
        <w:rPr/>
      </w:pPr>
      <w:r w:rsidDel="00000000" w:rsidR="00000000" w:rsidRPr="00000000">
        <w:rPr>
          <w:rtl w:val="0"/>
        </w:rPr>
        <w:t xml:space="preserve">========================================================================</w:t>
      </w:r>
    </w:p>
    <w:p w:rsidR="00000000" w:rsidDel="00000000" w:rsidP="00000000" w:rsidRDefault="00000000" w:rsidRPr="00000000" w14:paraId="00002A92">
      <w:pPr>
        <w:rPr/>
      </w:pPr>
      <w:r w:rsidDel="00000000" w:rsidR="00000000" w:rsidRPr="00000000">
        <w:rPr>
          <w:rtl w:val="0"/>
        </w:rPr>
        <w:t xml:space="preserve">===================================</w:t>
      </w:r>
    </w:p>
    <w:p w:rsidR="00000000" w:rsidDel="00000000" w:rsidP="00000000" w:rsidRDefault="00000000" w:rsidRPr="00000000" w14:paraId="00002A93">
      <w:pPr>
        <w:rPr/>
      </w:pPr>
      <w:r w:rsidDel="00000000" w:rsidR="00000000" w:rsidRPr="00000000">
        <w:rPr>
          <w:rFonts w:ascii="Arial Unicode MS" w:cs="Arial Unicode MS" w:eastAsia="Arial Unicode MS" w:hAnsi="Arial Unicode MS"/>
          <w:rtl w:val="0"/>
        </w:rPr>
        <w:t xml:space="preserve">3.18 업데이트 내용:</w:t>
      </w:r>
    </w:p>
    <w:p w:rsidR="00000000" w:rsidDel="00000000" w:rsidP="00000000" w:rsidRDefault="00000000" w:rsidRPr="00000000" w14:paraId="00002A94">
      <w:pPr>
        <w:rPr/>
      </w:pPr>
      <w:r w:rsidDel="00000000" w:rsidR="00000000" w:rsidRPr="00000000">
        <w:rPr>
          <w:rFonts w:ascii="Arial Unicode MS" w:cs="Arial Unicode MS" w:eastAsia="Arial Unicode MS" w:hAnsi="Arial Unicode MS"/>
          <w:rtl w:val="0"/>
        </w:rPr>
        <w:t xml:space="preserve">조정: 탐지 수치 조정, 지옥 군주의 축복 제거, 차량 규칙 조정, 청풍검의 제거</w:t>
      </w:r>
    </w:p>
    <w:p w:rsidR="00000000" w:rsidDel="00000000" w:rsidP="00000000" w:rsidRDefault="00000000" w:rsidRPr="00000000" w14:paraId="00002A95">
      <w:pPr>
        <w:rPr/>
      </w:pPr>
      <w:r w:rsidDel="00000000" w:rsidR="00000000" w:rsidRPr="00000000">
        <w:rPr>
          <w:rFonts w:ascii="Arial Unicode MS" w:cs="Arial Unicode MS" w:eastAsia="Arial Unicode MS" w:hAnsi="Arial Unicode MS"/>
          <w:rtl w:val="0"/>
        </w:rPr>
        <w:t xml:space="preserve">혈통: 뇌랑룡, 구중, 광석 네트워크 수호자, 야토, 원시 이충, 지식과 역사의 반수 변화, 월토(달의 민족), 관찰자 효과 종합증, 해거인, 자원 통합 사념체, 신인류, 에일라스 천사, 신희지자, 쿠사나기 가문의 불멸신염 혈맥, 인어</w:t>
      </w:r>
    </w:p>
    <w:p w:rsidR="00000000" w:rsidDel="00000000" w:rsidP="00000000" w:rsidRDefault="00000000" w:rsidRPr="00000000" w14:paraId="00002A96">
      <w:pPr>
        <w:rPr/>
      </w:pPr>
      <w:r w:rsidDel="00000000" w:rsidR="00000000" w:rsidRPr="00000000">
        <w:rPr>
          <w:rFonts w:ascii="Arial Unicode MS" w:cs="Arial Unicode MS" w:eastAsia="Arial Unicode MS" w:hAnsi="Arial Unicode MS"/>
          <w:rtl w:val="0"/>
        </w:rPr>
        <w:t xml:space="preserve">개조: 최후의 생존자(대체자), 함대소녀 개조, 수호자 성령, 전쟁 성령, 수호자 성령, 황혼 성령, 열양 성령, 피월 성령, 정의의 천사, 타락천사</w:t>
      </w:r>
    </w:p>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칭호: 전장의사</w:t>
      </w:r>
    </w:p>
    <w:p w:rsidR="00000000" w:rsidDel="00000000" w:rsidP="00000000" w:rsidRDefault="00000000" w:rsidRPr="00000000" w14:paraId="00002A98">
      <w:pPr>
        <w:rPr/>
      </w:pPr>
      <w:r w:rsidDel="00000000" w:rsidR="00000000" w:rsidRPr="00000000">
        <w:rPr>
          <w:rFonts w:ascii="Arial Unicode MS" w:cs="Arial Unicode MS" w:eastAsia="Arial Unicode MS" w:hAnsi="Arial Unicode MS"/>
          <w:rtl w:val="0"/>
        </w:rPr>
        <w:t xml:space="preserve">유파: 삼국지 살, 영광의 혼, 백부장 </w:t>
      </w:r>
    </w:p>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수련: 괴비지주</w:t>
      </w:r>
    </w:p>
    <w:p w:rsidR="00000000" w:rsidDel="00000000" w:rsidP="00000000" w:rsidRDefault="00000000" w:rsidRPr="00000000" w14:paraId="00002A9A">
      <w:pPr>
        <w:rPr/>
      </w:pPr>
      <w:r w:rsidDel="00000000" w:rsidR="00000000" w:rsidRPr="00000000">
        <w:rPr>
          <w:rFonts w:ascii="Arial Unicode MS" w:cs="Arial Unicode MS" w:eastAsia="Arial Unicode MS" w:hAnsi="Arial Unicode MS"/>
          <w:rtl w:val="0"/>
        </w:rPr>
        <w:t xml:space="preserve">도술: 간, 곤, 손, 진, 감, 리, 간, 태, 남명리화검, 일기화삼청</w:t>
      </w:r>
    </w:p>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물품: 제재대검, 죄업대검, 교당기사대검, 야스트라대검, 로스릭기사대검, 정밀한 마장, 홍련기사창, 하이드기사기창, "동결", 불가시의 검, 명기·패자장창, 월하미인, 노랑대곡검, 육도윤회, 화사홍엽선, 오금자폐선, 일월건곤선인, 뇌명금사해당선, 풍우매화선, 자이침묵지선, 청마수, 궁창호수, 선력금침, 박록, 식혈요도, 영투창, 원월선인, 명기·항악송운, 복수화총: 실패보호자의 최후참회, 열창, 진사도목검, 고사아단관산탄총, 비혈지모추지자, 광대기사검, 지명암추, 천리신편, 영혼겁략자전부, 염인의 대검, 본국공기대제식법장, 마족군용중형라이플, 나반(Navan), 용골성도, 에릭의 성창, 아기니, 누타라, 누관검, 백루검, 천본앵, 참검·삼동계, 무견불파지력, 자하지도, 산실지인, 신도천읍, 주엄, 사장무적——천염참풍월, 미가엘12, 청룡언월도, 환조자지장---우조지증, 귀곡, 비홍여마, 담람묘하, 간장·막야, 요도 "귀곡", 수렵노포, 섬량지검, 사유, 장팔사모, 호문고정도, 광전지부 "페일세일", 묵곡, 흑총·원전, 영인, 마창 "Gae·Bolg"(찌르는 사극지창), 제식퇴마도-광인출력형, 우음대참도, 주박자특대검, 음양용수선, 악마도봉(DOTA2), 월은지인, 통곡지검, 모은대추, 사령야상, 참룡검, 공주삼검지삼: 소련, 퀠잠(Quel'Zaram), 조석사자, 유검·기린정당, 붕겁, 기검 "포도어령", 거인지검, 골론노바열광지검, 개인정점——장일, 자경, 신희, 용관귀참, 오참, 비련, 운요, 백독연람련주노, 동야호(성쇄), 연민지인, 심판지인, 은사</w:t>
      </w:r>
    </w:p>
    <w:p w:rsidR="00000000" w:rsidDel="00000000" w:rsidP="00000000" w:rsidRDefault="00000000" w:rsidRPr="00000000" w14:paraId="00002A9C">
      <w:pPr>
        <w:rPr/>
      </w:pPr>
      <w:r w:rsidDel="00000000" w:rsidR="00000000" w:rsidRPr="00000000">
        <w:rPr>
          <w:rFonts w:ascii="Arial Unicode MS" w:cs="Arial Unicode MS" w:eastAsia="Arial Unicode MS" w:hAnsi="Arial Unicode MS"/>
          <w:rtl w:val="0"/>
        </w:rPr>
        <w:t xml:space="preserve">개념무장: 백색사신</w:t>
      </w:r>
    </w:p>
    <w:p w:rsidR="00000000" w:rsidDel="00000000" w:rsidP="00000000" w:rsidRDefault="00000000" w:rsidRPr="00000000" w14:paraId="00002A9D">
      <w:pPr>
        <w:rPr/>
      </w:pPr>
      <w:r w:rsidDel="00000000" w:rsidR="00000000" w:rsidRPr="00000000">
        <w:rPr>
          <w:rFonts w:ascii="Arial Unicode MS" w:cs="Arial Unicode MS" w:eastAsia="Arial Unicode MS" w:hAnsi="Arial Unicode MS"/>
          <w:rtl w:val="0"/>
        </w:rPr>
        <w:t xml:space="preserve">물품개조: 기갑격투개조</w:t>
      </w:r>
    </w:p>
    <w:p w:rsidR="00000000" w:rsidDel="00000000" w:rsidP="00000000" w:rsidRDefault="00000000" w:rsidRPr="00000000" w14:paraId="00002A9E">
      <w:pPr>
        <w:rPr/>
      </w:pPr>
      <w:r w:rsidDel="00000000" w:rsidR="00000000" w:rsidRPr="00000000">
        <w:rPr>
          <w:rFonts w:ascii="Arial Unicode MS" w:cs="Arial Unicode MS" w:eastAsia="Arial Unicode MS" w:hAnsi="Arial Unicode MS"/>
          <w:rtl w:val="0"/>
        </w:rPr>
        <w:t xml:space="preserve">전공: 선천도체, 투기</w:t>
      </w:r>
    </w:p>
    <w:p w:rsidR="00000000" w:rsidDel="00000000" w:rsidP="00000000" w:rsidRDefault="00000000" w:rsidRPr="00000000" w14:paraId="00002A9F">
      <w:pPr>
        <w:rPr/>
      </w:pPr>
      <w:r w:rsidDel="00000000" w:rsidR="00000000" w:rsidRPr="00000000">
        <w:rPr>
          <w:rtl w:val="0"/>
        </w:rPr>
        <w:t xml:space="preserve">========================================================================</w:t>
      </w:r>
    </w:p>
    <w:p w:rsidR="00000000" w:rsidDel="00000000" w:rsidP="00000000" w:rsidRDefault="00000000" w:rsidRPr="00000000" w14:paraId="00002AA0">
      <w:pPr>
        <w:rPr/>
      </w:pPr>
      <w:r w:rsidDel="00000000" w:rsidR="00000000" w:rsidRPr="00000000">
        <w:rPr>
          <w:rtl w:val="0"/>
        </w:rPr>
        <w:t xml:space="preserve">===================================</w:t>
      </w:r>
    </w:p>
    <w:p w:rsidR="00000000" w:rsidDel="00000000" w:rsidP="00000000" w:rsidRDefault="00000000" w:rsidRPr="00000000" w14:paraId="00002AA1">
      <w:pPr>
        <w:rPr/>
      </w:pPr>
      <w:r w:rsidDel="00000000" w:rsidR="00000000" w:rsidRPr="00000000">
        <w:rPr>
          <w:rFonts w:ascii="Arial Unicode MS" w:cs="Arial Unicode MS" w:eastAsia="Arial Unicode MS" w:hAnsi="Arial Unicode MS"/>
          <w:rtl w:val="0"/>
        </w:rPr>
        <w:t xml:space="preserve">3.17 업데이트 내용:</w:t>
      </w:r>
    </w:p>
    <w:p w:rsidR="00000000" w:rsidDel="00000000" w:rsidP="00000000" w:rsidRDefault="00000000" w:rsidRPr="00000000" w14:paraId="00002AA2">
      <w:pPr>
        <w:rPr/>
      </w:pPr>
      <w:r w:rsidDel="00000000" w:rsidR="00000000" w:rsidRPr="00000000">
        <w:rPr>
          <w:rFonts w:ascii="Arial Unicode MS" w:cs="Arial Unicode MS" w:eastAsia="Arial Unicode MS" w:hAnsi="Arial Unicode MS"/>
          <w:rtl w:val="0"/>
        </w:rPr>
        <w:t xml:space="preserve">조정: 패기사용자 약화, 곡선돌격 규칙 조정, 부하 규칙 조정, 란드리의 고문 약화, 침묵술사 강화, 모든 막기에 이동 능력 약화, 용재 개조 조정, 황의지왕 조정, 엘드리치 홍석 제거, 엘드리치 청석 제거, 세계수의 잎 제거, 일부 전투 중 비약물류 회복 에너지풀 효과 제거 및 조정, 마애군주 약화, 검무자 조정, 기본 규칙(억압, 전복 등, 불량상태의 중도 상한) 조정, 황금요정 조정, 3계와 4계 본능각성 조정, 피백참극 칭호로 조정</w:t>
      </w:r>
    </w:p>
    <w:p w:rsidR="00000000" w:rsidDel="00000000" w:rsidP="00000000" w:rsidRDefault="00000000" w:rsidRPr="00000000" w14:paraId="00002AA3">
      <w:pPr>
        <w:rPr/>
      </w:pPr>
      <w:r w:rsidDel="00000000" w:rsidR="00000000" w:rsidRPr="00000000">
        <w:rPr>
          <w:rFonts w:ascii="Arial Unicode MS" w:cs="Arial Unicode MS" w:eastAsia="Arial Unicode MS" w:hAnsi="Arial Unicode MS"/>
          <w:rtl w:val="0"/>
        </w:rPr>
        <w:t xml:space="preserve">혈통: 미가엘, 가브리엘, 사리엘, 라파엘, 아스가르드 신성무자 혈통, Whisper 혈통, 아란스 혈통, 흑암정령, 용사와 신마예 혈통, 사이어인 혈통, 유전자편집전사</w:t>
      </w:r>
    </w:p>
    <w:p w:rsidR="00000000" w:rsidDel="00000000" w:rsidP="00000000" w:rsidRDefault="00000000" w:rsidRPr="00000000" w14:paraId="00002AA4">
      <w:pPr>
        <w:rPr/>
      </w:pPr>
      <w:r w:rsidDel="00000000" w:rsidR="00000000" w:rsidRPr="00000000">
        <w:rPr>
          <w:rFonts w:ascii="Arial Unicode MS" w:cs="Arial Unicode MS" w:eastAsia="Arial Unicode MS" w:hAnsi="Arial Unicode MS"/>
          <w:rtl w:val="0"/>
        </w:rPr>
        <w:t xml:space="preserve">개조: 철혈한한, 탈심마, 신후, 안카루(Akhkharu)-아산흡혈귀, 무대소녀, 빙인, 풍폭, 강력사, 금강랑, 환영묘, 만자왕, 람마귀, 갑, 사지, 흑광병독, 천명지자</w:t>
      </w:r>
    </w:p>
    <w:p w:rsidR="00000000" w:rsidDel="00000000" w:rsidP="00000000" w:rsidRDefault="00000000" w:rsidRPr="00000000" w14:paraId="00002AA5">
      <w:pPr>
        <w:rPr/>
      </w:pPr>
      <w:r w:rsidDel="00000000" w:rsidR="00000000" w:rsidRPr="00000000">
        <w:rPr>
          <w:rFonts w:ascii="Arial Unicode MS" w:cs="Arial Unicode MS" w:eastAsia="Arial Unicode MS" w:hAnsi="Arial Unicode MS"/>
          <w:rtl w:val="0"/>
        </w:rPr>
        <w:t xml:space="preserve">동술: 파괴동, 신의지안, 섬멸안, 원여근지동, 육도윤회안, 응안시각</w:t>
      </w:r>
    </w:p>
    <w:p w:rsidR="00000000" w:rsidDel="00000000" w:rsidP="00000000" w:rsidRDefault="00000000" w:rsidRPr="00000000" w14:paraId="00002AA6">
      <w:pPr>
        <w:rPr/>
      </w:pPr>
      <w:r w:rsidDel="00000000" w:rsidR="00000000" w:rsidRPr="00000000">
        <w:rPr>
          <w:rFonts w:ascii="Arial Unicode MS" w:cs="Arial Unicode MS" w:eastAsia="Arial Unicode MS" w:hAnsi="Arial Unicode MS"/>
          <w:rtl w:val="0"/>
        </w:rPr>
        <w:t xml:space="preserve">칭호: 협은각, 음유시인, 전쟁보루, 용병, 명투사</w:t>
      </w:r>
    </w:p>
    <w:p w:rsidR="00000000" w:rsidDel="00000000" w:rsidP="00000000" w:rsidRDefault="00000000" w:rsidRPr="00000000" w14:paraId="00002AA7">
      <w:pPr>
        <w:rPr/>
      </w:pPr>
      <w:r w:rsidDel="00000000" w:rsidR="00000000" w:rsidRPr="00000000">
        <w:rPr>
          <w:rFonts w:ascii="Arial Unicode MS" w:cs="Arial Unicode MS" w:eastAsia="Arial Unicode MS" w:hAnsi="Arial Unicode MS"/>
          <w:rtl w:val="0"/>
        </w:rPr>
        <w:t xml:space="preserve">유파: 영우산장전적, 잔운각, 능무여접, 비호미종, 오랑팔괘곤, 철심참, 어풍칠절, 고고학자, 군인</w:t>
      </w:r>
    </w:p>
    <w:p w:rsidR="00000000" w:rsidDel="00000000" w:rsidP="00000000" w:rsidRDefault="00000000" w:rsidRPr="00000000" w14:paraId="00002AA8">
      <w:pPr>
        <w:rPr/>
      </w:pPr>
      <w:r w:rsidDel="00000000" w:rsidR="00000000" w:rsidRPr="00000000">
        <w:rPr>
          <w:rFonts w:ascii="Arial Unicode MS" w:cs="Arial Unicode MS" w:eastAsia="Arial Unicode MS" w:hAnsi="Arial Unicode MS"/>
          <w:rtl w:val="0"/>
        </w:rPr>
        <w:t xml:space="preserve">수련: 신화영웅, 명왕변화</w:t>
      </w:r>
    </w:p>
    <w:p w:rsidR="00000000" w:rsidDel="00000000" w:rsidP="00000000" w:rsidRDefault="00000000" w:rsidRPr="00000000" w14:paraId="00002AA9">
      <w:pPr>
        <w:rPr/>
      </w:pPr>
      <w:r w:rsidDel="00000000" w:rsidR="00000000" w:rsidRPr="00000000">
        <w:rPr>
          <w:rFonts w:ascii="Arial Unicode MS" w:cs="Arial Unicode MS" w:eastAsia="Arial Unicode MS" w:hAnsi="Arial Unicode MS"/>
          <w:rtl w:val="0"/>
        </w:rPr>
        <w:t xml:space="preserve">도술: 등운가무/어검비행, 축세대발</w:t>
      </w:r>
    </w:p>
    <w:p w:rsidR="00000000" w:rsidDel="00000000" w:rsidP="00000000" w:rsidRDefault="00000000" w:rsidRPr="00000000" w14:paraId="00002AAA">
      <w:pPr>
        <w:rPr/>
      </w:pPr>
      <w:r w:rsidDel="00000000" w:rsidR="00000000" w:rsidRPr="00000000">
        <w:rPr>
          <w:rFonts w:ascii="Arial Unicode MS" w:cs="Arial Unicode MS" w:eastAsia="Arial Unicode MS" w:hAnsi="Arial Unicode MS"/>
          <w:rtl w:val="0"/>
        </w:rPr>
        <w:t xml:space="preserve">법술: 흑암술, 요화</w:t>
      </w:r>
    </w:p>
    <w:p w:rsidR="00000000" w:rsidDel="00000000" w:rsidP="00000000" w:rsidRDefault="00000000" w:rsidRPr="00000000" w14:paraId="00002AAB">
      <w:pPr>
        <w:rPr/>
      </w:pPr>
      <w:r w:rsidDel="00000000" w:rsidR="00000000" w:rsidRPr="00000000">
        <w:rPr>
          <w:rFonts w:ascii="Arial Unicode MS" w:cs="Arial Unicode MS" w:eastAsia="Arial Unicode MS" w:hAnsi="Arial Unicode MS"/>
          <w:rtl w:val="0"/>
        </w:rPr>
        <w:t xml:space="preserve">물품: 예봉지초, 거인지심, 유란·영식, 왕지재보[GATE OF BABYLON], 사지전이, 신기호각, 공오지심, 헤르메스지혁, 칠리혁, 식인마거력장갑-"타카크지수", 마법수호부, 일하타사칠개, 방어지모-화평지례, 혈지효, 메켄스무, 여인두루마기, 광란면구, 파영-랑, 파영-오, 파영-서, 파영-산양, 아르베르트, 에트발, 재생협두루마기, 자유행동지계-애덴타의 선물, 브리히가만-섬량의 목걸이, 난릉왕의 가면, 천사령우, 속도호완, 혹심계지, 야엔그리펠, 메긴기오드, 만령마약, 복아간지련, 만물모기정, 원리진세의 이상향(AVALON), 라이사렐·사망저어, 마도지궁——덕력의 번뇌, 보리궁, 거궁[희], 낙일신궁, 전미요궁, 애염명왕천궁, 대법륜, 감로병, 영락산개, 명왕삼차창, 금강보검, 금강삭, 불멸화염, 금강저, 금편</w:t>
      </w:r>
    </w:p>
    <w:p w:rsidR="00000000" w:rsidDel="00000000" w:rsidP="00000000" w:rsidRDefault="00000000" w:rsidRPr="00000000" w14:paraId="00002AAC">
      <w:pPr>
        <w:rPr/>
      </w:pPr>
      <w:r w:rsidDel="00000000" w:rsidR="00000000" w:rsidRPr="00000000">
        <w:rPr>
          <w:rFonts w:ascii="Arial Unicode MS" w:cs="Arial Unicode MS" w:eastAsia="Arial Unicode MS" w:hAnsi="Arial Unicode MS"/>
          <w:rtl w:val="0"/>
        </w:rPr>
        <w:t xml:space="preserve">소모품:</w:t>
      </w:r>
    </w:p>
    <w:p w:rsidR="00000000" w:rsidDel="00000000" w:rsidP="00000000" w:rsidRDefault="00000000" w:rsidRPr="00000000" w14:paraId="00002AAD">
      <w:pPr>
        <w:rPr/>
      </w:pPr>
      <w:r w:rsidDel="00000000" w:rsidR="00000000" w:rsidRPr="00000000">
        <w:rPr>
          <w:rFonts w:ascii="Arial Unicode MS" w:cs="Arial Unicode MS" w:eastAsia="Arial Unicode MS" w:hAnsi="Arial Unicode MS"/>
          <w:rtl w:val="0"/>
        </w:rPr>
        <w:t xml:space="preserve">물품개조: 기갑격투개조</w:t>
      </w:r>
    </w:p>
    <w:p w:rsidR="00000000" w:rsidDel="00000000" w:rsidP="00000000" w:rsidRDefault="00000000" w:rsidRPr="00000000" w14:paraId="00002AAE">
      <w:pPr>
        <w:rPr/>
      </w:pPr>
      <w:r w:rsidDel="00000000" w:rsidR="00000000" w:rsidRPr="00000000">
        <w:rPr>
          <w:rFonts w:ascii="Arial Unicode MS" w:cs="Arial Unicode MS" w:eastAsia="Arial Unicode MS" w:hAnsi="Arial Unicode MS"/>
          <w:rtl w:val="0"/>
        </w:rPr>
        <w:t xml:space="preserve">극본물품: 행운석, 사해고권, 성배, 형극황관, 진·십자가, 랑기누스지창, 지존마계, 심판지모, 망령진경, 부활석대, 아켄보석</w:t>
      </w:r>
    </w:p>
    <w:p w:rsidR="00000000" w:rsidDel="00000000" w:rsidP="00000000" w:rsidRDefault="00000000" w:rsidRPr="00000000" w14:paraId="00002AAF">
      <w:pPr>
        <w:rPr/>
      </w:pPr>
      <w:r w:rsidDel="00000000" w:rsidR="00000000" w:rsidRPr="00000000">
        <w:rPr>
          <w:rFonts w:ascii="Arial Unicode MS" w:cs="Arial Unicode MS" w:eastAsia="Arial Unicode MS" w:hAnsi="Arial Unicode MS"/>
          <w:rtl w:val="0"/>
        </w:rPr>
        <w:t xml:space="preserve">가승급물품: 진백지궁——자스티, 축일자장궁</w:t>
      </w:r>
    </w:p>
    <w:p w:rsidR="00000000" w:rsidDel="00000000" w:rsidP="00000000" w:rsidRDefault="00000000" w:rsidRPr="00000000" w14:paraId="00002AB0">
      <w:pPr>
        <w:rPr/>
      </w:pPr>
      <w:r w:rsidDel="00000000" w:rsidR="00000000" w:rsidRPr="00000000">
        <w:rPr>
          <w:rFonts w:ascii="Arial Unicode MS" w:cs="Arial Unicode MS" w:eastAsia="Arial Unicode MS" w:hAnsi="Arial Unicode MS"/>
          <w:rtl w:val="0"/>
        </w:rPr>
        <w:t xml:space="preserve">전공: 기본각법</w:t>
      </w:r>
    </w:p>
    <w:p w:rsidR="00000000" w:rsidDel="00000000" w:rsidP="00000000" w:rsidRDefault="00000000" w:rsidRPr="00000000" w14:paraId="00002AB1">
      <w:pPr>
        <w:rPr/>
      </w:pPr>
      <w:r w:rsidDel="00000000" w:rsidR="00000000" w:rsidRPr="00000000">
        <w:rPr>
          <w:rtl w:val="0"/>
        </w:rPr>
        <w:t xml:space="preserve">========================================================================</w:t>
      </w:r>
    </w:p>
    <w:p w:rsidR="00000000" w:rsidDel="00000000" w:rsidP="00000000" w:rsidRDefault="00000000" w:rsidRPr="00000000" w14:paraId="00002AB2">
      <w:pPr>
        <w:rPr/>
      </w:pPr>
      <w:r w:rsidDel="00000000" w:rsidR="00000000" w:rsidRPr="00000000">
        <w:rPr>
          <w:rtl w:val="0"/>
        </w:rPr>
        <w:t xml:space="preserve">===================================</w:t>
      </w:r>
    </w:p>
    <w:p w:rsidR="00000000" w:rsidDel="00000000" w:rsidP="00000000" w:rsidRDefault="00000000" w:rsidRPr="00000000" w14:paraId="00002AB3">
      <w:pPr>
        <w:rPr/>
      </w:pPr>
      <w:r w:rsidDel="00000000" w:rsidR="00000000" w:rsidRPr="00000000">
        <w:rPr>
          <w:rFonts w:ascii="Arial Unicode MS" w:cs="Arial Unicode MS" w:eastAsia="Arial Unicode MS" w:hAnsi="Arial Unicode MS"/>
          <w:rtl w:val="0"/>
        </w:rPr>
        <w:t xml:space="preserve">3.16 업데이트 내용:</w:t>
      </w:r>
    </w:p>
    <w:p w:rsidR="00000000" w:rsidDel="00000000" w:rsidP="00000000" w:rsidRDefault="00000000" w:rsidRPr="00000000" w14:paraId="00002AB4">
      <w:pPr>
        <w:rPr/>
      </w:pPr>
      <w:r w:rsidDel="00000000" w:rsidR="00000000" w:rsidRPr="00000000">
        <w:rPr>
          <w:rFonts w:ascii="Arial Unicode MS" w:cs="Arial Unicode MS" w:eastAsia="Arial Unicode MS" w:hAnsi="Arial Unicode MS"/>
          <w:rtl w:val="0"/>
        </w:rPr>
        <w:t xml:space="preserve">조정: 모든 [포격] 가격 조정, 다루기 어려운 신의 불, 전사 칭호, 수명 규칙 조정, 대응 조정 일부 상응 능력, 극속자 제거, 소도사 조정, 법술저항 조정, 방어부가성공 응용규칙 조정, 흑암환경 조정, 진아율자 제거</w:t>
      </w:r>
    </w:p>
    <w:p w:rsidR="00000000" w:rsidDel="00000000" w:rsidP="00000000" w:rsidRDefault="00000000" w:rsidRPr="00000000" w14:paraId="00002AB5">
      <w:pPr>
        <w:rPr/>
      </w:pPr>
      <w:r w:rsidDel="00000000" w:rsidR="00000000" w:rsidRPr="00000000">
        <w:rPr>
          <w:rFonts w:ascii="Arial Unicode MS" w:cs="Arial Unicode MS" w:eastAsia="Arial Unicode MS" w:hAnsi="Arial Unicode MS"/>
          <w:rtl w:val="0"/>
        </w:rPr>
        <w:t xml:space="preserve">혈통: 왕생당, 작열의 지옥아, 무화의 여열, 안기엘인, 이각인, 거인, 문지수호자 GATE KEEPER, 용암거수, 원녀, 아위, 스크라이어, 엘란(Elan), 팬더인, 암석거인, 초인강화, 천부영걸, 광영혈맥——제황협</w:t>
      </w:r>
    </w:p>
    <w:p w:rsidR="00000000" w:rsidDel="00000000" w:rsidP="00000000" w:rsidRDefault="00000000" w:rsidRPr="00000000" w14:paraId="00002AB6">
      <w:pPr>
        <w:rPr/>
      </w:pPr>
      <w:r w:rsidDel="00000000" w:rsidR="00000000" w:rsidRPr="00000000">
        <w:rPr>
          <w:rFonts w:ascii="Arial Unicode MS" w:cs="Arial Unicode MS" w:eastAsia="Arial Unicode MS" w:hAnsi="Arial Unicode MS"/>
          <w:rtl w:val="0"/>
        </w:rPr>
        <w:t xml:space="preserve">개조: 가면기사 BLACK SUN, 기동타로, 가면기사 성검, 화무전사개조-염발작안의 토벌자, 전격사, 계약자 시리즈(인력조종능력조, 마기능력조, 햄버거능력조), 악령기사, 야마협, 녹거인, 거미협, 식발사, 흑광병독, 천명지자</w:t>
      </w:r>
    </w:p>
    <w:p w:rsidR="00000000" w:rsidDel="00000000" w:rsidP="00000000" w:rsidRDefault="00000000" w:rsidRPr="00000000" w14:paraId="00002AB7">
      <w:pPr>
        <w:rPr/>
      </w:pPr>
      <w:r w:rsidDel="00000000" w:rsidR="00000000" w:rsidRPr="00000000">
        <w:rPr>
          <w:rFonts w:ascii="Arial Unicode MS" w:cs="Arial Unicode MS" w:eastAsia="Arial Unicode MS" w:hAnsi="Arial Unicode MS"/>
          <w:rtl w:val="0"/>
        </w:rPr>
        <w:t xml:space="preserve">동술: 파괴동, 신의지안, 섬멸안, 원여근지동, 육도윤회안, 응안시각, 초시</w:t>
      </w:r>
    </w:p>
    <w:p w:rsidR="00000000" w:rsidDel="00000000" w:rsidP="00000000" w:rsidRDefault="00000000" w:rsidRPr="00000000" w14:paraId="00002AB8">
      <w:pPr>
        <w:rPr/>
      </w:pPr>
      <w:r w:rsidDel="00000000" w:rsidR="00000000" w:rsidRPr="00000000">
        <w:rPr>
          <w:rFonts w:ascii="Arial Unicode MS" w:cs="Arial Unicode MS" w:eastAsia="Arial Unicode MS" w:hAnsi="Arial Unicode MS"/>
          <w:rtl w:val="0"/>
        </w:rPr>
        <w:t xml:space="preserve">칭호: 협은각, 음유시인, 전쟁보루, 용병, 명투사</w:t>
      </w:r>
    </w:p>
    <w:p w:rsidR="00000000" w:rsidDel="00000000" w:rsidP="00000000" w:rsidRDefault="00000000" w:rsidRPr="00000000" w14:paraId="00002AB9">
      <w:pPr>
        <w:rPr/>
      </w:pPr>
      <w:r w:rsidDel="00000000" w:rsidR="00000000" w:rsidRPr="00000000">
        <w:rPr>
          <w:rFonts w:ascii="Arial Unicode MS" w:cs="Arial Unicode MS" w:eastAsia="Arial Unicode MS" w:hAnsi="Arial Unicode MS"/>
          <w:rtl w:val="0"/>
        </w:rPr>
        <w:t xml:space="preserve">유파: 청풍검의, 수련자, 협객, 당문제자, 팔괘장, 동방불패, 항룡십팔장, 중화무술기본교재 제1판(임교판), 참강검, 설아류오의, 하드라의 장기, 계청암기</w:t>
      </w:r>
    </w:p>
    <w:p w:rsidR="00000000" w:rsidDel="00000000" w:rsidP="00000000" w:rsidRDefault="00000000" w:rsidRPr="00000000" w14:paraId="00002ABA">
      <w:pPr>
        <w:rPr/>
      </w:pPr>
      <w:r w:rsidDel="00000000" w:rsidR="00000000" w:rsidRPr="00000000">
        <w:rPr>
          <w:rFonts w:ascii="Arial Unicode MS" w:cs="Arial Unicode MS" w:eastAsia="Arial Unicode MS" w:hAnsi="Arial Unicode MS"/>
          <w:rtl w:val="0"/>
        </w:rPr>
        <w:t xml:space="preserve">도술: 황건력사, 법기가지, 오행도법, 속법천근정</w:t>
      </w:r>
    </w:p>
    <w:p w:rsidR="00000000" w:rsidDel="00000000" w:rsidP="00000000" w:rsidRDefault="00000000" w:rsidRPr="00000000" w14:paraId="00002ABB">
      <w:pPr>
        <w:rPr/>
      </w:pPr>
      <w:r w:rsidDel="00000000" w:rsidR="00000000" w:rsidRPr="00000000">
        <w:rPr>
          <w:rFonts w:ascii="Arial Unicode MS" w:cs="Arial Unicode MS" w:eastAsia="Arial Unicode MS" w:hAnsi="Arial Unicode MS"/>
          <w:rtl w:val="0"/>
        </w:rPr>
        <w:t xml:space="preserve">법술: 대지지력, 천사지장벽, 방호원격공격, 호체석부, 매혹지어, 혼돈정벽, 호신, 선풍호신, 작전지혜, 광지병장, 풍행술, 가속술, 예봉술, 성역술, 임의문</w:t>
      </w:r>
    </w:p>
    <w:p w:rsidR="00000000" w:rsidDel="00000000" w:rsidP="00000000" w:rsidRDefault="00000000" w:rsidRPr="00000000" w14:paraId="00002ABC">
      <w:pPr>
        <w:rPr/>
      </w:pPr>
      <w:r w:rsidDel="00000000" w:rsidR="00000000" w:rsidRPr="00000000">
        <w:rPr>
          <w:rFonts w:ascii="Arial Unicode MS" w:cs="Arial Unicode MS" w:eastAsia="Arial Unicode MS" w:hAnsi="Arial Unicode MS"/>
          <w:rtl w:val="0"/>
        </w:rPr>
        <w:t xml:space="preserve">물품: 지옥군주의 축복, 석중검, GM-01&lt;천갈자&gt;, GG-02&lt;화서&gt;, GK-06&lt;일각수&gt;, GS-03&lt;훼멸자&gt;, GX-05&lt;삼두견&gt;, &lt;거포&gt;, 다이아마갑, 공문포검, 공문포궁노, 수권파괴자, 프로그램승화황충검, 시전자지포, Ride-Player, 특별주문의 태양산, 처녀자, 원월선인, 수장검, 용담, 전확검(Warglaive), 풍절지인, 낙양, 용사거검, 염주, 낫도, 알파법장, 십자군, 명검공포(위), 도목검, 묘화염주, 무진량식포, 무진수대, 무진사료대, 로스로린의 회두루마기, 팔괘반, 화신계지, 백초낭, 웅황보주, 학도의 호신계지, 우안루경편, 서약지계, 불진, 장명쇄, 해치석상, 은설항련, 풍후지환(위품), 흑무사의 혈피견, 흑무사의 미간석, 흑무사의 본명승, 흑무사의 족하혁, 흑무사의 비법포, 무종지사, 상편절계지, 대일나라의 결혼계지, 음양옥, 백의관음경, 사영기, 금오제, 허영의 호각, 미니팔괘로, 풍지두루마기, 완벽홍보석, 창원류구옥, 애로나의 전대, 식육요구, 신질상치, 사공기, 침중령혼두루마기, 선혈숙녀, 세시의 증례, 란드리의 고문, 이태지경</w:t>
      </w:r>
    </w:p>
    <w:p w:rsidR="00000000" w:rsidDel="00000000" w:rsidP="00000000" w:rsidRDefault="00000000" w:rsidRPr="00000000" w14:paraId="00002ABD">
      <w:pPr>
        <w:rPr/>
      </w:pPr>
      <w:r w:rsidDel="00000000" w:rsidR="00000000" w:rsidRPr="00000000">
        <w:rPr>
          <w:rFonts w:ascii="Arial Unicode MS" w:cs="Arial Unicode MS" w:eastAsia="Arial Unicode MS" w:hAnsi="Arial Unicode MS"/>
          <w:rtl w:val="0"/>
        </w:rPr>
        <w:t xml:space="preserve">소모품: 신경단열탄, 시신도탄</w:t>
      </w:r>
    </w:p>
    <w:p w:rsidR="00000000" w:rsidDel="00000000" w:rsidP="00000000" w:rsidRDefault="00000000" w:rsidRPr="00000000" w14:paraId="00002ABE">
      <w:pPr>
        <w:rPr/>
      </w:pPr>
      <w:r w:rsidDel="00000000" w:rsidR="00000000" w:rsidRPr="00000000">
        <w:rPr>
          <w:rFonts w:ascii="Arial Unicode MS" w:cs="Arial Unicode MS" w:eastAsia="Arial Unicode MS" w:hAnsi="Arial Unicode MS"/>
          <w:rtl w:val="0"/>
        </w:rPr>
        <w:t xml:space="preserve">물품개조: 나선총신설계, 완전한 아아친달란수정 장식, 청풍백설</w:t>
      </w:r>
    </w:p>
    <w:p w:rsidR="00000000" w:rsidDel="00000000" w:rsidP="00000000" w:rsidRDefault="00000000" w:rsidRPr="00000000" w14:paraId="00002ABF">
      <w:pPr>
        <w:rPr/>
      </w:pPr>
      <w:r w:rsidDel="00000000" w:rsidR="00000000" w:rsidRPr="00000000">
        <w:rPr>
          <w:rFonts w:ascii="Arial Unicode MS" w:cs="Arial Unicode MS" w:eastAsia="Arial Unicode MS" w:hAnsi="Arial Unicode MS"/>
          <w:rtl w:val="0"/>
        </w:rPr>
        <w:t xml:space="preserve">가승급물품: G3 Mild동력갑옷 시리즈, Zero-One구동기 시리즈, A.I.M.S.사격승화기, 사격야랑프로그램승화해, 강제승화기1.0</w:t>
      </w:r>
    </w:p>
    <w:p w:rsidR="00000000" w:rsidDel="00000000" w:rsidP="00000000" w:rsidRDefault="00000000" w:rsidRPr="00000000" w14:paraId="00002AC0">
      <w:pPr>
        <w:rPr/>
      </w:pPr>
      <w:r w:rsidDel="00000000" w:rsidR="00000000" w:rsidRPr="00000000">
        <w:rPr>
          <w:rtl w:val="0"/>
        </w:rPr>
        <w:t xml:space="preserve">========================================================================</w:t>
      </w:r>
    </w:p>
    <w:p w:rsidR="00000000" w:rsidDel="00000000" w:rsidP="00000000" w:rsidRDefault="00000000" w:rsidRPr="00000000" w14:paraId="00002AC1">
      <w:pPr>
        <w:rPr/>
      </w:pPr>
      <w:r w:rsidDel="00000000" w:rsidR="00000000" w:rsidRPr="00000000">
        <w:rPr>
          <w:rtl w:val="0"/>
        </w:rPr>
        <w:t xml:space="preserve">===================================</w:t>
      </w:r>
    </w:p>
    <w:p w:rsidR="00000000" w:rsidDel="00000000" w:rsidP="00000000" w:rsidRDefault="00000000" w:rsidRPr="00000000" w14:paraId="00002AC2">
      <w:pPr>
        <w:rPr/>
      </w:pPr>
      <w:r w:rsidDel="00000000" w:rsidR="00000000" w:rsidRPr="00000000">
        <w:rPr>
          <w:rFonts w:ascii="Arial Unicode MS" w:cs="Arial Unicode MS" w:eastAsia="Arial Unicode MS" w:hAnsi="Arial Unicode MS"/>
          <w:rtl w:val="0"/>
        </w:rPr>
        <w:t xml:space="preserve">3.15 업데이트 내용:</w:t>
      </w:r>
    </w:p>
    <w:p w:rsidR="00000000" w:rsidDel="00000000" w:rsidP="00000000" w:rsidRDefault="00000000" w:rsidRPr="00000000" w14:paraId="00002AC3">
      <w:pPr>
        <w:rPr/>
      </w:pPr>
      <w:r w:rsidDel="00000000" w:rsidR="00000000" w:rsidRPr="00000000">
        <w:rPr>
          <w:rFonts w:ascii="Arial Unicode MS" w:cs="Arial Unicode MS" w:eastAsia="Arial Unicode MS" w:hAnsi="Arial Unicode MS"/>
          <w:rtl w:val="0"/>
        </w:rPr>
        <w:t xml:space="preserve">조정: 일부 D급과 C급의 피해감면 조정</w:t>
      </w:r>
    </w:p>
    <w:p w:rsidR="00000000" w:rsidDel="00000000" w:rsidP="00000000" w:rsidRDefault="00000000" w:rsidRPr="00000000" w14:paraId="00002AC4">
      <w:pPr>
        <w:rPr/>
      </w:pPr>
      <w:r w:rsidDel="00000000" w:rsidR="00000000" w:rsidRPr="00000000">
        <w:rPr>
          <w:rFonts w:ascii="Arial Unicode MS" w:cs="Arial Unicode MS" w:eastAsia="Arial Unicode MS" w:hAnsi="Arial Unicode MS"/>
          <w:rtl w:val="0"/>
        </w:rPr>
        <w:t xml:space="preserve">혈통: 가루라 혈통, 염마, 우두인, 선민 혈통, 용혼 혈통, 심해나가, 흡혈귀사냥꾼, 반인마, 삼안족 혈통, 난쟁이, 야나스트, 묘왕, 지옥지혈, 광지종-철혈연화, 은홍미무, 진아?인지율자, 서행사지상, 지수정자, 전기톱인</w:t>
      </w:r>
    </w:p>
    <w:p w:rsidR="00000000" w:rsidDel="00000000" w:rsidP="00000000" w:rsidRDefault="00000000" w:rsidRPr="00000000" w14:paraId="00002AC5">
      <w:pPr>
        <w:rPr/>
      </w:pPr>
      <w:r w:rsidDel="00000000" w:rsidR="00000000" w:rsidRPr="00000000">
        <w:rPr>
          <w:rFonts w:ascii="Arial Unicode MS" w:cs="Arial Unicode MS" w:eastAsia="Arial Unicode MS" w:hAnsi="Arial Unicode MS"/>
          <w:rtl w:val="0"/>
        </w:rPr>
        <w:t xml:space="preserve">개조: 인기개조,</w:t>
      </w:r>
    </w:p>
    <w:p w:rsidR="00000000" w:rsidDel="00000000" w:rsidP="00000000" w:rsidRDefault="00000000" w:rsidRPr="00000000" w14:paraId="00002AC6">
      <w:pPr>
        <w:rPr/>
      </w:pPr>
      <w:r w:rsidDel="00000000" w:rsidR="00000000" w:rsidRPr="00000000">
        <w:rPr>
          <w:rFonts w:ascii="Arial Unicode MS" w:cs="Arial Unicode MS" w:eastAsia="Arial Unicode MS" w:hAnsi="Arial Unicode MS"/>
          <w:rtl w:val="0"/>
        </w:rPr>
        <w:t xml:space="preserve">개조: 강식장갑, 물관공인 마리오, 무중무상, 맹화, 애리사지골, O-04-100 앵하묘, </w:t>
      </w:r>
    </w:p>
    <w:p w:rsidR="00000000" w:rsidDel="00000000" w:rsidP="00000000" w:rsidRDefault="00000000" w:rsidRPr="00000000" w14:paraId="00002AC7">
      <w:pPr>
        <w:rPr/>
      </w:pPr>
      <w:r w:rsidDel="00000000" w:rsidR="00000000" w:rsidRPr="00000000">
        <w:rPr>
          <w:rFonts w:ascii="Arial Unicode MS" w:cs="Arial Unicode MS" w:eastAsia="Arial Unicode MS" w:hAnsi="Arial Unicode MS"/>
          <w:rtl w:val="0"/>
        </w:rPr>
        <w:t xml:space="preserve">칭호: 마법살수, 흑암살수, 잠행자, 닌자, 절지무사</w:t>
      </w:r>
    </w:p>
    <w:p w:rsidR="00000000" w:rsidDel="00000000" w:rsidP="00000000" w:rsidRDefault="00000000" w:rsidRPr="00000000" w14:paraId="00002AC8">
      <w:pPr>
        <w:rPr/>
      </w:pPr>
      <w:r w:rsidDel="00000000" w:rsidR="00000000" w:rsidRPr="00000000">
        <w:rPr>
          <w:rFonts w:ascii="Arial Unicode MS" w:cs="Arial Unicode MS" w:eastAsia="Arial Unicode MS" w:hAnsi="Arial Unicode MS"/>
          <w:rtl w:val="0"/>
        </w:rPr>
        <w:t xml:space="preserve">유파: 청풍검의, 수련자, 협객, 당문제자, 팔괘장, 동방불패, 항룡십팔장, 중화무술기본교재 제1판(임교판), 참강검, 설아류오의, 하드라의 장기, 계청암기</w:t>
      </w:r>
    </w:p>
    <w:p w:rsidR="00000000" w:rsidDel="00000000" w:rsidP="00000000" w:rsidRDefault="00000000" w:rsidRPr="00000000" w14:paraId="00002AC9">
      <w:pPr>
        <w:rPr/>
      </w:pPr>
      <w:r w:rsidDel="00000000" w:rsidR="00000000" w:rsidRPr="00000000">
        <w:rPr>
          <w:rFonts w:ascii="Arial Unicode MS" w:cs="Arial Unicode MS" w:eastAsia="Arial Unicode MS" w:hAnsi="Arial Unicode MS"/>
          <w:rtl w:val="0"/>
        </w:rPr>
        <w:t xml:space="preserve">도술: 황건력사, 법기가지, 오행도법, 속법천근정</w:t>
      </w:r>
    </w:p>
    <w:p w:rsidR="00000000" w:rsidDel="00000000" w:rsidP="00000000" w:rsidRDefault="00000000" w:rsidRPr="00000000" w14:paraId="00002ACA">
      <w:pPr>
        <w:rPr/>
      </w:pPr>
      <w:r w:rsidDel="00000000" w:rsidR="00000000" w:rsidRPr="00000000">
        <w:rPr>
          <w:rFonts w:ascii="Arial Unicode MS" w:cs="Arial Unicode MS" w:eastAsia="Arial Unicode MS" w:hAnsi="Arial Unicode MS"/>
          <w:rtl w:val="0"/>
        </w:rPr>
        <w:t xml:space="preserve">법술: 흑암술, 요화</w:t>
      </w:r>
    </w:p>
    <w:p w:rsidR="00000000" w:rsidDel="00000000" w:rsidP="00000000" w:rsidRDefault="00000000" w:rsidRPr="00000000" w14:paraId="00002ACB">
      <w:pPr>
        <w:rPr/>
      </w:pPr>
      <w:r w:rsidDel="00000000" w:rsidR="00000000" w:rsidRPr="00000000">
        <w:rPr>
          <w:rFonts w:ascii="Arial Unicode MS" w:cs="Arial Unicode MS" w:eastAsia="Arial Unicode MS" w:hAnsi="Arial Unicode MS"/>
          <w:rtl w:val="0"/>
        </w:rPr>
        <w:t xml:space="preserve">물품: 예봉지초, 거인지심, 유란·영식, 왕지재보[GATE OF BABYLON], 사지전이, 신기호각, 공오지심, 헤르메스지혁, 칠리혁, 식인마거력장갑-"타카크지수", 마법수호부, 일하타사칠개, 방어지모-화평지례, 혈지효, 메켄스무, 여인두루마기, 광란면구, 파영-랑, 파영-오, 파영-서, 파영-산양, 아르베르트, 에트발, 재생협두루마기, 자유행동지계-애덴타의 선물, 브리히가만-섬량의 목걸이, 난릉왕의 가면, 천사령우, 속도호완, 혹심계지, 야엔그리펠, 메긴기오드, 만령마약, 복아간지련, 만물모기정, 원리진세의 이상향(AVALON), 라이사렐·사망저어, 마도지궁——덕력의 번뇌, 보리궁, 거궁[희], 낙일신궁, 전미요궁, 애염명왕천궁, 대법륜, 감로병, 영락산개, 명왕삼차창, 금강보검, 금강삭, 불멸화염, 금강저, 금편</w:t>
      </w:r>
    </w:p>
    <w:p w:rsidR="00000000" w:rsidDel="00000000" w:rsidP="00000000" w:rsidRDefault="00000000" w:rsidRPr="00000000" w14:paraId="00002ACC">
      <w:pPr>
        <w:rPr/>
      </w:pPr>
      <w:r w:rsidDel="00000000" w:rsidR="00000000" w:rsidRPr="00000000">
        <w:rPr>
          <w:rFonts w:ascii="Arial Unicode MS" w:cs="Arial Unicode MS" w:eastAsia="Arial Unicode MS" w:hAnsi="Arial Unicode MS"/>
          <w:rtl w:val="0"/>
        </w:rPr>
        <w:t xml:space="preserve">소모품: </w:t>
      </w:r>
    </w:p>
    <w:p w:rsidR="00000000" w:rsidDel="00000000" w:rsidP="00000000" w:rsidRDefault="00000000" w:rsidRPr="00000000" w14:paraId="00002ACD">
      <w:pPr>
        <w:rPr/>
      </w:pPr>
      <w:r w:rsidDel="00000000" w:rsidR="00000000" w:rsidRPr="00000000">
        <w:rPr>
          <w:rFonts w:ascii="Arial Unicode MS" w:cs="Arial Unicode MS" w:eastAsia="Arial Unicode MS" w:hAnsi="Arial Unicode MS"/>
          <w:rtl w:val="0"/>
        </w:rPr>
        <w:t xml:space="preserve">물품개조: </w:t>
      </w:r>
    </w:p>
    <w:p w:rsidR="00000000" w:rsidDel="00000000" w:rsidP="00000000" w:rsidRDefault="00000000" w:rsidRPr="00000000" w14:paraId="00002ACE">
      <w:pPr>
        <w:rPr/>
      </w:pPr>
      <w:r w:rsidDel="00000000" w:rsidR="00000000" w:rsidRPr="00000000">
        <w:rPr>
          <w:rFonts w:ascii="Arial Unicode MS" w:cs="Arial Unicode MS" w:eastAsia="Arial Unicode MS" w:hAnsi="Arial Unicode MS"/>
          <w:rtl w:val="0"/>
        </w:rPr>
        <w:t xml:space="preserve">극본물품: 행운석, 사해고권, 성배, 형극황관, 진·십자가, 랑기누스지창, 지존마계, 심판지모, 망령진경, 부활석대, 아켄보석</w:t>
      </w:r>
    </w:p>
    <w:p w:rsidR="00000000" w:rsidDel="00000000" w:rsidP="00000000" w:rsidRDefault="00000000" w:rsidRPr="00000000" w14:paraId="00002ACF">
      <w:pPr>
        <w:rPr/>
      </w:pPr>
      <w:r w:rsidDel="00000000" w:rsidR="00000000" w:rsidRPr="00000000">
        <w:rPr>
          <w:rFonts w:ascii="Arial Unicode MS" w:cs="Arial Unicode MS" w:eastAsia="Arial Unicode MS" w:hAnsi="Arial Unicode MS"/>
          <w:rtl w:val="0"/>
        </w:rPr>
        <w:t xml:space="preserve">가승급물품: 진백지궁——자스티, 축일자장궁</w:t>
      </w:r>
    </w:p>
    <w:p w:rsidR="00000000" w:rsidDel="00000000" w:rsidP="00000000" w:rsidRDefault="00000000" w:rsidRPr="00000000" w14:paraId="00002AD0">
      <w:pPr>
        <w:rPr/>
      </w:pPr>
      <w:r w:rsidDel="00000000" w:rsidR="00000000" w:rsidRPr="00000000">
        <w:rPr>
          <w:rFonts w:ascii="Arial Unicode MS" w:cs="Arial Unicode MS" w:eastAsia="Arial Unicode MS" w:hAnsi="Arial Unicode MS"/>
          <w:rtl w:val="0"/>
        </w:rPr>
        <w:t xml:space="preserve">전공: 기본각법</w:t>
      </w:r>
    </w:p>
    <w:p w:rsidR="00000000" w:rsidDel="00000000" w:rsidP="00000000" w:rsidRDefault="00000000" w:rsidRPr="00000000" w14:paraId="00002AD1">
      <w:pPr>
        <w:rPr/>
      </w:pPr>
      <w:r w:rsidDel="00000000" w:rsidR="00000000" w:rsidRPr="00000000">
        <w:rPr>
          <w:rtl w:val="0"/>
        </w:rPr>
        <w:t xml:space="preserve">========================================================================</w:t>
      </w:r>
    </w:p>
    <w:p w:rsidR="00000000" w:rsidDel="00000000" w:rsidP="00000000" w:rsidRDefault="00000000" w:rsidRPr="00000000" w14:paraId="00002AD2">
      <w:pPr>
        <w:rPr/>
      </w:pPr>
      <w:r w:rsidDel="00000000" w:rsidR="00000000" w:rsidRPr="00000000">
        <w:rPr>
          <w:rtl w:val="0"/>
        </w:rPr>
        <w:t xml:space="preserve">===================================</w:t>
      </w:r>
    </w:p>
    <w:p w:rsidR="00000000" w:rsidDel="00000000" w:rsidP="00000000" w:rsidRDefault="00000000" w:rsidRPr="00000000" w14:paraId="00002AD3">
      <w:pPr>
        <w:rPr/>
      </w:pPr>
      <w:r w:rsidDel="00000000" w:rsidR="00000000" w:rsidRPr="00000000">
        <w:rPr>
          <w:rFonts w:ascii="Arial Unicode MS" w:cs="Arial Unicode MS" w:eastAsia="Arial Unicode MS" w:hAnsi="Arial Unicode MS"/>
          <w:rtl w:val="0"/>
        </w:rPr>
        <w:t xml:space="preserve">3.14 업데이트 내용:</w:t>
      </w:r>
    </w:p>
    <w:p w:rsidR="00000000" w:rsidDel="00000000" w:rsidP="00000000" w:rsidRDefault="00000000" w:rsidRPr="00000000" w14:paraId="00002AD4">
      <w:pPr>
        <w:rPr/>
      </w:pPr>
      <w:r w:rsidDel="00000000" w:rsidR="00000000" w:rsidRPr="00000000">
        <w:rPr>
          <w:rFonts w:ascii="Arial Unicode MS" w:cs="Arial Unicode MS" w:eastAsia="Arial Unicode MS" w:hAnsi="Arial Unicode MS"/>
          <w:rtl w:val="0"/>
        </w:rPr>
        <w:t xml:space="preserve">조정: 모든 [포격] 가격 조정, 다루기 어려운 신의 불, 전사 칭호, 수명 규칙 조정, 대응 조정 일부 상응 능력, 극속자 제거, 소도사 조정, 법술저항 조정, 방어부가성공 응용규칙 조정, 흑암환경 조정, 진아율자 제거</w:t>
      </w:r>
    </w:p>
    <w:p w:rsidR="00000000" w:rsidDel="00000000" w:rsidP="00000000" w:rsidRDefault="00000000" w:rsidRPr="00000000" w14:paraId="00002AD5">
      <w:pPr>
        <w:rPr/>
      </w:pPr>
      <w:r w:rsidDel="00000000" w:rsidR="00000000" w:rsidRPr="00000000">
        <w:rPr>
          <w:rFonts w:ascii="Arial Unicode MS" w:cs="Arial Unicode MS" w:eastAsia="Arial Unicode MS" w:hAnsi="Arial Unicode MS"/>
          <w:rtl w:val="0"/>
        </w:rPr>
        <w:t xml:space="preserve">혈통: 왕생당, 작열의 지옥아, 무화의 여열, 안기엘인, 이각인, 거인, 문지수호자 GATE KEEPER, 용암거수, 원녀, 아위, 스크라이어, 엘란(Elan), 팬더인, 암석거인, 초인강화, 천부영걸, 광영혈맥——제황협</w:t>
      </w:r>
    </w:p>
    <w:p w:rsidR="00000000" w:rsidDel="00000000" w:rsidP="00000000" w:rsidRDefault="00000000" w:rsidRPr="00000000" w14:paraId="00002AD6">
      <w:pPr>
        <w:rPr/>
      </w:pPr>
      <w:r w:rsidDel="00000000" w:rsidR="00000000" w:rsidRPr="00000000">
        <w:rPr>
          <w:rFonts w:ascii="Arial Unicode MS" w:cs="Arial Unicode MS" w:eastAsia="Arial Unicode MS" w:hAnsi="Arial Unicode MS"/>
          <w:rtl w:val="0"/>
        </w:rPr>
        <w:t xml:space="preserve">개조: 가면기사 BLACK SUN, 기동타로, 가면기사 성검, 화무전사개조-염발작안의 토벌자, 전격사, 계약자 시리즈(인력조종능력조, 마기능력조, 햄버거능력조), 악령기사, 야마협, 녹거인, 거미협, 식발사, 흑광병독, 천명지자</w:t>
      </w:r>
    </w:p>
    <w:p w:rsidR="00000000" w:rsidDel="00000000" w:rsidP="00000000" w:rsidRDefault="00000000" w:rsidRPr="00000000" w14:paraId="00002AD7">
      <w:pPr>
        <w:rPr/>
      </w:pPr>
      <w:r w:rsidDel="00000000" w:rsidR="00000000" w:rsidRPr="00000000">
        <w:rPr>
          <w:rFonts w:ascii="Arial Unicode MS" w:cs="Arial Unicode MS" w:eastAsia="Arial Unicode MS" w:hAnsi="Arial Unicode MS"/>
          <w:rtl w:val="0"/>
        </w:rPr>
        <w:t xml:space="preserve">동술: 천안, 조명동, 뢰사안, 광기지동, 금등지동, 적여청지동, 초시</w:t>
      </w:r>
    </w:p>
    <w:p w:rsidR="00000000" w:rsidDel="00000000" w:rsidP="00000000" w:rsidRDefault="00000000" w:rsidRPr="00000000" w14:paraId="00002AD8">
      <w:pPr>
        <w:rPr/>
      </w:pPr>
      <w:r w:rsidDel="00000000" w:rsidR="00000000" w:rsidRPr="00000000">
        <w:rPr>
          <w:rFonts w:ascii="Arial Unicode MS" w:cs="Arial Unicode MS" w:eastAsia="Arial Unicode MS" w:hAnsi="Arial Unicode MS"/>
          <w:rtl w:val="0"/>
        </w:rPr>
        <w:t xml:space="preserve">칭호: 마법살수, 흑암살수, 잠행자, 닌자, 절지무사</w:t>
      </w:r>
    </w:p>
    <w:p w:rsidR="00000000" w:rsidDel="00000000" w:rsidP="00000000" w:rsidRDefault="00000000" w:rsidRPr="00000000" w14:paraId="00002AD9">
      <w:pPr>
        <w:rPr/>
      </w:pPr>
      <w:r w:rsidDel="00000000" w:rsidR="00000000" w:rsidRPr="00000000">
        <w:rPr>
          <w:rFonts w:ascii="Arial Unicode MS" w:cs="Arial Unicode MS" w:eastAsia="Arial Unicode MS" w:hAnsi="Arial Unicode MS"/>
          <w:rtl w:val="0"/>
        </w:rPr>
        <w:t xml:space="preserve">유파: 청풍검의, 수련자, 협객, 당문제자, 팔괘장, 동방불패, 항룡십팔장, 중화무술기본교재 제1판(임교판), 참강검, 설아류오의, 하드라의 장기, 계청암기</w:t>
      </w:r>
    </w:p>
    <w:p w:rsidR="00000000" w:rsidDel="00000000" w:rsidP="00000000" w:rsidRDefault="00000000" w:rsidRPr="00000000" w14:paraId="00002ADA">
      <w:pPr>
        <w:rPr/>
      </w:pPr>
      <w:r w:rsidDel="00000000" w:rsidR="00000000" w:rsidRPr="00000000">
        <w:rPr>
          <w:rFonts w:ascii="Arial Unicode MS" w:cs="Arial Unicode MS" w:eastAsia="Arial Unicode MS" w:hAnsi="Arial Unicode MS"/>
          <w:rtl w:val="0"/>
        </w:rPr>
        <w:t xml:space="preserve">도술: 황건력사, 법기가지, 오행도법, 속법천근정</w:t>
      </w:r>
    </w:p>
    <w:p w:rsidR="00000000" w:rsidDel="00000000" w:rsidP="00000000" w:rsidRDefault="00000000" w:rsidRPr="00000000" w14:paraId="00002ADB">
      <w:pPr>
        <w:rPr/>
      </w:pPr>
      <w:r w:rsidDel="00000000" w:rsidR="00000000" w:rsidRPr="00000000">
        <w:rPr>
          <w:rFonts w:ascii="Arial Unicode MS" w:cs="Arial Unicode MS" w:eastAsia="Arial Unicode MS" w:hAnsi="Arial Unicode MS"/>
          <w:rtl w:val="0"/>
        </w:rPr>
        <w:t xml:space="preserve">법술: 대지지력, 천사지장벽, 방호원격공격, 호체석부, 매혹지어, 혼돈정벽, 호신, 선풍호신, 작전지혜, 광지병장, 풍행술, 가속술, 예봉술, 성역술, 임의문</w:t>
      </w:r>
    </w:p>
    <w:p w:rsidR="00000000" w:rsidDel="00000000" w:rsidP="00000000" w:rsidRDefault="00000000" w:rsidRPr="00000000" w14:paraId="00002ADC">
      <w:pPr>
        <w:rPr/>
      </w:pPr>
      <w:r w:rsidDel="00000000" w:rsidR="00000000" w:rsidRPr="00000000">
        <w:rPr>
          <w:rFonts w:ascii="Arial Unicode MS" w:cs="Arial Unicode MS" w:eastAsia="Arial Unicode MS" w:hAnsi="Arial Unicode MS"/>
          <w:rtl w:val="0"/>
        </w:rPr>
        <w:t xml:space="preserve">물품: 지옥군주의 축복, 석중검, GM-01&lt;천갈자&gt;, GG-02&lt;화서&gt;, GK-06&lt;일각수&gt;, GS-03&lt;훼멸자&gt;, GX-05&lt;삼두견&gt;, &lt;거포&gt;, 다이아마갑, 공문포검, 공문포궁노, 수권파괴자, 프로그램승화황충검, 시전자지포, Ride-Player, 특별주문의 태양산, 처녀자, 원월선인, 수장검, 용담, 전확검(Warglaive), 풍절지인, 낙양, 용사거검, 염주, 낫도, 알파법장, 십자군, 명검공포(위), 도목검, 묘화염주, 무진량식포, 무진수대, 무진사료대, 로스로린의 회두루마기, 팔괘반, 화신계지, 백초낭, 웅황보주, 학도의 호신계지, 우안루경편, 서약지계, 불진, 장명쇄, 해치석상, 은설항련, 풍후지환(위품), 흑무사의 혈피견, 흑무사의 미간석, 흑무사의 본명승, 흑무사의 족하혁, 흑무사의 비법포, 무종지사, 상편절계지, 대일나라의 결혼계지, 음양옥, 백의관음경, 사영기, 금오제, 허영의 호각, 미니팔괘로, 풍지두루마기, 완벽홍보석, 창원류구옥, 애로나의 전대, 식육요구, 신질상치, 사공기, 침중령혼두루마기, 선혈숙녀, 세시의 증례, 란드리의 고문, 이태지경</w:t>
      </w:r>
    </w:p>
    <w:p w:rsidR="00000000" w:rsidDel="00000000" w:rsidP="00000000" w:rsidRDefault="00000000" w:rsidRPr="00000000" w14:paraId="00002ADD">
      <w:pPr>
        <w:rPr/>
      </w:pPr>
      <w:r w:rsidDel="00000000" w:rsidR="00000000" w:rsidRPr="00000000">
        <w:rPr>
          <w:rFonts w:ascii="Arial Unicode MS" w:cs="Arial Unicode MS" w:eastAsia="Arial Unicode MS" w:hAnsi="Arial Unicode MS"/>
          <w:rtl w:val="0"/>
        </w:rPr>
        <w:t xml:space="preserve">소모품: 신경단열탄, 시신도탄</w:t>
      </w:r>
    </w:p>
    <w:p w:rsidR="00000000" w:rsidDel="00000000" w:rsidP="00000000" w:rsidRDefault="00000000" w:rsidRPr="00000000" w14:paraId="00002ADE">
      <w:pPr>
        <w:rPr/>
      </w:pPr>
      <w:r w:rsidDel="00000000" w:rsidR="00000000" w:rsidRPr="00000000">
        <w:rPr>
          <w:rFonts w:ascii="Arial Unicode MS" w:cs="Arial Unicode MS" w:eastAsia="Arial Unicode MS" w:hAnsi="Arial Unicode MS"/>
          <w:rtl w:val="0"/>
        </w:rPr>
        <w:t xml:space="preserve">물품개조: 나선총신설계, 완전한 아아친달란수정 장식, 청풍백설</w:t>
      </w:r>
    </w:p>
    <w:p w:rsidR="00000000" w:rsidDel="00000000" w:rsidP="00000000" w:rsidRDefault="00000000" w:rsidRPr="00000000" w14:paraId="00002ADF">
      <w:pPr>
        <w:rPr/>
      </w:pPr>
      <w:r w:rsidDel="00000000" w:rsidR="00000000" w:rsidRPr="00000000">
        <w:rPr>
          <w:rFonts w:ascii="Arial Unicode MS" w:cs="Arial Unicode MS" w:eastAsia="Arial Unicode MS" w:hAnsi="Arial Unicode MS"/>
          <w:rtl w:val="0"/>
        </w:rPr>
        <w:t xml:space="preserve">가승급물품: G3 Mild동력갑옷 시리즈, Zero-One구동기 시리즈, A.I.M.S.사격승화기, 사격야랑프로그램승화해, 강제승화기1.0</w:t>
      </w:r>
    </w:p>
    <w:p w:rsidR="00000000" w:rsidDel="00000000" w:rsidP="00000000" w:rsidRDefault="00000000" w:rsidRPr="00000000" w14:paraId="00002AE0">
      <w:pPr>
        <w:rPr/>
      </w:pPr>
      <w:r w:rsidDel="00000000" w:rsidR="00000000" w:rsidRPr="00000000">
        <w:rPr>
          <w:rtl w:val="0"/>
        </w:rPr>
        <w:t xml:space="preserve">========================================================================</w:t>
      </w:r>
    </w:p>
    <w:p w:rsidR="00000000" w:rsidDel="00000000" w:rsidP="00000000" w:rsidRDefault="00000000" w:rsidRPr="00000000" w14:paraId="00002AE1">
      <w:pPr>
        <w:rPr/>
      </w:pPr>
      <w:r w:rsidDel="00000000" w:rsidR="00000000" w:rsidRPr="00000000">
        <w:rPr>
          <w:rtl w:val="0"/>
        </w:rPr>
        <w:t xml:space="preserve">===================================</w:t>
      </w:r>
    </w:p>
    <w:p w:rsidR="00000000" w:rsidDel="00000000" w:rsidP="00000000" w:rsidRDefault="00000000" w:rsidRPr="00000000" w14:paraId="00002AE2">
      <w:pPr>
        <w:rPr/>
      </w:pPr>
      <w:r w:rsidDel="00000000" w:rsidR="00000000" w:rsidRPr="00000000">
        <w:rPr>
          <w:rFonts w:ascii="Arial Unicode MS" w:cs="Arial Unicode MS" w:eastAsia="Arial Unicode MS" w:hAnsi="Arial Unicode MS"/>
          <w:rtl w:val="0"/>
        </w:rPr>
        <w:t xml:space="preserve">3.13 업데이트 내용:</w:t>
      </w:r>
    </w:p>
    <w:p w:rsidR="00000000" w:rsidDel="00000000" w:rsidP="00000000" w:rsidRDefault="00000000" w:rsidRPr="00000000" w14:paraId="00002AE3">
      <w:pPr>
        <w:rPr/>
      </w:pPr>
      <w:r w:rsidDel="00000000" w:rsidR="00000000" w:rsidRPr="00000000">
        <w:rPr>
          <w:rFonts w:ascii="Arial Unicode MS" w:cs="Arial Unicode MS" w:eastAsia="Arial Unicode MS" w:hAnsi="Arial Unicode MS"/>
          <w:rtl w:val="0"/>
        </w:rPr>
        <w:t xml:space="preserve">조정: 일부 D급과 C급의 피해감면 조정</w:t>
      </w:r>
    </w:p>
    <w:p w:rsidR="00000000" w:rsidDel="00000000" w:rsidP="00000000" w:rsidRDefault="00000000" w:rsidRPr="00000000" w14:paraId="00002AE4">
      <w:pPr>
        <w:rPr/>
      </w:pPr>
      <w:r w:rsidDel="00000000" w:rsidR="00000000" w:rsidRPr="00000000">
        <w:rPr>
          <w:rFonts w:ascii="Arial Unicode MS" w:cs="Arial Unicode MS" w:eastAsia="Arial Unicode MS" w:hAnsi="Arial Unicode MS"/>
          <w:rtl w:val="0"/>
        </w:rPr>
        <w:t xml:space="preserve">혈통: 가루라 혈통, 염마, 우두인, 선민 혈통, 용혼 혈통, 심해나가, 흡혈귀사냥꾼, 반인마, 삼안족 혈통, 난쟁이, 야나스트, 묘왕, 지옥지혈, 광지종-철혈연화, 은홍미무, 진아?인지율자, 서행사지상, 지수정자, 전기톱인</w:t>
      </w:r>
    </w:p>
    <w:p w:rsidR="00000000" w:rsidDel="00000000" w:rsidP="00000000" w:rsidRDefault="00000000" w:rsidRPr="00000000" w14:paraId="00002AE5">
      <w:pPr>
        <w:rPr/>
      </w:pPr>
      <w:r w:rsidDel="00000000" w:rsidR="00000000" w:rsidRPr="00000000">
        <w:rPr>
          <w:rFonts w:ascii="Arial Unicode MS" w:cs="Arial Unicode MS" w:eastAsia="Arial Unicode MS" w:hAnsi="Arial Unicode MS"/>
          <w:rtl w:val="0"/>
        </w:rPr>
        <w:t xml:space="preserve">개조: 인기개조, 수관공인 마리오, 무중무상, 맹화, 애리사지골, O-04-100 앵하묘</w:t>
      </w:r>
    </w:p>
    <w:p w:rsidR="00000000" w:rsidDel="00000000" w:rsidP="00000000" w:rsidRDefault="00000000" w:rsidRPr="00000000" w14:paraId="00002AE6">
      <w:pPr>
        <w:rPr/>
      </w:pPr>
      <w:r w:rsidDel="00000000" w:rsidR="00000000" w:rsidRPr="00000000">
        <w:rPr>
          <w:rFonts w:ascii="Arial Unicode MS" w:cs="Arial Unicode MS" w:eastAsia="Arial Unicode MS" w:hAnsi="Arial Unicode MS"/>
          <w:rtl w:val="0"/>
        </w:rPr>
        <w:t xml:space="preserve">칭호: 마법살수, 흑암살수, 잠행자, 닌자, 절지무사</w:t>
      </w:r>
    </w:p>
    <w:p w:rsidR="00000000" w:rsidDel="00000000" w:rsidP="00000000" w:rsidRDefault="00000000" w:rsidRPr="00000000" w14:paraId="00002AE7">
      <w:pPr>
        <w:rPr/>
      </w:pPr>
      <w:r w:rsidDel="00000000" w:rsidR="00000000" w:rsidRPr="00000000">
        <w:rPr>
          <w:rFonts w:ascii="Arial Unicode MS" w:cs="Arial Unicode MS" w:eastAsia="Arial Unicode MS" w:hAnsi="Arial Unicode MS"/>
          <w:rtl w:val="0"/>
        </w:rPr>
        <w:t xml:space="preserve">유파: 열혼인, 은형자객, 전사신명, 온역법사, 성당자객</w:t>
      </w:r>
    </w:p>
    <w:p w:rsidR="00000000" w:rsidDel="00000000" w:rsidP="00000000" w:rsidRDefault="00000000" w:rsidRPr="00000000" w14:paraId="00002AE8">
      <w:pPr>
        <w:rPr/>
      </w:pPr>
      <w:r w:rsidDel="00000000" w:rsidR="00000000" w:rsidRPr="00000000">
        <w:rPr>
          <w:rFonts w:ascii="Arial Unicode MS" w:cs="Arial Unicode MS" w:eastAsia="Arial Unicode MS" w:hAnsi="Arial Unicode MS"/>
          <w:rtl w:val="0"/>
        </w:rPr>
        <w:t xml:space="preserve">도술: 황건력사, 법기가지, 오행도법, 속법천근정</w:t>
      </w:r>
    </w:p>
    <w:p w:rsidR="00000000" w:rsidDel="00000000" w:rsidP="00000000" w:rsidRDefault="00000000" w:rsidRPr="00000000" w14:paraId="00002AE9">
      <w:pPr>
        <w:rPr/>
      </w:pPr>
      <w:r w:rsidDel="00000000" w:rsidR="00000000" w:rsidRPr="00000000">
        <w:rPr>
          <w:rFonts w:ascii="Arial Unicode MS" w:cs="Arial Unicode MS" w:eastAsia="Arial Unicode MS" w:hAnsi="Arial Unicode MS"/>
          <w:rtl w:val="0"/>
        </w:rPr>
        <w:t xml:space="preserve">법술: 흑암술, 요화</w:t>
      </w:r>
    </w:p>
    <w:p w:rsidR="00000000" w:rsidDel="00000000" w:rsidP="00000000" w:rsidRDefault="00000000" w:rsidRPr="00000000" w14:paraId="00002AEA">
      <w:pPr>
        <w:rPr/>
      </w:pPr>
      <w:r w:rsidDel="00000000" w:rsidR="00000000" w:rsidRPr="00000000">
        <w:rPr>
          <w:rFonts w:ascii="Arial Unicode MS" w:cs="Arial Unicode MS" w:eastAsia="Arial Unicode MS" w:hAnsi="Arial Unicode MS"/>
          <w:rtl w:val="0"/>
        </w:rPr>
        <w:t xml:space="preserve">물품: 예봉지초, 거인지심, 유란·영식, 왕지재보[GATE OF BABYLON], 사지전이, 신기호각, 공오지심, 헤르메스지혁, 칠리혁, 식인마거력장갑-"타카크지수", 마법수호부, 일하타사칠개, 방어지모-화평지례, 혈지효, 메켄스무, 여인두루마기, 광란면구, 파영-랑, 파영-오, 파영-서, 파영-산양, 아르베르트, 에트발, 재생협두루마기, 자유행동지계-애덴타의 선물, 브리히가만-섬량의 목걸이, 난릉왕의 가면, 천사령우, 속도호완, 혹심계지, 야엔그리펠, 메긴기오드, 만령마약, 복아간지련, 만물모기정, 원리진세의 이상향(AVALON), 라이사렐·사망저어, 마도지궁——덕력의 번뇌, 보리궁, 거궁[희], 낙일신궁, 전미요궁, 애염명왕천궁, 대법륜, 감로병, 영락산개, 명왕삼차창, 금강보검, 금강삭, 불멸화염, 금강저, 금편</w:t>
      </w:r>
    </w:p>
    <w:p w:rsidR="00000000" w:rsidDel="00000000" w:rsidP="00000000" w:rsidRDefault="00000000" w:rsidRPr="00000000" w14:paraId="00002AEB">
      <w:pPr>
        <w:rPr/>
      </w:pPr>
      <w:r w:rsidDel="00000000" w:rsidR="00000000" w:rsidRPr="00000000">
        <w:rPr>
          <w:rFonts w:ascii="Arial Unicode MS" w:cs="Arial Unicode MS" w:eastAsia="Arial Unicode MS" w:hAnsi="Arial Unicode MS"/>
          <w:rtl w:val="0"/>
        </w:rPr>
        <w:t xml:space="preserve">소모품:</w:t>
      </w:r>
    </w:p>
    <w:p w:rsidR="00000000" w:rsidDel="00000000" w:rsidP="00000000" w:rsidRDefault="00000000" w:rsidRPr="00000000" w14:paraId="00002AEC">
      <w:pPr>
        <w:rPr/>
      </w:pPr>
      <w:r w:rsidDel="00000000" w:rsidR="00000000" w:rsidRPr="00000000">
        <w:rPr>
          <w:rFonts w:ascii="Arial Unicode MS" w:cs="Arial Unicode MS" w:eastAsia="Arial Unicode MS" w:hAnsi="Arial Unicode MS"/>
          <w:rtl w:val="0"/>
        </w:rPr>
        <w:t xml:space="preserve">물품개조:</w:t>
      </w:r>
    </w:p>
    <w:p w:rsidR="00000000" w:rsidDel="00000000" w:rsidP="00000000" w:rsidRDefault="00000000" w:rsidRPr="00000000" w14:paraId="00002AED">
      <w:pPr>
        <w:rPr/>
      </w:pPr>
      <w:r w:rsidDel="00000000" w:rsidR="00000000" w:rsidRPr="00000000">
        <w:rPr>
          <w:rFonts w:ascii="Arial Unicode MS" w:cs="Arial Unicode MS" w:eastAsia="Arial Unicode MS" w:hAnsi="Arial Unicode MS"/>
          <w:rtl w:val="0"/>
        </w:rPr>
        <w:t xml:space="preserve">가승급물품: 대법사지포, 마멸지복, 장사흑의, 청동판갑, 침묵수위전갑, 밀우드기사갑옷, 밀우드기사장갑, 밀우드기사장화, 밀우드식전부, 밀우드방패, 밀우드기사투구, 하이드기사갑옷, 천산갑외의, 하비엘갑옷, 석요지개, 흑천안개갑, 무외개갑, 타이탄흉갑, 거룡개갑, 광전사개갑, 쇄영갑, 각박전갑, 파도지방패, 무사방패, 초염방패, 기사방패, 현명, 주박자대방패, 침묵칙령방패, 선봉지방패, 광지장군, 하비엘대방패, 파르수스지방패, 불굴지벽, 양피방패, 홍사방패, ODST호갑, 등갑, 석월장, GANTZ전투복, "고랑"초경형동력장갑, 야영, SPI반동력잠입갑, 액체금속장갑, 전호복, 유령전사특종작전복, 박쥐전의, 대초인특전용박쥐전의, 음폭총, 전격총, 현대연갑, 우주복, 현대전신갑, 철마개, 금마개, T1형우주복, 에너지동력장갑, 고과학동력장갑, 전지의료동력투구, C-14"관통형"전자돌격총, 연방대충방호동력장갑, 잔장인사외골격세트, "북극성"초중형동력장갑, GANTZ고급전투복, "수호신"중형동력장갑, 견석방패, 장갑판, 단병방어호신, 신기연미복, 차차도편갑, 아난사냥꾼복, 대마용제식바람의, 여무신작전복, 광기의 귀공자, 대마용제식장갑, 대마용제식전화, 모니사의 토끼장, 나노생화장, 도도-개, 도부수의 제복, 표준철혈호갑, 전투수녀동력장갑, 전포괄식동력외골격장갑 시리즈, 철혈완인</w:t>
      </w:r>
    </w:p>
    <w:p w:rsidR="00000000" w:rsidDel="00000000" w:rsidP="00000000" w:rsidRDefault="00000000" w:rsidRPr="00000000" w14:paraId="00002AEE">
      <w:pPr>
        <w:rPr/>
      </w:pPr>
      <w:r w:rsidDel="00000000" w:rsidR="00000000" w:rsidRPr="00000000">
        <w:rPr>
          <w:rFonts w:ascii="Arial Unicode MS" w:cs="Arial Unicode MS" w:eastAsia="Arial Unicode MS" w:hAnsi="Arial Unicode MS"/>
          <w:rtl w:val="0"/>
        </w:rPr>
        <w:t xml:space="preserve">물품개조: 마도병장개조 시리즈</w:t>
      </w:r>
    </w:p>
    <w:p w:rsidR="00000000" w:rsidDel="00000000" w:rsidP="00000000" w:rsidRDefault="00000000" w:rsidRPr="00000000" w14:paraId="00002AEF">
      <w:pPr>
        <w:rPr/>
      </w:pPr>
      <w:r w:rsidDel="00000000" w:rsidR="00000000" w:rsidRPr="00000000">
        <w:rPr>
          <w:rFonts w:ascii="Arial Unicode MS" w:cs="Arial Unicode MS" w:eastAsia="Arial Unicode MS" w:hAnsi="Arial Unicode MS"/>
          <w:rtl w:val="0"/>
        </w:rPr>
        <w:t xml:space="preserve">가승급물품: 기좌전갑, 사교지방패(용교지방패)</w:t>
      </w:r>
    </w:p>
    <w:p w:rsidR="00000000" w:rsidDel="00000000" w:rsidP="00000000" w:rsidRDefault="00000000" w:rsidRPr="00000000" w14:paraId="00002AF0">
      <w:pPr>
        <w:rPr/>
      </w:pPr>
      <w:r w:rsidDel="00000000" w:rsidR="00000000" w:rsidRPr="00000000">
        <w:rPr>
          <w:rFonts w:ascii="Arial Unicode MS" w:cs="Arial Unicode MS" w:eastAsia="Arial Unicode MS" w:hAnsi="Arial Unicode MS"/>
          <w:rtl w:val="0"/>
        </w:rPr>
        <w:t xml:space="preserve">전공: 풍화절대</w:t>
      </w:r>
    </w:p>
    <w:p w:rsidR="00000000" w:rsidDel="00000000" w:rsidP="00000000" w:rsidRDefault="00000000" w:rsidRPr="00000000" w14:paraId="00002AF1">
      <w:pPr>
        <w:rPr/>
      </w:pPr>
      <w:r w:rsidDel="00000000" w:rsidR="00000000" w:rsidRPr="00000000">
        <w:rPr>
          <w:rFonts w:ascii="Arial Unicode MS" w:cs="Arial Unicode MS" w:eastAsia="Arial Unicode MS" w:hAnsi="Arial Unicode MS"/>
          <w:rtl w:val="0"/>
        </w:rPr>
        <w:t xml:space="preserve">신규규칙: 시위설명</w:t>
      </w:r>
    </w:p>
    <w:p w:rsidR="00000000" w:rsidDel="00000000" w:rsidP="00000000" w:rsidRDefault="00000000" w:rsidRPr="00000000" w14:paraId="00002AF2">
      <w:pPr>
        <w:rPr/>
      </w:pPr>
      <w:r w:rsidDel="00000000" w:rsidR="00000000" w:rsidRPr="00000000">
        <w:rPr>
          <w:rFonts w:ascii="Arial Unicode MS" w:cs="Arial Unicode MS" w:eastAsia="Arial Unicode MS" w:hAnsi="Arial Unicode MS"/>
          <w:rtl w:val="0"/>
        </w:rPr>
        <w:t xml:space="preserve">결함: 색욕, 질투, 분노, 나태, 탐욕</w:t>
      </w:r>
    </w:p>
    <w:p w:rsidR="00000000" w:rsidDel="00000000" w:rsidP="00000000" w:rsidRDefault="00000000" w:rsidRPr="00000000" w14:paraId="00002AF3">
      <w:pPr>
        <w:rPr/>
      </w:pPr>
      <w:r w:rsidDel="00000000" w:rsidR="00000000" w:rsidRPr="00000000">
        <w:rPr>
          <w:rtl w:val="0"/>
        </w:rPr>
        <w:t xml:space="preserve">========================================================================</w:t>
      </w:r>
    </w:p>
    <w:p w:rsidR="00000000" w:rsidDel="00000000" w:rsidP="00000000" w:rsidRDefault="00000000" w:rsidRPr="00000000" w14:paraId="00002AF4">
      <w:pPr>
        <w:rPr/>
      </w:pPr>
      <w:r w:rsidDel="00000000" w:rsidR="00000000" w:rsidRPr="00000000">
        <w:rPr>
          <w:rtl w:val="0"/>
        </w:rPr>
        <w:t xml:space="preserve">===================================</w:t>
      </w:r>
    </w:p>
    <w:p w:rsidR="00000000" w:rsidDel="00000000" w:rsidP="00000000" w:rsidRDefault="00000000" w:rsidRPr="00000000" w14:paraId="00002AF5">
      <w:pPr>
        <w:rPr/>
      </w:pPr>
      <w:r w:rsidDel="00000000" w:rsidR="00000000" w:rsidRPr="00000000">
        <w:rPr>
          <w:rFonts w:ascii="Arial Unicode MS" w:cs="Arial Unicode MS" w:eastAsia="Arial Unicode MS" w:hAnsi="Arial Unicode MS"/>
          <w:rtl w:val="0"/>
        </w:rPr>
        <w:t xml:space="preserve">3.12 업데이트 내용:</w:t>
      </w:r>
    </w:p>
    <w:p w:rsidR="00000000" w:rsidDel="00000000" w:rsidP="00000000" w:rsidRDefault="00000000" w:rsidRPr="00000000" w14:paraId="00002AF6">
      <w:pPr>
        <w:rPr/>
      </w:pPr>
      <w:r w:rsidDel="00000000" w:rsidR="00000000" w:rsidRPr="00000000">
        <w:rPr>
          <w:rFonts w:ascii="Arial Unicode MS" w:cs="Arial Unicode MS" w:eastAsia="Arial Unicode MS" w:hAnsi="Arial Unicode MS"/>
          <w:rtl w:val="0"/>
        </w:rPr>
        <w:t xml:space="preserve">조정: 쐐기돌 개조 조정,</w:t>
      </w:r>
    </w:p>
    <w:p w:rsidR="00000000" w:rsidDel="00000000" w:rsidP="00000000" w:rsidRDefault="00000000" w:rsidRPr="00000000" w14:paraId="00002AF7">
      <w:pPr>
        <w:rPr/>
      </w:pPr>
      <w:r w:rsidDel="00000000" w:rsidR="00000000" w:rsidRPr="00000000">
        <w:rPr>
          <w:rFonts w:ascii="Arial Unicode MS" w:cs="Arial Unicode MS" w:eastAsia="Arial Unicode MS" w:hAnsi="Arial Unicode MS"/>
          <w:rtl w:val="0"/>
        </w:rPr>
        <w:t xml:space="preserve">혈통: 원능무자-블랙홀 파벌, 원능무자-복수 파벌, 원능무자-노바 파벌, 화신 혈맥, 량의가 혈맥, 섬령, 신인류, 하쿠레이 무녀, 극속자, 21세기의 야무 살인마, 수행협, 반인반령, 나선족, 마술사, 펭귄레 가문, 자객, 바하무트의 소환, 울트라맨의 계승자(기동 울트라맨), 혈연 헌터 </w:t>
      </w:r>
    </w:p>
    <w:p w:rsidR="00000000" w:rsidDel="00000000" w:rsidP="00000000" w:rsidRDefault="00000000" w:rsidRPr="00000000" w14:paraId="00002AF8">
      <w:pPr>
        <w:rPr/>
      </w:pPr>
      <w:r w:rsidDel="00000000" w:rsidR="00000000" w:rsidRPr="00000000">
        <w:rPr>
          <w:rFonts w:ascii="Arial Unicode MS" w:cs="Arial Unicode MS" w:eastAsia="Arial Unicode MS" w:hAnsi="Arial Unicode MS"/>
          <w:rtl w:val="0"/>
        </w:rPr>
        <w:t xml:space="preserve">개조: 창색 기사, 특갑아동 훈련, 오리온자리 계획 스파르타 인체강화 수술 개조, 추화지아, 반상자</w:t>
      </w:r>
    </w:p>
    <w:p w:rsidR="00000000" w:rsidDel="00000000" w:rsidP="00000000" w:rsidRDefault="00000000" w:rsidRPr="00000000" w14:paraId="00002AF9">
      <w:pPr>
        <w:rPr/>
      </w:pPr>
      <w:r w:rsidDel="00000000" w:rsidR="00000000" w:rsidRPr="00000000">
        <w:rPr>
          <w:rFonts w:ascii="Arial Unicode MS" w:cs="Arial Unicode MS" w:eastAsia="Arial Unicode MS" w:hAnsi="Arial Unicode MS"/>
          <w:rtl w:val="0"/>
        </w:rPr>
        <w:t xml:space="preserve">동술: 통찰의 눈, 석화마안 </w:t>
      </w:r>
    </w:p>
    <w:p w:rsidR="00000000" w:rsidDel="00000000" w:rsidP="00000000" w:rsidRDefault="00000000" w:rsidRPr="00000000" w14:paraId="00002AFA">
      <w:pPr>
        <w:rPr/>
      </w:pPr>
      <w:r w:rsidDel="00000000" w:rsidR="00000000" w:rsidRPr="00000000">
        <w:rPr>
          <w:rFonts w:ascii="Arial Unicode MS" w:cs="Arial Unicode MS" w:eastAsia="Arial Unicode MS" w:hAnsi="Arial Unicode MS"/>
          <w:rtl w:val="0"/>
        </w:rPr>
        <w:t xml:space="preserve">칭호: 검무자, 에이스 파일럿</w:t>
      </w:r>
    </w:p>
    <w:p w:rsidR="00000000" w:rsidDel="00000000" w:rsidP="00000000" w:rsidRDefault="00000000" w:rsidRPr="00000000" w14:paraId="00002AFB">
      <w:pPr>
        <w:rPr/>
      </w:pPr>
      <w:r w:rsidDel="00000000" w:rsidR="00000000" w:rsidRPr="00000000">
        <w:rPr>
          <w:rFonts w:ascii="Arial Unicode MS" w:cs="Arial Unicode MS" w:eastAsia="Arial Unicode MS" w:hAnsi="Arial Unicode MS"/>
          <w:rtl w:val="0"/>
        </w:rPr>
        <w:t xml:space="preserve">유파: 다크소울-기적, 단도사, 취권대사, 총기사, 영광파동권, 정혈양검술, 태극총법, 마탄사수</w:t>
      </w:r>
    </w:p>
    <w:p w:rsidR="00000000" w:rsidDel="00000000" w:rsidP="00000000" w:rsidRDefault="00000000" w:rsidRPr="00000000" w14:paraId="00002AFC">
      <w:pPr>
        <w:rPr/>
      </w:pPr>
      <w:r w:rsidDel="00000000" w:rsidR="00000000" w:rsidRPr="00000000">
        <w:rPr>
          <w:rFonts w:ascii="Arial Unicode MS" w:cs="Arial Unicode MS" w:eastAsia="Arial Unicode MS" w:hAnsi="Arial Unicode MS"/>
          <w:rtl w:val="0"/>
        </w:rPr>
        <w:t xml:space="preserve">수련 체계: 포두수사,</w:t>
      </w:r>
    </w:p>
    <w:p w:rsidR="00000000" w:rsidDel="00000000" w:rsidP="00000000" w:rsidRDefault="00000000" w:rsidRPr="00000000" w14:paraId="00002AFD">
      <w:pPr>
        <w:rPr/>
      </w:pPr>
      <w:r w:rsidDel="00000000" w:rsidR="00000000" w:rsidRPr="00000000">
        <w:rPr>
          <w:rFonts w:ascii="Arial Unicode MS" w:cs="Arial Unicode MS" w:eastAsia="Arial Unicode MS" w:hAnsi="Arial Unicode MS"/>
          <w:rtl w:val="0"/>
        </w:rPr>
        <w:t xml:space="preserve">마도서: 13야서, 제7의 서, 마도왕수찰, 봉인의 서</w:t>
      </w:r>
    </w:p>
    <w:p w:rsidR="00000000" w:rsidDel="00000000" w:rsidP="00000000" w:rsidRDefault="00000000" w:rsidRPr="00000000" w14:paraId="00002AFE">
      <w:pPr>
        <w:rPr/>
      </w:pPr>
      <w:r w:rsidDel="00000000" w:rsidR="00000000" w:rsidRPr="00000000">
        <w:rPr>
          <w:rFonts w:ascii="Arial Unicode MS" w:cs="Arial Unicode MS" w:eastAsia="Arial Unicode MS" w:hAnsi="Arial Unicode MS"/>
          <w:rtl w:val="0"/>
        </w:rPr>
        <w:t xml:space="preserve">에너지 풀: 붕괴 에너지</w:t>
      </w:r>
    </w:p>
    <w:p w:rsidR="00000000" w:rsidDel="00000000" w:rsidP="00000000" w:rsidRDefault="00000000" w:rsidRPr="00000000" w14:paraId="00002AFF">
      <w:pPr>
        <w:rPr/>
      </w:pPr>
      <w:r w:rsidDel="00000000" w:rsidR="00000000" w:rsidRPr="00000000">
        <w:rPr>
          <w:rFonts w:ascii="Arial Unicode MS" w:cs="Arial Unicode MS" w:eastAsia="Arial Unicode MS" w:hAnsi="Arial Unicode MS"/>
          <w:rtl w:val="0"/>
        </w:rPr>
        <w:t xml:space="preserve">기예: 심안·진, 심안·위</w:t>
      </w:r>
    </w:p>
    <w:p w:rsidR="00000000" w:rsidDel="00000000" w:rsidP="00000000" w:rsidRDefault="00000000" w:rsidRPr="00000000" w14:paraId="00002B00">
      <w:pPr>
        <w:rPr/>
      </w:pPr>
      <w:r w:rsidDel="00000000" w:rsidR="00000000" w:rsidRPr="00000000">
        <w:rPr>
          <w:rFonts w:ascii="Arial Unicode MS" w:cs="Arial Unicode MS" w:eastAsia="Arial Unicode MS" w:hAnsi="Arial Unicode MS"/>
          <w:rtl w:val="0"/>
        </w:rPr>
        <w:t xml:space="preserve">정신력 기술: 차폐심령, 정신스캔, 정신분열, 노예술</w:t>
      </w:r>
    </w:p>
    <w:p w:rsidR="00000000" w:rsidDel="00000000" w:rsidP="00000000" w:rsidRDefault="00000000" w:rsidRPr="00000000" w14:paraId="00002B01">
      <w:pPr>
        <w:rPr/>
      </w:pPr>
      <w:r w:rsidDel="00000000" w:rsidR="00000000" w:rsidRPr="00000000">
        <w:rPr>
          <w:rFonts w:ascii="Arial Unicode MS" w:cs="Arial Unicode MS" w:eastAsia="Arial Unicode MS" w:hAnsi="Arial Unicode MS"/>
          <w:rtl w:val="0"/>
        </w:rPr>
        <w:t xml:space="preserve">법술: 보석폭탄</w:t>
      </w:r>
    </w:p>
    <w:p w:rsidR="00000000" w:rsidDel="00000000" w:rsidP="00000000" w:rsidRDefault="00000000" w:rsidRPr="00000000" w14:paraId="00002B02">
      <w:pPr>
        <w:rPr/>
      </w:pPr>
      <w:r w:rsidDel="00000000" w:rsidR="00000000" w:rsidRPr="00000000">
        <w:rPr>
          <w:rFonts w:ascii="Arial Unicode MS" w:cs="Arial Unicode MS" w:eastAsia="Arial Unicode MS" w:hAnsi="Arial Unicode MS"/>
          <w:rtl w:val="0"/>
        </w:rPr>
        <w:t xml:space="preserve">물품: 비도, 교회 수호자 박도, 독비도, 쿠르카 비도, 명신존, 여행자의 여행문, 돌격포!, 총, 용총, 편자, 기창, 도화선, 프리스비, 연검, 판관필, 쇠낫, 대형 리볼버, 소형 자동권총, 대형 자동권총, 대형 반자동권총, 비살상성 전기충격 방폭총, 미니 열쇠고리 리볼버, 루거 P08, 경기관총, Gane 중기관총, MG3, 중기관총, 6연발 회전기관총, aur 돌격소총, 자동소총, Lambert 무반동 소총, 라이플/저격소총, 데스나이트(SKULL-5), Park52/Morretisr 저격총, 기병기관총, 대뱀의 이빨, Zeller 중저격총, 대물저격총, Koengi 대물저격총, 철혈망총, Herzog 산탄총, 사류총, 산탄총, 퇴마성염(Winchester), 연발산탄총, 박격포, 자동유도식 대인 미사일 발사기, 폭염선풍(M79), 유탄발사기, 견착대공미사일, 대전차미사일, 강철도마뱀, 로켓추진유탄포, 목검, 소매검, 특제 트럼프, 궁천빗, 경찰용 전기봉, 나비칼, 대곡검, 대형 봉, 모반단검, 대기창, 게타식 충격창, 분사전추, 조력검, 증압전인, 중형 완갑, 증압장갑, 조력궁, 초급사수, 기사검, 십자창, 유성추, 설권검, 다기능 특종궁, 강력파괴자, 철혈전사 쌍두창, 주문장검, 벌집식 자동수비 초소, 늑대거미 자동포대, 자석 원반 조종기, 합금 무사도, 합금 늑차, 철혈비반, 전동 체인톱검, 고진동 입자검</w:t>
      </w:r>
    </w:p>
    <w:p w:rsidR="00000000" w:rsidDel="00000000" w:rsidP="00000000" w:rsidRDefault="00000000" w:rsidRPr="00000000" w14:paraId="00002B03">
      <w:pPr>
        <w:rPr/>
      </w:pPr>
      <w:r w:rsidDel="00000000" w:rsidR="00000000" w:rsidRPr="00000000">
        <w:rPr>
          <w:rFonts w:ascii="Arial Unicode MS" w:cs="Arial Unicode MS" w:eastAsia="Arial Unicode MS" w:hAnsi="Arial Unicode MS"/>
          <w:rtl w:val="0"/>
        </w:rPr>
        <w:t xml:space="preserve">소모품: 목탄송지, 황금송지, 청백색송지, 인송지, 부패송지, 카사스 적도, 독자색이끼구, 청춘불로엽</w:t>
      </w:r>
    </w:p>
    <w:p w:rsidR="00000000" w:rsidDel="00000000" w:rsidP="00000000" w:rsidRDefault="00000000" w:rsidRPr="00000000" w14:paraId="00002B04">
      <w:pPr>
        <w:rPr/>
      </w:pPr>
      <w:r w:rsidDel="00000000" w:rsidR="00000000" w:rsidRPr="00000000">
        <w:rPr>
          <w:rFonts w:ascii="Arial Unicode MS" w:cs="Arial Unicode MS" w:eastAsia="Arial Unicode MS" w:hAnsi="Arial Unicode MS"/>
          <w:rtl w:val="0"/>
        </w:rPr>
        <w:t xml:space="preserve">신규 규칙: 다종 피해 동시 발생, 동일 능력 상이 출처 반복 발동에 관하여, 주동 능력과 피동 능력 설명 보충, 동일 평가 기준으로 능력 결산</w:t>
      </w:r>
    </w:p>
    <w:p w:rsidR="00000000" w:rsidDel="00000000" w:rsidP="00000000" w:rsidRDefault="00000000" w:rsidRPr="00000000" w14:paraId="00002B05">
      <w:pPr>
        <w:rPr/>
      </w:pPr>
      <w:r w:rsidDel="00000000" w:rsidR="00000000" w:rsidRPr="00000000">
        <w:rPr>
          <w:rtl w:val="0"/>
        </w:rPr>
        <w:t xml:space="preserve">========================================================================</w:t>
      </w:r>
    </w:p>
    <w:p w:rsidR="00000000" w:rsidDel="00000000" w:rsidP="00000000" w:rsidRDefault="00000000" w:rsidRPr="00000000" w14:paraId="00002B06">
      <w:pPr>
        <w:rPr/>
      </w:pPr>
      <w:r w:rsidDel="00000000" w:rsidR="00000000" w:rsidRPr="00000000">
        <w:rPr>
          <w:rtl w:val="0"/>
        </w:rPr>
        <w:t xml:space="preserve">===================================</w:t>
      </w:r>
    </w:p>
    <w:p w:rsidR="00000000" w:rsidDel="00000000" w:rsidP="00000000" w:rsidRDefault="00000000" w:rsidRPr="00000000" w14:paraId="00002B07">
      <w:pPr>
        <w:rPr/>
      </w:pPr>
      <w:r w:rsidDel="00000000" w:rsidR="00000000" w:rsidRPr="00000000">
        <w:rPr>
          <w:rFonts w:ascii="Arial Unicode MS" w:cs="Arial Unicode MS" w:eastAsia="Arial Unicode MS" w:hAnsi="Arial Unicode MS"/>
          <w:rtl w:val="0"/>
        </w:rPr>
        <w:t xml:space="preserve">3.11 업데이트 내용:</w:t>
      </w:r>
    </w:p>
    <w:p w:rsidR="00000000" w:rsidDel="00000000" w:rsidP="00000000" w:rsidRDefault="00000000" w:rsidRPr="00000000" w14:paraId="00002B08">
      <w:pPr>
        <w:rPr/>
      </w:pPr>
      <w:r w:rsidDel="00000000" w:rsidR="00000000" w:rsidRPr="00000000">
        <w:rPr>
          <w:rFonts w:ascii="Arial Unicode MS" w:cs="Arial Unicode MS" w:eastAsia="Arial Unicode MS" w:hAnsi="Arial Unicode MS"/>
          <w:rtl w:val="0"/>
        </w:rPr>
        <w:t xml:space="preserve">혈통: 기갑종-해석체, 암예검마, 적토대륙 인류</w:t>
      </w:r>
    </w:p>
    <w:p w:rsidR="00000000" w:rsidDel="00000000" w:rsidP="00000000" w:rsidRDefault="00000000" w:rsidRPr="00000000" w14:paraId="00002B09">
      <w:pPr>
        <w:rPr/>
      </w:pPr>
      <w:r w:rsidDel="00000000" w:rsidR="00000000" w:rsidRPr="00000000">
        <w:rPr>
          <w:rFonts w:ascii="Arial Unicode MS" w:cs="Arial Unicode MS" w:eastAsia="Arial Unicode MS" w:hAnsi="Arial Unicode MS"/>
          <w:rtl w:val="0"/>
        </w:rPr>
        <w:t xml:space="preserve">개조: 폭탄지배자, 심리장악, 벡터조작 리셋, 공동기사, 청초시련</w:t>
      </w:r>
    </w:p>
    <w:p w:rsidR="00000000" w:rsidDel="00000000" w:rsidP="00000000" w:rsidRDefault="00000000" w:rsidRPr="00000000" w14:paraId="00002B0A">
      <w:pPr>
        <w:rPr/>
      </w:pPr>
      <w:r w:rsidDel="00000000" w:rsidR="00000000" w:rsidRPr="00000000">
        <w:rPr>
          <w:rFonts w:ascii="Arial Unicode MS" w:cs="Arial Unicode MS" w:eastAsia="Arial Unicode MS" w:hAnsi="Arial Unicode MS"/>
          <w:rtl w:val="0"/>
        </w:rPr>
        <w:t xml:space="preserve">동술: 사망의 눈,</w:t>
      </w:r>
    </w:p>
    <w:p w:rsidR="00000000" w:rsidDel="00000000" w:rsidP="00000000" w:rsidRDefault="00000000" w:rsidRPr="00000000" w14:paraId="00002B0B">
      <w:pPr>
        <w:rPr/>
      </w:pPr>
      <w:r w:rsidDel="00000000" w:rsidR="00000000" w:rsidRPr="00000000">
        <w:rPr>
          <w:rFonts w:ascii="Arial Unicode MS" w:cs="Arial Unicode MS" w:eastAsia="Arial Unicode MS" w:hAnsi="Arial Unicode MS"/>
          <w:rtl w:val="0"/>
        </w:rPr>
        <w:t xml:space="preserve">칭호: 적마법사</w:t>
      </w:r>
    </w:p>
    <w:p w:rsidR="00000000" w:rsidDel="00000000" w:rsidP="00000000" w:rsidRDefault="00000000" w:rsidRPr="00000000" w14:paraId="00002B0C">
      <w:pPr>
        <w:rPr/>
      </w:pPr>
      <w:r w:rsidDel="00000000" w:rsidR="00000000" w:rsidRPr="00000000">
        <w:rPr>
          <w:rFonts w:ascii="Arial Unicode MS" w:cs="Arial Unicode MS" w:eastAsia="Arial Unicode MS" w:hAnsi="Arial Unicode MS"/>
          <w:rtl w:val="0"/>
        </w:rPr>
        <w:t xml:space="preserve">유파: 패기사용자,</w:t>
      </w:r>
    </w:p>
    <w:p w:rsidR="00000000" w:rsidDel="00000000" w:rsidP="00000000" w:rsidRDefault="00000000" w:rsidRPr="00000000" w14:paraId="00002B0D">
      <w:pPr>
        <w:rPr/>
      </w:pPr>
      <w:r w:rsidDel="00000000" w:rsidR="00000000" w:rsidRPr="00000000">
        <w:rPr>
          <w:rFonts w:ascii="Arial Unicode MS" w:cs="Arial Unicode MS" w:eastAsia="Arial Unicode MS" w:hAnsi="Arial Unicode MS"/>
          <w:rtl w:val="0"/>
        </w:rPr>
        <w:t xml:space="preserve">에너지 풀: 정신력, 패기,</w:t>
      </w:r>
    </w:p>
    <w:p w:rsidR="00000000" w:rsidDel="00000000" w:rsidP="00000000" w:rsidRDefault="00000000" w:rsidRPr="00000000" w14:paraId="00002B0E">
      <w:pPr>
        <w:rPr/>
      </w:pPr>
      <w:r w:rsidDel="00000000" w:rsidR="00000000" w:rsidRPr="00000000">
        <w:rPr>
          <w:rFonts w:ascii="Arial Unicode MS" w:cs="Arial Unicode MS" w:eastAsia="Arial Unicode MS" w:hAnsi="Arial Unicode MS"/>
          <w:rtl w:val="0"/>
        </w:rPr>
        <w:t xml:space="preserve">정신력 기술: 심령연결,</w:t>
      </w:r>
    </w:p>
    <w:p w:rsidR="00000000" w:rsidDel="00000000" w:rsidP="00000000" w:rsidRDefault="00000000" w:rsidRPr="00000000" w14:paraId="00002B0F">
      <w:pPr>
        <w:rPr/>
      </w:pPr>
      <w:r w:rsidDel="00000000" w:rsidR="00000000" w:rsidRPr="00000000">
        <w:rPr>
          <w:rFonts w:ascii="Arial Unicode MS" w:cs="Arial Unicode MS" w:eastAsia="Arial Unicode MS" w:hAnsi="Arial Unicode MS"/>
          <w:rtl w:val="0"/>
        </w:rPr>
        <w:t xml:space="preserve">물품: 중력지뢰, 클레이모어 대인지뢰, 대전차지뢰, 전설거룡 법장, 수학법장, 봉황권장, 생명법장, 도신자, 구도자, 서광, 늙은이리 곡검, 전화대검, 프리드 대낫, 구달의 창, 파괴도, 사룡검창, 단검, 유방자대도, 로리안대검, 할란드대곡검, 뢰도대추, 환인기사 쌍특대검, 부러진 직검, 호수대, 광검, 대검, 염형대검, 호박검, 흑기사검, 용기병궁, 태양직검, 이루실 자검, 소피갑, 초문방패, 침면용휘반지, 엘드리치 청석, 엘드리치 적석, 카사스 혈환, 법란반지, 로이드 방패휘장 반지, 로이드 검휘장 반지, 용린반지, 암괴수반지, 화염괴수반지, 뇌전괴수반지, 마력괴수반지, 청루석반지, 적루석반지, 사안반지, 사냥기사반지, 황봉반지, 매반지, 주제반지, 현자반지, 사냥꾼반지, 기사반지, 교주반지, 교독반지, 교혈반지, 교상반지, 화방석반지, 암방석반지, 마력방석반지, 뇌방석반지, 총애반지, 노자반지, 유암보관반지, 주립용휘반지, 강철비호반지, 반방석반지, 포로쇠사슬, 교인반지, 카사스 유백반지,</w:t>
      </w:r>
    </w:p>
    <w:p w:rsidR="00000000" w:rsidDel="00000000" w:rsidP="00000000" w:rsidRDefault="00000000" w:rsidRPr="00000000" w14:paraId="00002B10">
      <w:pPr>
        <w:rPr/>
      </w:pPr>
      <w:r w:rsidDel="00000000" w:rsidR="00000000" w:rsidRPr="00000000">
        <w:rPr>
          <w:rFonts w:ascii="Arial Unicode MS" w:cs="Arial Unicode MS" w:eastAsia="Arial Unicode MS" w:hAnsi="Arial Unicode MS"/>
          <w:rtl w:val="0"/>
        </w:rPr>
        <w:t xml:space="preserve">특수부마: 조제질변, 숙련질변, 화염질변, 암질변, 뇌전질변, 혈질변, 독질변</w:t>
      </w:r>
    </w:p>
    <w:p w:rsidR="00000000" w:rsidDel="00000000" w:rsidP="00000000" w:rsidRDefault="00000000" w:rsidRPr="00000000" w14:paraId="00002B11">
      <w:pPr>
        <w:rPr/>
      </w:pPr>
      <w:r w:rsidDel="00000000" w:rsidR="00000000" w:rsidRPr="00000000">
        <w:rPr>
          <w:rFonts w:ascii="Arial Unicode MS" w:cs="Arial Unicode MS" w:eastAsia="Arial Unicode MS" w:hAnsi="Arial Unicode MS"/>
          <w:rtl w:val="0"/>
        </w:rPr>
        <w:t xml:space="preserve">재질개조: 쐐기돌 개조</w:t>
      </w:r>
    </w:p>
    <w:p w:rsidR="00000000" w:rsidDel="00000000" w:rsidP="00000000" w:rsidRDefault="00000000" w:rsidRPr="00000000" w14:paraId="00002B12">
      <w:pPr>
        <w:rPr/>
      </w:pPr>
      <w:r w:rsidDel="00000000" w:rsidR="00000000" w:rsidRPr="00000000">
        <w:rPr>
          <w:rFonts w:ascii="Arial Unicode MS" w:cs="Arial Unicode MS" w:eastAsia="Arial Unicode MS" w:hAnsi="Arial Unicode MS"/>
          <w:rtl w:val="0"/>
        </w:rPr>
        <w:t xml:space="preserve">신규 규칙: 결함, 괴벽, 천부, 대체 기술 후 전문 적용 여부</w:t>
      </w:r>
    </w:p>
    <w:p w:rsidR="00000000" w:rsidDel="00000000" w:rsidP="00000000" w:rsidRDefault="00000000" w:rsidRPr="00000000" w14:paraId="00002B13">
      <w:pPr>
        <w:rPr/>
      </w:pPr>
      <w:r w:rsidDel="00000000" w:rsidR="00000000" w:rsidRPr="00000000">
        <w:rPr>
          <w:rtl w:val="0"/>
        </w:rPr>
        <w:t xml:space="preserve">========================================================================</w:t>
      </w:r>
    </w:p>
    <w:p w:rsidR="00000000" w:rsidDel="00000000" w:rsidP="00000000" w:rsidRDefault="00000000" w:rsidRPr="00000000" w14:paraId="00002B14">
      <w:pPr>
        <w:rPr/>
      </w:pPr>
      <w:r w:rsidDel="00000000" w:rsidR="00000000" w:rsidRPr="00000000">
        <w:rPr>
          <w:rtl w:val="0"/>
        </w:rPr>
        <w:t xml:space="preserve">===================================</w:t>
      </w:r>
    </w:p>
    <w:p w:rsidR="00000000" w:rsidDel="00000000" w:rsidP="00000000" w:rsidRDefault="00000000" w:rsidRPr="00000000" w14:paraId="00002B15">
      <w:pPr>
        <w:rPr/>
      </w:pPr>
      <w:r w:rsidDel="00000000" w:rsidR="00000000" w:rsidRPr="00000000">
        <w:rPr>
          <w:rFonts w:ascii="Arial Unicode MS" w:cs="Arial Unicode MS" w:eastAsia="Arial Unicode MS" w:hAnsi="Arial Unicode MS"/>
          <w:rtl w:val="0"/>
        </w:rPr>
        <w:t xml:space="preserve">3.10 업데이트 내용:</w:t>
      </w:r>
    </w:p>
    <w:p w:rsidR="00000000" w:rsidDel="00000000" w:rsidP="00000000" w:rsidRDefault="00000000" w:rsidRPr="00000000" w14:paraId="00002B16">
      <w:pPr>
        <w:rPr/>
      </w:pPr>
      <w:r w:rsidDel="00000000" w:rsidR="00000000" w:rsidRPr="00000000">
        <w:rPr>
          <w:rFonts w:ascii="Arial Unicode MS" w:cs="Arial Unicode MS" w:eastAsia="Arial Unicode MS" w:hAnsi="Arial Unicode MS"/>
          <w:rtl w:val="0"/>
        </w:rPr>
        <w:t xml:space="preserve">혈통: 액운의 어린인형, 크툴루, 마와성, 다루기 힘든 신의 불, 시원한 풍신소녀</w:t>
      </w:r>
    </w:p>
    <w:p w:rsidR="00000000" w:rsidDel="00000000" w:rsidP="00000000" w:rsidRDefault="00000000" w:rsidRPr="00000000" w14:paraId="00002B17">
      <w:pPr>
        <w:rPr/>
      </w:pPr>
      <w:r w:rsidDel="00000000" w:rsidR="00000000" w:rsidRPr="00000000">
        <w:rPr>
          <w:rFonts w:ascii="Arial Unicode MS" w:cs="Arial Unicode MS" w:eastAsia="Arial Unicode MS" w:hAnsi="Arial Unicode MS"/>
          <w:rtl w:val="0"/>
        </w:rPr>
        <w:t xml:space="preserve">개조: 흑암복음, CPH4-초체, 천계병독, 용혈개조·파프너, 연금장치-Z형 구동, 봉래약</w:t>
      </w:r>
    </w:p>
    <w:p w:rsidR="00000000" w:rsidDel="00000000" w:rsidP="00000000" w:rsidRDefault="00000000" w:rsidRPr="00000000" w14:paraId="00002B18">
      <w:pPr>
        <w:rPr/>
      </w:pPr>
      <w:r w:rsidDel="00000000" w:rsidR="00000000" w:rsidRPr="00000000">
        <w:rPr>
          <w:rFonts w:ascii="Arial Unicode MS" w:cs="Arial Unicode MS" w:eastAsia="Arial Unicode MS" w:hAnsi="Arial Unicode MS"/>
          <w:rtl w:val="0"/>
        </w:rPr>
        <w:t xml:space="preserve">동술: 유동</w:t>
      </w:r>
    </w:p>
    <w:p w:rsidR="00000000" w:rsidDel="00000000" w:rsidP="00000000" w:rsidRDefault="00000000" w:rsidRPr="00000000" w14:paraId="00002B19">
      <w:pPr>
        <w:rPr/>
      </w:pPr>
      <w:r w:rsidDel="00000000" w:rsidR="00000000" w:rsidRPr="00000000">
        <w:rPr>
          <w:rFonts w:ascii="Arial Unicode MS" w:cs="Arial Unicode MS" w:eastAsia="Arial Unicode MS" w:hAnsi="Arial Unicode MS"/>
          <w:rtl w:val="0"/>
        </w:rPr>
        <w:t xml:space="preserve">칭호: 작혼, 헌터(WOW), 사술사</w:t>
      </w:r>
    </w:p>
    <w:p w:rsidR="00000000" w:rsidDel="00000000" w:rsidP="00000000" w:rsidRDefault="00000000" w:rsidRPr="00000000" w14:paraId="00002B1A">
      <w:pPr>
        <w:rPr/>
      </w:pPr>
      <w:r w:rsidDel="00000000" w:rsidR="00000000" w:rsidRPr="00000000">
        <w:rPr>
          <w:rFonts w:ascii="Arial Unicode MS" w:cs="Arial Unicode MS" w:eastAsia="Arial Unicode MS" w:hAnsi="Arial Unicode MS"/>
          <w:rtl w:val="0"/>
        </w:rPr>
        <w:t xml:space="preserve">유파: 철어, 고명전각자, 녹서스의 손, 유수암쇄권</w:t>
      </w:r>
    </w:p>
    <w:p w:rsidR="00000000" w:rsidDel="00000000" w:rsidP="00000000" w:rsidRDefault="00000000" w:rsidRPr="00000000" w14:paraId="00002B1B">
      <w:pPr>
        <w:rPr/>
      </w:pPr>
      <w:r w:rsidDel="00000000" w:rsidR="00000000" w:rsidRPr="00000000">
        <w:rPr>
          <w:rFonts w:ascii="Arial Unicode MS" w:cs="Arial Unicode MS" w:eastAsia="Arial Unicode MS" w:hAnsi="Arial Unicode MS"/>
          <w:rtl w:val="0"/>
        </w:rPr>
        <w:t xml:space="preserve">요력 기술: 염살흑룡파, 완력증강, 고속검, 요풍, 벽허재생공, 열산붕, 선공검, 풍참, 양각강화, 요화무기,</w:t>
      </w:r>
    </w:p>
    <w:p w:rsidR="00000000" w:rsidDel="00000000" w:rsidP="00000000" w:rsidRDefault="00000000" w:rsidRPr="00000000" w14:paraId="00002B1C">
      <w:pPr>
        <w:rPr/>
      </w:pPr>
      <w:r w:rsidDel="00000000" w:rsidR="00000000" w:rsidRPr="00000000">
        <w:rPr>
          <w:rFonts w:ascii="Arial Unicode MS" w:cs="Arial Unicode MS" w:eastAsia="Arial Unicode MS" w:hAnsi="Arial Unicode MS"/>
          <w:rtl w:val="0"/>
        </w:rPr>
        <w:t xml:space="preserve">에너지 풀: 요력, 도술</w:t>
      </w:r>
    </w:p>
    <w:p w:rsidR="00000000" w:rsidDel="00000000" w:rsidP="00000000" w:rsidRDefault="00000000" w:rsidRPr="00000000" w14:paraId="00002B1D">
      <w:pPr>
        <w:rPr/>
      </w:pPr>
      <w:r w:rsidDel="00000000" w:rsidR="00000000" w:rsidRPr="00000000">
        <w:rPr>
          <w:rFonts w:ascii="Arial Unicode MS" w:cs="Arial Unicode MS" w:eastAsia="Arial Unicode MS" w:hAnsi="Arial Unicode MS"/>
          <w:rtl w:val="0"/>
        </w:rPr>
        <w:t xml:space="preserve">물품: 전자도, 전호뢰, 비화성, 중력성, 갈고리발톱, 유광일채포, 해피카드, 철제단검, 변기솔, 흑색절단자, 표태침, 외용석화약제, 마약류, 흑약환-무시통증, 적약환-육체강화, 용수단, 명간, 대체문지방, 저역여과 은신의, 화생반지, 성도전포, 성서장, 암화약제, 가·초대의검</w:t>
      </w:r>
    </w:p>
    <w:p w:rsidR="00000000" w:rsidDel="00000000" w:rsidP="00000000" w:rsidRDefault="00000000" w:rsidRPr="00000000" w14:paraId="00002B1E">
      <w:pPr>
        <w:rPr/>
      </w:pPr>
      <w:r w:rsidDel="00000000" w:rsidR="00000000" w:rsidRPr="00000000">
        <w:rPr>
          <w:rFonts w:ascii="Arial Unicode MS" w:cs="Arial Unicode MS" w:eastAsia="Arial Unicode MS" w:hAnsi="Arial Unicode MS"/>
          <w:rtl w:val="0"/>
        </w:rPr>
        <w:t xml:space="preserve">탈것: 이온, 북극성, 군단, 낭인, 열염, 강력</w:t>
      </w:r>
    </w:p>
    <w:p w:rsidR="00000000" w:rsidDel="00000000" w:rsidP="00000000" w:rsidRDefault="00000000" w:rsidRPr="00000000" w14:paraId="00002B1F">
      <w:pPr>
        <w:rPr/>
      </w:pPr>
      <w:r w:rsidDel="00000000" w:rsidR="00000000" w:rsidRPr="00000000">
        <w:rPr>
          <w:rFonts w:ascii="Arial Unicode MS" w:cs="Arial Unicode MS" w:eastAsia="Arial Unicode MS" w:hAnsi="Arial Unicode MS"/>
          <w:rtl w:val="0"/>
        </w:rPr>
        <w:t xml:space="preserve">손목시계 플러그인: 타이탄 모듈</w:t>
      </w:r>
    </w:p>
    <w:p w:rsidR="00000000" w:rsidDel="00000000" w:rsidP="00000000" w:rsidRDefault="00000000" w:rsidRPr="00000000" w14:paraId="00002B20">
      <w:pPr>
        <w:rPr/>
      </w:pPr>
      <w:r w:rsidDel="00000000" w:rsidR="00000000" w:rsidRPr="00000000">
        <w:rPr>
          <w:rFonts w:ascii="Arial Unicode MS" w:cs="Arial Unicode MS" w:eastAsia="Arial Unicode MS" w:hAnsi="Arial Unicode MS"/>
          <w:rtl w:val="0"/>
        </w:rPr>
        <w:t xml:space="preserve">법술: 소환염정, 마수, 치염참, 빙상참, 취약저주, 열염폭발, 마능폭, 굉뢰검, 혼란술, 강박술, 탐지마법, 동물교감술, 허위생명, 위장술, 변형술, 변신술, 강주, 무성환영, 재액술, 비법안, 완만술, 사자교담,</w:t>
      </w:r>
    </w:p>
    <w:p w:rsidR="00000000" w:rsidDel="00000000" w:rsidP="00000000" w:rsidRDefault="00000000" w:rsidRPr="00000000" w14:paraId="00002B21">
      <w:pPr>
        <w:rPr/>
      </w:pPr>
      <w:r w:rsidDel="00000000" w:rsidR="00000000" w:rsidRPr="00000000">
        <w:rPr>
          <w:rFonts w:ascii="Arial Unicode MS" w:cs="Arial Unicode MS" w:eastAsia="Arial Unicode MS" w:hAnsi="Arial Unicode MS"/>
          <w:rtl w:val="0"/>
        </w:rPr>
        <w:t xml:space="preserve">도술: 장룡도술</w:t>
      </w:r>
    </w:p>
    <w:p w:rsidR="00000000" w:rsidDel="00000000" w:rsidP="00000000" w:rsidRDefault="00000000" w:rsidRPr="00000000" w14:paraId="00002B22">
      <w:pPr>
        <w:rPr/>
      </w:pPr>
      <w:r w:rsidDel="00000000" w:rsidR="00000000" w:rsidRPr="00000000">
        <w:rPr>
          <w:rFonts w:ascii="Arial Unicode MS" w:cs="Arial Unicode MS" w:eastAsia="Arial Unicode MS" w:hAnsi="Arial Unicode MS"/>
          <w:rtl w:val="0"/>
        </w:rPr>
        <w:t xml:space="preserve">전공: 초마전공</w:t>
      </w:r>
    </w:p>
    <w:p w:rsidR="00000000" w:rsidDel="00000000" w:rsidP="00000000" w:rsidRDefault="00000000" w:rsidRPr="00000000" w14:paraId="00002B23">
      <w:pPr>
        <w:rPr/>
      </w:pPr>
      <w:r w:rsidDel="00000000" w:rsidR="00000000" w:rsidRPr="00000000">
        <w:rPr>
          <w:rFonts w:ascii="Arial Unicode MS" w:cs="Arial Unicode MS" w:eastAsia="Arial Unicode MS" w:hAnsi="Arial Unicode MS"/>
          <w:rtl w:val="0"/>
        </w:rPr>
        <w:t xml:space="preserve">신규 규칙: 환경효과의 대항</w:t>
      </w:r>
    </w:p>
    <w:p w:rsidR="00000000" w:rsidDel="00000000" w:rsidP="00000000" w:rsidRDefault="00000000" w:rsidRPr="00000000" w14:paraId="00002B24">
      <w:pPr>
        <w:rPr/>
      </w:pPr>
      <w:r w:rsidDel="00000000" w:rsidR="00000000" w:rsidRPr="00000000">
        <w:rPr>
          <w:rtl w:val="0"/>
        </w:rPr>
        <w:t xml:space="preserve">========================================================================</w:t>
      </w:r>
    </w:p>
    <w:p w:rsidR="00000000" w:rsidDel="00000000" w:rsidP="00000000" w:rsidRDefault="00000000" w:rsidRPr="00000000" w14:paraId="00002B25">
      <w:pPr>
        <w:rPr/>
      </w:pPr>
      <w:r w:rsidDel="00000000" w:rsidR="00000000" w:rsidRPr="00000000">
        <w:rPr>
          <w:rtl w:val="0"/>
        </w:rPr>
        <w:t xml:space="preserve">===================================</w:t>
      </w:r>
    </w:p>
    <w:p w:rsidR="00000000" w:rsidDel="00000000" w:rsidP="00000000" w:rsidRDefault="00000000" w:rsidRPr="00000000" w14:paraId="00002B26">
      <w:pPr>
        <w:rPr/>
      </w:pPr>
      <w:r w:rsidDel="00000000" w:rsidR="00000000" w:rsidRPr="00000000">
        <w:rPr>
          <w:rFonts w:ascii="Arial Unicode MS" w:cs="Arial Unicode MS" w:eastAsia="Arial Unicode MS" w:hAnsi="Arial Unicode MS"/>
          <w:rtl w:val="0"/>
        </w:rPr>
        <w:t xml:space="preserve">3.09 업데이트 내용:</w:t>
      </w:r>
    </w:p>
    <w:p w:rsidR="00000000" w:rsidDel="00000000" w:rsidP="00000000" w:rsidRDefault="00000000" w:rsidRPr="00000000" w14:paraId="00002B27">
      <w:pPr>
        <w:rPr/>
      </w:pPr>
      <w:r w:rsidDel="00000000" w:rsidR="00000000" w:rsidRPr="00000000">
        <w:rPr>
          <w:rFonts w:ascii="Arial Unicode MS" w:cs="Arial Unicode MS" w:eastAsia="Arial Unicode MS" w:hAnsi="Arial Unicode MS"/>
          <w:rtl w:val="0"/>
        </w:rPr>
        <w:t xml:space="preserve">전공: 각법, 은륜구전</w:t>
      </w:r>
    </w:p>
    <w:p w:rsidR="00000000" w:rsidDel="00000000" w:rsidP="00000000" w:rsidRDefault="00000000" w:rsidRPr="00000000" w14:paraId="00002B28">
      <w:pPr>
        <w:rPr/>
      </w:pPr>
      <w:r w:rsidDel="00000000" w:rsidR="00000000" w:rsidRPr="00000000">
        <w:rPr>
          <w:rFonts w:ascii="Arial Unicode MS" w:cs="Arial Unicode MS" w:eastAsia="Arial Unicode MS" w:hAnsi="Arial Unicode MS"/>
          <w:rtl w:val="0"/>
        </w:rPr>
        <w:t xml:space="preserve">혈통: 니코족 혈통, Protoss 성령</w:t>
      </w:r>
    </w:p>
    <w:p w:rsidR="00000000" w:rsidDel="00000000" w:rsidP="00000000" w:rsidRDefault="00000000" w:rsidRPr="00000000" w14:paraId="00002B29">
      <w:pPr>
        <w:rPr/>
      </w:pPr>
      <w:r w:rsidDel="00000000" w:rsidR="00000000" w:rsidRPr="00000000">
        <w:rPr>
          <w:rFonts w:ascii="Arial Unicode MS" w:cs="Arial Unicode MS" w:eastAsia="Arial Unicode MS" w:hAnsi="Arial Unicode MS"/>
          <w:rtl w:val="0"/>
        </w:rPr>
        <w:t xml:space="preserve">개조: 황혼증후군, NEEDLESS-변신, 영동생명개조</w:t>
      </w:r>
    </w:p>
    <w:p w:rsidR="00000000" w:rsidDel="00000000" w:rsidP="00000000" w:rsidRDefault="00000000" w:rsidRPr="00000000" w14:paraId="00002B2A">
      <w:pPr>
        <w:rPr/>
      </w:pPr>
      <w:r w:rsidDel="00000000" w:rsidR="00000000" w:rsidRPr="00000000">
        <w:rPr>
          <w:rFonts w:ascii="Arial Unicode MS" w:cs="Arial Unicode MS" w:eastAsia="Arial Unicode MS" w:hAnsi="Arial Unicode MS"/>
          <w:rtl w:val="0"/>
        </w:rPr>
        <w:t xml:space="preserve">유파: 피백참극, 팔극천·잔장</w:t>
      </w:r>
    </w:p>
    <w:p w:rsidR="00000000" w:rsidDel="00000000" w:rsidP="00000000" w:rsidRDefault="00000000" w:rsidRPr="00000000" w14:paraId="00002B2B">
      <w:pPr>
        <w:rPr/>
      </w:pPr>
      <w:r w:rsidDel="00000000" w:rsidR="00000000" w:rsidRPr="00000000">
        <w:rPr>
          <w:rFonts w:ascii="Arial Unicode MS" w:cs="Arial Unicode MS" w:eastAsia="Arial Unicode MS" w:hAnsi="Arial Unicode MS"/>
          <w:rtl w:val="0"/>
        </w:rPr>
        <w:t xml:space="preserve">수련 체계: 상진구소비선검경</w:t>
      </w:r>
    </w:p>
    <w:p w:rsidR="00000000" w:rsidDel="00000000" w:rsidP="00000000" w:rsidRDefault="00000000" w:rsidRPr="00000000" w14:paraId="00002B2C">
      <w:pPr>
        <w:rPr/>
      </w:pPr>
      <w:r w:rsidDel="00000000" w:rsidR="00000000" w:rsidRPr="00000000">
        <w:rPr>
          <w:rFonts w:ascii="Arial Unicode MS" w:cs="Arial Unicode MS" w:eastAsia="Arial Unicode MS" w:hAnsi="Arial Unicode MS"/>
          <w:rtl w:val="0"/>
        </w:rPr>
        <w:t xml:space="preserve">에너지 풀: 기</w:t>
      </w:r>
    </w:p>
    <w:p w:rsidR="00000000" w:rsidDel="00000000" w:rsidP="00000000" w:rsidRDefault="00000000" w:rsidRPr="00000000" w14:paraId="00002B2D">
      <w:pPr>
        <w:rPr/>
      </w:pPr>
      <w:r w:rsidDel="00000000" w:rsidR="00000000" w:rsidRPr="00000000">
        <w:rPr>
          <w:rFonts w:ascii="Arial Unicode MS" w:cs="Arial Unicode MS" w:eastAsia="Arial Unicode MS" w:hAnsi="Arial Unicode MS"/>
          <w:rtl w:val="0"/>
        </w:rPr>
        <w:t xml:space="preserve">물품: 모금부, 자동권총 Re-45, 반자동권총 P2016, 리틀헬퍼, 엘리트 리틀헬퍼, 모잠비크, 전능돌격총, CAR, R-97, 트랜스포머 돌격총, 집중경기관총, 에너지기관총 L-Star, 화염방사기, EVA-8, 마스티프 산탄총, G9, 한로, DMR, 크레버, 반동식 "스프링", 방탄의류 I형, 방탄의류 VI형, 키메라 육군형, 영능인, 곡광전인, 곡광전겸</w:t>
      </w:r>
    </w:p>
    <w:p w:rsidR="00000000" w:rsidDel="00000000" w:rsidP="00000000" w:rsidRDefault="00000000" w:rsidRPr="00000000" w14:paraId="00002B2E">
      <w:pPr>
        <w:rPr/>
      </w:pPr>
      <w:r w:rsidDel="00000000" w:rsidR="00000000" w:rsidRPr="00000000">
        <w:rPr>
          <w:rFonts w:ascii="Arial Unicode MS" w:cs="Arial Unicode MS" w:eastAsia="Arial Unicode MS" w:hAnsi="Arial Unicode MS"/>
          <w:rtl w:val="0"/>
        </w:rPr>
        <w:t xml:space="preserve">법술: 마법탄</w:t>
      </w:r>
    </w:p>
    <w:p w:rsidR="00000000" w:rsidDel="00000000" w:rsidP="00000000" w:rsidRDefault="00000000" w:rsidRPr="00000000" w14:paraId="00002B2F">
      <w:pPr>
        <w:rPr/>
      </w:pPr>
      <w:r w:rsidDel="00000000" w:rsidR="00000000" w:rsidRPr="00000000">
        <w:rPr>
          <w:rFonts w:ascii="Arial Unicode MS" w:cs="Arial Unicode MS" w:eastAsia="Arial Unicode MS" w:hAnsi="Arial Unicode MS"/>
          <w:rtl w:val="0"/>
        </w:rPr>
        <w:t xml:space="preserve">기본 규칙: 신규 【법기】 키워드 추가, 신규 긴급제동 신속행동 사용 가능, 반사행동 이동회피공격 규칙 보완.</w:t>
      </w:r>
    </w:p>
    <w:p w:rsidR="00000000" w:rsidDel="00000000" w:rsidP="00000000" w:rsidRDefault="00000000" w:rsidRPr="00000000" w14:paraId="00002B30">
      <w:pPr>
        <w:rPr/>
      </w:pPr>
      <w:r w:rsidDel="00000000" w:rsidR="00000000" w:rsidRPr="00000000">
        <w:rPr>
          <w:rtl w:val="0"/>
        </w:rPr>
        <w:t xml:space="preserve">========================================================================</w:t>
      </w:r>
    </w:p>
    <w:p w:rsidR="00000000" w:rsidDel="00000000" w:rsidP="00000000" w:rsidRDefault="00000000" w:rsidRPr="00000000" w14:paraId="00002B31">
      <w:pPr>
        <w:rPr/>
      </w:pPr>
      <w:r w:rsidDel="00000000" w:rsidR="00000000" w:rsidRPr="00000000">
        <w:rPr>
          <w:rtl w:val="0"/>
        </w:rPr>
        <w:t xml:space="preserve">===================================</w:t>
      </w:r>
    </w:p>
    <w:p w:rsidR="00000000" w:rsidDel="00000000" w:rsidP="00000000" w:rsidRDefault="00000000" w:rsidRPr="00000000" w14:paraId="00002B32">
      <w:pPr>
        <w:rPr/>
      </w:pPr>
      <w:r w:rsidDel="00000000" w:rsidR="00000000" w:rsidRPr="00000000">
        <w:rPr>
          <w:rFonts w:ascii="Arial Unicode MS" w:cs="Arial Unicode MS" w:eastAsia="Arial Unicode MS" w:hAnsi="Arial Unicode MS"/>
          <w:rtl w:val="0"/>
        </w:rPr>
        <w:t xml:space="preserve">3.08 업데이트 내용:</w:t>
      </w:r>
    </w:p>
    <w:p w:rsidR="00000000" w:rsidDel="00000000" w:rsidP="00000000" w:rsidRDefault="00000000" w:rsidRPr="00000000" w14:paraId="00002B33">
      <w:pPr>
        <w:rPr/>
      </w:pPr>
      <w:r w:rsidDel="00000000" w:rsidR="00000000" w:rsidRPr="00000000">
        <w:rPr>
          <w:rFonts w:ascii="Arial Unicode MS" w:cs="Arial Unicode MS" w:eastAsia="Arial Unicode MS" w:hAnsi="Arial Unicode MS"/>
          <w:rtl w:val="0"/>
        </w:rPr>
        <w:t xml:space="preserve">칭호: 천무진명류</w:t>
      </w:r>
    </w:p>
    <w:p w:rsidR="00000000" w:rsidDel="00000000" w:rsidP="00000000" w:rsidRDefault="00000000" w:rsidRPr="00000000" w14:paraId="00002B34">
      <w:pPr>
        <w:rPr/>
      </w:pPr>
      <w:r w:rsidDel="00000000" w:rsidR="00000000" w:rsidRPr="00000000">
        <w:rPr>
          <w:rFonts w:ascii="Arial Unicode MS" w:cs="Arial Unicode MS" w:eastAsia="Arial Unicode MS" w:hAnsi="Arial Unicode MS"/>
          <w:rtl w:val="0"/>
        </w:rPr>
        <w:t xml:space="preserve">에너지 풀: 영력, 영능</w:t>
      </w:r>
    </w:p>
    <w:p w:rsidR="00000000" w:rsidDel="00000000" w:rsidP="00000000" w:rsidRDefault="00000000" w:rsidRPr="00000000" w14:paraId="00002B35">
      <w:pPr>
        <w:rPr/>
      </w:pPr>
      <w:r w:rsidDel="00000000" w:rsidR="00000000" w:rsidRPr="00000000">
        <w:rPr>
          <w:rFonts w:ascii="Arial Unicode MS" w:cs="Arial Unicode MS" w:eastAsia="Arial Unicode MS" w:hAnsi="Arial Unicode MS"/>
          <w:rtl w:val="0"/>
        </w:rPr>
        <w:t xml:space="preserve">물품: 주사황부, 재활용폭탄, 불멸수뢰, 중생태폭탄, 구명옥패, 우락휘장, 원숭이술(한 병), 분한잔시지, 현령연, 에시피의 고대제사, 악마의 날개, 선령ㅇ의 불, 궤계의 안개, 악령제시부, 현영의 먼지, 영속의 수레바퀴, 사자의 심장, 용왕상, 백지시법 두루마리, 치즈, 세계수의 잎, 중생십자장, 삼원반지, 수모, 프루트의 방패, 한겨울의 반지, 전설총기, 영예의 광휘, 대천사의 축복, 천우절, 추환, 부타락, 폭우이화침, 무진횃불, 공기총, 만능열쇠, 가이·폭스 가면, 광명도와 흑암검</w:t>
      </w:r>
    </w:p>
    <w:p w:rsidR="00000000" w:rsidDel="00000000" w:rsidP="00000000" w:rsidRDefault="00000000" w:rsidRPr="00000000" w14:paraId="00002B36">
      <w:pPr>
        <w:rPr/>
      </w:pPr>
      <w:r w:rsidDel="00000000" w:rsidR="00000000" w:rsidRPr="00000000">
        <w:rPr>
          <w:rFonts w:ascii="Arial Unicode MS" w:cs="Arial Unicode MS" w:eastAsia="Arial Unicode MS" w:hAnsi="Arial Unicode MS"/>
          <w:rtl w:val="0"/>
        </w:rPr>
        <w:t xml:space="preserve">법술: 빙벽술, 법사의 손, 석두모자, 콜트·행운성, 원격목걸이, 물리학성검, 공산주의철퇴, 신선취, 사신의 낫, 학도장포, 기사방패, 용피갑, UNSC 육전대 갑주, 전투동력갑주, 액체금속 만능무기완환, 은폐형 권총보급모듈, 영능무기, 역장방패, 영족갑주, CMC-400 동력갑주, 기본부마, 총기부가플러그인 시리즈, 영력침윤무기, 정금개조, 정금탄약, 천공성보석개조, 천공성보석탄약, 현철개조, 비은개조, 여의신진철개조</w:t>
      </w:r>
    </w:p>
    <w:p w:rsidR="00000000" w:rsidDel="00000000" w:rsidP="00000000" w:rsidRDefault="00000000" w:rsidRPr="00000000" w14:paraId="00002B37">
      <w:pPr>
        <w:rPr/>
      </w:pPr>
      <w:r w:rsidDel="00000000" w:rsidR="00000000" w:rsidRPr="00000000">
        <w:rPr>
          <w:rFonts w:ascii="Arial Unicode MS" w:cs="Arial Unicode MS" w:eastAsia="Arial Unicode MS" w:hAnsi="Arial Unicode MS"/>
          <w:rtl w:val="0"/>
        </w:rPr>
        <w:t xml:space="preserve">물품조정: 기초냉병기 하위 비침 등 물가조정, 탄약개조 가능.</w:t>
      </w:r>
    </w:p>
    <w:p w:rsidR="00000000" w:rsidDel="00000000" w:rsidP="00000000" w:rsidRDefault="00000000" w:rsidRPr="00000000" w14:paraId="00002B38">
      <w:pPr>
        <w:rPr/>
      </w:pPr>
      <w:r w:rsidDel="00000000" w:rsidR="00000000" w:rsidRPr="00000000">
        <w:rPr>
          <w:rFonts w:ascii="Arial Unicode MS" w:cs="Arial Unicode MS" w:eastAsia="Arial Unicode MS" w:hAnsi="Arial Unicode MS"/>
          <w:rtl w:val="0"/>
        </w:rPr>
        <w:t xml:space="preserve">기본 규칙 조정: 반복발동효과 규칙설명 추가</w:t>
      </w:r>
    </w:p>
    <w:p w:rsidR="00000000" w:rsidDel="00000000" w:rsidP="00000000" w:rsidRDefault="00000000" w:rsidRPr="00000000" w14:paraId="00002B39">
      <w:pPr>
        <w:rPr/>
      </w:pPr>
      <w:r w:rsidDel="00000000" w:rsidR="00000000" w:rsidRPr="00000000">
        <w:rPr>
          <w:rFonts w:ascii="Arial Unicode MS" w:cs="Arial Unicode MS" w:eastAsia="Arial Unicode MS" w:hAnsi="Arial Unicode MS"/>
          <w:rtl w:val="0"/>
        </w:rPr>
        <w:t xml:space="preserve">기본 규칙 조정: 물품개조설명 추가.</w:t>
      </w:r>
    </w:p>
    <w:p w:rsidR="00000000" w:rsidDel="00000000" w:rsidP="00000000" w:rsidRDefault="00000000" w:rsidRPr="00000000" w14:paraId="00002B3A">
      <w:pPr>
        <w:rPr/>
      </w:pPr>
      <w:r w:rsidDel="00000000" w:rsidR="00000000" w:rsidRPr="00000000">
        <w:rPr>
          <w:rtl w:val="0"/>
        </w:rPr>
        <w:t xml:space="preserve">========================================================================</w:t>
      </w:r>
    </w:p>
    <w:p w:rsidR="00000000" w:rsidDel="00000000" w:rsidP="00000000" w:rsidRDefault="00000000" w:rsidRPr="00000000" w14:paraId="00002B3B">
      <w:pPr>
        <w:rPr/>
      </w:pPr>
      <w:r w:rsidDel="00000000" w:rsidR="00000000" w:rsidRPr="00000000">
        <w:rPr>
          <w:rtl w:val="0"/>
        </w:rPr>
        <w:t xml:space="preserve">===================================</w:t>
      </w:r>
    </w:p>
    <w:p w:rsidR="00000000" w:rsidDel="00000000" w:rsidP="00000000" w:rsidRDefault="00000000" w:rsidRPr="00000000" w14:paraId="00002B3C">
      <w:pPr>
        <w:rPr/>
      </w:pPr>
      <w:r w:rsidDel="00000000" w:rsidR="00000000" w:rsidRPr="00000000">
        <w:rPr>
          <w:rFonts w:ascii="Arial Unicode MS" w:cs="Arial Unicode MS" w:eastAsia="Arial Unicode MS" w:hAnsi="Arial Unicode MS"/>
          <w:rtl w:val="0"/>
        </w:rPr>
        <w:t xml:space="preserve">3.07 업데이트 내용:</w:t>
      </w:r>
    </w:p>
    <w:p w:rsidR="00000000" w:rsidDel="00000000" w:rsidP="00000000" w:rsidRDefault="00000000" w:rsidRPr="00000000" w14:paraId="00002B3D">
      <w:pPr>
        <w:rPr/>
      </w:pPr>
      <w:r w:rsidDel="00000000" w:rsidR="00000000" w:rsidRPr="00000000">
        <w:rPr>
          <w:rFonts w:ascii="Arial Unicode MS" w:cs="Arial Unicode MS" w:eastAsia="Arial Unicode MS" w:hAnsi="Arial Unicode MS"/>
          <w:rtl w:val="0"/>
        </w:rPr>
        <w:t xml:space="preserve">개조: 성맥개조</w:t>
      </w:r>
    </w:p>
    <w:p w:rsidR="00000000" w:rsidDel="00000000" w:rsidP="00000000" w:rsidRDefault="00000000" w:rsidRPr="00000000" w14:paraId="00002B3E">
      <w:pPr>
        <w:rPr/>
      </w:pPr>
      <w:r w:rsidDel="00000000" w:rsidR="00000000" w:rsidRPr="00000000">
        <w:rPr>
          <w:rFonts w:ascii="Arial Unicode MS" w:cs="Arial Unicode MS" w:eastAsia="Arial Unicode MS" w:hAnsi="Arial Unicode MS"/>
          <w:rtl w:val="0"/>
        </w:rPr>
        <w:t xml:space="preserve">유파: 도등류</w:t>
      </w:r>
    </w:p>
    <w:p w:rsidR="00000000" w:rsidDel="00000000" w:rsidP="00000000" w:rsidRDefault="00000000" w:rsidRPr="00000000" w14:paraId="00002B3F">
      <w:pPr>
        <w:rPr/>
      </w:pPr>
      <w:r w:rsidDel="00000000" w:rsidR="00000000" w:rsidRPr="00000000">
        <w:rPr>
          <w:rFonts w:ascii="Arial Unicode MS" w:cs="Arial Unicode MS" w:eastAsia="Arial Unicode MS" w:hAnsi="Arial Unicode MS"/>
          <w:rtl w:val="0"/>
        </w:rPr>
        <w:t xml:space="preserve">물품: 용담, 알파법장, 악덕전부, 무진량식포, 무진사료주머니, 무진수주머니, 섬량지장, 명화의 이빨, 장궁추익, 납계, 호명옥패, 구명옥패, 마장, 구자겸정, 광륜, 흑단목과 백상아, 헤르메스의 장화, 파마의 홍장미, 필멸의 황장미, 창백한 정의, 금종, 성갑충호부, 팔괘석, 랑기누스창, 백자의 용, 충의 노래, 영수, 설련자, 환신단, 마력약수, 정화약수, 의료제, 치료약수, 정화약수, 치료연고, 에너지저항력 약수, 힘의 마법약, 헌제약제, 성세성수, 원천, 용수, 요정변화약제, 거대사마귀 변화약수, 거인의 힘 약수, 천향속명로, 원소병, 복령제, 영생의 술, 방탄조끼, 중형방탄의, 무기도포신유, 태실근분, 풍폭발톱 독소, 죽약거미 독소, 식부충 뇌장, 암흑독제, 드로우독, 자객의 피, 초인훈연, 토진제, 제힐의 피, 지옥협자전갈 독소, 악망거미 독소, 흑연화, 광란안개, 원한, 자정의 눈물, 심연독제, 몽한약, 히드라의 독, 에테르정, 벽곡단, 적혈단, 살의단, 청신단, 금린단, 손익단, 백초액, 해독환, 연심단, 피수단, 배원단, 통맥단, 파군단, 생사단, 세수단, 경령단, 양신단, 축기단, 쾌복환, 배영단, 폭근환, 난천단, 구전대환단</w:t>
      </w:r>
    </w:p>
    <w:p w:rsidR="00000000" w:rsidDel="00000000" w:rsidP="00000000" w:rsidRDefault="00000000" w:rsidRPr="00000000" w14:paraId="00002B40">
      <w:pPr>
        <w:rPr/>
      </w:pPr>
      <w:r w:rsidDel="00000000" w:rsidR="00000000" w:rsidRPr="00000000">
        <w:rPr>
          <w:rFonts w:ascii="Arial Unicode MS" w:cs="Arial Unicode MS" w:eastAsia="Arial Unicode MS" w:hAnsi="Arial Unicode MS"/>
          <w:rtl w:val="0"/>
        </w:rPr>
        <w:t xml:space="preserve">법술: 해제마법, 반제마법</w:t>
      </w:r>
    </w:p>
    <w:p w:rsidR="00000000" w:rsidDel="00000000" w:rsidP="00000000" w:rsidRDefault="00000000" w:rsidRPr="00000000" w14:paraId="00002B41">
      <w:pPr>
        <w:rPr/>
      </w:pPr>
      <w:r w:rsidDel="00000000" w:rsidR="00000000" w:rsidRPr="00000000">
        <w:rPr>
          <w:rtl w:val="0"/>
        </w:rPr>
        <w:t xml:space="preserve">========================================================================</w:t>
      </w:r>
    </w:p>
    <w:p w:rsidR="00000000" w:rsidDel="00000000" w:rsidP="00000000" w:rsidRDefault="00000000" w:rsidRPr="00000000" w14:paraId="00002B42">
      <w:pPr>
        <w:rPr/>
      </w:pPr>
      <w:r w:rsidDel="00000000" w:rsidR="00000000" w:rsidRPr="00000000">
        <w:rPr>
          <w:rtl w:val="0"/>
        </w:rPr>
        <w:t xml:space="preserve">===================================</w:t>
      </w:r>
    </w:p>
    <w:p w:rsidR="00000000" w:rsidDel="00000000" w:rsidP="00000000" w:rsidRDefault="00000000" w:rsidRPr="00000000" w14:paraId="00002B43">
      <w:pPr>
        <w:rPr/>
      </w:pPr>
      <w:r w:rsidDel="00000000" w:rsidR="00000000" w:rsidRPr="00000000">
        <w:rPr>
          <w:rFonts w:ascii="Arial Unicode MS" w:cs="Arial Unicode MS" w:eastAsia="Arial Unicode MS" w:hAnsi="Arial Unicode MS"/>
          <w:rtl w:val="0"/>
        </w:rPr>
        <w:t xml:space="preserve">3.06 업데이트 내용:</w:t>
      </w:r>
    </w:p>
    <w:p w:rsidR="00000000" w:rsidDel="00000000" w:rsidP="00000000" w:rsidRDefault="00000000" w:rsidRPr="00000000" w14:paraId="00002B44">
      <w:pPr>
        <w:rPr/>
      </w:pPr>
      <w:r w:rsidDel="00000000" w:rsidR="00000000" w:rsidRPr="00000000">
        <w:rPr>
          <w:rFonts w:ascii="Arial Unicode MS" w:cs="Arial Unicode MS" w:eastAsia="Arial Unicode MS" w:hAnsi="Arial Unicode MS"/>
          <w:rtl w:val="0"/>
        </w:rPr>
        <w:t xml:space="preserve">탈것: 자전거, 초코보</w:t>
      </w:r>
    </w:p>
    <w:p w:rsidR="00000000" w:rsidDel="00000000" w:rsidP="00000000" w:rsidRDefault="00000000" w:rsidRPr="00000000" w14:paraId="00002B45">
      <w:pPr>
        <w:rPr/>
      </w:pPr>
      <w:r w:rsidDel="00000000" w:rsidR="00000000" w:rsidRPr="00000000">
        <w:rPr>
          <w:rFonts w:ascii="Arial Unicode MS" w:cs="Arial Unicode MS" w:eastAsia="Arial Unicode MS" w:hAnsi="Arial Unicode MS"/>
          <w:rtl w:val="0"/>
        </w:rPr>
        <w:t xml:space="preserve">아이템: 개인용 로켓팩, 기본 냉병기, 소형 리볼버 권총, 돌격소총, 저격 소총, 산탄총, 유탄 발사기, 개인용 화염방사기, M-137 그레네이드 기관총, 가우스 권총, 가우스 저격총, FM-31 연발 유탄 발사기, 메모리 메탈 와이어, 집속 에너지 권총, 냉기 충격총, 펄스 발사총, 고출력 입자빔 저격총, 개인용 이온포, 씨 서펜트, 중력자 방사선 발사 병기, 고급 모듈 중력자 방사선 발사 병기, 나노 중화기 가우스 저격총.개량형, 썬더 크로스, 핵융합 자동유도 로켓포, 표준 통신기, 중성미자 광 실드, 중력파 레이더, 개인용 반중력 엔진, 각종 배터리, 무한의 화살통, 무한의 탄약통, 무한의 폭발물 수납주머니, 기본 탄약, 몰로토프 칵테일, 파편 수류탄, 연소 수류탄, 충격 수류탄, 섬광탄, 최루탄, 독가스 수류탄, 연막탄, 전자기파 수류탄, 플라즈마 수류탄, EMP 폭탄, 강력 EMP 폭탄, 세포분열제</w:t>
      </w:r>
    </w:p>
    <w:p w:rsidR="00000000" w:rsidDel="00000000" w:rsidP="00000000" w:rsidRDefault="00000000" w:rsidRPr="00000000" w14:paraId="00002B46">
      <w:pPr>
        <w:rPr/>
      </w:pPr>
      <w:r w:rsidDel="00000000" w:rsidR="00000000" w:rsidRPr="00000000">
        <w:rPr>
          <w:rFonts w:ascii="Arial Unicode MS" w:cs="Arial Unicode MS" w:eastAsia="Arial Unicode MS" w:hAnsi="Arial Unicode MS"/>
          <w:rtl w:val="0"/>
        </w:rPr>
        <w:t xml:space="preserve">기본 규칙 조정: 이제 캐릭터 제작 시 모든 특성치가 2에서 시작합니다.</w:t>
      </w:r>
    </w:p>
    <w:p w:rsidR="00000000" w:rsidDel="00000000" w:rsidP="00000000" w:rsidRDefault="00000000" w:rsidRPr="00000000" w14:paraId="00002B47">
      <w:pPr>
        <w:rPr/>
      </w:pPr>
      <w:r w:rsidDel="00000000" w:rsidR="00000000" w:rsidRPr="00000000">
        <w:rPr>
          <w:rtl w:val="0"/>
        </w:rPr>
        <w:t xml:space="preserve">========================================================================</w:t>
      </w:r>
    </w:p>
    <w:p w:rsidR="00000000" w:rsidDel="00000000" w:rsidP="00000000" w:rsidRDefault="00000000" w:rsidRPr="00000000" w14:paraId="00002B48">
      <w:pPr>
        <w:rPr/>
      </w:pPr>
      <w:r w:rsidDel="00000000" w:rsidR="00000000" w:rsidRPr="00000000">
        <w:rPr>
          <w:rtl w:val="0"/>
        </w:rPr>
        <w:t xml:space="preserve">===================================</w:t>
      </w:r>
    </w:p>
    <w:p w:rsidR="00000000" w:rsidDel="00000000" w:rsidP="00000000" w:rsidRDefault="00000000" w:rsidRPr="00000000" w14:paraId="00002B49">
      <w:pPr>
        <w:rPr/>
      </w:pPr>
      <w:r w:rsidDel="00000000" w:rsidR="00000000" w:rsidRPr="00000000">
        <w:rPr>
          <w:rFonts w:ascii="Arial Unicode MS" w:cs="Arial Unicode MS" w:eastAsia="Arial Unicode MS" w:hAnsi="Arial Unicode MS"/>
          <w:rtl w:val="0"/>
        </w:rPr>
        <w:t xml:space="preserve">3.05 업데이트 내용:</w:t>
      </w:r>
    </w:p>
    <w:p w:rsidR="00000000" w:rsidDel="00000000" w:rsidP="00000000" w:rsidRDefault="00000000" w:rsidRPr="00000000" w14:paraId="00002B4A">
      <w:pPr>
        <w:rPr/>
      </w:pPr>
      <w:r w:rsidDel="00000000" w:rsidR="00000000" w:rsidRPr="00000000">
        <w:rPr>
          <w:rFonts w:ascii="Arial Unicode MS" w:cs="Arial Unicode MS" w:eastAsia="Arial Unicode MS" w:hAnsi="Arial Unicode MS"/>
          <w:rtl w:val="0"/>
        </w:rPr>
        <w:t xml:space="preserve">유파: 투사, 광란의 탄환, 파문공, 휘석법주</w:t>
      </w:r>
    </w:p>
    <w:p w:rsidR="00000000" w:rsidDel="00000000" w:rsidP="00000000" w:rsidRDefault="00000000" w:rsidRPr="00000000" w14:paraId="00002B4B">
      <w:pPr>
        <w:rPr/>
      </w:pPr>
      <w:r w:rsidDel="00000000" w:rsidR="00000000" w:rsidRPr="00000000">
        <w:rPr>
          <w:rFonts w:ascii="Arial Unicode MS" w:cs="Arial Unicode MS" w:eastAsia="Arial Unicode MS" w:hAnsi="Arial Unicode MS"/>
          <w:rtl w:val="0"/>
        </w:rPr>
        <w:t xml:space="preserve">마도서: 야천의 서</w:t>
      </w:r>
    </w:p>
    <w:p w:rsidR="00000000" w:rsidDel="00000000" w:rsidP="00000000" w:rsidRDefault="00000000" w:rsidRPr="00000000" w14:paraId="00002B4C">
      <w:pPr>
        <w:rPr/>
      </w:pPr>
      <w:r w:rsidDel="00000000" w:rsidR="00000000" w:rsidRPr="00000000">
        <w:rPr>
          <w:rFonts w:ascii="Arial Unicode MS" w:cs="Arial Unicode MS" w:eastAsia="Arial Unicode MS" w:hAnsi="Arial Unicode MS"/>
          <w:rtl w:val="0"/>
        </w:rPr>
        <w:t xml:space="preserve">에너지 풀: 마력, 투기, 법력, 염동력, 진기, 검기, 기</w:t>
      </w:r>
    </w:p>
    <w:p w:rsidR="00000000" w:rsidDel="00000000" w:rsidP="00000000" w:rsidRDefault="00000000" w:rsidRPr="00000000" w14:paraId="00002B4D">
      <w:pPr>
        <w:rPr/>
      </w:pPr>
      <w:r w:rsidDel="00000000" w:rsidR="00000000" w:rsidRPr="00000000">
        <w:rPr>
          <w:rtl w:val="0"/>
        </w:rPr>
        <w:t xml:space="preserve">========================================================================</w:t>
      </w:r>
    </w:p>
    <w:p w:rsidR="00000000" w:rsidDel="00000000" w:rsidP="00000000" w:rsidRDefault="00000000" w:rsidRPr="00000000" w14:paraId="00002B4E">
      <w:pPr>
        <w:rPr/>
      </w:pPr>
      <w:r w:rsidDel="00000000" w:rsidR="00000000" w:rsidRPr="00000000">
        <w:rPr>
          <w:rtl w:val="0"/>
        </w:rPr>
        <w:t xml:space="preserve">===================================</w:t>
      </w:r>
    </w:p>
    <w:p w:rsidR="00000000" w:rsidDel="00000000" w:rsidP="00000000" w:rsidRDefault="00000000" w:rsidRPr="00000000" w14:paraId="00002B4F">
      <w:pPr>
        <w:rPr/>
      </w:pPr>
      <w:r w:rsidDel="00000000" w:rsidR="00000000" w:rsidRPr="00000000">
        <w:rPr>
          <w:rFonts w:ascii="Arial Unicode MS" w:cs="Arial Unicode MS" w:eastAsia="Arial Unicode MS" w:hAnsi="Arial Unicode MS"/>
          <w:rtl w:val="0"/>
        </w:rPr>
        <w:t xml:space="preserve">3.04 업데이트 내용:</w:t>
      </w:r>
    </w:p>
    <w:p w:rsidR="00000000" w:rsidDel="00000000" w:rsidP="00000000" w:rsidRDefault="00000000" w:rsidRPr="00000000" w14:paraId="00002B50">
      <w:pPr>
        <w:rPr/>
      </w:pPr>
      <w:r w:rsidDel="00000000" w:rsidR="00000000" w:rsidRPr="00000000">
        <w:rPr>
          <w:rFonts w:ascii="Arial Unicode MS" w:cs="Arial Unicode MS" w:eastAsia="Arial Unicode MS" w:hAnsi="Arial Unicode MS"/>
          <w:rtl w:val="0"/>
        </w:rPr>
        <w:t xml:space="preserve">유파: 하디렌 암살술, 질풍검술, 마궁술, 인형사, 에너지 사격술</w:t>
      </w:r>
    </w:p>
    <w:p w:rsidR="00000000" w:rsidDel="00000000" w:rsidP="00000000" w:rsidRDefault="00000000" w:rsidRPr="00000000" w14:paraId="00002B51">
      <w:pPr>
        <w:rPr/>
      </w:pPr>
      <w:r w:rsidDel="00000000" w:rsidR="00000000" w:rsidRPr="00000000">
        <w:rPr>
          <w:rFonts w:ascii="Arial Unicode MS" w:cs="Arial Unicode MS" w:eastAsia="Arial Unicode MS" w:hAnsi="Arial Unicode MS"/>
          <w:rtl w:val="0"/>
        </w:rPr>
        <w:t xml:space="preserve">기본 규칙 조정: [맹시] [맹감]이 통합되어 효과가 완전히 수정되었습니다.</w:t>
      </w:r>
    </w:p>
    <w:p w:rsidR="00000000" w:rsidDel="00000000" w:rsidP="00000000" w:rsidRDefault="00000000" w:rsidRPr="00000000" w14:paraId="00002B52">
      <w:pPr>
        <w:rPr/>
      </w:pPr>
      <w:r w:rsidDel="00000000" w:rsidR="00000000" w:rsidRPr="00000000">
        <w:rPr>
          <w:rtl w:val="0"/>
        </w:rPr>
        <w:t xml:space="preserve">========================================================================</w:t>
      </w:r>
    </w:p>
    <w:p w:rsidR="00000000" w:rsidDel="00000000" w:rsidP="00000000" w:rsidRDefault="00000000" w:rsidRPr="00000000" w14:paraId="00002B53">
      <w:pPr>
        <w:rPr/>
      </w:pPr>
      <w:r w:rsidDel="00000000" w:rsidR="00000000" w:rsidRPr="00000000">
        <w:rPr>
          <w:rtl w:val="0"/>
        </w:rPr>
        <w:t xml:space="preserve">===================================</w:t>
      </w:r>
    </w:p>
    <w:p w:rsidR="00000000" w:rsidDel="00000000" w:rsidP="00000000" w:rsidRDefault="00000000" w:rsidRPr="00000000" w14:paraId="00002B54">
      <w:pPr>
        <w:rPr/>
      </w:pPr>
      <w:r w:rsidDel="00000000" w:rsidR="00000000" w:rsidRPr="00000000">
        <w:rPr>
          <w:rFonts w:ascii="Arial Unicode MS" w:cs="Arial Unicode MS" w:eastAsia="Arial Unicode MS" w:hAnsi="Arial Unicode MS"/>
          <w:rtl w:val="0"/>
        </w:rPr>
        <w:t xml:space="preserve">3.03 업데이트 내용:</w:t>
      </w:r>
    </w:p>
    <w:p w:rsidR="00000000" w:rsidDel="00000000" w:rsidP="00000000" w:rsidRDefault="00000000" w:rsidRPr="00000000" w14:paraId="00002B55">
      <w:pPr>
        <w:rPr/>
      </w:pPr>
      <w:r w:rsidDel="00000000" w:rsidR="00000000" w:rsidRPr="00000000">
        <w:rPr>
          <w:rFonts w:ascii="Arial Unicode MS" w:cs="Arial Unicode MS" w:eastAsia="Arial Unicode MS" w:hAnsi="Arial Unicode MS"/>
          <w:rtl w:val="0"/>
        </w:rPr>
        <w:t xml:space="preserve">개조: 아뢰야식 시스템 </w:t>
      </w:r>
    </w:p>
    <w:p w:rsidR="00000000" w:rsidDel="00000000" w:rsidP="00000000" w:rsidRDefault="00000000" w:rsidRPr="00000000" w14:paraId="00002B56">
      <w:pPr>
        <w:rPr/>
      </w:pPr>
      <w:r w:rsidDel="00000000" w:rsidR="00000000" w:rsidRPr="00000000">
        <w:rPr>
          <w:rFonts w:ascii="Arial Unicode MS" w:cs="Arial Unicode MS" w:eastAsia="Arial Unicode MS" w:hAnsi="Arial Unicode MS"/>
          <w:rtl w:val="0"/>
        </w:rPr>
        <w:t xml:space="preserve">칭호: 성투사</w:t>
      </w:r>
    </w:p>
    <w:p w:rsidR="00000000" w:rsidDel="00000000" w:rsidP="00000000" w:rsidRDefault="00000000" w:rsidRPr="00000000" w14:paraId="00002B57">
      <w:pPr>
        <w:rPr/>
      </w:pPr>
      <w:r w:rsidDel="00000000" w:rsidR="00000000" w:rsidRPr="00000000">
        <w:rPr>
          <w:rFonts w:ascii="Arial Unicode MS" w:cs="Arial Unicode MS" w:eastAsia="Arial Unicode MS" w:hAnsi="Arial Unicode MS"/>
          <w:rtl w:val="0"/>
        </w:rPr>
        <w:t xml:space="preserve">기본 규칙 조정: [신병]의 효과가 강화되었습니다.</w:t>
      </w:r>
    </w:p>
    <w:p w:rsidR="00000000" w:rsidDel="00000000" w:rsidP="00000000" w:rsidRDefault="00000000" w:rsidRPr="00000000" w14:paraId="00002B58">
      <w:pPr>
        <w:rPr/>
      </w:pPr>
      <w:r w:rsidDel="00000000" w:rsidR="00000000" w:rsidRPr="00000000">
        <w:rPr>
          <w:rtl w:val="0"/>
        </w:rPr>
        <w:t xml:space="preserve">========================================================================</w:t>
      </w:r>
    </w:p>
    <w:p w:rsidR="00000000" w:rsidDel="00000000" w:rsidP="00000000" w:rsidRDefault="00000000" w:rsidRPr="00000000" w14:paraId="00002B59">
      <w:pPr>
        <w:rPr/>
      </w:pPr>
      <w:r w:rsidDel="00000000" w:rsidR="00000000" w:rsidRPr="00000000">
        <w:rPr>
          <w:rtl w:val="0"/>
        </w:rPr>
        <w:t xml:space="preserve">===================================</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